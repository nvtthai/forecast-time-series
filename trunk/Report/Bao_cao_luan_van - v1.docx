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7" w:author="The Si Tran" w:date="2012-12-12T13:39:00Z"/>
          <w:szCs w:val="26"/>
        </w:rPr>
        <w:pPrChange w:id="8" w:author="The Si Tran" w:date="2012-12-12T13:51:00Z">
          <w:pPr>
            <w:pStyle w:val="Heading1"/>
            <w:numPr>
              <w:numId w:val="0"/>
            </w:numPr>
            <w:spacing w:before="0"/>
            <w:ind w:left="0" w:firstLine="0"/>
          </w:pPr>
        </w:pPrChange>
      </w:pPr>
      <w:bookmarkStart w:id="9" w:name="_Toc328894959"/>
      <w:bookmarkStart w:id="10" w:name="_Toc328894963"/>
      <w:ins w:id="11" w:author="The Si Tran" w:date="2012-12-12T13:40:00Z">
        <w:r w:rsidRPr="00B0605D">
          <w:rPr>
            <w:noProof/>
          </w:rPr>
          <mc:AlternateContent>
            <mc:Choice Requires="wps">
              <w:drawing>
                <wp:anchor distT="0" distB="0" distL="114300" distR="114300" simplePos="0" relativeHeight="251695104" behindDoc="0" locked="0" layoutInCell="1" allowOverlap="1" wp14:anchorId="78F4CCEF" wp14:editId="47DA4C7B">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B0605D" w:rsidRPr="00414332" w:rsidRDefault="00B0605D" w:rsidP="007C4131">
                              <w:pPr>
                                <w:jc w:val="center"/>
                                <w:rPr>
                                  <w:b/>
                                  <w:sz w:val="30"/>
                                  <w:szCs w:val="30"/>
                                </w:rPr>
                              </w:pPr>
                              <w:r w:rsidRPr="00414332">
                                <w:rPr>
                                  <w:b/>
                                  <w:sz w:val="30"/>
                                  <w:szCs w:val="30"/>
                                </w:rPr>
                                <w:t>ĐẠI HỌC QUỐC GIA TP.HCM</w:t>
                              </w:r>
                            </w:p>
                            <w:p w14:paraId="0262793C" w14:textId="77777777" w:rsidR="00B0605D" w:rsidRPr="00414332" w:rsidRDefault="00B0605D" w:rsidP="007C4131">
                              <w:pPr>
                                <w:jc w:val="center"/>
                                <w:rPr>
                                  <w:b/>
                                  <w:sz w:val="30"/>
                                  <w:szCs w:val="30"/>
                                </w:rPr>
                              </w:pPr>
                              <w:r w:rsidRPr="00414332">
                                <w:rPr>
                                  <w:b/>
                                  <w:sz w:val="30"/>
                                  <w:szCs w:val="30"/>
                                </w:rPr>
                                <w:t>TRƯỜNG ĐẠI HỌC BÁCH KHOA</w:t>
                              </w:r>
                            </w:p>
                            <w:p w14:paraId="16D1A6CD" w14:textId="77777777" w:rsidR="00B0605D" w:rsidRPr="00414332" w:rsidRDefault="00B0605D" w:rsidP="007C4131">
                              <w:pPr>
                                <w:jc w:val="center"/>
                                <w:rPr>
                                  <w:b/>
                                  <w:sz w:val="30"/>
                                  <w:szCs w:val="30"/>
                                </w:rPr>
                              </w:pPr>
                              <w:r w:rsidRPr="00414332">
                                <w:rPr>
                                  <w:b/>
                                  <w:sz w:val="30"/>
                                  <w:szCs w:val="30"/>
                                </w:rPr>
                                <w:t>KHOA KHOA HỌC &amp; KỸ THUẬT MÁY TÍNH</w:t>
                              </w:r>
                            </w:p>
                            <w:p w14:paraId="03F8BC34" w14:textId="77777777" w:rsidR="00B0605D" w:rsidRPr="00414332" w:rsidDel="00095447" w:rsidRDefault="00B0605D" w:rsidP="007C4131">
                              <w:pPr>
                                <w:jc w:val="center"/>
                                <w:rPr>
                                  <w:del w:id="12" w:author="The Si Tran" w:date="2012-12-12T13:40:00Z"/>
                                  <w:sz w:val="30"/>
                                  <w:szCs w:val="30"/>
                                </w:rPr>
                              </w:pPr>
                              <w:ins w:id="13" w:author="The Si Tran" w:date="2012-12-12T13:40:00Z">
                                <w:r w:rsidRPr="00074777">
                                  <w:rPr>
                                    <w:b/>
                                    <w:bCs/>
                                    <w:noProof/>
                                    <w:szCs w:val="26"/>
                                    <w:rPrChange w:id="14"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5" w:author="The Si Tran" w:date="2012-12-12T13:40:00Z">
                                <w:r w:rsidRPr="00414332" w:rsidDel="00095447">
                                  <w:rPr>
                                    <w:sz w:val="30"/>
                                    <w:szCs w:val="30"/>
                                  </w:rPr>
                                  <w:delText>(size 15)</w:delText>
                                </w:r>
                              </w:del>
                            </w:p>
                            <w:p w14:paraId="7858C412" w14:textId="77777777" w:rsidR="00B0605D" w:rsidRPr="00414332" w:rsidRDefault="00B0605D" w:rsidP="007C4131">
                              <w:pPr>
                                <w:jc w:val="center"/>
                                <w:rPr>
                                  <w:b/>
                                  <w:sz w:val="30"/>
                                  <w:szCs w:val="30"/>
                                </w:rPr>
                              </w:pPr>
                            </w:p>
                            <w:p w14:paraId="0066D4B0" w14:textId="77777777" w:rsidR="00B0605D" w:rsidRPr="00414332" w:rsidDel="00095447" w:rsidRDefault="00B0605D" w:rsidP="007C4131">
                              <w:pPr>
                                <w:jc w:val="center"/>
                                <w:rPr>
                                  <w:del w:id="16" w:author="The Si Tran" w:date="2012-12-12T13:40:00Z"/>
                                  <w:b/>
                                  <w:sz w:val="30"/>
                                  <w:szCs w:val="30"/>
                                </w:rPr>
                              </w:pPr>
                              <w:del w:id="17" w:author="The Si Tran" w:date="2012-12-12T13:40:00Z">
                                <w:r w:rsidRPr="00414332" w:rsidDel="00095447">
                                  <w:rPr>
                                    <w:b/>
                                    <w:sz w:val="30"/>
                                    <w:szCs w:val="30"/>
                                  </w:rPr>
                                  <w:delText>LOGO TRƯỜNG</w:delText>
                                </w:r>
                              </w:del>
                            </w:p>
                            <w:p w14:paraId="03FA1804" w14:textId="77777777" w:rsidR="00B0605D" w:rsidRPr="00414332" w:rsidRDefault="00B0605D" w:rsidP="007C4131">
                              <w:pPr>
                                <w:jc w:val="center"/>
                                <w:rPr>
                                  <w:b/>
                                  <w:sz w:val="30"/>
                                  <w:szCs w:val="30"/>
                                </w:rPr>
                              </w:pPr>
                            </w:p>
                            <w:p w14:paraId="2C780E26" w14:textId="77777777" w:rsidR="00B0605D" w:rsidRPr="00414332" w:rsidRDefault="00B0605D" w:rsidP="007C4131">
                              <w:pPr>
                                <w:jc w:val="center"/>
                                <w:rPr>
                                  <w:b/>
                                  <w:sz w:val="30"/>
                                  <w:szCs w:val="30"/>
                                </w:rPr>
                              </w:pPr>
                            </w:p>
                            <w:p w14:paraId="14C38E9A" w14:textId="77777777" w:rsidR="00B0605D" w:rsidRPr="00414332" w:rsidDel="00095447" w:rsidRDefault="00B0605D" w:rsidP="007C4131">
                              <w:pPr>
                                <w:jc w:val="center"/>
                                <w:rPr>
                                  <w:del w:id="18" w:author="The Si Tran" w:date="2012-12-12T13:41:00Z"/>
                                  <w:b/>
                                  <w:sz w:val="30"/>
                                  <w:szCs w:val="30"/>
                                </w:rPr>
                              </w:pPr>
                            </w:p>
                            <w:p w14:paraId="2D425F7C" w14:textId="77777777" w:rsidR="00B0605D" w:rsidRPr="00414332" w:rsidRDefault="00B0605D" w:rsidP="007C4131">
                              <w:pPr>
                                <w:jc w:val="center"/>
                                <w:rPr>
                                  <w:b/>
                                  <w:sz w:val="30"/>
                                  <w:szCs w:val="30"/>
                                </w:rPr>
                              </w:pPr>
                              <w:r w:rsidRPr="00414332">
                                <w:rPr>
                                  <w:b/>
                                  <w:sz w:val="30"/>
                                  <w:szCs w:val="30"/>
                                </w:rPr>
                                <w:t>LUẬN VĂN TỐT NGHIỆP ĐẠI HỌC</w:t>
                              </w:r>
                              <w:del w:id="19"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B0605D" w:rsidRPr="00074777" w:rsidRDefault="00B0605D" w:rsidP="00095447">
                              <w:pPr>
                                <w:spacing w:before="0"/>
                                <w:jc w:val="center"/>
                                <w:rPr>
                                  <w:ins w:id="20" w:author="The Si Tran" w:date="2012-12-12T13:41:00Z"/>
                                  <w:b/>
                                  <w:bCs/>
                                  <w:szCs w:val="26"/>
                                </w:rPr>
                              </w:pPr>
                            </w:p>
                            <w:p w14:paraId="060D02AB" w14:textId="77777777" w:rsidR="00B0605D" w:rsidRPr="006D1D8A" w:rsidRDefault="00B0605D" w:rsidP="00095447">
                              <w:pPr>
                                <w:spacing w:before="0"/>
                                <w:jc w:val="center"/>
                                <w:rPr>
                                  <w:ins w:id="21" w:author="The Si Tran" w:date="2012-12-12T13:41:00Z"/>
                                  <w:b/>
                                  <w:sz w:val="48"/>
                                  <w:szCs w:val="26"/>
                                </w:rPr>
                              </w:pPr>
                              <w:ins w:id="22" w:author="The Si Tran" w:date="2012-12-12T13:41:00Z">
                                <w:r w:rsidRPr="006D1D8A">
                                  <w:rPr>
                                    <w:b/>
                                    <w:sz w:val="48"/>
                                    <w:szCs w:val="26"/>
                                  </w:rPr>
                                  <w:t>Ứng dụng mạng Neuron nhân tạo vào công tác dự báo dữ liệu chuỗi thời gian</w:t>
                                </w:r>
                              </w:ins>
                            </w:p>
                            <w:p w14:paraId="3C2C0C53" w14:textId="77777777" w:rsidR="00B0605D" w:rsidRPr="00074777" w:rsidRDefault="00B0605D" w:rsidP="00095447">
                              <w:pPr>
                                <w:spacing w:before="0"/>
                                <w:rPr>
                                  <w:ins w:id="23" w:author="The Si Tran" w:date="2012-12-12T13:41:00Z"/>
                                  <w:szCs w:val="26"/>
                                </w:rPr>
                              </w:pPr>
                            </w:p>
                            <w:p w14:paraId="00E19A75" w14:textId="77777777" w:rsidR="00B0605D" w:rsidRPr="00074777" w:rsidRDefault="00B0605D" w:rsidP="00095447">
                              <w:pPr>
                                <w:spacing w:before="0"/>
                                <w:jc w:val="left"/>
                                <w:rPr>
                                  <w:ins w:id="24" w:author="The Si Tran" w:date="2012-12-12T13:41:00Z"/>
                                  <w:b/>
                                  <w:bCs/>
                                  <w:szCs w:val="26"/>
                                </w:rPr>
                              </w:pPr>
                            </w:p>
                            <w:p w14:paraId="69EF26DC" w14:textId="77777777" w:rsidR="00B0605D" w:rsidRPr="00074777" w:rsidRDefault="00B0605D" w:rsidP="00AD1513">
                              <w:pPr>
                                <w:tabs>
                                  <w:tab w:val="left" w:pos="4680"/>
                                </w:tabs>
                                <w:spacing w:before="0"/>
                                <w:jc w:val="left"/>
                                <w:rPr>
                                  <w:ins w:id="25" w:author="The Si Tran" w:date="2012-12-12T13:41:00Z"/>
                                  <w:b/>
                                  <w:bCs/>
                                  <w:szCs w:val="26"/>
                                </w:rPr>
                              </w:pPr>
                              <w:ins w:id="26" w:author="The Si Tran" w:date="2012-12-12T13:42:00Z">
                                <w:r>
                                  <w:rPr>
                                    <w:b/>
                                    <w:bCs/>
                                    <w:szCs w:val="26"/>
                                  </w:rPr>
                                  <w:tab/>
                                </w:r>
                              </w:ins>
                              <w:ins w:id="27" w:author="The Si Tran" w:date="2012-12-12T13:43:00Z">
                                <w:r w:rsidRPr="00414332">
                                  <w:rPr>
                                    <w:b/>
                                    <w:sz w:val="30"/>
                                    <w:szCs w:val="30"/>
                                  </w:rPr>
                                  <w:t>HỘI ĐỒNG</w:t>
                                </w:r>
                                <w:r>
                                  <w:rPr>
                                    <w:b/>
                                    <w:sz w:val="30"/>
                                    <w:szCs w:val="30"/>
                                  </w:rPr>
                                  <w:t>:</w:t>
                                </w:r>
                              </w:ins>
                              <w:ins w:id="28" w:author="The Si Tran" w:date="2012-12-12T13:42:00Z">
                                <w:r>
                                  <w:rPr>
                                    <w:b/>
                                    <w:bCs/>
                                    <w:szCs w:val="26"/>
                                  </w:rPr>
                                  <w:tab/>
                                </w:r>
                                <w:r>
                                  <w:rPr>
                                    <w:b/>
                                    <w:bCs/>
                                    <w:szCs w:val="26"/>
                                  </w:rPr>
                                  <w:tab/>
                                </w:r>
                                <w:r>
                                  <w:rPr>
                                    <w:b/>
                                    <w:bCs/>
                                    <w:szCs w:val="26"/>
                                  </w:rPr>
                                  <w:tab/>
                                </w:r>
                              </w:ins>
                              <w:ins w:id="29"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30" w:author="The Si Tran" w:date="2012-12-12T13:44:00Z">
                                <w:r>
                                  <w:rPr>
                                    <w:b/>
                                    <w:bCs/>
                                    <w:szCs w:val="26"/>
                                  </w:rPr>
                                  <w:t>P</w:t>
                                </w:r>
                                <w:r w:rsidRPr="00074777">
                                  <w:rPr>
                                    <w:b/>
                                    <w:bCs/>
                                    <w:szCs w:val="26"/>
                                  </w:rPr>
                                  <w:t>GS.TS Dương Tuấn Anh</w:t>
                                </w:r>
                              </w:ins>
                            </w:p>
                            <w:p w14:paraId="16B2B425" w14:textId="77777777" w:rsidR="00B0605D" w:rsidRPr="00074777" w:rsidRDefault="00B0605D" w:rsidP="00AD1513">
                              <w:pPr>
                                <w:tabs>
                                  <w:tab w:val="left" w:pos="4680"/>
                                </w:tabs>
                                <w:spacing w:before="0"/>
                                <w:jc w:val="left"/>
                                <w:rPr>
                                  <w:ins w:id="31" w:author="The Si Tran" w:date="2012-12-12T13:41:00Z"/>
                                  <w:b/>
                                  <w:bCs/>
                                  <w:szCs w:val="26"/>
                                </w:rPr>
                              </w:pPr>
                              <w:ins w:id="32" w:author="The Si Tran" w:date="2012-12-12T13:41:00Z">
                                <w:r>
                                  <w:rPr>
                                    <w:b/>
                                    <w:bCs/>
                                    <w:i/>
                                    <w:szCs w:val="26"/>
                                  </w:rPr>
                                  <w:tab/>
                                </w:r>
                              </w:ins>
                              <w:ins w:id="33" w:author="The Si Tran" w:date="2012-12-12T13:44:00Z">
                                <w:r w:rsidRPr="00414332">
                                  <w:rPr>
                                    <w:b/>
                                    <w:sz w:val="30"/>
                                    <w:szCs w:val="30"/>
                                  </w:rPr>
                                  <w:t>GVPB</w:t>
                                </w:r>
                                <w:r>
                                  <w:rPr>
                                    <w:b/>
                                    <w:sz w:val="30"/>
                                    <w:szCs w:val="30"/>
                                  </w:rPr>
                                  <w:t xml:space="preserve">: </w:t>
                                </w:r>
                                <w:r>
                                  <w:rPr>
                                    <w:b/>
                                    <w:bCs/>
                                    <w:szCs w:val="26"/>
                                  </w:rPr>
                                  <w:t>Võ Thị Ngọc Châu</w:t>
                                </w:r>
                              </w:ins>
                            </w:p>
                            <w:p w14:paraId="60B5B5CC" w14:textId="77777777" w:rsidR="00B0605D" w:rsidRDefault="00B0605D" w:rsidP="00095447">
                              <w:pPr>
                                <w:spacing w:before="0"/>
                                <w:jc w:val="left"/>
                                <w:rPr>
                                  <w:ins w:id="34" w:author="The Si Tran" w:date="2012-12-12T13:45:00Z"/>
                                  <w:b/>
                                  <w:szCs w:val="26"/>
                                </w:rPr>
                              </w:pPr>
                              <w:ins w:id="35"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36" w:author="The Si Tran" w:date="2012-12-12T13:42:00Z">
                                <w:r>
                                  <w:rPr>
                                    <w:b/>
                                    <w:szCs w:val="26"/>
                                  </w:rPr>
                                  <w:t xml:space="preserve">                 </w:t>
                                </w:r>
                              </w:ins>
                              <w:ins w:id="37" w:author="The Si Tran" w:date="2012-12-12T13:41:00Z">
                                <w:r w:rsidRPr="00074777">
                                  <w:rPr>
                                    <w:b/>
                                    <w:szCs w:val="26"/>
                                  </w:rPr>
                                  <w:t>---o0o---</w:t>
                                </w:r>
                              </w:ins>
                            </w:p>
                            <w:p w14:paraId="360C4274" w14:textId="77777777" w:rsidR="00B0605D" w:rsidRPr="00074777" w:rsidRDefault="00B0605D" w:rsidP="002E545D">
                              <w:pPr>
                                <w:tabs>
                                  <w:tab w:val="left" w:pos="4680"/>
                                </w:tabs>
                                <w:spacing w:before="0"/>
                                <w:jc w:val="left"/>
                                <w:rPr>
                                  <w:ins w:id="38" w:author="The Si Tran" w:date="2012-12-12T13:41:00Z"/>
                                  <w:b/>
                                  <w:bCs/>
                                  <w:szCs w:val="26"/>
                                </w:rPr>
                              </w:pPr>
                              <w:ins w:id="39"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B0605D" w:rsidRDefault="00B0605D" w:rsidP="002E545D">
                              <w:pPr>
                                <w:tabs>
                                  <w:tab w:val="left" w:pos="4680"/>
                                  <w:tab w:val="left" w:pos="7380"/>
                                </w:tabs>
                                <w:spacing w:before="0"/>
                                <w:ind w:left="3780"/>
                                <w:jc w:val="left"/>
                                <w:rPr>
                                  <w:ins w:id="40" w:author="The Si Tran" w:date="2012-12-12T13:46:00Z"/>
                                  <w:b/>
                                  <w:sz w:val="30"/>
                                  <w:szCs w:val="30"/>
                                </w:rPr>
                              </w:pPr>
                              <w:ins w:id="41" w:author="The Si Tran" w:date="2012-12-12T13:46:00Z">
                                <w:r>
                                  <w:rPr>
                                    <w:b/>
                                    <w:sz w:val="30"/>
                                    <w:szCs w:val="30"/>
                                  </w:rPr>
                                  <w:tab/>
                                </w:r>
                              </w:ins>
                              <w:ins w:id="42" w:author="The Si Tran" w:date="2012-12-12T13:45:00Z">
                                <w:r>
                                  <w:rPr>
                                    <w:b/>
                                    <w:sz w:val="30"/>
                                    <w:szCs w:val="30"/>
                                  </w:rPr>
                                  <w:t>SVTH 2</w:t>
                                </w:r>
                                <w:r w:rsidRPr="00414332">
                                  <w:rPr>
                                    <w:b/>
                                    <w:sz w:val="30"/>
                                    <w:szCs w:val="30"/>
                                  </w:rPr>
                                  <w:t>:</w:t>
                                </w:r>
                                <w:r>
                                  <w:rPr>
                                    <w:b/>
                                    <w:sz w:val="30"/>
                                    <w:szCs w:val="30"/>
                                  </w:rPr>
                                  <w:t xml:space="preserve"> T</w:t>
                                </w:r>
                              </w:ins>
                              <w:ins w:id="43" w:author="The Si Tran" w:date="2012-12-14T03:44:00Z">
                                <w:r>
                                  <w:rPr>
                                    <w:b/>
                                    <w:sz w:val="30"/>
                                    <w:szCs w:val="30"/>
                                  </w:rPr>
                                  <w:t>rần Thế Sĩ</w:t>
                                </w:r>
                              </w:ins>
                              <w:ins w:id="44" w:author="The Si Tran" w:date="2012-12-12T13:45:00Z">
                                <w:r>
                                  <w:rPr>
                                    <w:b/>
                                    <w:sz w:val="30"/>
                                    <w:szCs w:val="30"/>
                                  </w:rPr>
                                  <w:t xml:space="preserve">    </w:t>
                                </w:r>
                              </w:ins>
                              <w:ins w:id="45" w:author="The Si Tran" w:date="2012-12-14T03:45:00Z">
                                <w:r>
                                  <w:rPr>
                                    <w:b/>
                                    <w:sz w:val="30"/>
                                    <w:szCs w:val="30"/>
                                  </w:rPr>
                                  <w:t xml:space="preserve">       </w:t>
                                </w:r>
                              </w:ins>
                              <w:ins w:id="46" w:author="The Si Tran" w:date="2012-12-12T13:45:00Z">
                                <w:r>
                                  <w:rPr>
                                    <w:b/>
                                    <w:sz w:val="30"/>
                                    <w:szCs w:val="30"/>
                                  </w:rPr>
                                  <w:t>50801793</w:t>
                                </w:r>
                              </w:ins>
                            </w:p>
                            <w:p w14:paraId="2BD0F54A" w14:textId="77777777" w:rsidR="00B0605D" w:rsidRPr="00822570" w:rsidRDefault="00B0605D" w:rsidP="002E545D">
                              <w:pPr>
                                <w:tabs>
                                  <w:tab w:val="left" w:pos="4680"/>
                                  <w:tab w:val="left" w:pos="7380"/>
                                </w:tabs>
                                <w:spacing w:before="0"/>
                                <w:ind w:left="3780"/>
                                <w:jc w:val="left"/>
                                <w:rPr>
                                  <w:ins w:id="47" w:author="The Si Tran" w:date="2012-12-12T13:41:00Z"/>
                                  <w:b/>
                                  <w:bCs/>
                                  <w:szCs w:val="26"/>
                                </w:rPr>
                              </w:pPr>
                            </w:p>
                            <w:p w14:paraId="0A5EDE8B" w14:textId="77777777" w:rsidR="00B0605D" w:rsidRPr="002E545D" w:rsidRDefault="00B0605D" w:rsidP="00095447">
                              <w:pPr>
                                <w:spacing w:before="0"/>
                                <w:jc w:val="center"/>
                                <w:rPr>
                                  <w:ins w:id="48" w:author="The Si Tran" w:date="2012-12-12T13:41:00Z"/>
                                  <w:sz w:val="30"/>
                                  <w:szCs w:val="30"/>
                                  <w:rPrChange w:id="49" w:author="The Si Tran" w:date="2012-12-12T13:46:00Z">
                                    <w:rPr>
                                      <w:ins w:id="50" w:author="The Si Tran" w:date="2012-12-12T13:41:00Z"/>
                                      <w:szCs w:val="26"/>
                                    </w:rPr>
                                  </w:rPrChange>
                                </w:rPr>
                              </w:pPr>
                              <w:ins w:id="51" w:author="The Si Tran" w:date="2012-12-12T13:41:00Z">
                                <w:r w:rsidRPr="002E545D">
                                  <w:rPr>
                                    <w:sz w:val="30"/>
                                    <w:szCs w:val="30"/>
                                    <w:rPrChange w:id="52" w:author="The Si Tran" w:date="2012-12-12T13:46:00Z">
                                      <w:rPr>
                                        <w:szCs w:val="26"/>
                                      </w:rPr>
                                    </w:rPrChange>
                                  </w:rPr>
                                  <w:t>TP. HỒ CHÍ MINH, 12/2012</w:t>
                                </w:r>
                              </w:ins>
                            </w:p>
                            <w:p w14:paraId="748C38FC" w14:textId="77777777" w:rsidR="00B0605D" w:rsidRPr="00414332" w:rsidRDefault="00B0605D" w:rsidP="007C4131">
                              <w:pPr>
                                <w:jc w:val="center"/>
                                <w:rPr>
                                  <w:b/>
                                  <w:sz w:val="30"/>
                                  <w:szCs w:val="30"/>
                                </w:rPr>
                              </w:pPr>
                            </w:p>
                            <w:p w14:paraId="4273081E" w14:textId="77777777" w:rsidR="00B0605D" w:rsidRPr="00414332" w:rsidRDefault="00B0605D" w:rsidP="007C4131">
                              <w:pPr>
                                <w:jc w:val="center"/>
                                <w:rPr>
                                  <w:b/>
                                  <w:sz w:val="30"/>
                                  <w:szCs w:val="30"/>
                                </w:rPr>
                              </w:pPr>
                            </w:p>
                            <w:p w14:paraId="520B4861" w14:textId="77777777" w:rsidR="00B0605D" w:rsidRPr="00414332" w:rsidRDefault="00B0605D" w:rsidP="007C4131">
                              <w:pPr>
                                <w:jc w:val="center"/>
                                <w:rPr>
                                  <w:b/>
                                  <w:sz w:val="30"/>
                                  <w:szCs w:val="30"/>
                                </w:rPr>
                              </w:pPr>
                            </w:p>
                            <w:p w14:paraId="15E49725" w14:textId="77777777" w:rsidR="00B0605D" w:rsidRPr="00414332" w:rsidRDefault="00B0605D" w:rsidP="007C4131">
                              <w:pPr>
                                <w:jc w:val="center"/>
                                <w:rPr>
                                  <w:b/>
                                  <w:sz w:val="30"/>
                                  <w:szCs w:val="30"/>
                                </w:rPr>
                              </w:pPr>
                            </w:p>
                            <w:p w14:paraId="7D871B1D" w14:textId="77777777" w:rsidR="00B0605D" w:rsidRPr="00414332" w:rsidRDefault="00B0605D" w:rsidP="007C4131">
                              <w:pPr>
                                <w:jc w:val="center"/>
                                <w:rPr>
                                  <w:b/>
                                  <w:sz w:val="30"/>
                                  <w:szCs w:val="30"/>
                                </w:rPr>
                              </w:pPr>
                            </w:p>
                            <w:p w14:paraId="43281BF9" w14:textId="77777777" w:rsidR="00B0605D" w:rsidRPr="00414332" w:rsidDel="00095447" w:rsidRDefault="00B0605D" w:rsidP="007C4131">
                              <w:pPr>
                                <w:jc w:val="center"/>
                                <w:rPr>
                                  <w:del w:id="53" w:author="The Si Tran" w:date="2012-12-12T13:41:00Z"/>
                                  <w:b/>
                                  <w:sz w:val="50"/>
                                  <w:szCs w:val="50"/>
                                </w:rPr>
                              </w:pPr>
                              <w:del w:id="54" w:author="The Si Tran" w:date="2012-12-12T13:41:00Z">
                                <w:r w:rsidRPr="00414332" w:rsidDel="00095447">
                                  <w:rPr>
                                    <w:b/>
                                    <w:sz w:val="50"/>
                                    <w:szCs w:val="50"/>
                                  </w:rPr>
                                  <w:delText>TÊN ĐỀ TÀI</w:delText>
                                </w:r>
                              </w:del>
                            </w:p>
                            <w:p w14:paraId="74C603C8" w14:textId="77777777" w:rsidR="00B0605D" w:rsidRPr="00414332" w:rsidDel="00095447" w:rsidRDefault="00B0605D" w:rsidP="007C4131">
                              <w:pPr>
                                <w:jc w:val="center"/>
                                <w:rPr>
                                  <w:del w:id="55" w:author="The Si Tran" w:date="2012-12-12T13:41:00Z"/>
                                  <w:sz w:val="30"/>
                                  <w:szCs w:val="30"/>
                                </w:rPr>
                              </w:pPr>
                              <w:del w:id="56" w:author="The Si Tran" w:date="2012-12-12T13:41:00Z">
                                <w:r w:rsidRPr="00414332" w:rsidDel="00095447">
                                  <w:rPr>
                                    <w:sz w:val="30"/>
                                    <w:szCs w:val="30"/>
                                  </w:rPr>
                                  <w:delText>(size 16-25 tùy theo số lượng từ)</w:delText>
                                </w:r>
                              </w:del>
                            </w:p>
                            <w:p w14:paraId="6B8C182C" w14:textId="77777777" w:rsidR="00B0605D" w:rsidRPr="00414332" w:rsidRDefault="00B0605D" w:rsidP="007C4131">
                              <w:pPr>
                                <w:rPr>
                                  <w:sz w:val="30"/>
                                  <w:szCs w:val="30"/>
                                </w:rPr>
                              </w:pPr>
                            </w:p>
                            <w:p w14:paraId="78884E63" w14:textId="77777777" w:rsidR="00B0605D" w:rsidRPr="00414332" w:rsidRDefault="00B0605D" w:rsidP="007C4131">
                              <w:pPr>
                                <w:rPr>
                                  <w:sz w:val="30"/>
                                  <w:szCs w:val="30"/>
                                </w:rPr>
                              </w:pPr>
                            </w:p>
                            <w:p w14:paraId="2034164A" w14:textId="77777777" w:rsidR="00B0605D" w:rsidRPr="00414332" w:rsidRDefault="00B0605D" w:rsidP="007C4131">
                              <w:pPr>
                                <w:rPr>
                                  <w:sz w:val="30"/>
                                  <w:szCs w:val="30"/>
                                </w:rPr>
                              </w:pPr>
                            </w:p>
                            <w:p w14:paraId="0947E522" w14:textId="77777777" w:rsidR="00B0605D" w:rsidRPr="00414332" w:rsidRDefault="00B0605D" w:rsidP="007C4131">
                              <w:pPr>
                                <w:rPr>
                                  <w:sz w:val="30"/>
                                  <w:szCs w:val="30"/>
                                </w:rPr>
                              </w:pPr>
                            </w:p>
                            <w:p w14:paraId="262E116F" w14:textId="77777777" w:rsidR="00B0605D" w:rsidRPr="00414332" w:rsidRDefault="00B0605D" w:rsidP="007C4131">
                              <w:pPr>
                                <w:rPr>
                                  <w:sz w:val="30"/>
                                  <w:szCs w:val="30"/>
                                </w:rPr>
                              </w:pPr>
                            </w:p>
                            <w:p w14:paraId="505F9F1F" w14:textId="77777777" w:rsidR="00B0605D" w:rsidRDefault="00B0605D" w:rsidP="007C4131">
                              <w:pPr>
                                <w:ind w:left="4320"/>
                                <w:rPr>
                                  <w:b/>
                                  <w:sz w:val="30"/>
                                  <w:szCs w:val="30"/>
                                </w:rPr>
                              </w:pPr>
                            </w:p>
                            <w:p w14:paraId="7F685341" w14:textId="77777777" w:rsidR="00B0605D" w:rsidRPr="00414332" w:rsidRDefault="00B0605D" w:rsidP="007C4131">
                              <w:pPr>
                                <w:ind w:left="4320"/>
                                <w:rPr>
                                  <w:b/>
                                  <w:sz w:val="30"/>
                                  <w:szCs w:val="30"/>
                                </w:rPr>
                              </w:pPr>
                            </w:p>
                            <w:p w14:paraId="604EF380" w14:textId="77777777" w:rsidR="00B0605D" w:rsidRPr="00414332" w:rsidRDefault="00B0605D" w:rsidP="007C4131">
                              <w:pPr>
                                <w:ind w:left="3240"/>
                                <w:rPr>
                                  <w:b/>
                                  <w:sz w:val="30"/>
                                  <w:szCs w:val="30"/>
                                </w:rPr>
                              </w:pPr>
                              <w:r w:rsidRPr="00414332">
                                <w:rPr>
                                  <w:b/>
                                  <w:sz w:val="30"/>
                                  <w:szCs w:val="30"/>
                                </w:rPr>
                                <w:t>HỘI ĐỒNG: ………………………………</w:t>
                              </w:r>
                            </w:p>
                            <w:p w14:paraId="4FE05E53" w14:textId="77777777" w:rsidR="00B0605D" w:rsidRPr="00414332" w:rsidRDefault="00B0605D" w:rsidP="007C4131">
                              <w:pPr>
                                <w:ind w:left="3240"/>
                                <w:rPr>
                                  <w:b/>
                                  <w:sz w:val="30"/>
                                  <w:szCs w:val="30"/>
                                </w:rPr>
                              </w:pPr>
                              <w:r w:rsidRPr="00414332">
                                <w:rPr>
                                  <w:b/>
                                  <w:sz w:val="30"/>
                                  <w:szCs w:val="30"/>
                                </w:rPr>
                                <w:t>GVHD: ………………………………………</w:t>
                              </w:r>
                            </w:p>
                            <w:p w14:paraId="6D8F7469" w14:textId="77777777" w:rsidR="00B0605D" w:rsidRPr="00414332" w:rsidRDefault="00B0605D" w:rsidP="007C4131">
                              <w:pPr>
                                <w:ind w:left="3240"/>
                                <w:rPr>
                                  <w:b/>
                                  <w:sz w:val="30"/>
                                  <w:szCs w:val="30"/>
                                </w:rPr>
                              </w:pPr>
                              <w:r w:rsidRPr="00414332">
                                <w:rPr>
                                  <w:b/>
                                  <w:sz w:val="30"/>
                                  <w:szCs w:val="30"/>
                                </w:rPr>
                                <w:t>GVPB: ………………………………………</w:t>
                              </w:r>
                            </w:p>
                            <w:p w14:paraId="3371CD51" w14:textId="77777777" w:rsidR="00B0605D" w:rsidRPr="00414332" w:rsidRDefault="00B0605D" w:rsidP="007C4131">
                              <w:pPr>
                                <w:ind w:left="3240"/>
                                <w:rPr>
                                  <w:b/>
                                  <w:sz w:val="30"/>
                                  <w:szCs w:val="30"/>
                                </w:rPr>
                              </w:pPr>
                              <w:r w:rsidRPr="00414332">
                                <w:rPr>
                                  <w:b/>
                                  <w:sz w:val="30"/>
                                  <w:szCs w:val="30"/>
                                </w:rPr>
                                <w:t xml:space="preserve">                                ---o0o---</w:t>
                              </w:r>
                            </w:p>
                            <w:p w14:paraId="2FDE68EE" w14:textId="77777777" w:rsidR="00B0605D" w:rsidRPr="00414332" w:rsidRDefault="00B0605D" w:rsidP="007C4131">
                              <w:pPr>
                                <w:ind w:left="3240"/>
                                <w:rPr>
                                  <w:b/>
                                  <w:sz w:val="30"/>
                                  <w:szCs w:val="30"/>
                                </w:rPr>
                              </w:pPr>
                              <w:r w:rsidRPr="00414332">
                                <w:rPr>
                                  <w:b/>
                                  <w:sz w:val="30"/>
                                  <w:szCs w:val="30"/>
                                </w:rPr>
                                <w:t>SVTH 1: ………………………………… (MSSV)</w:t>
                              </w:r>
                            </w:p>
                            <w:p w14:paraId="026C3766" w14:textId="77777777" w:rsidR="00B0605D" w:rsidRPr="00414332" w:rsidRDefault="00B0605D" w:rsidP="007C4131">
                              <w:pPr>
                                <w:ind w:left="3240"/>
                                <w:rPr>
                                  <w:b/>
                                  <w:sz w:val="30"/>
                                  <w:szCs w:val="30"/>
                                </w:rPr>
                              </w:pPr>
                              <w:r w:rsidRPr="00414332">
                                <w:rPr>
                                  <w:b/>
                                  <w:sz w:val="30"/>
                                  <w:szCs w:val="30"/>
                                </w:rPr>
                                <w:t>SVTH 2: ………………………………… (MSSV)</w:t>
                              </w:r>
                            </w:p>
                            <w:p w14:paraId="0C95FBBB" w14:textId="77777777" w:rsidR="00B0605D" w:rsidRPr="00414332" w:rsidRDefault="00B0605D" w:rsidP="007C4131">
                              <w:pPr>
                                <w:ind w:left="3240"/>
                                <w:rPr>
                                  <w:b/>
                                  <w:sz w:val="30"/>
                                  <w:szCs w:val="30"/>
                                </w:rPr>
                              </w:pPr>
                              <w:r w:rsidRPr="00414332">
                                <w:rPr>
                                  <w:b/>
                                  <w:sz w:val="30"/>
                                  <w:szCs w:val="30"/>
                                </w:rPr>
                                <w:t>SVTH 3: ………………………………… (MSSV)</w:t>
                              </w:r>
                            </w:p>
                            <w:p w14:paraId="70E6E6D6" w14:textId="77777777" w:rsidR="00B0605D" w:rsidRPr="00414332" w:rsidRDefault="00B0605D" w:rsidP="007C4131">
                              <w:pPr>
                                <w:ind w:left="3240"/>
                                <w:rPr>
                                  <w:sz w:val="30"/>
                                  <w:szCs w:val="30"/>
                                </w:rPr>
                              </w:pPr>
                              <w:r w:rsidRPr="00414332">
                                <w:rPr>
                                  <w:b/>
                                  <w:sz w:val="30"/>
                                  <w:szCs w:val="30"/>
                                </w:rPr>
                                <w:t>……</w:t>
                              </w:r>
                            </w:p>
                            <w:p w14:paraId="65328F86" w14:textId="77777777" w:rsidR="00B0605D" w:rsidRPr="00414332" w:rsidRDefault="00B0605D" w:rsidP="007C4131">
                              <w:pPr>
                                <w:ind w:left="2520" w:firstLine="720"/>
                                <w:rPr>
                                  <w:sz w:val="30"/>
                                  <w:szCs w:val="30"/>
                                </w:rPr>
                              </w:pPr>
                              <w:r w:rsidRPr="00414332">
                                <w:rPr>
                                  <w:sz w:val="30"/>
                                  <w:szCs w:val="30"/>
                                </w:rPr>
                                <w:t>(Size 15)</w:t>
                              </w:r>
                            </w:p>
                            <w:p w14:paraId="5FB8F90B" w14:textId="77777777" w:rsidR="00B0605D" w:rsidRPr="00414332" w:rsidRDefault="00B0605D" w:rsidP="007C4131">
                              <w:pPr>
                                <w:rPr>
                                  <w:sz w:val="30"/>
                                  <w:szCs w:val="30"/>
                                </w:rPr>
                              </w:pPr>
                            </w:p>
                            <w:p w14:paraId="56371461" w14:textId="77777777" w:rsidR="00B0605D" w:rsidRPr="00414332" w:rsidRDefault="00B0605D" w:rsidP="007C4131">
                              <w:pPr>
                                <w:rPr>
                                  <w:sz w:val="30"/>
                                  <w:szCs w:val="30"/>
                                </w:rPr>
                              </w:pPr>
                            </w:p>
                            <w:p w14:paraId="1A15B0F8" w14:textId="77777777" w:rsidR="00B0605D" w:rsidRPr="00414332" w:rsidRDefault="00B0605D" w:rsidP="007C4131">
                              <w:pPr>
                                <w:jc w:val="center"/>
                                <w:rPr>
                                  <w:b/>
                                  <w:sz w:val="30"/>
                                  <w:szCs w:val="30"/>
                                </w:rPr>
                              </w:pPr>
                            </w:p>
                            <w:p w14:paraId="4D32EADE" w14:textId="77777777" w:rsidR="00B0605D" w:rsidRPr="00414332" w:rsidRDefault="00B0605D" w:rsidP="007C4131">
                              <w:pPr>
                                <w:jc w:val="center"/>
                                <w:rPr>
                                  <w:sz w:val="30"/>
                                  <w:szCs w:val="30"/>
                                </w:rPr>
                              </w:pPr>
                            </w:p>
                            <w:p w14:paraId="35691925" w14:textId="77777777" w:rsidR="00B0605D" w:rsidRPr="00414332" w:rsidRDefault="00B0605D"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B0605D" w:rsidRPr="00414332" w:rsidRDefault="00B0605D" w:rsidP="007C4131">
                        <w:pPr>
                          <w:jc w:val="center"/>
                          <w:rPr>
                            <w:b/>
                            <w:sz w:val="30"/>
                            <w:szCs w:val="30"/>
                          </w:rPr>
                        </w:pPr>
                        <w:r w:rsidRPr="00414332">
                          <w:rPr>
                            <w:b/>
                            <w:sz w:val="30"/>
                            <w:szCs w:val="30"/>
                          </w:rPr>
                          <w:t>ĐẠI HỌC QUỐC GIA TP.HCM</w:t>
                        </w:r>
                      </w:p>
                      <w:p w14:paraId="0262793C" w14:textId="77777777" w:rsidR="00B0605D" w:rsidRPr="00414332" w:rsidRDefault="00B0605D" w:rsidP="007C4131">
                        <w:pPr>
                          <w:jc w:val="center"/>
                          <w:rPr>
                            <w:b/>
                            <w:sz w:val="30"/>
                            <w:szCs w:val="30"/>
                          </w:rPr>
                        </w:pPr>
                        <w:r w:rsidRPr="00414332">
                          <w:rPr>
                            <w:b/>
                            <w:sz w:val="30"/>
                            <w:szCs w:val="30"/>
                          </w:rPr>
                          <w:t>TRƯỜNG ĐẠI HỌC BÁCH KHOA</w:t>
                        </w:r>
                      </w:p>
                      <w:p w14:paraId="16D1A6CD" w14:textId="77777777" w:rsidR="00B0605D" w:rsidRPr="00414332" w:rsidRDefault="00B0605D" w:rsidP="007C4131">
                        <w:pPr>
                          <w:jc w:val="center"/>
                          <w:rPr>
                            <w:b/>
                            <w:sz w:val="30"/>
                            <w:szCs w:val="30"/>
                          </w:rPr>
                        </w:pPr>
                        <w:r w:rsidRPr="00414332">
                          <w:rPr>
                            <w:b/>
                            <w:sz w:val="30"/>
                            <w:szCs w:val="30"/>
                          </w:rPr>
                          <w:t>KHOA KHOA HỌC &amp; KỸ THUẬT MÁY TÍNH</w:t>
                        </w:r>
                      </w:p>
                      <w:p w14:paraId="03F8BC34" w14:textId="77777777" w:rsidR="00B0605D" w:rsidRPr="00414332" w:rsidDel="00095447" w:rsidRDefault="00B0605D" w:rsidP="007C4131">
                        <w:pPr>
                          <w:jc w:val="center"/>
                          <w:rPr>
                            <w:del w:id="57" w:author="The Si Tran" w:date="2012-12-12T13:40:00Z"/>
                            <w:sz w:val="30"/>
                            <w:szCs w:val="30"/>
                          </w:rPr>
                        </w:pPr>
                        <w:ins w:id="58" w:author="The Si Tran" w:date="2012-12-12T13:40:00Z">
                          <w:r w:rsidRPr="00074777">
                            <w:rPr>
                              <w:b/>
                              <w:bCs/>
                              <w:noProof/>
                              <w:szCs w:val="26"/>
                              <w:rPrChange w:id="59"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0" w:author="The Si Tran" w:date="2012-12-12T13:40:00Z">
                          <w:r w:rsidRPr="00414332" w:rsidDel="00095447">
                            <w:rPr>
                              <w:sz w:val="30"/>
                              <w:szCs w:val="30"/>
                            </w:rPr>
                            <w:delText>(size 15)</w:delText>
                          </w:r>
                        </w:del>
                      </w:p>
                      <w:p w14:paraId="7858C412" w14:textId="77777777" w:rsidR="00B0605D" w:rsidRPr="00414332" w:rsidRDefault="00B0605D" w:rsidP="007C4131">
                        <w:pPr>
                          <w:jc w:val="center"/>
                          <w:rPr>
                            <w:b/>
                            <w:sz w:val="30"/>
                            <w:szCs w:val="30"/>
                          </w:rPr>
                        </w:pPr>
                      </w:p>
                      <w:p w14:paraId="0066D4B0" w14:textId="77777777" w:rsidR="00B0605D" w:rsidRPr="00414332" w:rsidDel="00095447" w:rsidRDefault="00B0605D" w:rsidP="007C4131">
                        <w:pPr>
                          <w:jc w:val="center"/>
                          <w:rPr>
                            <w:del w:id="61" w:author="The Si Tran" w:date="2012-12-12T13:40:00Z"/>
                            <w:b/>
                            <w:sz w:val="30"/>
                            <w:szCs w:val="30"/>
                          </w:rPr>
                        </w:pPr>
                        <w:del w:id="62" w:author="The Si Tran" w:date="2012-12-12T13:40:00Z">
                          <w:r w:rsidRPr="00414332" w:rsidDel="00095447">
                            <w:rPr>
                              <w:b/>
                              <w:sz w:val="30"/>
                              <w:szCs w:val="30"/>
                            </w:rPr>
                            <w:delText>LOGO TRƯỜNG</w:delText>
                          </w:r>
                        </w:del>
                      </w:p>
                      <w:p w14:paraId="03FA1804" w14:textId="77777777" w:rsidR="00B0605D" w:rsidRPr="00414332" w:rsidRDefault="00B0605D" w:rsidP="007C4131">
                        <w:pPr>
                          <w:jc w:val="center"/>
                          <w:rPr>
                            <w:b/>
                            <w:sz w:val="30"/>
                            <w:szCs w:val="30"/>
                          </w:rPr>
                        </w:pPr>
                      </w:p>
                      <w:p w14:paraId="2C780E26" w14:textId="77777777" w:rsidR="00B0605D" w:rsidRPr="00414332" w:rsidRDefault="00B0605D" w:rsidP="007C4131">
                        <w:pPr>
                          <w:jc w:val="center"/>
                          <w:rPr>
                            <w:b/>
                            <w:sz w:val="30"/>
                            <w:szCs w:val="30"/>
                          </w:rPr>
                        </w:pPr>
                      </w:p>
                      <w:p w14:paraId="14C38E9A" w14:textId="77777777" w:rsidR="00B0605D" w:rsidRPr="00414332" w:rsidDel="00095447" w:rsidRDefault="00B0605D" w:rsidP="007C4131">
                        <w:pPr>
                          <w:jc w:val="center"/>
                          <w:rPr>
                            <w:del w:id="63" w:author="The Si Tran" w:date="2012-12-12T13:41:00Z"/>
                            <w:b/>
                            <w:sz w:val="30"/>
                            <w:szCs w:val="30"/>
                          </w:rPr>
                        </w:pPr>
                      </w:p>
                      <w:p w14:paraId="2D425F7C" w14:textId="77777777" w:rsidR="00B0605D" w:rsidRPr="00414332" w:rsidRDefault="00B0605D" w:rsidP="007C4131">
                        <w:pPr>
                          <w:jc w:val="center"/>
                          <w:rPr>
                            <w:b/>
                            <w:sz w:val="30"/>
                            <w:szCs w:val="30"/>
                          </w:rPr>
                        </w:pPr>
                        <w:r w:rsidRPr="00414332">
                          <w:rPr>
                            <w:b/>
                            <w:sz w:val="30"/>
                            <w:szCs w:val="30"/>
                          </w:rPr>
                          <w:t>LUẬN VĂN TỐT NGHIỆP ĐẠI HỌC</w:t>
                        </w:r>
                        <w:del w:id="64"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B0605D" w:rsidRPr="00074777" w:rsidRDefault="00B0605D" w:rsidP="00095447">
                        <w:pPr>
                          <w:spacing w:before="0"/>
                          <w:jc w:val="center"/>
                          <w:rPr>
                            <w:ins w:id="65" w:author="The Si Tran" w:date="2012-12-12T13:41:00Z"/>
                            <w:b/>
                            <w:bCs/>
                            <w:szCs w:val="26"/>
                          </w:rPr>
                        </w:pPr>
                      </w:p>
                      <w:p w14:paraId="060D02AB" w14:textId="77777777" w:rsidR="00B0605D" w:rsidRPr="006D1D8A" w:rsidRDefault="00B0605D" w:rsidP="00095447">
                        <w:pPr>
                          <w:spacing w:before="0"/>
                          <w:jc w:val="center"/>
                          <w:rPr>
                            <w:ins w:id="66" w:author="The Si Tran" w:date="2012-12-12T13:41:00Z"/>
                            <w:b/>
                            <w:sz w:val="48"/>
                            <w:szCs w:val="26"/>
                          </w:rPr>
                        </w:pPr>
                        <w:ins w:id="67" w:author="The Si Tran" w:date="2012-12-12T13:41:00Z">
                          <w:r w:rsidRPr="006D1D8A">
                            <w:rPr>
                              <w:b/>
                              <w:sz w:val="48"/>
                              <w:szCs w:val="26"/>
                            </w:rPr>
                            <w:t>Ứng dụng mạng Neuron nhân tạo vào công tác dự báo dữ liệu chuỗi thời gian</w:t>
                          </w:r>
                        </w:ins>
                      </w:p>
                      <w:p w14:paraId="3C2C0C53" w14:textId="77777777" w:rsidR="00B0605D" w:rsidRPr="00074777" w:rsidRDefault="00B0605D" w:rsidP="00095447">
                        <w:pPr>
                          <w:spacing w:before="0"/>
                          <w:rPr>
                            <w:ins w:id="68" w:author="The Si Tran" w:date="2012-12-12T13:41:00Z"/>
                            <w:szCs w:val="26"/>
                          </w:rPr>
                        </w:pPr>
                      </w:p>
                      <w:p w14:paraId="00E19A75" w14:textId="77777777" w:rsidR="00B0605D" w:rsidRPr="00074777" w:rsidRDefault="00B0605D" w:rsidP="00095447">
                        <w:pPr>
                          <w:spacing w:before="0"/>
                          <w:jc w:val="left"/>
                          <w:rPr>
                            <w:ins w:id="69" w:author="The Si Tran" w:date="2012-12-12T13:41:00Z"/>
                            <w:b/>
                            <w:bCs/>
                            <w:szCs w:val="26"/>
                          </w:rPr>
                        </w:pPr>
                      </w:p>
                      <w:p w14:paraId="69EF26DC" w14:textId="77777777" w:rsidR="00B0605D" w:rsidRPr="00074777" w:rsidRDefault="00B0605D" w:rsidP="00AD1513">
                        <w:pPr>
                          <w:tabs>
                            <w:tab w:val="left" w:pos="4680"/>
                          </w:tabs>
                          <w:spacing w:before="0"/>
                          <w:jc w:val="left"/>
                          <w:rPr>
                            <w:ins w:id="70" w:author="The Si Tran" w:date="2012-12-12T13:41:00Z"/>
                            <w:b/>
                            <w:bCs/>
                            <w:szCs w:val="26"/>
                          </w:rPr>
                        </w:pPr>
                        <w:ins w:id="71" w:author="The Si Tran" w:date="2012-12-12T13:42:00Z">
                          <w:r>
                            <w:rPr>
                              <w:b/>
                              <w:bCs/>
                              <w:szCs w:val="26"/>
                            </w:rPr>
                            <w:tab/>
                          </w:r>
                        </w:ins>
                        <w:ins w:id="72" w:author="The Si Tran" w:date="2012-12-12T13:43:00Z">
                          <w:r w:rsidRPr="00414332">
                            <w:rPr>
                              <w:b/>
                              <w:sz w:val="30"/>
                              <w:szCs w:val="30"/>
                            </w:rPr>
                            <w:t>HỘI ĐỒNG</w:t>
                          </w:r>
                          <w:r>
                            <w:rPr>
                              <w:b/>
                              <w:sz w:val="30"/>
                              <w:szCs w:val="30"/>
                            </w:rPr>
                            <w:t>:</w:t>
                          </w:r>
                        </w:ins>
                        <w:ins w:id="73" w:author="The Si Tran" w:date="2012-12-12T13:42:00Z">
                          <w:r>
                            <w:rPr>
                              <w:b/>
                              <w:bCs/>
                              <w:szCs w:val="26"/>
                            </w:rPr>
                            <w:tab/>
                          </w:r>
                          <w:r>
                            <w:rPr>
                              <w:b/>
                              <w:bCs/>
                              <w:szCs w:val="26"/>
                            </w:rPr>
                            <w:tab/>
                          </w:r>
                          <w:r>
                            <w:rPr>
                              <w:b/>
                              <w:bCs/>
                              <w:szCs w:val="26"/>
                            </w:rPr>
                            <w:tab/>
                          </w:r>
                        </w:ins>
                        <w:ins w:id="74" w:author="The Si Tran" w:date="2012-12-12T13:43:00Z">
                          <w:r>
                            <w:rPr>
                              <w:b/>
                              <w:bCs/>
                              <w:szCs w:val="26"/>
                            </w:rPr>
                            <w:tab/>
                          </w:r>
                          <w:r>
                            <w:rPr>
                              <w:b/>
                              <w:bCs/>
                              <w:szCs w:val="26"/>
                            </w:rPr>
                            <w:tab/>
                          </w:r>
                          <w:r>
                            <w:rPr>
                              <w:b/>
                              <w:bCs/>
                              <w:szCs w:val="26"/>
                            </w:rPr>
                            <w:tab/>
                          </w:r>
                          <w:r w:rsidRPr="00414332">
                            <w:rPr>
                              <w:b/>
                              <w:sz w:val="30"/>
                              <w:szCs w:val="30"/>
                            </w:rPr>
                            <w:t>GVHD</w:t>
                          </w:r>
                          <w:r>
                            <w:rPr>
                              <w:b/>
                              <w:sz w:val="30"/>
                              <w:szCs w:val="30"/>
                            </w:rPr>
                            <w:t xml:space="preserve">: </w:t>
                          </w:r>
                          <w:r>
                            <w:rPr>
                              <w:b/>
                              <w:bCs/>
                              <w:szCs w:val="26"/>
                            </w:rPr>
                            <w:tab/>
                          </w:r>
                        </w:ins>
                        <w:ins w:id="75" w:author="The Si Tran" w:date="2012-12-12T13:44:00Z">
                          <w:r>
                            <w:rPr>
                              <w:b/>
                              <w:bCs/>
                              <w:szCs w:val="26"/>
                            </w:rPr>
                            <w:t>P</w:t>
                          </w:r>
                          <w:r w:rsidRPr="00074777">
                            <w:rPr>
                              <w:b/>
                              <w:bCs/>
                              <w:szCs w:val="26"/>
                            </w:rPr>
                            <w:t>GS.TS Dương Tuấn Anh</w:t>
                          </w:r>
                        </w:ins>
                      </w:p>
                      <w:p w14:paraId="16B2B425" w14:textId="77777777" w:rsidR="00B0605D" w:rsidRPr="00074777" w:rsidRDefault="00B0605D" w:rsidP="00AD1513">
                        <w:pPr>
                          <w:tabs>
                            <w:tab w:val="left" w:pos="4680"/>
                          </w:tabs>
                          <w:spacing w:before="0"/>
                          <w:jc w:val="left"/>
                          <w:rPr>
                            <w:ins w:id="76" w:author="The Si Tran" w:date="2012-12-12T13:41:00Z"/>
                            <w:b/>
                            <w:bCs/>
                            <w:szCs w:val="26"/>
                          </w:rPr>
                        </w:pPr>
                        <w:ins w:id="77" w:author="The Si Tran" w:date="2012-12-12T13:41:00Z">
                          <w:r>
                            <w:rPr>
                              <w:b/>
                              <w:bCs/>
                              <w:i/>
                              <w:szCs w:val="26"/>
                            </w:rPr>
                            <w:tab/>
                          </w:r>
                        </w:ins>
                        <w:ins w:id="78" w:author="The Si Tran" w:date="2012-12-12T13:44:00Z">
                          <w:r w:rsidRPr="00414332">
                            <w:rPr>
                              <w:b/>
                              <w:sz w:val="30"/>
                              <w:szCs w:val="30"/>
                            </w:rPr>
                            <w:t>GVPB</w:t>
                          </w:r>
                          <w:r>
                            <w:rPr>
                              <w:b/>
                              <w:sz w:val="30"/>
                              <w:szCs w:val="30"/>
                            </w:rPr>
                            <w:t xml:space="preserve">: </w:t>
                          </w:r>
                          <w:r>
                            <w:rPr>
                              <w:b/>
                              <w:bCs/>
                              <w:szCs w:val="26"/>
                            </w:rPr>
                            <w:t>Võ Thị Ngọc Châu</w:t>
                          </w:r>
                        </w:ins>
                      </w:p>
                      <w:p w14:paraId="60B5B5CC" w14:textId="77777777" w:rsidR="00B0605D" w:rsidRDefault="00B0605D" w:rsidP="00095447">
                        <w:pPr>
                          <w:spacing w:before="0"/>
                          <w:jc w:val="left"/>
                          <w:rPr>
                            <w:ins w:id="79" w:author="The Si Tran" w:date="2012-12-12T13:45:00Z"/>
                            <w:b/>
                            <w:szCs w:val="26"/>
                          </w:rPr>
                        </w:pPr>
                        <w:ins w:id="80"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81" w:author="The Si Tran" w:date="2012-12-12T13:42:00Z">
                          <w:r>
                            <w:rPr>
                              <w:b/>
                              <w:szCs w:val="26"/>
                            </w:rPr>
                            <w:t xml:space="preserve">                 </w:t>
                          </w:r>
                        </w:ins>
                        <w:ins w:id="82" w:author="The Si Tran" w:date="2012-12-12T13:41:00Z">
                          <w:r w:rsidRPr="00074777">
                            <w:rPr>
                              <w:b/>
                              <w:szCs w:val="26"/>
                            </w:rPr>
                            <w:t>---o0o---</w:t>
                          </w:r>
                        </w:ins>
                      </w:p>
                      <w:p w14:paraId="360C4274" w14:textId="77777777" w:rsidR="00B0605D" w:rsidRPr="00074777" w:rsidRDefault="00B0605D" w:rsidP="002E545D">
                        <w:pPr>
                          <w:tabs>
                            <w:tab w:val="left" w:pos="4680"/>
                          </w:tabs>
                          <w:spacing w:before="0"/>
                          <w:jc w:val="left"/>
                          <w:rPr>
                            <w:ins w:id="83" w:author="The Si Tran" w:date="2012-12-12T13:41:00Z"/>
                            <w:b/>
                            <w:bCs/>
                            <w:szCs w:val="26"/>
                          </w:rPr>
                        </w:pPr>
                        <w:ins w:id="84"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B0605D" w:rsidRDefault="00B0605D" w:rsidP="002E545D">
                        <w:pPr>
                          <w:tabs>
                            <w:tab w:val="left" w:pos="4680"/>
                            <w:tab w:val="left" w:pos="7380"/>
                          </w:tabs>
                          <w:spacing w:before="0"/>
                          <w:ind w:left="3780"/>
                          <w:jc w:val="left"/>
                          <w:rPr>
                            <w:ins w:id="85" w:author="The Si Tran" w:date="2012-12-12T13:46:00Z"/>
                            <w:b/>
                            <w:sz w:val="30"/>
                            <w:szCs w:val="30"/>
                          </w:rPr>
                        </w:pPr>
                        <w:ins w:id="86" w:author="The Si Tran" w:date="2012-12-12T13:46:00Z">
                          <w:r>
                            <w:rPr>
                              <w:b/>
                              <w:sz w:val="30"/>
                              <w:szCs w:val="30"/>
                            </w:rPr>
                            <w:tab/>
                          </w:r>
                        </w:ins>
                        <w:ins w:id="87" w:author="The Si Tran" w:date="2012-12-12T13:45:00Z">
                          <w:r>
                            <w:rPr>
                              <w:b/>
                              <w:sz w:val="30"/>
                              <w:szCs w:val="30"/>
                            </w:rPr>
                            <w:t>SVTH 2</w:t>
                          </w:r>
                          <w:r w:rsidRPr="00414332">
                            <w:rPr>
                              <w:b/>
                              <w:sz w:val="30"/>
                              <w:szCs w:val="30"/>
                            </w:rPr>
                            <w:t>:</w:t>
                          </w:r>
                          <w:r>
                            <w:rPr>
                              <w:b/>
                              <w:sz w:val="30"/>
                              <w:szCs w:val="30"/>
                            </w:rPr>
                            <w:t xml:space="preserve"> T</w:t>
                          </w:r>
                        </w:ins>
                        <w:ins w:id="88" w:author="The Si Tran" w:date="2012-12-14T03:44:00Z">
                          <w:r>
                            <w:rPr>
                              <w:b/>
                              <w:sz w:val="30"/>
                              <w:szCs w:val="30"/>
                            </w:rPr>
                            <w:t>rần Thế Sĩ</w:t>
                          </w:r>
                        </w:ins>
                        <w:ins w:id="89" w:author="The Si Tran" w:date="2012-12-12T13:45:00Z">
                          <w:r>
                            <w:rPr>
                              <w:b/>
                              <w:sz w:val="30"/>
                              <w:szCs w:val="30"/>
                            </w:rPr>
                            <w:t xml:space="preserve">    </w:t>
                          </w:r>
                        </w:ins>
                        <w:ins w:id="90" w:author="The Si Tran" w:date="2012-12-14T03:45:00Z">
                          <w:r>
                            <w:rPr>
                              <w:b/>
                              <w:sz w:val="30"/>
                              <w:szCs w:val="30"/>
                            </w:rPr>
                            <w:t xml:space="preserve">       </w:t>
                          </w:r>
                        </w:ins>
                        <w:ins w:id="91" w:author="The Si Tran" w:date="2012-12-12T13:45:00Z">
                          <w:r>
                            <w:rPr>
                              <w:b/>
                              <w:sz w:val="30"/>
                              <w:szCs w:val="30"/>
                            </w:rPr>
                            <w:t>50801793</w:t>
                          </w:r>
                        </w:ins>
                      </w:p>
                      <w:p w14:paraId="2BD0F54A" w14:textId="77777777" w:rsidR="00B0605D" w:rsidRPr="00822570" w:rsidRDefault="00B0605D" w:rsidP="002E545D">
                        <w:pPr>
                          <w:tabs>
                            <w:tab w:val="left" w:pos="4680"/>
                            <w:tab w:val="left" w:pos="7380"/>
                          </w:tabs>
                          <w:spacing w:before="0"/>
                          <w:ind w:left="3780"/>
                          <w:jc w:val="left"/>
                          <w:rPr>
                            <w:ins w:id="92" w:author="The Si Tran" w:date="2012-12-12T13:41:00Z"/>
                            <w:b/>
                            <w:bCs/>
                            <w:szCs w:val="26"/>
                          </w:rPr>
                        </w:pPr>
                      </w:p>
                      <w:p w14:paraId="0A5EDE8B" w14:textId="77777777" w:rsidR="00B0605D" w:rsidRPr="002E545D" w:rsidRDefault="00B0605D" w:rsidP="00095447">
                        <w:pPr>
                          <w:spacing w:before="0"/>
                          <w:jc w:val="center"/>
                          <w:rPr>
                            <w:ins w:id="93" w:author="The Si Tran" w:date="2012-12-12T13:41:00Z"/>
                            <w:sz w:val="30"/>
                            <w:szCs w:val="30"/>
                            <w:rPrChange w:id="94" w:author="The Si Tran" w:date="2012-12-12T13:46:00Z">
                              <w:rPr>
                                <w:ins w:id="95" w:author="The Si Tran" w:date="2012-12-12T13:41:00Z"/>
                                <w:szCs w:val="26"/>
                              </w:rPr>
                            </w:rPrChange>
                          </w:rPr>
                        </w:pPr>
                        <w:ins w:id="96" w:author="The Si Tran" w:date="2012-12-12T13:41:00Z">
                          <w:r w:rsidRPr="002E545D">
                            <w:rPr>
                              <w:sz w:val="30"/>
                              <w:szCs w:val="30"/>
                              <w:rPrChange w:id="97" w:author="The Si Tran" w:date="2012-12-12T13:46:00Z">
                                <w:rPr>
                                  <w:szCs w:val="26"/>
                                </w:rPr>
                              </w:rPrChange>
                            </w:rPr>
                            <w:t>TP. HỒ CHÍ MINH, 12/2012</w:t>
                          </w:r>
                        </w:ins>
                      </w:p>
                      <w:p w14:paraId="748C38FC" w14:textId="77777777" w:rsidR="00B0605D" w:rsidRPr="00414332" w:rsidRDefault="00B0605D" w:rsidP="007C4131">
                        <w:pPr>
                          <w:jc w:val="center"/>
                          <w:rPr>
                            <w:b/>
                            <w:sz w:val="30"/>
                            <w:szCs w:val="30"/>
                          </w:rPr>
                        </w:pPr>
                      </w:p>
                      <w:p w14:paraId="4273081E" w14:textId="77777777" w:rsidR="00B0605D" w:rsidRPr="00414332" w:rsidRDefault="00B0605D" w:rsidP="007C4131">
                        <w:pPr>
                          <w:jc w:val="center"/>
                          <w:rPr>
                            <w:b/>
                            <w:sz w:val="30"/>
                            <w:szCs w:val="30"/>
                          </w:rPr>
                        </w:pPr>
                      </w:p>
                      <w:p w14:paraId="520B4861" w14:textId="77777777" w:rsidR="00B0605D" w:rsidRPr="00414332" w:rsidRDefault="00B0605D" w:rsidP="007C4131">
                        <w:pPr>
                          <w:jc w:val="center"/>
                          <w:rPr>
                            <w:b/>
                            <w:sz w:val="30"/>
                            <w:szCs w:val="30"/>
                          </w:rPr>
                        </w:pPr>
                      </w:p>
                      <w:p w14:paraId="15E49725" w14:textId="77777777" w:rsidR="00B0605D" w:rsidRPr="00414332" w:rsidRDefault="00B0605D" w:rsidP="007C4131">
                        <w:pPr>
                          <w:jc w:val="center"/>
                          <w:rPr>
                            <w:b/>
                            <w:sz w:val="30"/>
                            <w:szCs w:val="30"/>
                          </w:rPr>
                        </w:pPr>
                      </w:p>
                      <w:p w14:paraId="7D871B1D" w14:textId="77777777" w:rsidR="00B0605D" w:rsidRPr="00414332" w:rsidRDefault="00B0605D" w:rsidP="007C4131">
                        <w:pPr>
                          <w:jc w:val="center"/>
                          <w:rPr>
                            <w:b/>
                            <w:sz w:val="30"/>
                            <w:szCs w:val="30"/>
                          </w:rPr>
                        </w:pPr>
                      </w:p>
                      <w:p w14:paraId="43281BF9" w14:textId="77777777" w:rsidR="00B0605D" w:rsidRPr="00414332" w:rsidDel="00095447" w:rsidRDefault="00B0605D" w:rsidP="007C4131">
                        <w:pPr>
                          <w:jc w:val="center"/>
                          <w:rPr>
                            <w:del w:id="98" w:author="The Si Tran" w:date="2012-12-12T13:41:00Z"/>
                            <w:b/>
                            <w:sz w:val="50"/>
                            <w:szCs w:val="50"/>
                          </w:rPr>
                        </w:pPr>
                        <w:del w:id="99" w:author="The Si Tran" w:date="2012-12-12T13:41:00Z">
                          <w:r w:rsidRPr="00414332" w:rsidDel="00095447">
                            <w:rPr>
                              <w:b/>
                              <w:sz w:val="50"/>
                              <w:szCs w:val="50"/>
                            </w:rPr>
                            <w:delText>TÊN ĐỀ TÀI</w:delText>
                          </w:r>
                        </w:del>
                      </w:p>
                      <w:p w14:paraId="74C603C8" w14:textId="77777777" w:rsidR="00B0605D" w:rsidRPr="00414332" w:rsidDel="00095447" w:rsidRDefault="00B0605D" w:rsidP="007C4131">
                        <w:pPr>
                          <w:jc w:val="center"/>
                          <w:rPr>
                            <w:del w:id="100" w:author="The Si Tran" w:date="2012-12-12T13:41:00Z"/>
                            <w:sz w:val="30"/>
                            <w:szCs w:val="30"/>
                          </w:rPr>
                        </w:pPr>
                        <w:del w:id="101" w:author="The Si Tran" w:date="2012-12-12T13:41:00Z">
                          <w:r w:rsidRPr="00414332" w:rsidDel="00095447">
                            <w:rPr>
                              <w:sz w:val="30"/>
                              <w:szCs w:val="30"/>
                            </w:rPr>
                            <w:delText>(size 16-25 tùy theo số lượng từ)</w:delText>
                          </w:r>
                        </w:del>
                      </w:p>
                      <w:p w14:paraId="6B8C182C" w14:textId="77777777" w:rsidR="00B0605D" w:rsidRPr="00414332" w:rsidRDefault="00B0605D" w:rsidP="007C4131">
                        <w:pPr>
                          <w:rPr>
                            <w:sz w:val="30"/>
                            <w:szCs w:val="30"/>
                          </w:rPr>
                        </w:pPr>
                      </w:p>
                      <w:p w14:paraId="78884E63" w14:textId="77777777" w:rsidR="00B0605D" w:rsidRPr="00414332" w:rsidRDefault="00B0605D" w:rsidP="007C4131">
                        <w:pPr>
                          <w:rPr>
                            <w:sz w:val="30"/>
                            <w:szCs w:val="30"/>
                          </w:rPr>
                        </w:pPr>
                      </w:p>
                      <w:p w14:paraId="2034164A" w14:textId="77777777" w:rsidR="00B0605D" w:rsidRPr="00414332" w:rsidRDefault="00B0605D" w:rsidP="007C4131">
                        <w:pPr>
                          <w:rPr>
                            <w:sz w:val="30"/>
                            <w:szCs w:val="30"/>
                          </w:rPr>
                        </w:pPr>
                      </w:p>
                      <w:p w14:paraId="0947E522" w14:textId="77777777" w:rsidR="00B0605D" w:rsidRPr="00414332" w:rsidRDefault="00B0605D" w:rsidP="007C4131">
                        <w:pPr>
                          <w:rPr>
                            <w:sz w:val="30"/>
                            <w:szCs w:val="30"/>
                          </w:rPr>
                        </w:pPr>
                      </w:p>
                      <w:p w14:paraId="262E116F" w14:textId="77777777" w:rsidR="00B0605D" w:rsidRPr="00414332" w:rsidRDefault="00B0605D" w:rsidP="007C4131">
                        <w:pPr>
                          <w:rPr>
                            <w:sz w:val="30"/>
                            <w:szCs w:val="30"/>
                          </w:rPr>
                        </w:pPr>
                      </w:p>
                      <w:p w14:paraId="505F9F1F" w14:textId="77777777" w:rsidR="00B0605D" w:rsidRDefault="00B0605D" w:rsidP="007C4131">
                        <w:pPr>
                          <w:ind w:left="4320"/>
                          <w:rPr>
                            <w:b/>
                            <w:sz w:val="30"/>
                            <w:szCs w:val="30"/>
                          </w:rPr>
                        </w:pPr>
                      </w:p>
                      <w:p w14:paraId="7F685341" w14:textId="77777777" w:rsidR="00B0605D" w:rsidRPr="00414332" w:rsidRDefault="00B0605D" w:rsidP="007C4131">
                        <w:pPr>
                          <w:ind w:left="4320"/>
                          <w:rPr>
                            <w:b/>
                            <w:sz w:val="30"/>
                            <w:szCs w:val="30"/>
                          </w:rPr>
                        </w:pPr>
                      </w:p>
                      <w:p w14:paraId="604EF380" w14:textId="77777777" w:rsidR="00B0605D" w:rsidRPr="00414332" w:rsidRDefault="00B0605D" w:rsidP="007C4131">
                        <w:pPr>
                          <w:ind w:left="3240"/>
                          <w:rPr>
                            <w:b/>
                            <w:sz w:val="30"/>
                            <w:szCs w:val="30"/>
                          </w:rPr>
                        </w:pPr>
                        <w:r w:rsidRPr="00414332">
                          <w:rPr>
                            <w:b/>
                            <w:sz w:val="30"/>
                            <w:szCs w:val="30"/>
                          </w:rPr>
                          <w:t>HỘI ĐỒNG: ………………………………</w:t>
                        </w:r>
                      </w:p>
                      <w:p w14:paraId="4FE05E53" w14:textId="77777777" w:rsidR="00B0605D" w:rsidRPr="00414332" w:rsidRDefault="00B0605D" w:rsidP="007C4131">
                        <w:pPr>
                          <w:ind w:left="3240"/>
                          <w:rPr>
                            <w:b/>
                            <w:sz w:val="30"/>
                            <w:szCs w:val="30"/>
                          </w:rPr>
                        </w:pPr>
                        <w:r w:rsidRPr="00414332">
                          <w:rPr>
                            <w:b/>
                            <w:sz w:val="30"/>
                            <w:szCs w:val="30"/>
                          </w:rPr>
                          <w:t>GVHD: ………………………………………</w:t>
                        </w:r>
                      </w:p>
                      <w:p w14:paraId="6D8F7469" w14:textId="77777777" w:rsidR="00B0605D" w:rsidRPr="00414332" w:rsidRDefault="00B0605D" w:rsidP="007C4131">
                        <w:pPr>
                          <w:ind w:left="3240"/>
                          <w:rPr>
                            <w:b/>
                            <w:sz w:val="30"/>
                            <w:szCs w:val="30"/>
                          </w:rPr>
                        </w:pPr>
                        <w:r w:rsidRPr="00414332">
                          <w:rPr>
                            <w:b/>
                            <w:sz w:val="30"/>
                            <w:szCs w:val="30"/>
                          </w:rPr>
                          <w:t>GVPB: ………………………………………</w:t>
                        </w:r>
                      </w:p>
                      <w:p w14:paraId="3371CD51" w14:textId="77777777" w:rsidR="00B0605D" w:rsidRPr="00414332" w:rsidRDefault="00B0605D" w:rsidP="007C4131">
                        <w:pPr>
                          <w:ind w:left="3240"/>
                          <w:rPr>
                            <w:b/>
                            <w:sz w:val="30"/>
                            <w:szCs w:val="30"/>
                          </w:rPr>
                        </w:pPr>
                        <w:r w:rsidRPr="00414332">
                          <w:rPr>
                            <w:b/>
                            <w:sz w:val="30"/>
                            <w:szCs w:val="30"/>
                          </w:rPr>
                          <w:t xml:space="preserve">                                ---o0o---</w:t>
                        </w:r>
                      </w:p>
                      <w:p w14:paraId="2FDE68EE" w14:textId="77777777" w:rsidR="00B0605D" w:rsidRPr="00414332" w:rsidRDefault="00B0605D" w:rsidP="007C4131">
                        <w:pPr>
                          <w:ind w:left="3240"/>
                          <w:rPr>
                            <w:b/>
                            <w:sz w:val="30"/>
                            <w:szCs w:val="30"/>
                          </w:rPr>
                        </w:pPr>
                        <w:r w:rsidRPr="00414332">
                          <w:rPr>
                            <w:b/>
                            <w:sz w:val="30"/>
                            <w:szCs w:val="30"/>
                          </w:rPr>
                          <w:t>SVTH 1: ………………………………… (MSSV)</w:t>
                        </w:r>
                      </w:p>
                      <w:p w14:paraId="026C3766" w14:textId="77777777" w:rsidR="00B0605D" w:rsidRPr="00414332" w:rsidRDefault="00B0605D" w:rsidP="007C4131">
                        <w:pPr>
                          <w:ind w:left="3240"/>
                          <w:rPr>
                            <w:b/>
                            <w:sz w:val="30"/>
                            <w:szCs w:val="30"/>
                          </w:rPr>
                        </w:pPr>
                        <w:r w:rsidRPr="00414332">
                          <w:rPr>
                            <w:b/>
                            <w:sz w:val="30"/>
                            <w:szCs w:val="30"/>
                          </w:rPr>
                          <w:t>SVTH 2: ………………………………… (MSSV)</w:t>
                        </w:r>
                      </w:p>
                      <w:p w14:paraId="0C95FBBB" w14:textId="77777777" w:rsidR="00B0605D" w:rsidRPr="00414332" w:rsidRDefault="00B0605D" w:rsidP="007C4131">
                        <w:pPr>
                          <w:ind w:left="3240"/>
                          <w:rPr>
                            <w:b/>
                            <w:sz w:val="30"/>
                            <w:szCs w:val="30"/>
                          </w:rPr>
                        </w:pPr>
                        <w:r w:rsidRPr="00414332">
                          <w:rPr>
                            <w:b/>
                            <w:sz w:val="30"/>
                            <w:szCs w:val="30"/>
                          </w:rPr>
                          <w:t>SVTH 3: ………………………………… (MSSV)</w:t>
                        </w:r>
                      </w:p>
                      <w:p w14:paraId="70E6E6D6" w14:textId="77777777" w:rsidR="00B0605D" w:rsidRPr="00414332" w:rsidRDefault="00B0605D" w:rsidP="007C4131">
                        <w:pPr>
                          <w:ind w:left="3240"/>
                          <w:rPr>
                            <w:sz w:val="30"/>
                            <w:szCs w:val="30"/>
                          </w:rPr>
                        </w:pPr>
                        <w:r w:rsidRPr="00414332">
                          <w:rPr>
                            <w:b/>
                            <w:sz w:val="30"/>
                            <w:szCs w:val="30"/>
                          </w:rPr>
                          <w:t>……</w:t>
                        </w:r>
                      </w:p>
                      <w:p w14:paraId="65328F86" w14:textId="77777777" w:rsidR="00B0605D" w:rsidRPr="00414332" w:rsidRDefault="00B0605D" w:rsidP="007C4131">
                        <w:pPr>
                          <w:ind w:left="2520" w:firstLine="720"/>
                          <w:rPr>
                            <w:sz w:val="30"/>
                            <w:szCs w:val="30"/>
                          </w:rPr>
                        </w:pPr>
                        <w:r w:rsidRPr="00414332">
                          <w:rPr>
                            <w:sz w:val="30"/>
                            <w:szCs w:val="30"/>
                          </w:rPr>
                          <w:t>(Size 15)</w:t>
                        </w:r>
                      </w:p>
                      <w:p w14:paraId="5FB8F90B" w14:textId="77777777" w:rsidR="00B0605D" w:rsidRPr="00414332" w:rsidRDefault="00B0605D" w:rsidP="007C4131">
                        <w:pPr>
                          <w:rPr>
                            <w:sz w:val="30"/>
                            <w:szCs w:val="30"/>
                          </w:rPr>
                        </w:pPr>
                      </w:p>
                      <w:p w14:paraId="56371461" w14:textId="77777777" w:rsidR="00B0605D" w:rsidRPr="00414332" w:rsidRDefault="00B0605D" w:rsidP="007C4131">
                        <w:pPr>
                          <w:rPr>
                            <w:sz w:val="30"/>
                            <w:szCs w:val="30"/>
                          </w:rPr>
                        </w:pPr>
                      </w:p>
                      <w:p w14:paraId="1A15B0F8" w14:textId="77777777" w:rsidR="00B0605D" w:rsidRPr="00414332" w:rsidRDefault="00B0605D" w:rsidP="007C4131">
                        <w:pPr>
                          <w:jc w:val="center"/>
                          <w:rPr>
                            <w:b/>
                            <w:sz w:val="30"/>
                            <w:szCs w:val="30"/>
                          </w:rPr>
                        </w:pPr>
                      </w:p>
                      <w:p w14:paraId="4D32EADE" w14:textId="77777777" w:rsidR="00B0605D" w:rsidRPr="00414332" w:rsidRDefault="00B0605D" w:rsidP="007C4131">
                        <w:pPr>
                          <w:jc w:val="center"/>
                          <w:rPr>
                            <w:sz w:val="30"/>
                            <w:szCs w:val="30"/>
                          </w:rPr>
                        </w:pPr>
                      </w:p>
                      <w:p w14:paraId="35691925" w14:textId="77777777" w:rsidR="00B0605D" w:rsidRPr="00414332" w:rsidRDefault="00B0605D"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02" w:author="The Si Tran" w:date="2012-12-12T13:39:00Z"/>
          <w:kern w:val="32"/>
        </w:rPr>
        <w:pPrChange w:id="103" w:author="The Si Tran" w:date="2012-12-12T13:39:00Z">
          <w:pPr>
            <w:spacing w:before="0" w:after="200" w:line="276" w:lineRule="auto"/>
            <w:jc w:val="left"/>
          </w:pPr>
        </w:pPrChange>
      </w:pPr>
      <w:ins w:id="104"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05" w:name="_Toc343232871"/>
      <w:r w:rsidRPr="003553FD">
        <w:rPr>
          <w:rFonts w:cs="Times New Roman"/>
          <w:rPrChange w:id="106" w:author="The Si Tran" w:date="2012-12-14T07:18:00Z">
            <w:rPr>
              <w:rFonts w:cs="Times New Roman"/>
              <w:b w:val="0"/>
              <w:bCs w:val="0"/>
              <w:kern w:val="0"/>
              <w:sz w:val="26"/>
              <w:szCs w:val="22"/>
            </w:rPr>
          </w:rPrChange>
        </w:rPr>
        <w:lastRenderedPageBreak/>
        <w:t>LỜI CAM ĐOAN</w:t>
      </w:r>
      <w:bookmarkEnd w:id="9"/>
      <w:bookmarkEnd w:id="105"/>
    </w:p>
    <w:p w14:paraId="2E83E915" w14:textId="77777777" w:rsidR="00071624" w:rsidRPr="0049233F" w:rsidRDefault="0032705F" w:rsidP="0032705F">
      <w:pPr>
        <w:rPr>
          <w:kern w:val="32"/>
          <w:szCs w:val="26"/>
          <w:rPrChange w:id="107" w:author="The Si Tran" w:date="2012-12-05T23:02:00Z">
            <w:rPr>
              <w:kern w:val="32"/>
              <w:sz w:val="32"/>
              <w:szCs w:val="32"/>
            </w:rPr>
          </w:rPrChange>
        </w:rPr>
      </w:pPr>
      <w:r w:rsidRPr="002B1464">
        <w:rPr>
          <w:szCs w:val="26"/>
        </w:rPr>
        <w:br w:type="page"/>
      </w:r>
    </w:p>
    <w:p w14:paraId="15918FA4" w14:textId="77777777" w:rsidR="0032705F" w:rsidRPr="003553FD" w:rsidRDefault="00071624" w:rsidP="00071624">
      <w:pPr>
        <w:pStyle w:val="Heading1"/>
        <w:numPr>
          <w:ilvl w:val="0"/>
          <w:numId w:val="0"/>
        </w:numPr>
        <w:ind w:left="360"/>
        <w:rPr>
          <w:rFonts w:cs="Times New Roman"/>
        </w:rPr>
      </w:pPr>
      <w:bookmarkStart w:id="108" w:name="_Toc328879884"/>
      <w:bookmarkStart w:id="109" w:name="_Toc328894960"/>
      <w:bookmarkStart w:id="110" w:name="_Toc343232872"/>
      <w:r w:rsidRPr="003553FD">
        <w:rPr>
          <w:rFonts w:cs="Times New Roman"/>
          <w:rPrChange w:id="111" w:author="The Si Tran" w:date="2012-12-14T07:18:00Z">
            <w:rPr>
              <w:rFonts w:cs="Times New Roman"/>
              <w:b w:val="0"/>
              <w:bCs w:val="0"/>
              <w:kern w:val="0"/>
              <w:sz w:val="26"/>
              <w:szCs w:val="22"/>
            </w:rPr>
          </w:rPrChange>
        </w:rPr>
        <w:lastRenderedPageBreak/>
        <w:t>LỜI CÁM ƠN</w:t>
      </w:r>
      <w:bookmarkEnd w:id="108"/>
      <w:bookmarkEnd w:id="109"/>
      <w:bookmarkEnd w:id="110"/>
    </w:p>
    <w:p w14:paraId="0C404539" w14:textId="77777777" w:rsidR="00071624" w:rsidRPr="0049233F" w:rsidRDefault="0032705F" w:rsidP="0032705F">
      <w:pPr>
        <w:rPr>
          <w:kern w:val="32"/>
          <w:szCs w:val="26"/>
          <w:rPrChange w:id="112"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13" w:author="The Si Tran" w:date="2012-12-14T07:18:00Z">
          <w:pPr>
            <w:pStyle w:val="Heading1"/>
            <w:numPr>
              <w:numId w:val="0"/>
            </w:numPr>
            <w:ind w:left="0" w:firstLine="0"/>
          </w:pPr>
        </w:pPrChange>
      </w:pPr>
      <w:bookmarkStart w:id="114" w:name="_Toc328879885"/>
      <w:bookmarkStart w:id="115" w:name="_Toc328894961"/>
      <w:bookmarkStart w:id="116" w:name="_Toc343232873"/>
      <w:r w:rsidRPr="003553FD">
        <w:rPr>
          <w:rPrChange w:id="117" w:author="The Si Tran" w:date="2012-12-14T07:18:00Z">
            <w:rPr>
              <w:rFonts w:cs="Times New Roman"/>
              <w:b w:val="0"/>
              <w:bCs w:val="0"/>
              <w:kern w:val="0"/>
              <w:sz w:val="26"/>
              <w:szCs w:val="22"/>
            </w:rPr>
          </w:rPrChange>
        </w:rPr>
        <w:lastRenderedPageBreak/>
        <w:t>TÓM</w:t>
      </w:r>
      <w:r w:rsidRPr="0049233F">
        <w:rPr>
          <w:rPrChange w:id="118" w:author="The Si Tran" w:date="2012-12-05T23:02:00Z">
            <w:rPr>
              <w:rFonts w:cs="Times New Roman"/>
              <w:b w:val="0"/>
              <w:bCs w:val="0"/>
              <w:kern w:val="0"/>
              <w:sz w:val="26"/>
              <w:szCs w:val="22"/>
            </w:rPr>
          </w:rPrChange>
        </w:rPr>
        <w:t xml:space="preserve"> TẮT LUẬN VĂN</w:t>
      </w:r>
      <w:bookmarkEnd w:id="114"/>
      <w:bookmarkEnd w:id="115"/>
      <w:bookmarkEnd w:id="116"/>
    </w:p>
    <w:p w14:paraId="248C1994" w14:textId="08EC4E95" w:rsidR="005D6B44" w:rsidRPr="00526192" w:rsidRDefault="00EC61DB">
      <w:pPr>
        <w:rPr>
          <w:ins w:id="119" w:author="The Si Tran" w:date="2012-12-12T07:36:00Z"/>
        </w:rPr>
      </w:pPr>
      <w:ins w:id="120" w:author="The Si Tran" w:date="2012-12-14T07:07:00Z">
        <w:r>
          <w:tab/>
        </w:r>
      </w:ins>
      <w:ins w:id="121" w:author="The Si Tran" w:date="2012-12-12T07:36:00Z">
        <w:r w:rsidR="005D6B44" w:rsidRPr="00526192">
          <w:t>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005D6B44" w:rsidRPr="00526192">
          <w:t xml:space="preserve">ron nhân tạo (ANN). </w:t>
        </w:r>
      </w:ins>
    </w:p>
    <w:p w14:paraId="2DBDFC16" w14:textId="77777777" w:rsidR="005D6B44" w:rsidRPr="00526192" w:rsidRDefault="005D6B44">
      <w:pPr>
        <w:rPr>
          <w:ins w:id="122" w:author="The Si Tran" w:date="2012-12-12T07:36:00Z"/>
          <w:lang w:val="fr-FR"/>
        </w:rPr>
      </w:pPr>
      <w:ins w:id="123"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24" w:author="The Si Tran" w:date="2012-12-05T23:02:00Z">
            <w:rPr>
              <w:kern w:val="32"/>
              <w:sz w:val="32"/>
              <w:szCs w:val="32"/>
            </w:rPr>
          </w:rPrChange>
        </w:rPr>
      </w:pPr>
      <w:ins w:id="125"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26" w:author="The Si Tran" w:date="2012-12-12T13:48:00Z"/>
        </w:rPr>
        <w:pPrChange w:id="127" w:author="The Si Tran" w:date="2012-12-14T07:18:00Z">
          <w:pPr>
            <w:pStyle w:val="Heading1"/>
            <w:numPr>
              <w:numId w:val="0"/>
            </w:numPr>
            <w:spacing w:line="480" w:lineRule="auto"/>
            <w:ind w:left="0" w:firstLine="0"/>
            <w:jc w:val="both"/>
          </w:pPr>
        </w:pPrChange>
      </w:pPr>
      <w:bookmarkStart w:id="128" w:name="_Toc343232874"/>
      <w:ins w:id="129" w:author="The Si Tran" w:date="2012-12-12T13:48:00Z">
        <w:r>
          <w:lastRenderedPageBreak/>
          <w:t>MỤC LỤC</w:t>
        </w:r>
        <w:bookmarkEnd w:id="128"/>
      </w:ins>
    </w:p>
    <w:p w14:paraId="3BB16D83" w14:textId="77777777" w:rsidR="00516C62" w:rsidRDefault="002E545D">
      <w:pPr>
        <w:pStyle w:val="TOC1"/>
        <w:tabs>
          <w:tab w:val="right" w:leader="dot" w:pos="9062"/>
        </w:tabs>
        <w:rPr>
          <w:ins w:id="130" w:author="The Si Tran" w:date="2012-12-14T07:19:00Z"/>
          <w:rFonts w:asciiTheme="minorHAnsi" w:eastAsiaTheme="minorEastAsia" w:hAnsiTheme="minorHAnsi" w:cstheme="minorBidi"/>
          <w:noProof/>
          <w:sz w:val="22"/>
        </w:rPr>
      </w:pPr>
      <w:ins w:id="131" w:author="The Si Tran" w:date="2012-12-12T13:49:00Z">
        <w:r>
          <w:fldChar w:fldCharType="begin"/>
        </w:r>
        <w:r>
          <w:instrText xml:space="preserve"> TOC \o "1-3" \f \h \z \u </w:instrText>
        </w:r>
      </w:ins>
      <w:r>
        <w:fldChar w:fldCharType="separate"/>
      </w:r>
      <w:ins w:id="132" w:author="The Si Tran" w:date="2012-12-14T07:19:00Z">
        <w:r w:rsidR="00516C62" w:rsidRPr="00303AF7">
          <w:rPr>
            <w:rStyle w:val="Hyperlink"/>
            <w:noProof/>
          </w:rPr>
          <w:fldChar w:fldCharType="begin"/>
        </w:r>
        <w:r w:rsidR="00516C62" w:rsidRPr="00303AF7">
          <w:rPr>
            <w:rStyle w:val="Hyperlink"/>
            <w:noProof/>
          </w:rPr>
          <w:instrText xml:space="preserve"> </w:instrText>
        </w:r>
        <w:r w:rsidR="00516C62">
          <w:rPr>
            <w:noProof/>
          </w:rPr>
          <w:instrText>HYPERLINK \l "_Toc343232871"</w:instrText>
        </w:r>
        <w:r w:rsidR="00516C62" w:rsidRPr="00303AF7">
          <w:rPr>
            <w:rStyle w:val="Hyperlink"/>
            <w:noProof/>
          </w:rPr>
          <w:instrText xml:space="preserve"> </w:instrText>
        </w:r>
        <w:r w:rsidR="00516C62" w:rsidRPr="00303AF7">
          <w:rPr>
            <w:rStyle w:val="Hyperlink"/>
            <w:noProof/>
          </w:rPr>
          <w:fldChar w:fldCharType="separate"/>
        </w:r>
        <w:r w:rsidR="00516C62" w:rsidRPr="00303AF7">
          <w:rPr>
            <w:rStyle w:val="Hyperlink"/>
            <w:noProof/>
          </w:rPr>
          <w:t>LỜI CAM ĐOAN</w:t>
        </w:r>
        <w:r w:rsidR="00516C62">
          <w:rPr>
            <w:noProof/>
            <w:webHidden/>
          </w:rPr>
          <w:tab/>
        </w:r>
        <w:r w:rsidR="00516C62">
          <w:rPr>
            <w:noProof/>
            <w:webHidden/>
          </w:rPr>
          <w:fldChar w:fldCharType="begin"/>
        </w:r>
        <w:r w:rsidR="00516C62">
          <w:rPr>
            <w:noProof/>
            <w:webHidden/>
          </w:rPr>
          <w:instrText xml:space="preserve"> PAGEREF _Toc343232871 \h </w:instrText>
        </w:r>
      </w:ins>
      <w:r w:rsidR="00516C62">
        <w:rPr>
          <w:noProof/>
          <w:webHidden/>
        </w:rPr>
      </w:r>
      <w:r w:rsidR="00516C62">
        <w:rPr>
          <w:noProof/>
          <w:webHidden/>
        </w:rPr>
        <w:fldChar w:fldCharType="separate"/>
      </w:r>
      <w:ins w:id="133" w:author="The Si Tran" w:date="2012-12-14T07:19:00Z">
        <w:r w:rsidR="00516C62">
          <w:rPr>
            <w:noProof/>
            <w:webHidden/>
          </w:rPr>
          <w:t>ii</w:t>
        </w:r>
        <w:r w:rsidR="00516C62">
          <w:rPr>
            <w:noProof/>
            <w:webHidden/>
          </w:rPr>
          <w:fldChar w:fldCharType="end"/>
        </w:r>
        <w:r w:rsidR="00516C62" w:rsidRPr="00303AF7">
          <w:rPr>
            <w:rStyle w:val="Hyperlink"/>
            <w:noProof/>
          </w:rPr>
          <w:fldChar w:fldCharType="end"/>
        </w:r>
      </w:ins>
    </w:p>
    <w:p w14:paraId="20C316E7" w14:textId="77777777" w:rsidR="00516C62" w:rsidRDefault="00516C62">
      <w:pPr>
        <w:pStyle w:val="TOC1"/>
        <w:tabs>
          <w:tab w:val="right" w:leader="dot" w:pos="9062"/>
        </w:tabs>
        <w:rPr>
          <w:ins w:id="134" w:author="The Si Tran" w:date="2012-12-14T07:19:00Z"/>
          <w:rFonts w:asciiTheme="minorHAnsi" w:eastAsiaTheme="minorEastAsia" w:hAnsiTheme="minorHAnsi" w:cstheme="minorBidi"/>
          <w:noProof/>
          <w:sz w:val="22"/>
        </w:rPr>
      </w:pPr>
      <w:ins w:id="13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"_Toc343232872"</w:instrText>
        </w:r>
        <w:r w:rsidRPr="00303AF7">
          <w:rPr>
            <w:rStyle w:val="Hyperlink"/>
            <w:noProof/>
          </w:rPr>
          <w:instrText xml:space="preserve"> </w:instrText>
        </w:r>
        <w:r w:rsidRPr="00303AF7">
          <w:rPr>
            <w:rStyle w:val="Hyperlink"/>
            <w:noProof/>
          </w:rPr>
          <w:fldChar w:fldCharType="separate"/>
        </w:r>
        <w:r w:rsidRPr="00303AF7">
          <w:rPr>
            <w:rStyle w:val="Hyperlink"/>
            <w:noProof/>
          </w:rPr>
          <w:t>LỜI CÁM ƠN</w:t>
        </w:r>
        <w:r>
          <w:rPr>
            <w:noProof/>
            <w:webHidden/>
          </w:rPr>
          <w:tab/>
        </w:r>
        <w:r>
          <w:rPr>
            <w:noProof/>
            <w:webHidden/>
          </w:rPr>
          <w:fldChar w:fldCharType="begin"/>
        </w:r>
        <w:r>
          <w:rPr>
            <w:noProof/>
            <w:webHidden/>
          </w:rPr>
          <w:instrText xml:space="preserve"> PAGEREF _Toc343232872 \h </w:instrText>
        </w:r>
      </w:ins>
      <w:r>
        <w:rPr>
          <w:noProof/>
          <w:webHidden/>
        </w:rPr>
      </w:r>
      <w:r>
        <w:rPr>
          <w:noProof/>
          <w:webHidden/>
        </w:rPr>
        <w:fldChar w:fldCharType="separate"/>
      </w:r>
      <w:ins w:id="136" w:author="The Si Tran" w:date="2012-12-14T07:19:00Z">
        <w:r>
          <w:rPr>
            <w:noProof/>
            <w:webHidden/>
          </w:rPr>
          <w:t>iii</w:t>
        </w:r>
        <w:r>
          <w:rPr>
            <w:noProof/>
            <w:webHidden/>
          </w:rPr>
          <w:fldChar w:fldCharType="end"/>
        </w:r>
        <w:r w:rsidRPr="00303AF7">
          <w:rPr>
            <w:rStyle w:val="Hyperlink"/>
            <w:noProof/>
          </w:rPr>
          <w:fldChar w:fldCharType="end"/>
        </w:r>
      </w:ins>
    </w:p>
    <w:p w14:paraId="77526D5D" w14:textId="77777777" w:rsidR="00516C62" w:rsidRDefault="00516C62">
      <w:pPr>
        <w:pStyle w:val="TOC1"/>
        <w:tabs>
          <w:tab w:val="right" w:leader="dot" w:pos="9062"/>
        </w:tabs>
        <w:rPr>
          <w:ins w:id="137" w:author="The Si Tran" w:date="2012-12-14T07:19:00Z"/>
          <w:rFonts w:asciiTheme="minorHAnsi" w:eastAsiaTheme="minorEastAsia" w:hAnsiTheme="minorHAnsi" w:cstheme="minorBidi"/>
          <w:noProof/>
          <w:sz w:val="22"/>
        </w:rPr>
      </w:pPr>
      <w:ins w:id="13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"_Toc343232873"</w:instrText>
        </w:r>
        <w:r w:rsidRPr="00303AF7">
          <w:rPr>
            <w:rStyle w:val="Hyperlink"/>
            <w:noProof/>
          </w:rPr>
          <w:instrText xml:space="preserve"> </w:instrText>
        </w:r>
        <w:r w:rsidRPr="00303AF7">
          <w:rPr>
            <w:rStyle w:val="Hyperlink"/>
            <w:noProof/>
          </w:rPr>
          <w:fldChar w:fldCharType="separate"/>
        </w:r>
        <w:r w:rsidRPr="00303AF7">
          <w:rPr>
            <w:rStyle w:val="Hyperlink"/>
            <w:noProof/>
          </w:rPr>
          <w:t>TÓM TẮT LUẬN VĂN</w:t>
        </w:r>
        <w:r>
          <w:rPr>
            <w:noProof/>
            <w:webHidden/>
          </w:rPr>
          <w:tab/>
        </w:r>
        <w:r>
          <w:rPr>
            <w:noProof/>
            <w:webHidden/>
          </w:rPr>
          <w:fldChar w:fldCharType="begin"/>
        </w:r>
        <w:r>
          <w:rPr>
            <w:noProof/>
            <w:webHidden/>
          </w:rPr>
          <w:instrText xml:space="preserve"> PAGEREF _Toc343232873 \h </w:instrText>
        </w:r>
      </w:ins>
      <w:r>
        <w:rPr>
          <w:noProof/>
          <w:webHidden/>
        </w:rPr>
      </w:r>
      <w:r>
        <w:rPr>
          <w:noProof/>
          <w:webHidden/>
        </w:rPr>
        <w:fldChar w:fldCharType="separate"/>
      </w:r>
      <w:ins w:id="139" w:author="The Si Tran" w:date="2012-12-14T07:19:00Z">
        <w:r>
          <w:rPr>
            <w:noProof/>
            <w:webHidden/>
          </w:rPr>
          <w:t>iv</w:t>
        </w:r>
        <w:r>
          <w:rPr>
            <w:noProof/>
            <w:webHidden/>
          </w:rPr>
          <w:fldChar w:fldCharType="end"/>
        </w:r>
        <w:r w:rsidRPr="00303AF7">
          <w:rPr>
            <w:rStyle w:val="Hyperlink"/>
            <w:noProof/>
          </w:rPr>
          <w:fldChar w:fldCharType="end"/>
        </w:r>
      </w:ins>
    </w:p>
    <w:p w14:paraId="303A73A2" w14:textId="77777777" w:rsidR="00516C62" w:rsidRDefault="00516C62">
      <w:pPr>
        <w:pStyle w:val="TOC1"/>
        <w:tabs>
          <w:tab w:val="right" w:leader="dot" w:pos="9062"/>
        </w:tabs>
        <w:rPr>
          <w:ins w:id="140" w:author="The Si Tran" w:date="2012-12-14T07:19:00Z"/>
          <w:rFonts w:asciiTheme="minorHAnsi" w:eastAsiaTheme="minorEastAsia" w:hAnsiTheme="minorHAnsi" w:cstheme="minorBidi"/>
          <w:noProof/>
          <w:sz w:val="22"/>
        </w:rPr>
      </w:pPr>
      <w:ins w:id="14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"_Toc343232874"</w:instrText>
        </w:r>
        <w:r w:rsidRPr="00303AF7">
          <w:rPr>
            <w:rStyle w:val="Hyperlink"/>
            <w:noProof/>
          </w:rPr>
          <w:instrText xml:space="preserve"> </w:instrText>
        </w:r>
        <w:r w:rsidRPr="00303AF7">
          <w:rPr>
            <w:rStyle w:val="Hyperlink"/>
            <w:noProof/>
          </w:rPr>
          <w:fldChar w:fldCharType="separate"/>
        </w:r>
        <w:r w:rsidRPr="00303AF7">
          <w:rPr>
            <w:rStyle w:val="Hyperlink"/>
            <w:noProof/>
          </w:rPr>
          <w:t>MỤC LỤC</w:t>
        </w:r>
        <w:r>
          <w:rPr>
            <w:noProof/>
            <w:webHidden/>
          </w:rPr>
          <w:tab/>
        </w:r>
        <w:r>
          <w:rPr>
            <w:noProof/>
            <w:webHidden/>
          </w:rPr>
          <w:fldChar w:fldCharType="begin"/>
        </w:r>
        <w:r>
          <w:rPr>
            <w:noProof/>
            <w:webHidden/>
          </w:rPr>
          <w:instrText xml:space="preserve"> PAGEREF _Toc343232874 \h </w:instrText>
        </w:r>
      </w:ins>
      <w:r>
        <w:rPr>
          <w:noProof/>
          <w:webHidden/>
        </w:rPr>
      </w:r>
      <w:r>
        <w:rPr>
          <w:noProof/>
          <w:webHidden/>
        </w:rPr>
        <w:fldChar w:fldCharType="separate"/>
      </w:r>
      <w:ins w:id="142" w:author="The Si Tran" w:date="2012-12-14T07:19:00Z">
        <w:r>
          <w:rPr>
            <w:noProof/>
            <w:webHidden/>
          </w:rPr>
          <w:t>v</w:t>
        </w:r>
        <w:r>
          <w:rPr>
            <w:noProof/>
            <w:webHidden/>
          </w:rPr>
          <w:fldChar w:fldCharType="end"/>
        </w:r>
        <w:r w:rsidRPr="00303AF7">
          <w:rPr>
            <w:rStyle w:val="Hyperlink"/>
            <w:noProof/>
          </w:rPr>
          <w:fldChar w:fldCharType="end"/>
        </w:r>
      </w:ins>
    </w:p>
    <w:p w14:paraId="4D72E897" w14:textId="77777777" w:rsidR="00516C62" w:rsidRDefault="00516C62">
      <w:pPr>
        <w:pStyle w:val="TOC1"/>
        <w:tabs>
          <w:tab w:val="right" w:leader="dot" w:pos="9062"/>
        </w:tabs>
        <w:rPr>
          <w:ins w:id="143" w:author="The Si Tran" w:date="2012-12-14T07:19:00Z"/>
          <w:rFonts w:asciiTheme="minorHAnsi" w:eastAsiaTheme="minorEastAsia" w:hAnsiTheme="minorHAnsi" w:cstheme="minorBidi"/>
          <w:noProof/>
          <w:sz w:val="22"/>
        </w:rPr>
      </w:pPr>
      <w:ins w:id="14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"_Toc343232875"</w:instrText>
        </w:r>
        <w:r w:rsidRPr="00303AF7">
          <w:rPr>
            <w:rStyle w:val="Hyperlink"/>
            <w:noProof/>
          </w:rPr>
          <w:instrText xml:space="preserve"> </w:instrText>
        </w:r>
        <w:r w:rsidRPr="00303AF7">
          <w:rPr>
            <w:rStyle w:val="Hyperlink"/>
            <w:noProof/>
          </w:rPr>
          <w:fldChar w:fldCharType="separate"/>
        </w:r>
        <w:r w:rsidRPr="00303AF7">
          <w:rPr>
            <w:rStyle w:val="Hyperlink"/>
            <w:noProof/>
          </w:rPr>
          <w:t>DANH MỤC HÌNH</w:t>
        </w:r>
        <w:r>
          <w:rPr>
            <w:noProof/>
            <w:webHidden/>
          </w:rPr>
          <w:tab/>
        </w:r>
        <w:r>
          <w:rPr>
            <w:noProof/>
            <w:webHidden/>
          </w:rPr>
          <w:fldChar w:fldCharType="begin"/>
        </w:r>
        <w:r>
          <w:rPr>
            <w:noProof/>
            <w:webHidden/>
          </w:rPr>
          <w:instrText xml:space="preserve"> PAGEREF _Toc343232875 \h </w:instrText>
        </w:r>
      </w:ins>
      <w:r>
        <w:rPr>
          <w:noProof/>
          <w:webHidden/>
        </w:rPr>
      </w:r>
      <w:r>
        <w:rPr>
          <w:noProof/>
          <w:webHidden/>
        </w:rPr>
        <w:fldChar w:fldCharType="separate"/>
      </w:r>
      <w:ins w:id="145" w:author="The Si Tran" w:date="2012-12-14T07:19:00Z">
        <w:r>
          <w:rPr>
            <w:noProof/>
            <w:webHidden/>
          </w:rPr>
          <w:t>viii</w:t>
        </w:r>
        <w:r>
          <w:rPr>
            <w:noProof/>
            <w:webHidden/>
          </w:rPr>
          <w:fldChar w:fldCharType="end"/>
        </w:r>
        <w:r w:rsidRPr="00303AF7">
          <w:rPr>
            <w:rStyle w:val="Hyperlink"/>
            <w:noProof/>
          </w:rPr>
          <w:fldChar w:fldCharType="end"/>
        </w:r>
      </w:ins>
    </w:p>
    <w:p w14:paraId="4C51C16C" w14:textId="77777777" w:rsidR="00516C62" w:rsidRDefault="00516C62">
      <w:pPr>
        <w:pStyle w:val="TOC1"/>
        <w:tabs>
          <w:tab w:val="right" w:leader="dot" w:pos="9062"/>
        </w:tabs>
        <w:rPr>
          <w:ins w:id="146" w:author="The Si Tran" w:date="2012-12-14T07:19:00Z"/>
          <w:rFonts w:asciiTheme="minorHAnsi" w:eastAsiaTheme="minorEastAsia" w:hAnsiTheme="minorHAnsi" w:cstheme="minorBidi"/>
          <w:noProof/>
          <w:sz w:val="22"/>
        </w:rPr>
      </w:pPr>
      <w:ins w:id="14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"_Toc343232876"</w:instrText>
        </w:r>
        <w:r w:rsidRPr="00303AF7">
          <w:rPr>
            <w:rStyle w:val="Hyperlink"/>
            <w:noProof/>
          </w:rPr>
          <w:instrText xml:space="preserve"> </w:instrText>
        </w:r>
        <w:r w:rsidRPr="00303AF7">
          <w:rPr>
            <w:rStyle w:val="Hyperlink"/>
            <w:noProof/>
          </w:rPr>
          <w:fldChar w:fldCharType="separate"/>
        </w:r>
        <w:r w:rsidRPr="00303AF7">
          <w:rPr>
            <w:rStyle w:val="Hyperlink"/>
            <w:noProof/>
          </w:rPr>
          <w:t>DANH MỤC BẢNG</w:t>
        </w:r>
        <w:r>
          <w:rPr>
            <w:noProof/>
            <w:webHidden/>
          </w:rPr>
          <w:tab/>
        </w:r>
        <w:r>
          <w:rPr>
            <w:noProof/>
            <w:webHidden/>
          </w:rPr>
          <w:fldChar w:fldCharType="begin"/>
        </w:r>
        <w:r>
          <w:rPr>
            <w:noProof/>
            <w:webHidden/>
          </w:rPr>
          <w:instrText xml:space="preserve"> PAGEREF _Toc343232876 \h </w:instrText>
        </w:r>
      </w:ins>
      <w:r>
        <w:rPr>
          <w:noProof/>
          <w:webHidden/>
        </w:rPr>
      </w:r>
      <w:r>
        <w:rPr>
          <w:noProof/>
          <w:webHidden/>
        </w:rPr>
        <w:fldChar w:fldCharType="separate"/>
      </w:r>
      <w:ins w:id="148" w:author="The Si Tran" w:date="2012-12-14T07:19:00Z">
        <w:r>
          <w:rPr>
            <w:noProof/>
            <w:webHidden/>
          </w:rPr>
          <w:t>x</w:t>
        </w:r>
        <w:r>
          <w:rPr>
            <w:noProof/>
            <w:webHidden/>
          </w:rPr>
          <w:fldChar w:fldCharType="end"/>
        </w:r>
        <w:r w:rsidRPr="00303AF7">
          <w:rPr>
            <w:rStyle w:val="Hyperlink"/>
            <w:noProof/>
          </w:rPr>
          <w:fldChar w:fldCharType="end"/>
        </w:r>
      </w:ins>
    </w:p>
    <w:p w14:paraId="77761A88" w14:textId="77777777" w:rsidR="00516C62" w:rsidRDefault="00516C62">
      <w:pPr>
        <w:pStyle w:val="TOC1"/>
        <w:tabs>
          <w:tab w:val="left" w:pos="1760"/>
          <w:tab w:val="right" w:leader="dot" w:pos="9062"/>
        </w:tabs>
        <w:rPr>
          <w:ins w:id="149" w:author="The Si Tran" w:date="2012-12-14T07:19:00Z"/>
          <w:rFonts w:asciiTheme="minorHAnsi" w:eastAsiaTheme="minorEastAsia" w:hAnsiTheme="minorHAnsi" w:cstheme="minorBidi"/>
          <w:noProof/>
          <w:sz w:val="22"/>
        </w:rPr>
      </w:pPr>
      <w:ins w:id="15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"_Toc343232901"</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1</w:t>
        </w:r>
        <w:r>
          <w:rPr>
            <w:rFonts w:asciiTheme="minorHAnsi" w:eastAsiaTheme="minorEastAsia" w:hAnsiTheme="minorHAnsi" w:cstheme="minorBidi"/>
            <w:noProof/>
            <w:sz w:val="22"/>
          </w:rPr>
          <w:tab/>
        </w:r>
        <w:r w:rsidRPr="00303AF7">
          <w:rPr>
            <w:rStyle w:val="Hyperlink"/>
            <w:noProof/>
          </w:rPr>
          <w:t>: GIỚI THIỆU</w:t>
        </w:r>
        <w:r>
          <w:rPr>
            <w:noProof/>
            <w:webHidden/>
          </w:rPr>
          <w:tab/>
        </w:r>
        <w:r>
          <w:rPr>
            <w:noProof/>
            <w:webHidden/>
          </w:rPr>
          <w:fldChar w:fldCharType="begin"/>
        </w:r>
        <w:r>
          <w:rPr>
            <w:noProof/>
            <w:webHidden/>
          </w:rPr>
          <w:instrText xml:space="preserve"> PAGEREF _Toc343232901 \h </w:instrText>
        </w:r>
      </w:ins>
      <w:r>
        <w:rPr>
          <w:noProof/>
          <w:webHidden/>
        </w:rPr>
      </w:r>
      <w:r>
        <w:rPr>
          <w:noProof/>
          <w:webHidden/>
        </w:rPr>
        <w:fldChar w:fldCharType="separate"/>
      </w:r>
      <w:ins w:id="151" w:author="The Si Tran" w:date="2012-12-14T07:19:00Z">
        <w:r>
          <w:rPr>
            <w:noProof/>
            <w:webHidden/>
          </w:rPr>
          <w:t>1</w:t>
        </w:r>
        <w:r>
          <w:rPr>
            <w:noProof/>
            <w:webHidden/>
          </w:rPr>
          <w:fldChar w:fldCharType="end"/>
        </w:r>
        <w:r w:rsidRPr="00303AF7">
          <w:rPr>
            <w:rStyle w:val="Hyperlink"/>
            <w:noProof/>
          </w:rPr>
          <w:fldChar w:fldCharType="end"/>
        </w:r>
      </w:ins>
    </w:p>
    <w:p w14:paraId="08E4CC7E" w14:textId="77777777" w:rsidR="00516C62" w:rsidRDefault="00516C62">
      <w:pPr>
        <w:pStyle w:val="TOC2"/>
        <w:tabs>
          <w:tab w:val="left" w:pos="1320"/>
          <w:tab w:val="right" w:leader="dot" w:pos="9062"/>
        </w:tabs>
        <w:rPr>
          <w:ins w:id="152" w:author="The Si Tran" w:date="2012-12-14T07:19:00Z"/>
          <w:rFonts w:asciiTheme="minorHAnsi" w:eastAsiaTheme="minorEastAsia" w:hAnsiTheme="minorHAnsi" w:cstheme="minorBidi"/>
          <w:noProof/>
          <w:sz w:val="22"/>
        </w:rPr>
      </w:pPr>
      <w:ins w:id="15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"_Toc343232902"</w:instrText>
        </w:r>
        <w:r w:rsidRPr="00303AF7">
          <w:rPr>
            <w:rStyle w:val="Hyperlink"/>
            <w:noProof/>
          </w:rPr>
          <w:instrText xml:space="preserve"> </w:instrText>
        </w:r>
        <w:r w:rsidRPr="00303AF7">
          <w:rPr>
            <w:rStyle w:val="Hyperlink"/>
            <w:noProof/>
          </w:rPr>
          <w:fldChar w:fldCharType="separate"/>
        </w:r>
        <w:r w:rsidRPr="00303AF7">
          <w:rPr>
            <w:rStyle w:val="Hyperlink"/>
            <w:noProof/>
          </w:rPr>
          <w:t>1.1.</w:t>
        </w:r>
        <w:r>
          <w:rPr>
            <w:rFonts w:asciiTheme="minorHAnsi" w:eastAsiaTheme="minorEastAsia" w:hAnsiTheme="minorHAnsi" w:cstheme="minorBidi"/>
            <w:noProof/>
            <w:sz w:val="22"/>
          </w:rPr>
          <w:tab/>
        </w:r>
        <w:r w:rsidRPr="00303AF7">
          <w:rPr>
            <w:rStyle w:val="Hyperlink"/>
            <w:noProof/>
          </w:rPr>
          <w:t>Đặt vấn đề</w:t>
        </w:r>
        <w:r>
          <w:rPr>
            <w:noProof/>
            <w:webHidden/>
          </w:rPr>
          <w:tab/>
        </w:r>
        <w:r>
          <w:rPr>
            <w:noProof/>
            <w:webHidden/>
          </w:rPr>
          <w:fldChar w:fldCharType="begin"/>
        </w:r>
        <w:r>
          <w:rPr>
            <w:noProof/>
            <w:webHidden/>
          </w:rPr>
          <w:instrText xml:space="preserve"> PAGEREF _Toc343232902 \h </w:instrText>
        </w:r>
      </w:ins>
      <w:r>
        <w:rPr>
          <w:noProof/>
          <w:webHidden/>
        </w:rPr>
      </w:r>
      <w:r>
        <w:rPr>
          <w:noProof/>
          <w:webHidden/>
        </w:rPr>
        <w:fldChar w:fldCharType="separate"/>
      </w:r>
      <w:ins w:id="154" w:author="The Si Tran" w:date="2012-12-14T07:19:00Z">
        <w:r>
          <w:rPr>
            <w:noProof/>
            <w:webHidden/>
          </w:rPr>
          <w:t>1</w:t>
        </w:r>
        <w:r>
          <w:rPr>
            <w:noProof/>
            <w:webHidden/>
          </w:rPr>
          <w:fldChar w:fldCharType="end"/>
        </w:r>
        <w:r w:rsidRPr="00303AF7">
          <w:rPr>
            <w:rStyle w:val="Hyperlink"/>
            <w:noProof/>
          </w:rPr>
          <w:fldChar w:fldCharType="end"/>
        </w:r>
      </w:ins>
    </w:p>
    <w:p w14:paraId="4C85C5A1" w14:textId="77777777" w:rsidR="00516C62" w:rsidRDefault="00516C62">
      <w:pPr>
        <w:pStyle w:val="TOC2"/>
        <w:tabs>
          <w:tab w:val="left" w:pos="1320"/>
          <w:tab w:val="right" w:leader="dot" w:pos="9062"/>
        </w:tabs>
        <w:rPr>
          <w:ins w:id="155" w:author="The Si Tran" w:date="2012-12-14T07:19:00Z"/>
          <w:rFonts w:asciiTheme="minorHAnsi" w:eastAsiaTheme="minorEastAsia" w:hAnsiTheme="minorHAnsi" w:cstheme="minorBidi"/>
          <w:noProof/>
          <w:sz w:val="22"/>
        </w:rPr>
      </w:pPr>
      <w:ins w:id="15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"_Toc343232903"</w:instrText>
        </w:r>
        <w:r w:rsidRPr="00303AF7">
          <w:rPr>
            <w:rStyle w:val="Hyperlink"/>
            <w:noProof/>
          </w:rPr>
          <w:instrText xml:space="preserve"> </w:instrText>
        </w:r>
        <w:r w:rsidRPr="00303AF7">
          <w:rPr>
            <w:rStyle w:val="Hyperlink"/>
            <w:noProof/>
          </w:rPr>
          <w:fldChar w:fldCharType="separate"/>
        </w:r>
        <w:r w:rsidRPr="00303AF7">
          <w:rPr>
            <w:rStyle w:val="Hyperlink"/>
            <w:noProof/>
          </w:rPr>
          <w:t>1.2.</w:t>
        </w:r>
        <w:r>
          <w:rPr>
            <w:rFonts w:asciiTheme="minorHAnsi" w:eastAsiaTheme="minorEastAsia" w:hAnsiTheme="minorHAnsi" w:cstheme="minorBidi"/>
            <w:noProof/>
            <w:sz w:val="22"/>
          </w:rPr>
          <w:tab/>
        </w:r>
        <w:r w:rsidRPr="00303AF7">
          <w:rPr>
            <w:rStyle w:val="Hyperlink"/>
            <w:noProof/>
          </w:rPr>
          <w:t>Mục tiêu của đề tài</w:t>
        </w:r>
        <w:r>
          <w:rPr>
            <w:noProof/>
            <w:webHidden/>
          </w:rPr>
          <w:tab/>
        </w:r>
        <w:r>
          <w:rPr>
            <w:noProof/>
            <w:webHidden/>
          </w:rPr>
          <w:fldChar w:fldCharType="begin"/>
        </w:r>
        <w:r>
          <w:rPr>
            <w:noProof/>
            <w:webHidden/>
          </w:rPr>
          <w:instrText xml:space="preserve"> PAGEREF _Toc343232903 \h </w:instrText>
        </w:r>
      </w:ins>
      <w:r>
        <w:rPr>
          <w:noProof/>
          <w:webHidden/>
        </w:rPr>
      </w:r>
      <w:r>
        <w:rPr>
          <w:noProof/>
          <w:webHidden/>
        </w:rPr>
        <w:fldChar w:fldCharType="separate"/>
      </w:r>
      <w:ins w:id="157" w:author="The Si Tran" w:date="2012-12-14T07:19:00Z">
        <w:r>
          <w:rPr>
            <w:noProof/>
            <w:webHidden/>
          </w:rPr>
          <w:t>1</w:t>
        </w:r>
        <w:r>
          <w:rPr>
            <w:noProof/>
            <w:webHidden/>
          </w:rPr>
          <w:fldChar w:fldCharType="end"/>
        </w:r>
        <w:r w:rsidRPr="00303AF7">
          <w:rPr>
            <w:rStyle w:val="Hyperlink"/>
            <w:noProof/>
          </w:rPr>
          <w:fldChar w:fldCharType="end"/>
        </w:r>
      </w:ins>
    </w:p>
    <w:p w14:paraId="42FB92BF" w14:textId="77777777" w:rsidR="00516C62" w:rsidRDefault="00516C62">
      <w:pPr>
        <w:pStyle w:val="TOC2"/>
        <w:tabs>
          <w:tab w:val="left" w:pos="1320"/>
          <w:tab w:val="right" w:leader="dot" w:pos="9062"/>
        </w:tabs>
        <w:rPr>
          <w:ins w:id="158" w:author="The Si Tran" w:date="2012-12-14T07:19:00Z"/>
          <w:rFonts w:asciiTheme="minorHAnsi" w:eastAsiaTheme="minorEastAsia" w:hAnsiTheme="minorHAnsi" w:cstheme="minorBidi"/>
          <w:noProof/>
          <w:sz w:val="22"/>
        </w:rPr>
      </w:pPr>
      <w:ins w:id="15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"_Toc343232913"</w:instrText>
        </w:r>
        <w:r w:rsidRPr="00303AF7">
          <w:rPr>
            <w:rStyle w:val="Hyperlink"/>
            <w:noProof/>
          </w:rPr>
          <w:instrText xml:space="preserve"> </w:instrText>
        </w:r>
        <w:r w:rsidRPr="00303AF7">
          <w:rPr>
            <w:rStyle w:val="Hyperlink"/>
            <w:noProof/>
          </w:rPr>
          <w:fldChar w:fldCharType="separate"/>
        </w:r>
        <w:r w:rsidRPr="00303AF7">
          <w:rPr>
            <w:rStyle w:val="Hyperlink"/>
            <w:noProof/>
          </w:rPr>
          <w:t>1.3.</w:t>
        </w:r>
        <w:r>
          <w:rPr>
            <w:rFonts w:asciiTheme="minorHAnsi" w:eastAsiaTheme="minorEastAsia" w:hAnsiTheme="minorHAnsi" w:cstheme="minorBidi"/>
            <w:noProof/>
            <w:sz w:val="22"/>
          </w:rPr>
          <w:tab/>
        </w:r>
        <w:r w:rsidRPr="00303AF7">
          <w:rPr>
            <w:rStyle w:val="Hyperlink"/>
            <w:noProof/>
          </w:rPr>
          <w:t>Cấu trúc báo cáo</w:t>
        </w:r>
        <w:r>
          <w:rPr>
            <w:noProof/>
            <w:webHidden/>
          </w:rPr>
          <w:tab/>
        </w:r>
        <w:r>
          <w:rPr>
            <w:noProof/>
            <w:webHidden/>
          </w:rPr>
          <w:fldChar w:fldCharType="begin"/>
        </w:r>
        <w:r>
          <w:rPr>
            <w:noProof/>
            <w:webHidden/>
          </w:rPr>
          <w:instrText xml:space="preserve"> PAGEREF _Toc343232913 \h </w:instrText>
        </w:r>
      </w:ins>
      <w:r>
        <w:rPr>
          <w:noProof/>
          <w:webHidden/>
        </w:rPr>
      </w:r>
      <w:r>
        <w:rPr>
          <w:noProof/>
          <w:webHidden/>
        </w:rPr>
        <w:fldChar w:fldCharType="separate"/>
      </w:r>
      <w:ins w:id="160" w:author="The Si Tran" w:date="2012-12-14T07:19:00Z">
        <w:r>
          <w:rPr>
            <w:noProof/>
            <w:webHidden/>
          </w:rPr>
          <w:t>3</w:t>
        </w:r>
        <w:r>
          <w:rPr>
            <w:noProof/>
            <w:webHidden/>
          </w:rPr>
          <w:fldChar w:fldCharType="end"/>
        </w:r>
        <w:r w:rsidRPr="00303AF7">
          <w:rPr>
            <w:rStyle w:val="Hyperlink"/>
            <w:noProof/>
          </w:rPr>
          <w:fldChar w:fldCharType="end"/>
        </w:r>
      </w:ins>
    </w:p>
    <w:p w14:paraId="48397A62" w14:textId="77777777" w:rsidR="00516C62" w:rsidRDefault="00516C62">
      <w:pPr>
        <w:pStyle w:val="TOC1"/>
        <w:tabs>
          <w:tab w:val="left" w:pos="1760"/>
          <w:tab w:val="right" w:leader="dot" w:pos="9062"/>
        </w:tabs>
        <w:rPr>
          <w:ins w:id="161" w:author="The Si Tran" w:date="2012-12-14T07:19:00Z"/>
          <w:rFonts w:asciiTheme="minorHAnsi" w:eastAsiaTheme="minorEastAsia" w:hAnsiTheme="minorHAnsi" w:cstheme="minorBidi"/>
          <w:noProof/>
          <w:sz w:val="22"/>
        </w:rPr>
      </w:pPr>
      <w:ins w:id="16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"_Toc343232923"</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2</w:t>
        </w:r>
        <w:r>
          <w:rPr>
            <w:rFonts w:asciiTheme="minorHAnsi" w:eastAsiaTheme="minorEastAsia" w:hAnsiTheme="minorHAnsi" w:cstheme="minorBidi"/>
            <w:noProof/>
            <w:sz w:val="22"/>
          </w:rPr>
          <w:tab/>
        </w:r>
        <w:r w:rsidRPr="00303AF7">
          <w:rPr>
            <w:rStyle w:val="Hyperlink"/>
            <w:noProof/>
          </w:rPr>
          <w:t>: CHUỖI THỜI GIAN VÀ CÁC THÀNH PHẦN CỦA CHUỖI THỜI GIAN</w:t>
        </w:r>
        <w:r>
          <w:rPr>
            <w:noProof/>
            <w:webHidden/>
          </w:rPr>
          <w:tab/>
        </w:r>
        <w:r>
          <w:rPr>
            <w:noProof/>
            <w:webHidden/>
          </w:rPr>
          <w:fldChar w:fldCharType="begin"/>
        </w:r>
        <w:r>
          <w:rPr>
            <w:noProof/>
            <w:webHidden/>
          </w:rPr>
          <w:instrText xml:space="preserve"> PAGEREF _Toc343232923 \h </w:instrText>
        </w:r>
      </w:ins>
      <w:r>
        <w:rPr>
          <w:noProof/>
          <w:webHidden/>
        </w:rPr>
      </w:r>
      <w:r>
        <w:rPr>
          <w:noProof/>
          <w:webHidden/>
        </w:rPr>
        <w:fldChar w:fldCharType="separate"/>
      </w:r>
      <w:ins w:id="163" w:author="The Si Tran" w:date="2012-12-14T07:19:00Z">
        <w:r>
          <w:rPr>
            <w:noProof/>
            <w:webHidden/>
          </w:rPr>
          <w:t>5</w:t>
        </w:r>
        <w:r>
          <w:rPr>
            <w:noProof/>
            <w:webHidden/>
          </w:rPr>
          <w:fldChar w:fldCharType="end"/>
        </w:r>
        <w:r w:rsidRPr="00303AF7">
          <w:rPr>
            <w:rStyle w:val="Hyperlink"/>
            <w:noProof/>
          </w:rPr>
          <w:fldChar w:fldCharType="end"/>
        </w:r>
      </w:ins>
    </w:p>
    <w:p w14:paraId="6018E900" w14:textId="77777777" w:rsidR="00516C62" w:rsidRDefault="00516C62">
      <w:pPr>
        <w:pStyle w:val="TOC2"/>
        <w:tabs>
          <w:tab w:val="left" w:pos="1320"/>
          <w:tab w:val="right" w:leader="dot" w:pos="9062"/>
        </w:tabs>
        <w:rPr>
          <w:ins w:id="164" w:author="The Si Tran" w:date="2012-12-14T07:19:00Z"/>
          <w:rFonts w:asciiTheme="minorHAnsi" w:eastAsiaTheme="minorEastAsia" w:hAnsiTheme="minorHAnsi" w:cstheme="minorBidi"/>
          <w:noProof/>
          <w:sz w:val="22"/>
        </w:rPr>
      </w:pPr>
      <w:ins w:id="16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"_Toc343232924"</w:instrText>
        </w:r>
        <w:r w:rsidRPr="00303AF7">
          <w:rPr>
            <w:rStyle w:val="Hyperlink"/>
            <w:noProof/>
          </w:rPr>
          <w:instrText xml:space="preserve"> </w:instrText>
        </w:r>
        <w:r w:rsidRPr="00303AF7">
          <w:rPr>
            <w:rStyle w:val="Hyperlink"/>
            <w:noProof/>
          </w:rPr>
          <w:fldChar w:fldCharType="separate"/>
        </w:r>
        <w:r w:rsidRPr="00303AF7">
          <w:rPr>
            <w:rStyle w:val="Hyperlink"/>
            <w:noProof/>
          </w:rPr>
          <w:t>2.1.</w:t>
        </w:r>
        <w:r>
          <w:rPr>
            <w:rFonts w:asciiTheme="minorHAnsi" w:eastAsiaTheme="minorEastAsia" w:hAnsiTheme="minorHAnsi" w:cstheme="minorBidi"/>
            <w:noProof/>
            <w:sz w:val="22"/>
          </w:rPr>
          <w:tab/>
        </w:r>
        <w:r w:rsidRPr="00303AF7">
          <w:rPr>
            <w:rStyle w:val="Hyperlink"/>
            <w:noProof/>
          </w:rPr>
          <w:t>Chuỗi thời gian</w:t>
        </w:r>
        <w:r>
          <w:rPr>
            <w:noProof/>
            <w:webHidden/>
          </w:rPr>
          <w:tab/>
        </w:r>
        <w:r>
          <w:rPr>
            <w:noProof/>
            <w:webHidden/>
          </w:rPr>
          <w:fldChar w:fldCharType="begin"/>
        </w:r>
        <w:r>
          <w:rPr>
            <w:noProof/>
            <w:webHidden/>
          </w:rPr>
          <w:instrText xml:space="preserve"> PAGEREF _Toc343232924 \h </w:instrText>
        </w:r>
      </w:ins>
      <w:r>
        <w:rPr>
          <w:noProof/>
          <w:webHidden/>
        </w:rPr>
      </w:r>
      <w:r>
        <w:rPr>
          <w:noProof/>
          <w:webHidden/>
        </w:rPr>
        <w:fldChar w:fldCharType="separate"/>
      </w:r>
      <w:ins w:id="166" w:author="The Si Tran" w:date="2012-12-14T07:19:00Z">
        <w:r>
          <w:rPr>
            <w:noProof/>
            <w:webHidden/>
          </w:rPr>
          <w:t>5</w:t>
        </w:r>
        <w:r>
          <w:rPr>
            <w:noProof/>
            <w:webHidden/>
          </w:rPr>
          <w:fldChar w:fldCharType="end"/>
        </w:r>
        <w:r w:rsidRPr="00303AF7">
          <w:rPr>
            <w:rStyle w:val="Hyperlink"/>
            <w:noProof/>
          </w:rPr>
          <w:fldChar w:fldCharType="end"/>
        </w:r>
      </w:ins>
    </w:p>
    <w:p w14:paraId="36AF9851" w14:textId="77777777" w:rsidR="00516C62" w:rsidRDefault="00516C62">
      <w:pPr>
        <w:pStyle w:val="TOC2"/>
        <w:tabs>
          <w:tab w:val="left" w:pos="1320"/>
          <w:tab w:val="right" w:leader="dot" w:pos="9062"/>
        </w:tabs>
        <w:rPr>
          <w:ins w:id="167" w:author="The Si Tran" w:date="2012-12-14T07:19:00Z"/>
          <w:rFonts w:asciiTheme="minorHAnsi" w:eastAsiaTheme="minorEastAsia" w:hAnsiTheme="minorHAnsi" w:cstheme="minorBidi"/>
          <w:noProof/>
          <w:sz w:val="22"/>
        </w:rPr>
      </w:pPr>
      <w:ins w:id="16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"_Toc343232956"</w:instrText>
        </w:r>
        <w:r w:rsidRPr="00303AF7">
          <w:rPr>
            <w:rStyle w:val="Hyperlink"/>
            <w:noProof/>
          </w:rPr>
          <w:instrText xml:space="preserve"> </w:instrText>
        </w:r>
        <w:r w:rsidRPr="00303AF7">
          <w:rPr>
            <w:rStyle w:val="Hyperlink"/>
            <w:noProof/>
          </w:rPr>
          <w:fldChar w:fldCharType="separate"/>
        </w:r>
        <w:r w:rsidRPr="00303AF7">
          <w:rPr>
            <w:rStyle w:val="Hyperlink"/>
            <w:noProof/>
          </w:rPr>
          <w:t>2.2.</w:t>
        </w:r>
        <w:r>
          <w:rPr>
            <w:rFonts w:asciiTheme="minorHAnsi" w:eastAsiaTheme="minorEastAsia" w:hAnsiTheme="minorHAnsi" w:cstheme="minorBidi"/>
            <w:noProof/>
            <w:sz w:val="22"/>
          </w:rPr>
          <w:tab/>
        </w:r>
        <w:r w:rsidRPr="00303AF7">
          <w:rPr>
            <w:rStyle w:val="Hyperlink"/>
            <w:noProof/>
          </w:rPr>
          <w:t>Dự báo chuỗi thời gian</w:t>
        </w:r>
        <w:r>
          <w:rPr>
            <w:noProof/>
            <w:webHidden/>
          </w:rPr>
          <w:tab/>
        </w:r>
        <w:r>
          <w:rPr>
            <w:noProof/>
            <w:webHidden/>
          </w:rPr>
          <w:fldChar w:fldCharType="begin"/>
        </w:r>
        <w:r>
          <w:rPr>
            <w:noProof/>
            <w:webHidden/>
          </w:rPr>
          <w:instrText xml:space="preserve"> PAGEREF _Toc343232956 \h </w:instrText>
        </w:r>
      </w:ins>
      <w:r>
        <w:rPr>
          <w:noProof/>
          <w:webHidden/>
        </w:rPr>
      </w:r>
      <w:r>
        <w:rPr>
          <w:noProof/>
          <w:webHidden/>
        </w:rPr>
        <w:fldChar w:fldCharType="separate"/>
      </w:r>
      <w:ins w:id="169" w:author="The Si Tran" w:date="2012-12-14T07:19:00Z">
        <w:r>
          <w:rPr>
            <w:noProof/>
            <w:webHidden/>
          </w:rPr>
          <w:t>6</w:t>
        </w:r>
        <w:r>
          <w:rPr>
            <w:noProof/>
            <w:webHidden/>
          </w:rPr>
          <w:fldChar w:fldCharType="end"/>
        </w:r>
        <w:r w:rsidRPr="00303AF7">
          <w:rPr>
            <w:rStyle w:val="Hyperlink"/>
            <w:noProof/>
          </w:rPr>
          <w:fldChar w:fldCharType="end"/>
        </w:r>
      </w:ins>
    </w:p>
    <w:p w14:paraId="097323CF" w14:textId="77777777" w:rsidR="00516C62" w:rsidRDefault="00516C62">
      <w:pPr>
        <w:pStyle w:val="TOC2"/>
        <w:tabs>
          <w:tab w:val="left" w:pos="1320"/>
          <w:tab w:val="right" w:leader="dot" w:pos="9062"/>
        </w:tabs>
        <w:rPr>
          <w:ins w:id="170" w:author="The Si Tran" w:date="2012-12-14T07:19:00Z"/>
          <w:rFonts w:asciiTheme="minorHAnsi" w:eastAsiaTheme="minorEastAsia" w:hAnsiTheme="minorHAnsi" w:cstheme="minorBidi"/>
          <w:noProof/>
          <w:sz w:val="22"/>
        </w:rPr>
      </w:pPr>
      <w:ins w:id="17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"_Toc343232957"</w:instrText>
        </w:r>
        <w:r w:rsidRPr="00303AF7">
          <w:rPr>
            <w:rStyle w:val="Hyperlink"/>
            <w:noProof/>
          </w:rPr>
          <w:instrText xml:space="preserve"> </w:instrText>
        </w:r>
        <w:r w:rsidRPr="00303AF7">
          <w:rPr>
            <w:rStyle w:val="Hyperlink"/>
            <w:noProof/>
          </w:rPr>
          <w:fldChar w:fldCharType="separate"/>
        </w:r>
        <w:r w:rsidRPr="00303AF7">
          <w:rPr>
            <w:rStyle w:val="Hyperlink"/>
            <w:noProof/>
          </w:rPr>
          <w:t>2.3.</w:t>
        </w:r>
        <w:r>
          <w:rPr>
            <w:rFonts w:asciiTheme="minorHAnsi" w:eastAsiaTheme="minorEastAsia" w:hAnsiTheme="minorHAnsi" w:cstheme="minorBidi"/>
            <w:noProof/>
            <w:sz w:val="22"/>
          </w:rPr>
          <w:tab/>
        </w:r>
        <w:r w:rsidRPr="00303AF7">
          <w:rPr>
            <w:rStyle w:val="Hyperlink"/>
            <w:noProof/>
          </w:rPr>
          <w:t>Khái niệm thống kê liên quan</w:t>
        </w:r>
        <w:r>
          <w:rPr>
            <w:noProof/>
            <w:webHidden/>
          </w:rPr>
          <w:tab/>
        </w:r>
        <w:r>
          <w:rPr>
            <w:noProof/>
            <w:webHidden/>
          </w:rPr>
          <w:fldChar w:fldCharType="begin"/>
        </w:r>
        <w:r>
          <w:rPr>
            <w:noProof/>
            <w:webHidden/>
          </w:rPr>
          <w:instrText xml:space="preserve"> PAGEREF _Toc343232957 \h </w:instrText>
        </w:r>
      </w:ins>
      <w:r>
        <w:rPr>
          <w:noProof/>
          <w:webHidden/>
        </w:rPr>
      </w:r>
      <w:r>
        <w:rPr>
          <w:noProof/>
          <w:webHidden/>
        </w:rPr>
        <w:fldChar w:fldCharType="separate"/>
      </w:r>
      <w:ins w:id="172" w:author="The Si Tran" w:date="2012-12-14T07:19:00Z">
        <w:r>
          <w:rPr>
            <w:noProof/>
            <w:webHidden/>
          </w:rPr>
          <w:t>8</w:t>
        </w:r>
        <w:r>
          <w:rPr>
            <w:noProof/>
            <w:webHidden/>
          </w:rPr>
          <w:fldChar w:fldCharType="end"/>
        </w:r>
        <w:r w:rsidRPr="00303AF7">
          <w:rPr>
            <w:rStyle w:val="Hyperlink"/>
            <w:noProof/>
          </w:rPr>
          <w:fldChar w:fldCharType="end"/>
        </w:r>
      </w:ins>
    </w:p>
    <w:p w14:paraId="21318183" w14:textId="77777777" w:rsidR="00516C62" w:rsidRDefault="00516C62">
      <w:pPr>
        <w:pStyle w:val="TOC3"/>
        <w:tabs>
          <w:tab w:val="left" w:pos="1760"/>
          <w:tab w:val="right" w:leader="dot" w:pos="9062"/>
        </w:tabs>
        <w:rPr>
          <w:ins w:id="173" w:author="The Si Tran" w:date="2012-12-14T07:19:00Z"/>
          <w:rFonts w:asciiTheme="minorHAnsi" w:eastAsiaTheme="minorEastAsia" w:hAnsiTheme="minorHAnsi" w:cstheme="minorBidi"/>
          <w:noProof/>
          <w:sz w:val="22"/>
        </w:rPr>
      </w:pPr>
      <w:ins w:id="17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"_Toc343232958"</w:instrText>
        </w:r>
        <w:r w:rsidRPr="00303AF7">
          <w:rPr>
            <w:rStyle w:val="Hyperlink"/>
            <w:noProof/>
          </w:rPr>
          <w:instrText xml:space="preserve"> </w:instrText>
        </w:r>
        <w:r w:rsidRPr="00303AF7">
          <w:rPr>
            <w:rStyle w:val="Hyperlink"/>
            <w:noProof/>
          </w:rPr>
          <w:fldChar w:fldCharType="separate"/>
        </w:r>
        <w:r w:rsidRPr="00303AF7">
          <w:rPr>
            <w:rStyle w:val="Hyperlink"/>
            <w:noProof/>
          </w:rPr>
          <w:t>2.3.1.</w:t>
        </w:r>
        <w:r>
          <w:rPr>
            <w:rFonts w:asciiTheme="minorHAnsi" w:eastAsiaTheme="minorEastAsia" w:hAnsiTheme="minorHAnsi" w:cstheme="minorBidi"/>
            <w:noProof/>
            <w:sz w:val="22"/>
          </w:rPr>
          <w:tab/>
        </w:r>
        <w:r w:rsidRPr="00303AF7">
          <w:rPr>
            <w:rStyle w:val="Hyperlink"/>
            <w:noProof/>
          </w:rPr>
          <w:t>Hệ số tự tương quan</w:t>
        </w:r>
        <w:r>
          <w:rPr>
            <w:noProof/>
            <w:webHidden/>
          </w:rPr>
          <w:tab/>
        </w:r>
        <w:r>
          <w:rPr>
            <w:noProof/>
            <w:webHidden/>
          </w:rPr>
          <w:fldChar w:fldCharType="begin"/>
        </w:r>
        <w:r>
          <w:rPr>
            <w:noProof/>
            <w:webHidden/>
          </w:rPr>
          <w:instrText xml:space="preserve"> PAGEREF _Toc343232958 \h </w:instrText>
        </w:r>
      </w:ins>
      <w:r>
        <w:rPr>
          <w:noProof/>
          <w:webHidden/>
        </w:rPr>
      </w:r>
      <w:r>
        <w:rPr>
          <w:noProof/>
          <w:webHidden/>
        </w:rPr>
        <w:fldChar w:fldCharType="separate"/>
      </w:r>
      <w:ins w:id="175" w:author="The Si Tran" w:date="2012-12-14T07:19:00Z">
        <w:r>
          <w:rPr>
            <w:noProof/>
            <w:webHidden/>
          </w:rPr>
          <w:t>8</w:t>
        </w:r>
        <w:r>
          <w:rPr>
            <w:noProof/>
            <w:webHidden/>
          </w:rPr>
          <w:fldChar w:fldCharType="end"/>
        </w:r>
        <w:r w:rsidRPr="00303AF7">
          <w:rPr>
            <w:rStyle w:val="Hyperlink"/>
            <w:noProof/>
          </w:rPr>
          <w:fldChar w:fldCharType="end"/>
        </w:r>
      </w:ins>
    </w:p>
    <w:p w14:paraId="034232BE" w14:textId="77777777" w:rsidR="00516C62" w:rsidRDefault="00516C62">
      <w:pPr>
        <w:pStyle w:val="TOC3"/>
        <w:tabs>
          <w:tab w:val="left" w:pos="1760"/>
          <w:tab w:val="right" w:leader="dot" w:pos="9062"/>
        </w:tabs>
        <w:rPr>
          <w:ins w:id="176" w:author="The Si Tran" w:date="2012-12-14T07:19:00Z"/>
          <w:rFonts w:asciiTheme="minorHAnsi" w:eastAsiaTheme="minorEastAsia" w:hAnsiTheme="minorHAnsi" w:cstheme="minorBidi"/>
          <w:noProof/>
          <w:sz w:val="22"/>
        </w:rPr>
      </w:pPr>
      <w:ins w:id="17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"_Toc343232959"</w:instrText>
        </w:r>
        <w:r w:rsidRPr="00303AF7">
          <w:rPr>
            <w:rStyle w:val="Hyperlink"/>
            <w:noProof/>
          </w:rPr>
          <w:instrText xml:space="preserve"> </w:instrText>
        </w:r>
        <w:r w:rsidRPr="00303AF7">
          <w:rPr>
            <w:rStyle w:val="Hyperlink"/>
            <w:noProof/>
          </w:rPr>
          <w:fldChar w:fldCharType="separate"/>
        </w:r>
        <w:r w:rsidRPr="00303AF7">
          <w:rPr>
            <w:rStyle w:val="Hyperlink"/>
            <w:noProof/>
          </w:rPr>
          <w:t>2.3.2.</w:t>
        </w:r>
        <w:r>
          <w:rPr>
            <w:rFonts w:asciiTheme="minorHAnsi" w:eastAsiaTheme="minorEastAsia" w:hAnsiTheme="minorHAnsi" w:cstheme="minorBidi"/>
            <w:noProof/>
            <w:sz w:val="22"/>
          </w:rPr>
          <w:tab/>
        </w:r>
        <w:r w:rsidRPr="00303AF7">
          <w:rPr>
            <w:rStyle w:val="Hyperlink"/>
            <w:noProof/>
          </w:rPr>
          <w:t>Hệ số tự tương quan riêng phần</w:t>
        </w:r>
        <w:r>
          <w:rPr>
            <w:noProof/>
            <w:webHidden/>
          </w:rPr>
          <w:tab/>
        </w:r>
        <w:r>
          <w:rPr>
            <w:noProof/>
            <w:webHidden/>
          </w:rPr>
          <w:fldChar w:fldCharType="begin"/>
        </w:r>
        <w:r>
          <w:rPr>
            <w:noProof/>
            <w:webHidden/>
          </w:rPr>
          <w:instrText xml:space="preserve"> PAGEREF _Toc343232959 \h </w:instrText>
        </w:r>
      </w:ins>
      <w:r>
        <w:rPr>
          <w:noProof/>
          <w:webHidden/>
        </w:rPr>
      </w:r>
      <w:r>
        <w:rPr>
          <w:noProof/>
          <w:webHidden/>
        </w:rPr>
        <w:fldChar w:fldCharType="separate"/>
      </w:r>
      <w:ins w:id="178" w:author="The Si Tran" w:date="2012-12-14T07:19:00Z">
        <w:r>
          <w:rPr>
            <w:noProof/>
            <w:webHidden/>
          </w:rPr>
          <w:t>10</w:t>
        </w:r>
        <w:r>
          <w:rPr>
            <w:noProof/>
            <w:webHidden/>
          </w:rPr>
          <w:fldChar w:fldCharType="end"/>
        </w:r>
        <w:r w:rsidRPr="00303AF7">
          <w:rPr>
            <w:rStyle w:val="Hyperlink"/>
            <w:noProof/>
          </w:rPr>
          <w:fldChar w:fldCharType="end"/>
        </w:r>
      </w:ins>
    </w:p>
    <w:p w14:paraId="1DA166B0" w14:textId="77777777" w:rsidR="00516C62" w:rsidRDefault="00516C62">
      <w:pPr>
        <w:pStyle w:val="TOC2"/>
        <w:tabs>
          <w:tab w:val="left" w:pos="1320"/>
          <w:tab w:val="right" w:leader="dot" w:pos="9062"/>
        </w:tabs>
        <w:rPr>
          <w:ins w:id="179" w:author="The Si Tran" w:date="2012-12-14T07:19:00Z"/>
          <w:rFonts w:asciiTheme="minorHAnsi" w:eastAsiaTheme="minorEastAsia" w:hAnsiTheme="minorHAnsi" w:cstheme="minorBidi"/>
          <w:noProof/>
          <w:sz w:val="22"/>
        </w:rPr>
      </w:pPr>
      <w:ins w:id="18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"_Toc343232960"</w:instrText>
        </w:r>
        <w:r w:rsidRPr="00303AF7">
          <w:rPr>
            <w:rStyle w:val="Hyperlink"/>
            <w:noProof/>
          </w:rPr>
          <w:instrText xml:space="preserve"> </w:instrText>
        </w:r>
        <w:r w:rsidRPr="00303AF7">
          <w:rPr>
            <w:rStyle w:val="Hyperlink"/>
            <w:noProof/>
          </w:rPr>
          <w:fldChar w:fldCharType="separate"/>
        </w:r>
        <w:r w:rsidRPr="00303AF7">
          <w:rPr>
            <w:rStyle w:val="Hyperlink"/>
            <w:noProof/>
          </w:rPr>
          <w:t>2.4.</w:t>
        </w:r>
        <w:r>
          <w:rPr>
            <w:rFonts w:asciiTheme="minorHAnsi" w:eastAsiaTheme="minorEastAsia" w:hAnsiTheme="minorHAnsi" w:cstheme="minorBidi"/>
            <w:noProof/>
            <w:sz w:val="22"/>
          </w:rPr>
          <w:tab/>
        </w:r>
        <w:r w:rsidRPr="00303AF7">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_Toc343232960 \h </w:instrText>
        </w:r>
      </w:ins>
      <w:r>
        <w:rPr>
          <w:noProof/>
          <w:webHidden/>
        </w:rPr>
      </w:r>
      <w:r>
        <w:rPr>
          <w:noProof/>
          <w:webHidden/>
        </w:rPr>
        <w:fldChar w:fldCharType="separate"/>
      </w:r>
      <w:ins w:id="181" w:author="The Si Tran" w:date="2012-12-14T07:19:00Z">
        <w:r>
          <w:rPr>
            <w:noProof/>
            <w:webHidden/>
          </w:rPr>
          <w:t>10</w:t>
        </w:r>
        <w:r>
          <w:rPr>
            <w:noProof/>
            <w:webHidden/>
          </w:rPr>
          <w:fldChar w:fldCharType="end"/>
        </w:r>
        <w:r w:rsidRPr="00303AF7">
          <w:rPr>
            <w:rStyle w:val="Hyperlink"/>
            <w:noProof/>
          </w:rPr>
          <w:fldChar w:fldCharType="end"/>
        </w:r>
      </w:ins>
    </w:p>
    <w:p w14:paraId="53ED223D" w14:textId="77777777" w:rsidR="00516C62" w:rsidRDefault="00516C62">
      <w:pPr>
        <w:pStyle w:val="TOC1"/>
        <w:tabs>
          <w:tab w:val="left" w:pos="1760"/>
          <w:tab w:val="right" w:leader="dot" w:pos="9062"/>
        </w:tabs>
        <w:rPr>
          <w:ins w:id="182" w:author="The Si Tran" w:date="2012-12-14T07:19:00Z"/>
          <w:rFonts w:asciiTheme="minorHAnsi" w:eastAsiaTheme="minorEastAsia" w:hAnsiTheme="minorHAnsi" w:cstheme="minorBidi"/>
          <w:noProof/>
          <w:sz w:val="22"/>
        </w:rPr>
      </w:pPr>
      <w:ins w:id="18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"_Toc343232964"</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3</w:t>
        </w:r>
        <w:r>
          <w:rPr>
            <w:rFonts w:asciiTheme="minorHAnsi" w:eastAsiaTheme="minorEastAsia" w:hAnsiTheme="minorHAnsi" w:cstheme="minorBidi"/>
            <w:noProof/>
            <w:sz w:val="22"/>
          </w:rPr>
          <w:tab/>
        </w:r>
        <w:r w:rsidRPr="00303AF7">
          <w:rPr>
            <w:rStyle w:val="Hyperlink"/>
            <w:noProof/>
          </w:rPr>
          <w:t>: MÔ HÌNH ARIMA</w:t>
        </w:r>
        <w:r>
          <w:rPr>
            <w:noProof/>
            <w:webHidden/>
          </w:rPr>
          <w:tab/>
        </w:r>
        <w:r>
          <w:rPr>
            <w:noProof/>
            <w:webHidden/>
          </w:rPr>
          <w:fldChar w:fldCharType="begin"/>
        </w:r>
        <w:r>
          <w:rPr>
            <w:noProof/>
            <w:webHidden/>
          </w:rPr>
          <w:instrText xml:space="preserve"> PAGEREF _Toc343232964 \h </w:instrText>
        </w:r>
      </w:ins>
      <w:r>
        <w:rPr>
          <w:noProof/>
          <w:webHidden/>
        </w:rPr>
      </w:r>
      <w:r>
        <w:rPr>
          <w:noProof/>
          <w:webHidden/>
        </w:rPr>
        <w:fldChar w:fldCharType="separate"/>
      </w:r>
      <w:ins w:id="184" w:author="The Si Tran" w:date="2012-12-14T07:19:00Z">
        <w:r>
          <w:rPr>
            <w:noProof/>
            <w:webHidden/>
          </w:rPr>
          <w:t>17</w:t>
        </w:r>
        <w:r>
          <w:rPr>
            <w:noProof/>
            <w:webHidden/>
          </w:rPr>
          <w:fldChar w:fldCharType="end"/>
        </w:r>
        <w:r w:rsidRPr="00303AF7">
          <w:rPr>
            <w:rStyle w:val="Hyperlink"/>
            <w:noProof/>
          </w:rPr>
          <w:fldChar w:fldCharType="end"/>
        </w:r>
      </w:ins>
    </w:p>
    <w:p w14:paraId="4B4766C2" w14:textId="77777777" w:rsidR="00516C62" w:rsidRDefault="00516C62">
      <w:pPr>
        <w:pStyle w:val="TOC2"/>
        <w:tabs>
          <w:tab w:val="left" w:pos="1320"/>
          <w:tab w:val="right" w:leader="dot" w:pos="9062"/>
        </w:tabs>
        <w:rPr>
          <w:ins w:id="185" w:author="The Si Tran" w:date="2012-12-14T07:19:00Z"/>
          <w:rFonts w:asciiTheme="minorHAnsi" w:eastAsiaTheme="minorEastAsia" w:hAnsiTheme="minorHAnsi" w:cstheme="minorBidi"/>
          <w:noProof/>
          <w:sz w:val="22"/>
        </w:rPr>
      </w:pPr>
      <w:ins w:id="18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"_Toc343232965"</w:instrText>
        </w:r>
        <w:r w:rsidRPr="00303AF7">
          <w:rPr>
            <w:rStyle w:val="Hyperlink"/>
            <w:noProof/>
          </w:rPr>
          <w:instrText xml:space="preserve"> </w:instrText>
        </w:r>
        <w:r w:rsidRPr="00303AF7">
          <w:rPr>
            <w:rStyle w:val="Hyperlink"/>
            <w:noProof/>
          </w:rPr>
          <w:fldChar w:fldCharType="separate"/>
        </w:r>
        <w:r w:rsidRPr="00303AF7">
          <w:rPr>
            <w:rStyle w:val="Hyperlink"/>
            <w:noProof/>
            <w:lang w:val="fr-FR"/>
          </w:rPr>
          <w:t>3.1.</w:t>
        </w:r>
        <w:r>
          <w:rPr>
            <w:rFonts w:asciiTheme="minorHAnsi" w:eastAsiaTheme="minorEastAsia" w:hAnsiTheme="minorHAnsi" w:cstheme="minorBidi"/>
            <w:noProof/>
            <w:sz w:val="22"/>
          </w:rPr>
          <w:tab/>
        </w:r>
        <w:r w:rsidRPr="00303AF7">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_Toc343232965 \h </w:instrText>
        </w:r>
      </w:ins>
      <w:r>
        <w:rPr>
          <w:noProof/>
          <w:webHidden/>
        </w:rPr>
      </w:r>
      <w:r>
        <w:rPr>
          <w:noProof/>
          <w:webHidden/>
        </w:rPr>
        <w:fldChar w:fldCharType="separate"/>
      </w:r>
      <w:ins w:id="187" w:author="The Si Tran" w:date="2012-12-14T07:19:00Z">
        <w:r>
          <w:rPr>
            <w:noProof/>
            <w:webHidden/>
          </w:rPr>
          <w:t>17</w:t>
        </w:r>
        <w:r>
          <w:rPr>
            <w:noProof/>
            <w:webHidden/>
          </w:rPr>
          <w:fldChar w:fldCharType="end"/>
        </w:r>
        <w:r w:rsidRPr="00303AF7">
          <w:rPr>
            <w:rStyle w:val="Hyperlink"/>
            <w:noProof/>
          </w:rPr>
          <w:fldChar w:fldCharType="end"/>
        </w:r>
      </w:ins>
    </w:p>
    <w:p w14:paraId="0D3E1033" w14:textId="77777777" w:rsidR="00516C62" w:rsidRDefault="00516C62">
      <w:pPr>
        <w:pStyle w:val="TOC2"/>
        <w:tabs>
          <w:tab w:val="left" w:pos="1320"/>
          <w:tab w:val="right" w:leader="dot" w:pos="9062"/>
        </w:tabs>
        <w:rPr>
          <w:ins w:id="188" w:author="The Si Tran" w:date="2012-12-14T07:19:00Z"/>
          <w:rFonts w:asciiTheme="minorHAnsi" w:eastAsiaTheme="minorEastAsia" w:hAnsiTheme="minorHAnsi" w:cstheme="minorBidi"/>
          <w:noProof/>
          <w:sz w:val="22"/>
        </w:rPr>
      </w:pPr>
      <w:ins w:id="18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"_Toc343232966"</w:instrText>
        </w:r>
        <w:r w:rsidRPr="00303AF7">
          <w:rPr>
            <w:rStyle w:val="Hyperlink"/>
            <w:noProof/>
          </w:rPr>
          <w:instrText xml:space="preserve"> </w:instrText>
        </w:r>
        <w:r w:rsidRPr="00303AF7">
          <w:rPr>
            <w:rStyle w:val="Hyperlink"/>
            <w:noProof/>
          </w:rPr>
          <w:fldChar w:fldCharType="separate"/>
        </w:r>
        <w:r w:rsidRPr="00303AF7">
          <w:rPr>
            <w:rStyle w:val="Hyperlink"/>
            <w:noProof/>
            <w:lang w:val="pt-BR"/>
          </w:rPr>
          <w:t>3.2.</w:t>
        </w:r>
        <w:r>
          <w:rPr>
            <w:rFonts w:asciiTheme="minorHAnsi" w:eastAsiaTheme="minorEastAsia" w:hAnsiTheme="minorHAnsi" w:cstheme="minorBidi"/>
            <w:noProof/>
            <w:sz w:val="22"/>
          </w:rPr>
          <w:tab/>
        </w:r>
        <w:r w:rsidRPr="00303AF7">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_Toc343232966 \h </w:instrText>
        </w:r>
      </w:ins>
      <w:r>
        <w:rPr>
          <w:noProof/>
          <w:webHidden/>
        </w:rPr>
      </w:r>
      <w:r>
        <w:rPr>
          <w:noProof/>
          <w:webHidden/>
        </w:rPr>
        <w:fldChar w:fldCharType="separate"/>
      </w:r>
      <w:ins w:id="190" w:author="The Si Tran" w:date="2012-12-14T07:19:00Z">
        <w:r>
          <w:rPr>
            <w:noProof/>
            <w:webHidden/>
          </w:rPr>
          <w:t>19</w:t>
        </w:r>
        <w:r>
          <w:rPr>
            <w:noProof/>
            <w:webHidden/>
          </w:rPr>
          <w:fldChar w:fldCharType="end"/>
        </w:r>
        <w:r w:rsidRPr="00303AF7">
          <w:rPr>
            <w:rStyle w:val="Hyperlink"/>
            <w:noProof/>
          </w:rPr>
          <w:fldChar w:fldCharType="end"/>
        </w:r>
      </w:ins>
    </w:p>
    <w:p w14:paraId="21002156" w14:textId="77777777" w:rsidR="00516C62" w:rsidRDefault="00516C62">
      <w:pPr>
        <w:pStyle w:val="TOC2"/>
        <w:tabs>
          <w:tab w:val="left" w:pos="1320"/>
          <w:tab w:val="right" w:leader="dot" w:pos="9062"/>
        </w:tabs>
        <w:rPr>
          <w:ins w:id="191" w:author="The Si Tran" w:date="2012-12-14T07:19:00Z"/>
          <w:rFonts w:asciiTheme="minorHAnsi" w:eastAsiaTheme="minorEastAsia" w:hAnsiTheme="minorHAnsi" w:cstheme="minorBidi"/>
          <w:noProof/>
          <w:sz w:val="22"/>
        </w:rPr>
      </w:pPr>
      <w:ins w:id="19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"_Toc343232967"</w:instrText>
        </w:r>
        <w:r w:rsidRPr="00303AF7">
          <w:rPr>
            <w:rStyle w:val="Hyperlink"/>
            <w:noProof/>
          </w:rPr>
          <w:instrText xml:space="preserve"> </w:instrText>
        </w:r>
        <w:r w:rsidRPr="00303AF7">
          <w:rPr>
            <w:rStyle w:val="Hyperlink"/>
            <w:noProof/>
          </w:rPr>
          <w:fldChar w:fldCharType="separate"/>
        </w:r>
        <w:r w:rsidRPr="00303AF7">
          <w:rPr>
            <w:rStyle w:val="Hyperlink"/>
            <w:noProof/>
            <w:lang w:val="pt-BR"/>
          </w:rPr>
          <w:t>3.3.</w:t>
        </w:r>
        <w:r>
          <w:rPr>
            <w:rFonts w:asciiTheme="minorHAnsi" w:eastAsiaTheme="minorEastAsia" w:hAnsiTheme="minorHAnsi" w:cstheme="minorBidi"/>
            <w:noProof/>
            <w:sz w:val="22"/>
          </w:rPr>
          <w:tab/>
        </w:r>
        <w:r w:rsidRPr="00303AF7">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_Toc343232967 \h </w:instrText>
        </w:r>
      </w:ins>
      <w:r>
        <w:rPr>
          <w:noProof/>
          <w:webHidden/>
        </w:rPr>
      </w:r>
      <w:r>
        <w:rPr>
          <w:noProof/>
          <w:webHidden/>
        </w:rPr>
        <w:fldChar w:fldCharType="separate"/>
      </w:r>
      <w:ins w:id="193" w:author="The Si Tran" w:date="2012-12-14T07:19:00Z">
        <w:r>
          <w:rPr>
            <w:noProof/>
            <w:webHidden/>
          </w:rPr>
          <w:t>21</w:t>
        </w:r>
        <w:r>
          <w:rPr>
            <w:noProof/>
            <w:webHidden/>
          </w:rPr>
          <w:fldChar w:fldCharType="end"/>
        </w:r>
        <w:r w:rsidRPr="00303AF7">
          <w:rPr>
            <w:rStyle w:val="Hyperlink"/>
            <w:noProof/>
          </w:rPr>
          <w:fldChar w:fldCharType="end"/>
        </w:r>
      </w:ins>
    </w:p>
    <w:p w14:paraId="1D0BAB8C" w14:textId="77777777" w:rsidR="00516C62" w:rsidRDefault="00516C62">
      <w:pPr>
        <w:pStyle w:val="TOC2"/>
        <w:tabs>
          <w:tab w:val="left" w:pos="1320"/>
          <w:tab w:val="right" w:leader="dot" w:pos="9062"/>
        </w:tabs>
        <w:rPr>
          <w:ins w:id="194" w:author="The Si Tran" w:date="2012-12-14T07:19:00Z"/>
          <w:rFonts w:asciiTheme="minorHAnsi" w:eastAsiaTheme="minorEastAsia" w:hAnsiTheme="minorHAnsi" w:cstheme="minorBidi"/>
          <w:noProof/>
          <w:sz w:val="22"/>
        </w:rPr>
      </w:pPr>
      <w:ins w:id="19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"_Toc343232968"</w:instrText>
        </w:r>
        <w:r w:rsidRPr="00303AF7">
          <w:rPr>
            <w:rStyle w:val="Hyperlink"/>
            <w:noProof/>
          </w:rPr>
          <w:instrText xml:space="preserve"> </w:instrText>
        </w:r>
        <w:r w:rsidRPr="00303AF7">
          <w:rPr>
            <w:rStyle w:val="Hyperlink"/>
            <w:noProof/>
          </w:rPr>
          <w:fldChar w:fldCharType="separate"/>
        </w:r>
        <w:r w:rsidRPr="00303AF7">
          <w:rPr>
            <w:rStyle w:val="Hyperlink"/>
            <w:noProof/>
            <w:lang w:val="pt-BR"/>
          </w:rPr>
          <w:t>3.4.</w:t>
        </w:r>
        <w:r>
          <w:rPr>
            <w:rFonts w:asciiTheme="minorHAnsi" w:eastAsiaTheme="minorEastAsia" w:hAnsiTheme="minorHAnsi" w:cstheme="minorBidi"/>
            <w:noProof/>
            <w:sz w:val="22"/>
          </w:rPr>
          <w:tab/>
        </w:r>
        <w:r w:rsidRPr="00303AF7">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_Toc343232968 \h </w:instrText>
        </w:r>
      </w:ins>
      <w:r>
        <w:rPr>
          <w:noProof/>
          <w:webHidden/>
        </w:rPr>
      </w:r>
      <w:r>
        <w:rPr>
          <w:noProof/>
          <w:webHidden/>
        </w:rPr>
        <w:fldChar w:fldCharType="separate"/>
      </w:r>
      <w:ins w:id="196" w:author="The Si Tran" w:date="2012-12-14T07:19:00Z">
        <w:r>
          <w:rPr>
            <w:noProof/>
            <w:webHidden/>
          </w:rPr>
          <w:t>22</w:t>
        </w:r>
        <w:r>
          <w:rPr>
            <w:noProof/>
            <w:webHidden/>
          </w:rPr>
          <w:fldChar w:fldCharType="end"/>
        </w:r>
        <w:r w:rsidRPr="00303AF7">
          <w:rPr>
            <w:rStyle w:val="Hyperlink"/>
            <w:noProof/>
          </w:rPr>
          <w:fldChar w:fldCharType="end"/>
        </w:r>
      </w:ins>
    </w:p>
    <w:p w14:paraId="63C0E263" w14:textId="77777777" w:rsidR="00516C62" w:rsidRDefault="00516C62">
      <w:pPr>
        <w:pStyle w:val="TOC2"/>
        <w:tabs>
          <w:tab w:val="left" w:pos="1320"/>
          <w:tab w:val="right" w:leader="dot" w:pos="9062"/>
        </w:tabs>
        <w:rPr>
          <w:ins w:id="197" w:author="The Si Tran" w:date="2012-12-14T07:19:00Z"/>
          <w:rFonts w:asciiTheme="minorHAnsi" w:eastAsiaTheme="minorEastAsia" w:hAnsiTheme="minorHAnsi" w:cstheme="minorBidi"/>
          <w:noProof/>
          <w:sz w:val="22"/>
        </w:rPr>
      </w:pPr>
      <w:ins w:id="198" w:author="The Si Tran" w:date="2012-12-14T07:19:00Z">
        <w:r w:rsidRPr="00303AF7">
          <w:rPr>
            <w:rStyle w:val="Hyperlink"/>
            <w:noProof/>
          </w:rPr>
          <w:lastRenderedPageBreak/>
          <w:fldChar w:fldCharType="begin"/>
        </w:r>
        <w:r w:rsidRPr="00303AF7">
          <w:rPr>
            <w:rStyle w:val="Hyperlink"/>
            <w:noProof/>
          </w:rPr>
          <w:instrText xml:space="preserve"> </w:instrText>
        </w:r>
        <w:r>
          <w:rPr>
            <w:noProof/>
          </w:rPr>
          <w:instrText>HYPERLINK \l "_Toc343232969"</w:instrText>
        </w:r>
        <w:r w:rsidRPr="00303AF7">
          <w:rPr>
            <w:rStyle w:val="Hyperlink"/>
            <w:noProof/>
          </w:rPr>
          <w:instrText xml:space="preserve"> </w:instrText>
        </w:r>
        <w:r w:rsidRPr="00303AF7">
          <w:rPr>
            <w:rStyle w:val="Hyperlink"/>
            <w:noProof/>
          </w:rPr>
          <w:fldChar w:fldCharType="separate"/>
        </w:r>
        <w:r w:rsidRPr="00303AF7">
          <w:rPr>
            <w:rStyle w:val="Hyperlink"/>
            <w:noProof/>
            <w:lang w:val="pt-BR"/>
          </w:rPr>
          <w:t>3.5.</w:t>
        </w:r>
        <w:r>
          <w:rPr>
            <w:rFonts w:asciiTheme="minorHAnsi" w:eastAsiaTheme="minorEastAsia" w:hAnsiTheme="minorHAnsi" w:cstheme="minorBidi"/>
            <w:noProof/>
            <w:sz w:val="22"/>
          </w:rPr>
          <w:tab/>
        </w:r>
        <w:r w:rsidRPr="00303AF7">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_Toc343232969 \h </w:instrText>
        </w:r>
      </w:ins>
      <w:r>
        <w:rPr>
          <w:noProof/>
          <w:webHidden/>
        </w:rPr>
      </w:r>
      <w:r>
        <w:rPr>
          <w:noProof/>
          <w:webHidden/>
        </w:rPr>
        <w:fldChar w:fldCharType="separate"/>
      </w:r>
      <w:ins w:id="199" w:author="The Si Tran" w:date="2012-12-14T07:19:00Z">
        <w:r>
          <w:rPr>
            <w:noProof/>
            <w:webHidden/>
          </w:rPr>
          <w:t>23</w:t>
        </w:r>
        <w:r>
          <w:rPr>
            <w:noProof/>
            <w:webHidden/>
          </w:rPr>
          <w:fldChar w:fldCharType="end"/>
        </w:r>
        <w:r w:rsidRPr="00303AF7">
          <w:rPr>
            <w:rStyle w:val="Hyperlink"/>
            <w:noProof/>
          </w:rPr>
          <w:fldChar w:fldCharType="end"/>
        </w:r>
      </w:ins>
    </w:p>
    <w:p w14:paraId="79B9E992" w14:textId="77777777" w:rsidR="00516C62" w:rsidRDefault="00516C62">
      <w:pPr>
        <w:pStyle w:val="TOC2"/>
        <w:tabs>
          <w:tab w:val="left" w:pos="1320"/>
          <w:tab w:val="right" w:leader="dot" w:pos="9062"/>
        </w:tabs>
        <w:rPr>
          <w:ins w:id="200" w:author="The Si Tran" w:date="2012-12-14T07:19:00Z"/>
          <w:rFonts w:asciiTheme="minorHAnsi" w:eastAsiaTheme="minorEastAsia" w:hAnsiTheme="minorHAnsi" w:cstheme="minorBidi"/>
          <w:noProof/>
          <w:sz w:val="22"/>
        </w:rPr>
      </w:pPr>
      <w:ins w:id="20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"_Toc343233009"</w:instrText>
        </w:r>
        <w:r w:rsidRPr="00303AF7">
          <w:rPr>
            <w:rStyle w:val="Hyperlink"/>
            <w:noProof/>
          </w:rPr>
          <w:instrText xml:space="preserve"> </w:instrText>
        </w:r>
        <w:r w:rsidRPr="00303AF7">
          <w:rPr>
            <w:rStyle w:val="Hyperlink"/>
            <w:noProof/>
          </w:rPr>
          <w:fldChar w:fldCharType="separate"/>
        </w:r>
        <w:r w:rsidRPr="00303AF7">
          <w:rPr>
            <w:rStyle w:val="Hyperlink"/>
            <w:noProof/>
          </w:rPr>
          <w:t>3.6.</w:t>
        </w:r>
        <w:r>
          <w:rPr>
            <w:rFonts w:asciiTheme="minorHAnsi" w:eastAsiaTheme="minorEastAsia" w:hAnsiTheme="minorHAnsi" w:cstheme="minorBidi"/>
            <w:noProof/>
            <w:sz w:val="22"/>
          </w:rPr>
          <w:tab/>
        </w:r>
        <w:r w:rsidRPr="00303AF7">
          <w:rPr>
            <w:rStyle w:val="Hyperlink"/>
            <w:noProof/>
          </w:rPr>
          <w:t>Xây dựng mô hình SARIMA</w:t>
        </w:r>
        <w:r>
          <w:rPr>
            <w:noProof/>
            <w:webHidden/>
          </w:rPr>
          <w:tab/>
        </w:r>
        <w:r>
          <w:rPr>
            <w:noProof/>
            <w:webHidden/>
          </w:rPr>
          <w:fldChar w:fldCharType="begin"/>
        </w:r>
        <w:r>
          <w:rPr>
            <w:noProof/>
            <w:webHidden/>
          </w:rPr>
          <w:instrText xml:space="preserve"> PAGEREF _Toc343233009 \h </w:instrText>
        </w:r>
      </w:ins>
      <w:r>
        <w:rPr>
          <w:noProof/>
          <w:webHidden/>
        </w:rPr>
      </w:r>
      <w:r>
        <w:rPr>
          <w:noProof/>
          <w:webHidden/>
        </w:rPr>
        <w:fldChar w:fldCharType="separate"/>
      </w:r>
      <w:ins w:id="202" w:author="The Si Tran" w:date="2012-12-14T07:19:00Z">
        <w:r>
          <w:rPr>
            <w:noProof/>
            <w:webHidden/>
          </w:rPr>
          <w:t>24</w:t>
        </w:r>
        <w:r>
          <w:rPr>
            <w:noProof/>
            <w:webHidden/>
          </w:rPr>
          <w:fldChar w:fldCharType="end"/>
        </w:r>
        <w:r w:rsidRPr="00303AF7">
          <w:rPr>
            <w:rStyle w:val="Hyperlink"/>
            <w:noProof/>
          </w:rPr>
          <w:fldChar w:fldCharType="end"/>
        </w:r>
      </w:ins>
    </w:p>
    <w:p w14:paraId="6C427EAC" w14:textId="77777777" w:rsidR="00516C62" w:rsidRDefault="00516C62">
      <w:pPr>
        <w:pStyle w:val="TOC3"/>
        <w:tabs>
          <w:tab w:val="left" w:pos="1760"/>
          <w:tab w:val="right" w:leader="dot" w:pos="9062"/>
        </w:tabs>
        <w:rPr>
          <w:ins w:id="203" w:author="The Si Tran" w:date="2012-12-14T07:19:00Z"/>
          <w:rFonts w:asciiTheme="minorHAnsi" w:eastAsiaTheme="minorEastAsia" w:hAnsiTheme="minorHAnsi" w:cstheme="minorBidi"/>
          <w:noProof/>
          <w:sz w:val="22"/>
        </w:rPr>
      </w:pPr>
      <w:ins w:id="20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"_Toc343233010"</w:instrText>
        </w:r>
        <w:r w:rsidRPr="00303AF7">
          <w:rPr>
            <w:rStyle w:val="Hyperlink"/>
            <w:noProof/>
          </w:rPr>
          <w:instrText xml:space="preserve"> </w:instrText>
        </w:r>
        <w:r w:rsidRPr="00303AF7">
          <w:rPr>
            <w:rStyle w:val="Hyperlink"/>
            <w:noProof/>
          </w:rPr>
          <w:fldChar w:fldCharType="separate"/>
        </w:r>
        <w:r w:rsidRPr="00303AF7">
          <w:rPr>
            <w:rStyle w:val="Hyperlink"/>
            <w:noProof/>
          </w:rPr>
          <w:t>3.6.1.</w:t>
        </w:r>
        <w:r>
          <w:rPr>
            <w:rFonts w:asciiTheme="minorHAnsi" w:eastAsiaTheme="minorEastAsia" w:hAnsiTheme="minorHAnsi" w:cstheme="minorBidi"/>
            <w:noProof/>
            <w:sz w:val="22"/>
          </w:rPr>
          <w:tab/>
        </w:r>
        <w:r w:rsidRPr="00303AF7">
          <w:rPr>
            <w:rStyle w:val="Hyperlink"/>
            <w:noProof/>
          </w:rPr>
          <w:t>Thành phần nhận dạng mô hình</w:t>
        </w:r>
        <w:r>
          <w:rPr>
            <w:noProof/>
            <w:webHidden/>
          </w:rPr>
          <w:tab/>
        </w:r>
        <w:r>
          <w:rPr>
            <w:noProof/>
            <w:webHidden/>
          </w:rPr>
          <w:fldChar w:fldCharType="begin"/>
        </w:r>
        <w:r>
          <w:rPr>
            <w:noProof/>
            <w:webHidden/>
          </w:rPr>
          <w:instrText xml:space="preserve"> PAGEREF _Toc343233010 \h </w:instrText>
        </w:r>
      </w:ins>
      <w:r>
        <w:rPr>
          <w:noProof/>
          <w:webHidden/>
        </w:rPr>
      </w:r>
      <w:r>
        <w:rPr>
          <w:noProof/>
          <w:webHidden/>
        </w:rPr>
        <w:fldChar w:fldCharType="separate"/>
      </w:r>
      <w:ins w:id="205" w:author="The Si Tran" w:date="2012-12-14T07:19:00Z">
        <w:r>
          <w:rPr>
            <w:noProof/>
            <w:webHidden/>
          </w:rPr>
          <w:t>25</w:t>
        </w:r>
        <w:r>
          <w:rPr>
            <w:noProof/>
            <w:webHidden/>
          </w:rPr>
          <w:fldChar w:fldCharType="end"/>
        </w:r>
        <w:r w:rsidRPr="00303AF7">
          <w:rPr>
            <w:rStyle w:val="Hyperlink"/>
            <w:noProof/>
          </w:rPr>
          <w:fldChar w:fldCharType="end"/>
        </w:r>
      </w:ins>
    </w:p>
    <w:p w14:paraId="4E027768" w14:textId="77777777" w:rsidR="00516C62" w:rsidRDefault="00516C62">
      <w:pPr>
        <w:pStyle w:val="TOC3"/>
        <w:tabs>
          <w:tab w:val="left" w:pos="1760"/>
          <w:tab w:val="right" w:leader="dot" w:pos="9062"/>
        </w:tabs>
        <w:rPr>
          <w:ins w:id="206" w:author="The Si Tran" w:date="2012-12-14T07:19:00Z"/>
          <w:rFonts w:asciiTheme="minorHAnsi" w:eastAsiaTheme="minorEastAsia" w:hAnsiTheme="minorHAnsi" w:cstheme="minorBidi"/>
          <w:noProof/>
          <w:sz w:val="22"/>
        </w:rPr>
      </w:pPr>
      <w:ins w:id="20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"_Toc343233011"</w:instrText>
        </w:r>
        <w:r w:rsidRPr="00303AF7">
          <w:rPr>
            <w:rStyle w:val="Hyperlink"/>
            <w:noProof/>
          </w:rPr>
          <w:instrText xml:space="preserve"> </w:instrText>
        </w:r>
        <w:r w:rsidRPr="00303AF7">
          <w:rPr>
            <w:rStyle w:val="Hyperlink"/>
            <w:noProof/>
          </w:rPr>
          <w:fldChar w:fldCharType="separate"/>
        </w:r>
        <w:r w:rsidRPr="00303AF7">
          <w:rPr>
            <w:rStyle w:val="Hyperlink"/>
            <w:noProof/>
          </w:rPr>
          <w:t>3.6.2.</w:t>
        </w:r>
        <w:r>
          <w:rPr>
            <w:rFonts w:asciiTheme="minorHAnsi" w:eastAsiaTheme="minorEastAsia" w:hAnsiTheme="minorHAnsi" w:cstheme="minorBidi"/>
            <w:noProof/>
            <w:sz w:val="22"/>
          </w:rPr>
          <w:tab/>
        </w:r>
        <w:r w:rsidRPr="00303AF7">
          <w:rPr>
            <w:rStyle w:val="Hyperlink"/>
            <w:rFonts w:eastAsia="Calibri"/>
            <w:noProof/>
          </w:rPr>
          <w:t xml:space="preserve">Thành phần </w:t>
        </w:r>
        <w:r w:rsidRPr="00303AF7">
          <w:rPr>
            <w:rStyle w:val="Hyperlink"/>
            <w:noProof/>
          </w:rPr>
          <w:t>khử mùa và xu hướng</w:t>
        </w:r>
        <w:r>
          <w:rPr>
            <w:noProof/>
            <w:webHidden/>
          </w:rPr>
          <w:tab/>
        </w:r>
        <w:r>
          <w:rPr>
            <w:noProof/>
            <w:webHidden/>
          </w:rPr>
          <w:fldChar w:fldCharType="begin"/>
        </w:r>
        <w:r>
          <w:rPr>
            <w:noProof/>
            <w:webHidden/>
          </w:rPr>
          <w:instrText xml:space="preserve"> PAGEREF _Toc343233011 \h </w:instrText>
        </w:r>
      </w:ins>
      <w:r>
        <w:rPr>
          <w:noProof/>
          <w:webHidden/>
        </w:rPr>
      </w:r>
      <w:r>
        <w:rPr>
          <w:noProof/>
          <w:webHidden/>
        </w:rPr>
        <w:fldChar w:fldCharType="separate"/>
      </w:r>
      <w:ins w:id="208" w:author="The Si Tran" w:date="2012-12-14T07:19:00Z">
        <w:r>
          <w:rPr>
            <w:noProof/>
            <w:webHidden/>
          </w:rPr>
          <w:t>28</w:t>
        </w:r>
        <w:r>
          <w:rPr>
            <w:noProof/>
            <w:webHidden/>
          </w:rPr>
          <w:fldChar w:fldCharType="end"/>
        </w:r>
        <w:r w:rsidRPr="00303AF7">
          <w:rPr>
            <w:rStyle w:val="Hyperlink"/>
            <w:noProof/>
          </w:rPr>
          <w:fldChar w:fldCharType="end"/>
        </w:r>
      </w:ins>
    </w:p>
    <w:p w14:paraId="4FABB26A" w14:textId="77777777" w:rsidR="00516C62" w:rsidRDefault="00516C62">
      <w:pPr>
        <w:pStyle w:val="TOC3"/>
        <w:tabs>
          <w:tab w:val="left" w:pos="1760"/>
          <w:tab w:val="right" w:leader="dot" w:pos="9062"/>
        </w:tabs>
        <w:rPr>
          <w:ins w:id="209" w:author="The Si Tran" w:date="2012-12-14T07:19:00Z"/>
          <w:rFonts w:asciiTheme="minorHAnsi" w:eastAsiaTheme="minorEastAsia" w:hAnsiTheme="minorHAnsi" w:cstheme="minorBidi"/>
          <w:noProof/>
          <w:sz w:val="22"/>
        </w:rPr>
      </w:pPr>
      <w:ins w:id="21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"_Toc343233012"</w:instrText>
        </w:r>
        <w:r w:rsidRPr="00303AF7">
          <w:rPr>
            <w:rStyle w:val="Hyperlink"/>
            <w:noProof/>
          </w:rPr>
          <w:instrText xml:space="preserve"> </w:instrText>
        </w:r>
        <w:r w:rsidRPr="00303AF7">
          <w:rPr>
            <w:rStyle w:val="Hyperlink"/>
            <w:noProof/>
          </w:rPr>
          <w:fldChar w:fldCharType="separate"/>
        </w:r>
        <w:r w:rsidRPr="00303AF7">
          <w:rPr>
            <w:rStyle w:val="Hyperlink"/>
            <w:noProof/>
          </w:rPr>
          <w:t>3.6.3.</w:t>
        </w:r>
        <w:r>
          <w:rPr>
            <w:rFonts w:asciiTheme="minorHAnsi" w:eastAsiaTheme="minorEastAsia" w:hAnsiTheme="minorHAnsi" w:cstheme="minorBidi"/>
            <w:noProof/>
            <w:sz w:val="22"/>
          </w:rPr>
          <w:tab/>
        </w:r>
        <w:r w:rsidRPr="00303AF7">
          <w:rPr>
            <w:rStyle w:val="Hyperlink"/>
            <w:noProof/>
          </w:rPr>
          <w:t>Thành phần ước lượng tham số</w:t>
        </w:r>
        <w:r>
          <w:rPr>
            <w:noProof/>
            <w:webHidden/>
          </w:rPr>
          <w:tab/>
        </w:r>
        <w:r>
          <w:rPr>
            <w:noProof/>
            <w:webHidden/>
          </w:rPr>
          <w:fldChar w:fldCharType="begin"/>
        </w:r>
        <w:r>
          <w:rPr>
            <w:noProof/>
            <w:webHidden/>
          </w:rPr>
          <w:instrText xml:space="preserve"> PAGEREF _Toc343233012 \h </w:instrText>
        </w:r>
      </w:ins>
      <w:r>
        <w:rPr>
          <w:noProof/>
          <w:webHidden/>
        </w:rPr>
      </w:r>
      <w:r>
        <w:rPr>
          <w:noProof/>
          <w:webHidden/>
        </w:rPr>
        <w:fldChar w:fldCharType="separate"/>
      </w:r>
      <w:ins w:id="211" w:author="The Si Tran" w:date="2012-12-14T07:19:00Z">
        <w:r>
          <w:rPr>
            <w:noProof/>
            <w:webHidden/>
          </w:rPr>
          <w:t>29</w:t>
        </w:r>
        <w:r>
          <w:rPr>
            <w:noProof/>
            <w:webHidden/>
          </w:rPr>
          <w:fldChar w:fldCharType="end"/>
        </w:r>
        <w:r w:rsidRPr="00303AF7">
          <w:rPr>
            <w:rStyle w:val="Hyperlink"/>
            <w:noProof/>
          </w:rPr>
          <w:fldChar w:fldCharType="end"/>
        </w:r>
      </w:ins>
    </w:p>
    <w:p w14:paraId="08E859FD" w14:textId="77777777" w:rsidR="00516C62" w:rsidRDefault="00516C62">
      <w:pPr>
        <w:pStyle w:val="TOC3"/>
        <w:tabs>
          <w:tab w:val="left" w:pos="1760"/>
          <w:tab w:val="right" w:leader="dot" w:pos="9062"/>
        </w:tabs>
        <w:rPr>
          <w:ins w:id="212" w:author="The Si Tran" w:date="2012-12-14T07:19:00Z"/>
          <w:rFonts w:asciiTheme="minorHAnsi" w:eastAsiaTheme="minorEastAsia" w:hAnsiTheme="minorHAnsi" w:cstheme="minorBidi"/>
          <w:noProof/>
          <w:sz w:val="22"/>
        </w:rPr>
      </w:pPr>
      <w:ins w:id="21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"_Toc343233013"</w:instrText>
        </w:r>
        <w:r w:rsidRPr="00303AF7">
          <w:rPr>
            <w:rStyle w:val="Hyperlink"/>
            <w:noProof/>
          </w:rPr>
          <w:instrText xml:space="preserve"> </w:instrText>
        </w:r>
        <w:r w:rsidRPr="00303AF7">
          <w:rPr>
            <w:rStyle w:val="Hyperlink"/>
            <w:noProof/>
          </w:rPr>
          <w:fldChar w:fldCharType="separate"/>
        </w:r>
        <w:r w:rsidRPr="00303AF7">
          <w:rPr>
            <w:rStyle w:val="Hyperlink"/>
            <w:noProof/>
          </w:rPr>
          <w:t>3.6.4.</w:t>
        </w:r>
        <w:r>
          <w:rPr>
            <w:rFonts w:asciiTheme="minorHAnsi" w:eastAsiaTheme="minorEastAsia" w:hAnsiTheme="minorHAnsi" w:cstheme="minorBidi"/>
            <w:noProof/>
            <w:sz w:val="22"/>
          </w:rPr>
          <w:tab/>
        </w:r>
        <w:r w:rsidRPr="00303AF7">
          <w:rPr>
            <w:rStyle w:val="Hyperlink"/>
            <w:noProof/>
          </w:rPr>
          <w:t>Thành phần dự đoán</w:t>
        </w:r>
        <w:r>
          <w:rPr>
            <w:noProof/>
            <w:webHidden/>
          </w:rPr>
          <w:tab/>
        </w:r>
        <w:r>
          <w:rPr>
            <w:noProof/>
            <w:webHidden/>
          </w:rPr>
          <w:fldChar w:fldCharType="begin"/>
        </w:r>
        <w:r>
          <w:rPr>
            <w:noProof/>
            <w:webHidden/>
          </w:rPr>
          <w:instrText xml:space="preserve"> PAGEREF _Toc343233013 \h </w:instrText>
        </w:r>
      </w:ins>
      <w:r>
        <w:rPr>
          <w:noProof/>
          <w:webHidden/>
        </w:rPr>
      </w:r>
      <w:r>
        <w:rPr>
          <w:noProof/>
          <w:webHidden/>
        </w:rPr>
        <w:fldChar w:fldCharType="separate"/>
      </w:r>
      <w:ins w:id="214" w:author="The Si Tran" w:date="2012-12-14T07:19:00Z">
        <w:r>
          <w:rPr>
            <w:noProof/>
            <w:webHidden/>
          </w:rPr>
          <w:t>30</w:t>
        </w:r>
        <w:r>
          <w:rPr>
            <w:noProof/>
            <w:webHidden/>
          </w:rPr>
          <w:fldChar w:fldCharType="end"/>
        </w:r>
        <w:r w:rsidRPr="00303AF7">
          <w:rPr>
            <w:rStyle w:val="Hyperlink"/>
            <w:noProof/>
          </w:rPr>
          <w:fldChar w:fldCharType="end"/>
        </w:r>
      </w:ins>
    </w:p>
    <w:p w14:paraId="54D0EB57" w14:textId="77777777" w:rsidR="00516C62" w:rsidRDefault="00516C62">
      <w:pPr>
        <w:pStyle w:val="TOC2"/>
        <w:tabs>
          <w:tab w:val="left" w:pos="1320"/>
          <w:tab w:val="right" w:leader="dot" w:pos="9062"/>
        </w:tabs>
        <w:rPr>
          <w:ins w:id="215" w:author="The Si Tran" w:date="2012-12-14T07:19:00Z"/>
          <w:rFonts w:asciiTheme="minorHAnsi" w:eastAsiaTheme="minorEastAsia" w:hAnsiTheme="minorHAnsi" w:cstheme="minorBidi"/>
          <w:noProof/>
          <w:sz w:val="22"/>
        </w:rPr>
      </w:pPr>
      <w:ins w:id="21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"_Toc343233014"</w:instrText>
        </w:r>
        <w:r w:rsidRPr="00303AF7">
          <w:rPr>
            <w:rStyle w:val="Hyperlink"/>
            <w:noProof/>
          </w:rPr>
          <w:instrText xml:space="preserve"> </w:instrText>
        </w:r>
        <w:r w:rsidRPr="00303AF7">
          <w:rPr>
            <w:rStyle w:val="Hyperlink"/>
            <w:noProof/>
          </w:rPr>
          <w:fldChar w:fldCharType="separate"/>
        </w:r>
        <w:r w:rsidRPr="00303AF7">
          <w:rPr>
            <w:rStyle w:val="Hyperlink"/>
            <w:noProof/>
          </w:rPr>
          <w:t>3.7.</w:t>
        </w:r>
        <w:r>
          <w:rPr>
            <w:rFonts w:asciiTheme="minorHAnsi" w:eastAsiaTheme="minorEastAsia" w:hAnsiTheme="minorHAnsi" w:cstheme="minorBidi"/>
            <w:noProof/>
            <w:sz w:val="22"/>
          </w:rPr>
          <w:tab/>
        </w:r>
        <w:r w:rsidRPr="00303AF7">
          <w:rPr>
            <w:rStyle w:val="Hyperlink"/>
            <w:noProof/>
          </w:rPr>
          <w:t>Kết luận về mô hình ARIMA</w:t>
        </w:r>
        <w:r>
          <w:rPr>
            <w:noProof/>
            <w:webHidden/>
          </w:rPr>
          <w:tab/>
        </w:r>
        <w:r>
          <w:rPr>
            <w:noProof/>
            <w:webHidden/>
          </w:rPr>
          <w:fldChar w:fldCharType="begin"/>
        </w:r>
        <w:r>
          <w:rPr>
            <w:noProof/>
            <w:webHidden/>
          </w:rPr>
          <w:instrText xml:space="preserve"> PAGEREF _Toc343233014 \h </w:instrText>
        </w:r>
      </w:ins>
      <w:r>
        <w:rPr>
          <w:noProof/>
          <w:webHidden/>
        </w:rPr>
      </w:r>
      <w:r>
        <w:rPr>
          <w:noProof/>
          <w:webHidden/>
        </w:rPr>
        <w:fldChar w:fldCharType="separate"/>
      </w:r>
      <w:ins w:id="217" w:author="The Si Tran" w:date="2012-12-14T07:19:00Z">
        <w:r>
          <w:rPr>
            <w:noProof/>
            <w:webHidden/>
          </w:rPr>
          <w:t>32</w:t>
        </w:r>
        <w:r>
          <w:rPr>
            <w:noProof/>
            <w:webHidden/>
          </w:rPr>
          <w:fldChar w:fldCharType="end"/>
        </w:r>
        <w:r w:rsidRPr="00303AF7">
          <w:rPr>
            <w:rStyle w:val="Hyperlink"/>
            <w:noProof/>
          </w:rPr>
          <w:fldChar w:fldCharType="end"/>
        </w:r>
      </w:ins>
    </w:p>
    <w:p w14:paraId="6DE15DCA" w14:textId="77777777" w:rsidR="00516C62" w:rsidRDefault="00516C62">
      <w:pPr>
        <w:pStyle w:val="TOC1"/>
        <w:tabs>
          <w:tab w:val="left" w:pos="1760"/>
          <w:tab w:val="right" w:leader="dot" w:pos="9062"/>
        </w:tabs>
        <w:rPr>
          <w:ins w:id="218" w:author="The Si Tran" w:date="2012-12-14T07:19:00Z"/>
          <w:rFonts w:asciiTheme="minorHAnsi" w:eastAsiaTheme="minorEastAsia" w:hAnsiTheme="minorHAnsi" w:cstheme="minorBidi"/>
          <w:noProof/>
          <w:sz w:val="22"/>
        </w:rPr>
      </w:pPr>
      <w:ins w:id="21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"_Toc343233016"</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4</w:t>
        </w:r>
        <w:r>
          <w:rPr>
            <w:rFonts w:asciiTheme="minorHAnsi" w:eastAsiaTheme="minorEastAsia" w:hAnsiTheme="minorHAnsi" w:cstheme="minorBidi"/>
            <w:noProof/>
            <w:sz w:val="22"/>
          </w:rPr>
          <w:tab/>
        </w:r>
        <w:r w:rsidRPr="00303AF7">
          <w:rPr>
            <w:rStyle w:val="Hyperlink"/>
            <w:noProof/>
          </w:rPr>
          <w:t>MÔ HÌNH ANN</w:t>
        </w:r>
        <w:r>
          <w:rPr>
            <w:noProof/>
            <w:webHidden/>
          </w:rPr>
          <w:tab/>
        </w:r>
        <w:r>
          <w:rPr>
            <w:noProof/>
            <w:webHidden/>
          </w:rPr>
          <w:fldChar w:fldCharType="begin"/>
        </w:r>
        <w:r>
          <w:rPr>
            <w:noProof/>
            <w:webHidden/>
          </w:rPr>
          <w:instrText xml:space="preserve"> PAGEREF _Toc343233016 \h </w:instrText>
        </w:r>
      </w:ins>
      <w:r>
        <w:rPr>
          <w:noProof/>
          <w:webHidden/>
        </w:rPr>
      </w:r>
      <w:r>
        <w:rPr>
          <w:noProof/>
          <w:webHidden/>
        </w:rPr>
        <w:fldChar w:fldCharType="separate"/>
      </w:r>
      <w:ins w:id="220" w:author="The Si Tran" w:date="2012-12-14T07:19:00Z">
        <w:r>
          <w:rPr>
            <w:noProof/>
            <w:webHidden/>
          </w:rPr>
          <w:t>33</w:t>
        </w:r>
        <w:r>
          <w:rPr>
            <w:noProof/>
            <w:webHidden/>
          </w:rPr>
          <w:fldChar w:fldCharType="end"/>
        </w:r>
        <w:r w:rsidRPr="00303AF7">
          <w:rPr>
            <w:rStyle w:val="Hyperlink"/>
            <w:noProof/>
          </w:rPr>
          <w:fldChar w:fldCharType="end"/>
        </w:r>
      </w:ins>
    </w:p>
    <w:p w14:paraId="79D811E1" w14:textId="77777777" w:rsidR="00516C62" w:rsidRDefault="00516C62">
      <w:pPr>
        <w:pStyle w:val="TOC2"/>
        <w:tabs>
          <w:tab w:val="left" w:pos="1320"/>
          <w:tab w:val="right" w:leader="dot" w:pos="9062"/>
        </w:tabs>
        <w:rPr>
          <w:ins w:id="221" w:author="The Si Tran" w:date="2012-12-14T07:19:00Z"/>
          <w:rFonts w:asciiTheme="minorHAnsi" w:eastAsiaTheme="minorEastAsia" w:hAnsiTheme="minorHAnsi" w:cstheme="minorBidi"/>
          <w:noProof/>
          <w:sz w:val="22"/>
        </w:rPr>
      </w:pPr>
      <w:ins w:id="22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"_Toc343233017"</w:instrText>
        </w:r>
        <w:r w:rsidRPr="00303AF7">
          <w:rPr>
            <w:rStyle w:val="Hyperlink"/>
            <w:noProof/>
          </w:rPr>
          <w:instrText xml:space="preserve"> </w:instrText>
        </w:r>
        <w:r w:rsidRPr="00303AF7">
          <w:rPr>
            <w:rStyle w:val="Hyperlink"/>
            <w:noProof/>
          </w:rPr>
          <w:fldChar w:fldCharType="separate"/>
        </w:r>
        <w:r w:rsidRPr="00303AF7">
          <w:rPr>
            <w:rStyle w:val="Hyperlink"/>
            <w:noProof/>
          </w:rPr>
          <w:t>4.1.</w:t>
        </w:r>
        <w:r>
          <w:rPr>
            <w:rFonts w:asciiTheme="minorHAnsi" w:eastAsiaTheme="minorEastAsia" w:hAnsiTheme="minorHAnsi" w:cstheme="minorBidi"/>
            <w:noProof/>
            <w:sz w:val="22"/>
          </w:rPr>
          <w:tab/>
        </w:r>
        <w:r w:rsidRPr="00303AF7">
          <w:rPr>
            <w:rStyle w:val="Hyperlink"/>
            <w:noProof/>
          </w:rPr>
          <w:t>Sơ lược về mạng nơron nhân tạo</w:t>
        </w:r>
        <w:r>
          <w:rPr>
            <w:noProof/>
            <w:webHidden/>
          </w:rPr>
          <w:tab/>
        </w:r>
        <w:r>
          <w:rPr>
            <w:noProof/>
            <w:webHidden/>
          </w:rPr>
          <w:fldChar w:fldCharType="begin"/>
        </w:r>
        <w:r>
          <w:rPr>
            <w:noProof/>
            <w:webHidden/>
          </w:rPr>
          <w:instrText xml:space="preserve"> PAGEREF _Toc343233017 \h </w:instrText>
        </w:r>
      </w:ins>
      <w:r>
        <w:rPr>
          <w:noProof/>
          <w:webHidden/>
        </w:rPr>
      </w:r>
      <w:r>
        <w:rPr>
          <w:noProof/>
          <w:webHidden/>
        </w:rPr>
        <w:fldChar w:fldCharType="separate"/>
      </w:r>
      <w:ins w:id="223" w:author="The Si Tran" w:date="2012-12-14T07:19:00Z">
        <w:r>
          <w:rPr>
            <w:noProof/>
            <w:webHidden/>
          </w:rPr>
          <w:t>33</w:t>
        </w:r>
        <w:r>
          <w:rPr>
            <w:noProof/>
            <w:webHidden/>
          </w:rPr>
          <w:fldChar w:fldCharType="end"/>
        </w:r>
        <w:r w:rsidRPr="00303AF7">
          <w:rPr>
            <w:rStyle w:val="Hyperlink"/>
            <w:noProof/>
          </w:rPr>
          <w:fldChar w:fldCharType="end"/>
        </w:r>
      </w:ins>
    </w:p>
    <w:p w14:paraId="7132DC8C" w14:textId="77777777" w:rsidR="00516C62" w:rsidRDefault="00516C62">
      <w:pPr>
        <w:pStyle w:val="TOC2"/>
        <w:tabs>
          <w:tab w:val="left" w:pos="1320"/>
          <w:tab w:val="right" w:leader="dot" w:pos="9062"/>
        </w:tabs>
        <w:rPr>
          <w:ins w:id="224" w:author="The Si Tran" w:date="2012-12-14T07:19:00Z"/>
          <w:rFonts w:asciiTheme="minorHAnsi" w:eastAsiaTheme="minorEastAsia" w:hAnsiTheme="minorHAnsi" w:cstheme="minorBidi"/>
          <w:noProof/>
          <w:sz w:val="22"/>
        </w:rPr>
      </w:pPr>
      <w:ins w:id="22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"_Toc343233018"</w:instrText>
        </w:r>
        <w:r w:rsidRPr="00303AF7">
          <w:rPr>
            <w:rStyle w:val="Hyperlink"/>
            <w:noProof/>
          </w:rPr>
          <w:instrText xml:space="preserve"> </w:instrText>
        </w:r>
        <w:r w:rsidRPr="00303AF7">
          <w:rPr>
            <w:rStyle w:val="Hyperlink"/>
            <w:noProof/>
          </w:rPr>
          <w:fldChar w:fldCharType="separate"/>
        </w:r>
        <w:r w:rsidRPr="00303AF7">
          <w:rPr>
            <w:rStyle w:val="Hyperlink"/>
            <w:noProof/>
          </w:rPr>
          <w:t>4.2.</w:t>
        </w:r>
        <w:r>
          <w:rPr>
            <w:rFonts w:asciiTheme="minorHAnsi" w:eastAsiaTheme="minorEastAsia" w:hAnsiTheme="minorHAnsi" w:cstheme="minorBidi"/>
            <w:noProof/>
            <w:sz w:val="22"/>
          </w:rPr>
          <w:tab/>
        </w:r>
        <w:r w:rsidRPr="00303AF7">
          <w:rPr>
            <w:rStyle w:val="Hyperlink"/>
            <w:noProof/>
          </w:rPr>
          <w:t>Cấu trúc về mạng nơron nhân tạo</w:t>
        </w:r>
        <w:r>
          <w:rPr>
            <w:noProof/>
            <w:webHidden/>
          </w:rPr>
          <w:tab/>
        </w:r>
        <w:r>
          <w:rPr>
            <w:noProof/>
            <w:webHidden/>
          </w:rPr>
          <w:fldChar w:fldCharType="begin"/>
        </w:r>
        <w:r>
          <w:rPr>
            <w:noProof/>
            <w:webHidden/>
          </w:rPr>
          <w:instrText xml:space="preserve"> PAGEREF _Toc343233018 \h </w:instrText>
        </w:r>
      </w:ins>
      <w:r>
        <w:rPr>
          <w:noProof/>
          <w:webHidden/>
        </w:rPr>
      </w:r>
      <w:r>
        <w:rPr>
          <w:noProof/>
          <w:webHidden/>
        </w:rPr>
        <w:fldChar w:fldCharType="separate"/>
      </w:r>
      <w:ins w:id="226" w:author="The Si Tran" w:date="2012-12-14T07:19:00Z">
        <w:r>
          <w:rPr>
            <w:noProof/>
            <w:webHidden/>
          </w:rPr>
          <w:t>33</w:t>
        </w:r>
        <w:r>
          <w:rPr>
            <w:noProof/>
            <w:webHidden/>
          </w:rPr>
          <w:fldChar w:fldCharType="end"/>
        </w:r>
        <w:r w:rsidRPr="00303AF7">
          <w:rPr>
            <w:rStyle w:val="Hyperlink"/>
            <w:noProof/>
          </w:rPr>
          <w:fldChar w:fldCharType="end"/>
        </w:r>
      </w:ins>
    </w:p>
    <w:p w14:paraId="4743D1C8" w14:textId="77777777" w:rsidR="00516C62" w:rsidRDefault="00516C62">
      <w:pPr>
        <w:pStyle w:val="TOC2"/>
        <w:tabs>
          <w:tab w:val="left" w:pos="1320"/>
          <w:tab w:val="right" w:leader="dot" w:pos="9062"/>
        </w:tabs>
        <w:rPr>
          <w:ins w:id="227" w:author="The Si Tran" w:date="2012-12-14T07:19:00Z"/>
          <w:rFonts w:asciiTheme="minorHAnsi" w:eastAsiaTheme="minorEastAsia" w:hAnsiTheme="minorHAnsi" w:cstheme="minorBidi"/>
          <w:noProof/>
          <w:sz w:val="22"/>
        </w:rPr>
      </w:pPr>
      <w:ins w:id="22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"_Toc343233019"</w:instrText>
        </w:r>
        <w:r w:rsidRPr="00303AF7">
          <w:rPr>
            <w:rStyle w:val="Hyperlink"/>
            <w:noProof/>
          </w:rPr>
          <w:instrText xml:space="preserve"> </w:instrText>
        </w:r>
        <w:r w:rsidRPr="00303AF7">
          <w:rPr>
            <w:rStyle w:val="Hyperlink"/>
            <w:noProof/>
          </w:rPr>
          <w:fldChar w:fldCharType="separate"/>
        </w:r>
        <w:r w:rsidRPr="00303AF7">
          <w:rPr>
            <w:rStyle w:val="Hyperlink"/>
            <w:noProof/>
          </w:rPr>
          <w:t>4.3.</w:t>
        </w:r>
        <w:r>
          <w:rPr>
            <w:rFonts w:asciiTheme="minorHAnsi" w:eastAsiaTheme="minorEastAsia" w:hAnsiTheme="minorHAnsi" w:cstheme="minorBidi"/>
            <w:noProof/>
            <w:sz w:val="22"/>
          </w:rPr>
          <w:tab/>
        </w:r>
        <w:r w:rsidRPr="00303AF7">
          <w:rPr>
            <w:rStyle w:val="Hyperlink"/>
            <w:noProof/>
          </w:rPr>
          <w:t>Nguyên tắc hoạt động và các giải thuật huấn luyện của mạng nơron nhân tạo</w:t>
        </w:r>
        <w:r>
          <w:rPr>
            <w:noProof/>
            <w:webHidden/>
          </w:rPr>
          <w:tab/>
        </w:r>
        <w:r>
          <w:rPr>
            <w:noProof/>
            <w:webHidden/>
          </w:rPr>
          <w:fldChar w:fldCharType="begin"/>
        </w:r>
        <w:r>
          <w:rPr>
            <w:noProof/>
            <w:webHidden/>
          </w:rPr>
          <w:instrText xml:space="preserve"> PAGEREF _Toc343233019 \h </w:instrText>
        </w:r>
      </w:ins>
      <w:r>
        <w:rPr>
          <w:noProof/>
          <w:webHidden/>
        </w:rPr>
      </w:r>
      <w:r>
        <w:rPr>
          <w:noProof/>
          <w:webHidden/>
        </w:rPr>
        <w:fldChar w:fldCharType="separate"/>
      </w:r>
      <w:ins w:id="229" w:author="The Si Tran" w:date="2012-12-14T07:19:00Z">
        <w:r>
          <w:rPr>
            <w:noProof/>
            <w:webHidden/>
          </w:rPr>
          <w:t>37</w:t>
        </w:r>
        <w:r>
          <w:rPr>
            <w:noProof/>
            <w:webHidden/>
          </w:rPr>
          <w:fldChar w:fldCharType="end"/>
        </w:r>
        <w:r w:rsidRPr="00303AF7">
          <w:rPr>
            <w:rStyle w:val="Hyperlink"/>
            <w:noProof/>
          </w:rPr>
          <w:fldChar w:fldCharType="end"/>
        </w:r>
      </w:ins>
    </w:p>
    <w:p w14:paraId="0FD3C74B" w14:textId="77777777" w:rsidR="00516C62" w:rsidRDefault="00516C62">
      <w:pPr>
        <w:pStyle w:val="TOC3"/>
        <w:tabs>
          <w:tab w:val="left" w:pos="1760"/>
          <w:tab w:val="right" w:leader="dot" w:pos="9062"/>
        </w:tabs>
        <w:rPr>
          <w:ins w:id="230" w:author="The Si Tran" w:date="2012-12-14T07:19:00Z"/>
          <w:rFonts w:asciiTheme="minorHAnsi" w:eastAsiaTheme="minorEastAsia" w:hAnsiTheme="minorHAnsi" w:cstheme="minorBidi"/>
          <w:noProof/>
          <w:sz w:val="22"/>
        </w:rPr>
      </w:pPr>
      <w:ins w:id="23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"_Toc343233020"</w:instrText>
        </w:r>
        <w:r w:rsidRPr="00303AF7">
          <w:rPr>
            <w:rStyle w:val="Hyperlink"/>
            <w:noProof/>
          </w:rPr>
          <w:instrText xml:space="preserve"> </w:instrText>
        </w:r>
        <w:r w:rsidRPr="00303AF7">
          <w:rPr>
            <w:rStyle w:val="Hyperlink"/>
            <w:noProof/>
          </w:rPr>
          <w:fldChar w:fldCharType="separate"/>
        </w:r>
        <w:r w:rsidRPr="00303AF7">
          <w:rPr>
            <w:rStyle w:val="Hyperlink"/>
            <w:noProof/>
          </w:rPr>
          <w:t>4.3.1.</w:t>
        </w:r>
        <w:r>
          <w:rPr>
            <w:rFonts w:asciiTheme="minorHAnsi" w:eastAsiaTheme="minorEastAsia" w:hAnsiTheme="minorHAnsi" w:cstheme="minorBidi"/>
            <w:noProof/>
            <w:sz w:val="22"/>
          </w:rPr>
          <w:tab/>
        </w:r>
        <w:r w:rsidRPr="00303AF7">
          <w:rPr>
            <w:rStyle w:val="Hyperlink"/>
            <w:noProof/>
          </w:rPr>
          <w:t>Perceptron</w:t>
        </w:r>
        <w:r>
          <w:rPr>
            <w:noProof/>
            <w:webHidden/>
          </w:rPr>
          <w:tab/>
        </w:r>
        <w:r>
          <w:rPr>
            <w:noProof/>
            <w:webHidden/>
          </w:rPr>
          <w:fldChar w:fldCharType="begin"/>
        </w:r>
        <w:r>
          <w:rPr>
            <w:noProof/>
            <w:webHidden/>
          </w:rPr>
          <w:instrText xml:space="preserve"> PAGEREF _Toc343233020 \h </w:instrText>
        </w:r>
      </w:ins>
      <w:r>
        <w:rPr>
          <w:noProof/>
          <w:webHidden/>
        </w:rPr>
      </w:r>
      <w:r>
        <w:rPr>
          <w:noProof/>
          <w:webHidden/>
        </w:rPr>
        <w:fldChar w:fldCharType="separate"/>
      </w:r>
      <w:ins w:id="232" w:author="The Si Tran" w:date="2012-12-14T07:19:00Z">
        <w:r>
          <w:rPr>
            <w:noProof/>
            <w:webHidden/>
          </w:rPr>
          <w:t>37</w:t>
        </w:r>
        <w:r>
          <w:rPr>
            <w:noProof/>
            <w:webHidden/>
          </w:rPr>
          <w:fldChar w:fldCharType="end"/>
        </w:r>
        <w:r w:rsidRPr="00303AF7">
          <w:rPr>
            <w:rStyle w:val="Hyperlink"/>
            <w:noProof/>
          </w:rPr>
          <w:fldChar w:fldCharType="end"/>
        </w:r>
      </w:ins>
    </w:p>
    <w:p w14:paraId="4A912F5C" w14:textId="77777777" w:rsidR="00516C62" w:rsidRDefault="00516C62">
      <w:pPr>
        <w:pStyle w:val="TOC3"/>
        <w:tabs>
          <w:tab w:val="left" w:pos="1760"/>
          <w:tab w:val="right" w:leader="dot" w:pos="9062"/>
        </w:tabs>
        <w:rPr>
          <w:ins w:id="233" w:author="The Si Tran" w:date="2012-12-14T07:19:00Z"/>
          <w:rFonts w:asciiTheme="minorHAnsi" w:eastAsiaTheme="minorEastAsia" w:hAnsiTheme="minorHAnsi" w:cstheme="minorBidi"/>
          <w:noProof/>
          <w:sz w:val="22"/>
        </w:rPr>
      </w:pPr>
      <w:ins w:id="23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"_Toc343233021"</w:instrText>
        </w:r>
        <w:r w:rsidRPr="00303AF7">
          <w:rPr>
            <w:rStyle w:val="Hyperlink"/>
            <w:noProof/>
          </w:rPr>
          <w:instrText xml:space="preserve"> </w:instrText>
        </w:r>
        <w:r w:rsidRPr="00303AF7">
          <w:rPr>
            <w:rStyle w:val="Hyperlink"/>
            <w:noProof/>
          </w:rPr>
          <w:fldChar w:fldCharType="separate"/>
        </w:r>
        <w:r w:rsidRPr="00303AF7">
          <w:rPr>
            <w:rStyle w:val="Hyperlink"/>
            <w:noProof/>
          </w:rPr>
          <w:t>4.3.2.</w:t>
        </w:r>
        <w:r>
          <w:rPr>
            <w:rFonts w:asciiTheme="minorHAnsi" w:eastAsiaTheme="minorEastAsia" w:hAnsiTheme="minorHAnsi" w:cstheme="minorBidi"/>
            <w:noProof/>
            <w:sz w:val="22"/>
          </w:rPr>
          <w:tab/>
        </w:r>
        <w:r w:rsidRPr="00303AF7">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_Toc343233021 \h </w:instrText>
        </w:r>
      </w:ins>
      <w:r>
        <w:rPr>
          <w:noProof/>
          <w:webHidden/>
        </w:rPr>
      </w:r>
      <w:r>
        <w:rPr>
          <w:noProof/>
          <w:webHidden/>
        </w:rPr>
        <w:fldChar w:fldCharType="separate"/>
      </w:r>
      <w:ins w:id="235" w:author="The Si Tran" w:date="2012-12-14T07:19:00Z">
        <w:r>
          <w:rPr>
            <w:noProof/>
            <w:webHidden/>
          </w:rPr>
          <w:t>43</w:t>
        </w:r>
        <w:r>
          <w:rPr>
            <w:noProof/>
            <w:webHidden/>
          </w:rPr>
          <w:fldChar w:fldCharType="end"/>
        </w:r>
        <w:r w:rsidRPr="00303AF7">
          <w:rPr>
            <w:rStyle w:val="Hyperlink"/>
            <w:noProof/>
          </w:rPr>
          <w:fldChar w:fldCharType="end"/>
        </w:r>
      </w:ins>
    </w:p>
    <w:p w14:paraId="3ED2AF38" w14:textId="77777777" w:rsidR="00516C62" w:rsidRDefault="00516C62">
      <w:pPr>
        <w:pStyle w:val="TOC3"/>
        <w:tabs>
          <w:tab w:val="left" w:pos="1760"/>
          <w:tab w:val="right" w:leader="dot" w:pos="9062"/>
        </w:tabs>
        <w:rPr>
          <w:ins w:id="236" w:author="The Si Tran" w:date="2012-12-14T07:19:00Z"/>
          <w:rFonts w:asciiTheme="minorHAnsi" w:eastAsiaTheme="minorEastAsia" w:hAnsiTheme="minorHAnsi" w:cstheme="minorBidi"/>
          <w:noProof/>
          <w:sz w:val="22"/>
        </w:rPr>
      </w:pPr>
      <w:ins w:id="23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"_Toc343233022"</w:instrText>
        </w:r>
        <w:r w:rsidRPr="00303AF7">
          <w:rPr>
            <w:rStyle w:val="Hyperlink"/>
            <w:noProof/>
          </w:rPr>
          <w:instrText xml:space="preserve"> </w:instrText>
        </w:r>
        <w:r w:rsidRPr="00303AF7">
          <w:rPr>
            <w:rStyle w:val="Hyperlink"/>
            <w:noProof/>
          </w:rPr>
          <w:fldChar w:fldCharType="separate"/>
        </w:r>
        <w:r w:rsidRPr="00303AF7">
          <w:rPr>
            <w:rStyle w:val="Hyperlink"/>
            <w:noProof/>
          </w:rPr>
          <w:t>4.3.3.</w:t>
        </w:r>
        <w:r>
          <w:rPr>
            <w:rFonts w:asciiTheme="minorHAnsi" w:eastAsiaTheme="minorEastAsia" w:hAnsiTheme="minorHAnsi" w:cstheme="minorBidi"/>
            <w:noProof/>
            <w:sz w:val="22"/>
          </w:rPr>
          <w:tab/>
        </w:r>
        <w:r w:rsidRPr="00303AF7">
          <w:rPr>
            <w:rStyle w:val="Hyperlink"/>
            <w:noProof/>
          </w:rPr>
          <w:t>Giải thuật RPROP</w:t>
        </w:r>
        <w:r>
          <w:rPr>
            <w:noProof/>
            <w:webHidden/>
          </w:rPr>
          <w:tab/>
        </w:r>
        <w:r>
          <w:rPr>
            <w:noProof/>
            <w:webHidden/>
          </w:rPr>
          <w:fldChar w:fldCharType="begin"/>
        </w:r>
        <w:r>
          <w:rPr>
            <w:noProof/>
            <w:webHidden/>
          </w:rPr>
          <w:instrText xml:space="preserve"> PAGEREF _Toc343233022 \h </w:instrText>
        </w:r>
      </w:ins>
      <w:r>
        <w:rPr>
          <w:noProof/>
          <w:webHidden/>
        </w:rPr>
      </w:r>
      <w:r>
        <w:rPr>
          <w:noProof/>
          <w:webHidden/>
        </w:rPr>
        <w:fldChar w:fldCharType="separate"/>
      </w:r>
      <w:ins w:id="238" w:author="The Si Tran" w:date="2012-12-14T07:19:00Z">
        <w:r>
          <w:rPr>
            <w:noProof/>
            <w:webHidden/>
          </w:rPr>
          <w:t>48</w:t>
        </w:r>
        <w:r>
          <w:rPr>
            <w:noProof/>
            <w:webHidden/>
          </w:rPr>
          <w:fldChar w:fldCharType="end"/>
        </w:r>
        <w:r w:rsidRPr="00303AF7">
          <w:rPr>
            <w:rStyle w:val="Hyperlink"/>
            <w:noProof/>
          </w:rPr>
          <w:fldChar w:fldCharType="end"/>
        </w:r>
      </w:ins>
    </w:p>
    <w:p w14:paraId="3398C62B" w14:textId="77777777" w:rsidR="00516C62" w:rsidRDefault="00516C62">
      <w:pPr>
        <w:pStyle w:val="TOC3"/>
        <w:tabs>
          <w:tab w:val="left" w:pos="1760"/>
          <w:tab w:val="right" w:leader="dot" w:pos="9062"/>
        </w:tabs>
        <w:rPr>
          <w:ins w:id="239" w:author="The Si Tran" w:date="2012-12-14T07:19:00Z"/>
          <w:rFonts w:asciiTheme="minorHAnsi" w:eastAsiaTheme="minorEastAsia" w:hAnsiTheme="minorHAnsi" w:cstheme="minorBidi"/>
          <w:noProof/>
          <w:sz w:val="22"/>
        </w:rPr>
      </w:pPr>
      <w:ins w:id="24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"_Toc343233023"</w:instrText>
        </w:r>
        <w:r w:rsidRPr="00303AF7">
          <w:rPr>
            <w:rStyle w:val="Hyperlink"/>
            <w:noProof/>
          </w:rPr>
          <w:instrText xml:space="preserve"> </w:instrText>
        </w:r>
        <w:r w:rsidRPr="00303AF7">
          <w:rPr>
            <w:rStyle w:val="Hyperlink"/>
            <w:noProof/>
          </w:rPr>
          <w:fldChar w:fldCharType="separate"/>
        </w:r>
        <w:r w:rsidRPr="00303AF7">
          <w:rPr>
            <w:rStyle w:val="Hyperlink"/>
            <w:noProof/>
          </w:rPr>
          <w:t>4.3.4.</w:t>
        </w:r>
        <w:r>
          <w:rPr>
            <w:rFonts w:asciiTheme="minorHAnsi" w:eastAsiaTheme="minorEastAsia" w:hAnsiTheme="minorHAnsi" w:cstheme="minorBidi"/>
            <w:noProof/>
            <w:sz w:val="22"/>
          </w:rPr>
          <w:tab/>
        </w:r>
        <w:r w:rsidRPr="00303AF7">
          <w:rPr>
            <w:rStyle w:val="Hyperlink"/>
            <w:noProof/>
          </w:rPr>
          <w:t>Hiện tượng quá khớp</w:t>
        </w:r>
        <w:r>
          <w:rPr>
            <w:noProof/>
            <w:webHidden/>
          </w:rPr>
          <w:tab/>
        </w:r>
        <w:r>
          <w:rPr>
            <w:noProof/>
            <w:webHidden/>
          </w:rPr>
          <w:fldChar w:fldCharType="begin"/>
        </w:r>
        <w:r>
          <w:rPr>
            <w:noProof/>
            <w:webHidden/>
          </w:rPr>
          <w:instrText xml:space="preserve"> PAGEREF _Toc343233023 \h </w:instrText>
        </w:r>
      </w:ins>
      <w:r>
        <w:rPr>
          <w:noProof/>
          <w:webHidden/>
        </w:rPr>
      </w:r>
      <w:r>
        <w:rPr>
          <w:noProof/>
          <w:webHidden/>
        </w:rPr>
        <w:fldChar w:fldCharType="separate"/>
      </w:r>
      <w:ins w:id="241" w:author="The Si Tran" w:date="2012-12-14T07:19:00Z">
        <w:r>
          <w:rPr>
            <w:noProof/>
            <w:webHidden/>
          </w:rPr>
          <w:t>51</w:t>
        </w:r>
        <w:r>
          <w:rPr>
            <w:noProof/>
            <w:webHidden/>
          </w:rPr>
          <w:fldChar w:fldCharType="end"/>
        </w:r>
        <w:r w:rsidRPr="00303AF7">
          <w:rPr>
            <w:rStyle w:val="Hyperlink"/>
            <w:noProof/>
          </w:rPr>
          <w:fldChar w:fldCharType="end"/>
        </w:r>
      </w:ins>
    </w:p>
    <w:p w14:paraId="06F73CC3" w14:textId="77777777" w:rsidR="00516C62" w:rsidRDefault="00516C62">
      <w:pPr>
        <w:pStyle w:val="TOC2"/>
        <w:tabs>
          <w:tab w:val="left" w:pos="1320"/>
          <w:tab w:val="right" w:leader="dot" w:pos="9062"/>
        </w:tabs>
        <w:rPr>
          <w:ins w:id="242" w:author="The Si Tran" w:date="2012-12-14T07:19:00Z"/>
          <w:rFonts w:asciiTheme="minorHAnsi" w:eastAsiaTheme="minorEastAsia" w:hAnsiTheme="minorHAnsi" w:cstheme="minorBidi"/>
          <w:noProof/>
          <w:sz w:val="22"/>
        </w:rPr>
      </w:pPr>
      <w:ins w:id="24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"_Toc343233025"</w:instrText>
        </w:r>
        <w:r w:rsidRPr="00303AF7">
          <w:rPr>
            <w:rStyle w:val="Hyperlink"/>
            <w:noProof/>
          </w:rPr>
          <w:instrText xml:space="preserve"> </w:instrText>
        </w:r>
        <w:r w:rsidRPr="00303AF7">
          <w:rPr>
            <w:rStyle w:val="Hyperlink"/>
            <w:noProof/>
          </w:rPr>
          <w:fldChar w:fldCharType="separate"/>
        </w:r>
        <w:r w:rsidRPr="00303AF7">
          <w:rPr>
            <w:rStyle w:val="Hyperlink"/>
            <w:noProof/>
          </w:rPr>
          <w:t>4.4.</w:t>
        </w:r>
        <w:r>
          <w:rPr>
            <w:rFonts w:asciiTheme="minorHAnsi" w:eastAsiaTheme="minorEastAsia" w:hAnsiTheme="minorHAnsi" w:cstheme="minorBidi"/>
            <w:noProof/>
            <w:sz w:val="22"/>
          </w:rPr>
          <w:tab/>
        </w:r>
        <w:r w:rsidRPr="00303AF7">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_Toc343233025 \h </w:instrText>
        </w:r>
      </w:ins>
      <w:r>
        <w:rPr>
          <w:noProof/>
          <w:webHidden/>
        </w:rPr>
      </w:r>
      <w:r>
        <w:rPr>
          <w:noProof/>
          <w:webHidden/>
        </w:rPr>
        <w:fldChar w:fldCharType="separate"/>
      </w:r>
      <w:ins w:id="244" w:author="The Si Tran" w:date="2012-12-14T07:19:00Z">
        <w:r>
          <w:rPr>
            <w:noProof/>
            <w:webHidden/>
          </w:rPr>
          <w:t>52</w:t>
        </w:r>
        <w:r>
          <w:rPr>
            <w:noProof/>
            <w:webHidden/>
          </w:rPr>
          <w:fldChar w:fldCharType="end"/>
        </w:r>
        <w:r w:rsidRPr="00303AF7">
          <w:rPr>
            <w:rStyle w:val="Hyperlink"/>
            <w:noProof/>
          </w:rPr>
          <w:fldChar w:fldCharType="end"/>
        </w:r>
      </w:ins>
    </w:p>
    <w:p w14:paraId="55E2AFD9" w14:textId="77777777" w:rsidR="00516C62" w:rsidRDefault="00516C62">
      <w:pPr>
        <w:pStyle w:val="TOC2"/>
        <w:tabs>
          <w:tab w:val="left" w:pos="1320"/>
          <w:tab w:val="right" w:leader="dot" w:pos="9062"/>
        </w:tabs>
        <w:rPr>
          <w:ins w:id="245" w:author="The Si Tran" w:date="2012-12-14T07:19:00Z"/>
          <w:rFonts w:asciiTheme="minorHAnsi" w:eastAsiaTheme="minorEastAsia" w:hAnsiTheme="minorHAnsi" w:cstheme="minorBidi"/>
          <w:noProof/>
          <w:sz w:val="22"/>
        </w:rPr>
      </w:pPr>
      <w:ins w:id="24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"_Toc343233026"</w:instrText>
        </w:r>
        <w:r w:rsidRPr="00303AF7">
          <w:rPr>
            <w:rStyle w:val="Hyperlink"/>
            <w:noProof/>
          </w:rPr>
          <w:instrText xml:space="preserve"> </w:instrText>
        </w:r>
        <w:r w:rsidRPr="00303AF7">
          <w:rPr>
            <w:rStyle w:val="Hyperlink"/>
            <w:noProof/>
          </w:rPr>
          <w:fldChar w:fldCharType="separate"/>
        </w:r>
        <w:r w:rsidRPr="00303AF7">
          <w:rPr>
            <w:rStyle w:val="Hyperlink"/>
            <w:noProof/>
          </w:rPr>
          <w:t>4.5.</w:t>
        </w:r>
        <w:r>
          <w:rPr>
            <w:rFonts w:asciiTheme="minorHAnsi" w:eastAsiaTheme="minorEastAsia" w:hAnsiTheme="minorHAnsi" w:cstheme="minorBidi"/>
            <w:noProof/>
            <w:sz w:val="22"/>
          </w:rPr>
          <w:tab/>
        </w:r>
        <w:r w:rsidRPr="00303AF7">
          <w:rPr>
            <w:rStyle w:val="Hyperlink"/>
            <w:noProof/>
          </w:rPr>
          <w:t>Các bước xây dựng một mô hình mạng neuron để dự báo dữ liệu chuỗi thời gian</w:t>
        </w:r>
        <w:r>
          <w:rPr>
            <w:noProof/>
            <w:webHidden/>
          </w:rPr>
          <w:tab/>
        </w:r>
        <w:r>
          <w:rPr>
            <w:noProof/>
            <w:webHidden/>
          </w:rPr>
          <w:fldChar w:fldCharType="begin"/>
        </w:r>
        <w:r>
          <w:rPr>
            <w:noProof/>
            <w:webHidden/>
          </w:rPr>
          <w:instrText xml:space="preserve"> PAGEREF _Toc343233026 \h </w:instrText>
        </w:r>
      </w:ins>
      <w:r>
        <w:rPr>
          <w:noProof/>
          <w:webHidden/>
        </w:rPr>
      </w:r>
      <w:r>
        <w:rPr>
          <w:noProof/>
          <w:webHidden/>
        </w:rPr>
        <w:fldChar w:fldCharType="separate"/>
      </w:r>
      <w:ins w:id="247" w:author="The Si Tran" w:date="2012-12-14T07:19:00Z">
        <w:r>
          <w:rPr>
            <w:noProof/>
            <w:webHidden/>
          </w:rPr>
          <w:t>53</w:t>
        </w:r>
        <w:r>
          <w:rPr>
            <w:noProof/>
            <w:webHidden/>
          </w:rPr>
          <w:fldChar w:fldCharType="end"/>
        </w:r>
        <w:r w:rsidRPr="00303AF7">
          <w:rPr>
            <w:rStyle w:val="Hyperlink"/>
            <w:noProof/>
          </w:rPr>
          <w:fldChar w:fldCharType="end"/>
        </w:r>
      </w:ins>
    </w:p>
    <w:p w14:paraId="7480FBB5" w14:textId="77777777" w:rsidR="00516C62" w:rsidRDefault="00516C62">
      <w:pPr>
        <w:pStyle w:val="TOC3"/>
        <w:tabs>
          <w:tab w:val="left" w:pos="1760"/>
          <w:tab w:val="right" w:leader="dot" w:pos="9062"/>
        </w:tabs>
        <w:rPr>
          <w:ins w:id="248" w:author="The Si Tran" w:date="2012-12-14T07:19:00Z"/>
          <w:rFonts w:asciiTheme="minorHAnsi" w:eastAsiaTheme="minorEastAsia" w:hAnsiTheme="minorHAnsi" w:cstheme="minorBidi"/>
          <w:noProof/>
          <w:sz w:val="22"/>
        </w:rPr>
      </w:pPr>
      <w:ins w:id="24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"_Toc343233027"</w:instrText>
        </w:r>
        <w:r w:rsidRPr="00303AF7">
          <w:rPr>
            <w:rStyle w:val="Hyperlink"/>
            <w:noProof/>
          </w:rPr>
          <w:instrText xml:space="preserve"> </w:instrText>
        </w:r>
        <w:r w:rsidRPr="00303AF7">
          <w:rPr>
            <w:rStyle w:val="Hyperlink"/>
            <w:noProof/>
          </w:rPr>
          <w:fldChar w:fldCharType="separate"/>
        </w:r>
        <w:r w:rsidRPr="00303AF7">
          <w:rPr>
            <w:rStyle w:val="Hyperlink"/>
            <w:noProof/>
          </w:rPr>
          <w:t>4.5.1.</w:t>
        </w:r>
        <w:r>
          <w:rPr>
            <w:rFonts w:asciiTheme="minorHAnsi" w:eastAsiaTheme="minorEastAsia" w:hAnsiTheme="minorHAnsi" w:cstheme="minorBidi"/>
            <w:noProof/>
            <w:sz w:val="22"/>
          </w:rPr>
          <w:tab/>
        </w:r>
        <w:r w:rsidRPr="00303AF7">
          <w:rPr>
            <w:rStyle w:val="Hyperlink"/>
            <w:noProof/>
          </w:rPr>
          <w:t>Lựa chọn các biến</w:t>
        </w:r>
        <w:r>
          <w:rPr>
            <w:noProof/>
            <w:webHidden/>
          </w:rPr>
          <w:tab/>
        </w:r>
        <w:r>
          <w:rPr>
            <w:noProof/>
            <w:webHidden/>
          </w:rPr>
          <w:fldChar w:fldCharType="begin"/>
        </w:r>
        <w:r>
          <w:rPr>
            <w:noProof/>
            <w:webHidden/>
          </w:rPr>
          <w:instrText xml:space="preserve"> PAGEREF _Toc343233027 \h </w:instrText>
        </w:r>
      </w:ins>
      <w:r>
        <w:rPr>
          <w:noProof/>
          <w:webHidden/>
        </w:rPr>
      </w:r>
      <w:r>
        <w:rPr>
          <w:noProof/>
          <w:webHidden/>
        </w:rPr>
        <w:fldChar w:fldCharType="separate"/>
      </w:r>
      <w:ins w:id="250" w:author="The Si Tran" w:date="2012-12-14T07:19:00Z">
        <w:r>
          <w:rPr>
            <w:noProof/>
            <w:webHidden/>
          </w:rPr>
          <w:t>53</w:t>
        </w:r>
        <w:r>
          <w:rPr>
            <w:noProof/>
            <w:webHidden/>
          </w:rPr>
          <w:fldChar w:fldCharType="end"/>
        </w:r>
        <w:r w:rsidRPr="00303AF7">
          <w:rPr>
            <w:rStyle w:val="Hyperlink"/>
            <w:noProof/>
          </w:rPr>
          <w:fldChar w:fldCharType="end"/>
        </w:r>
      </w:ins>
    </w:p>
    <w:p w14:paraId="134553D4" w14:textId="77777777" w:rsidR="00516C62" w:rsidRDefault="00516C62">
      <w:pPr>
        <w:pStyle w:val="TOC3"/>
        <w:tabs>
          <w:tab w:val="left" w:pos="1760"/>
          <w:tab w:val="right" w:leader="dot" w:pos="9062"/>
        </w:tabs>
        <w:rPr>
          <w:ins w:id="251" w:author="The Si Tran" w:date="2012-12-14T07:19:00Z"/>
          <w:rFonts w:asciiTheme="minorHAnsi" w:eastAsiaTheme="minorEastAsia" w:hAnsiTheme="minorHAnsi" w:cstheme="minorBidi"/>
          <w:noProof/>
          <w:sz w:val="22"/>
        </w:rPr>
      </w:pPr>
      <w:ins w:id="25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"_Toc343233028"</w:instrText>
        </w:r>
        <w:r w:rsidRPr="00303AF7">
          <w:rPr>
            <w:rStyle w:val="Hyperlink"/>
            <w:noProof/>
          </w:rPr>
          <w:instrText xml:space="preserve"> </w:instrText>
        </w:r>
        <w:r w:rsidRPr="00303AF7">
          <w:rPr>
            <w:rStyle w:val="Hyperlink"/>
            <w:noProof/>
          </w:rPr>
          <w:fldChar w:fldCharType="separate"/>
        </w:r>
        <w:r w:rsidRPr="00303AF7">
          <w:rPr>
            <w:rStyle w:val="Hyperlink"/>
            <w:noProof/>
          </w:rPr>
          <w:t>4.5.2.</w:t>
        </w:r>
        <w:r>
          <w:rPr>
            <w:rFonts w:asciiTheme="minorHAnsi" w:eastAsiaTheme="minorEastAsia" w:hAnsiTheme="minorHAnsi" w:cstheme="minorBidi"/>
            <w:noProof/>
            <w:sz w:val="22"/>
          </w:rPr>
          <w:tab/>
        </w:r>
        <w:r w:rsidRPr="00303AF7">
          <w:rPr>
            <w:rStyle w:val="Hyperlink"/>
            <w:noProof/>
            <w:lang w:val="fr-FR"/>
          </w:rPr>
          <w:t>Thu thập dữ liệu</w:t>
        </w:r>
        <w:r>
          <w:rPr>
            <w:noProof/>
            <w:webHidden/>
          </w:rPr>
          <w:tab/>
        </w:r>
        <w:r>
          <w:rPr>
            <w:noProof/>
            <w:webHidden/>
          </w:rPr>
          <w:fldChar w:fldCharType="begin"/>
        </w:r>
        <w:r>
          <w:rPr>
            <w:noProof/>
            <w:webHidden/>
          </w:rPr>
          <w:instrText xml:space="preserve"> PAGEREF _Toc343233028 \h </w:instrText>
        </w:r>
      </w:ins>
      <w:r>
        <w:rPr>
          <w:noProof/>
          <w:webHidden/>
        </w:rPr>
      </w:r>
      <w:r>
        <w:rPr>
          <w:noProof/>
          <w:webHidden/>
        </w:rPr>
        <w:fldChar w:fldCharType="separate"/>
      </w:r>
      <w:ins w:id="253" w:author="The Si Tran" w:date="2012-12-14T07:19:00Z">
        <w:r>
          <w:rPr>
            <w:noProof/>
            <w:webHidden/>
          </w:rPr>
          <w:t>54</w:t>
        </w:r>
        <w:r>
          <w:rPr>
            <w:noProof/>
            <w:webHidden/>
          </w:rPr>
          <w:fldChar w:fldCharType="end"/>
        </w:r>
        <w:r w:rsidRPr="00303AF7">
          <w:rPr>
            <w:rStyle w:val="Hyperlink"/>
            <w:noProof/>
          </w:rPr>
          <w:fldChar w:fldCharType="end"/>
        </w:r>
      </w:ins>
    </w:p>
    <w:p w14:paraId="65ADB645" w14:textId="77777777" w:rsidR="00516C62" w:rsidRDefault="00516C62">
      <w:pPr>
        <w:pStyle w:val="TOC3"/>
        <w:tabs>
          <w:tab w:val="left" w:pos="1760"/>
          <w:tab w:val="right" w:leader="dot" w:pos="9062"/>
        </w:tabs>
        <w:rPr>
          <w:ins w:id="254" w:author="The Si Tran" w:date="2012-12-14T07:19:00Z"/>
          <w:rFonts w:asciiTheme="minorHAnsi" w:eastAsiaTheme="minorEastAsia" w:hAnsiTheme="minorHAnsi" w:cstheme="minorBidi"/>
          <w:noProof/>
          <w:sz w:val="22"/>
        </w:rPr>
      </w:pPr>
      <w:ins w:id="25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"_Toc343233029"</w:instrText>
        </w:r>
        <w:r w:rsidRPr="00303AF7">
          <w:rPr>
            <w:rStyle w:val="Hyperlink"/>
            <w:noProof/>
          </w:rPr>
          <w:instrText xml:space="preserve"> </w:instrText>
        </w:r>
        <w:r w:rsidRPr="00303AF7">
          <w:rPr>
            <w:rStyle w:val="Hyperlink"/>
            <w:noProof/>
          </w:rPr>
          <w:fldChar w:fldCharType="separate"/>
        </w:r>
        <w:r w:rsidRPr="00303AF7">
          <w:rPr>
            <w:rStyle w:val="Hyperlink"/>
            <w:noProof/>
          </w:rPr>
          <w:t>4.5.3.</w:t>
        </w:r>
        <w:r>
          <w:rPr>
            <w:rFonts w:asciiTheme="minorHAnsi" w:eastAsiaTheme="minorEastAsia" w:hAnsiTheme="minorHAnsi" w:cstheme="minorBidi"/>
            <w:noProof/>
            <w:sz w:val="22"/>
          </w:rPr>
          <w:tab/>
        </w:r>
        <w:r w:rsidRPr="00303AF7">
          <w:rPr>
            <w:rStyle w:val="Hyperlink"/>
            <w:noProof/>
          </w:rPr>
          <w:t>Tiền xử lý dữ liệu</w:t>
        </w:r>
        <w:r>
          <w:rPr>
            <w:noProof/>
            <w:webHidden/>
          </w:rPr>
          <w:tab/>
        </w:r>
        <w:r>
          <w:rPr>
            <w:noProof/>
            <w:webHidden/>
          </w:rPr>
          <w:fldChar w:fldCharType="begin"/>
        </w:r>
        <w:r>
          <w:rPr>
            <w:noProof/>
            <w:webHidden/>
          </w:rPr>
          <w:instrText xml:space="preserve"> PAGEREF _Toc343233029 \h </w:instrText>
        </w:r>
      </w:ins>
      <w:r>
        <w:rPr>
          <w:noProof/>
          <w:webHidden/>
        </w:rPr>
      </w:r>
      <w:r>
        <w:rPr>
          <w:noProof/>
          <w:webHidden/>
        </w:rPr>
        <w:fldChar w:fldCharType="separate"/>
      </w:r>
      <w:ins w:id="256" w:author="The Si Tran" w:date="2012-12-14T07:19:00Z">
        <w:r>
          <w:rPr>
            <w:noProof/>
            <w:webHidden/>
          </w:rPr>
          <w:t>54</w:t>
        </w:r>
        <w:r>
          <w:rPr>
            <w:noProof/>
            <w:webHidden/>
          </w:rPr>
          <w:fldChar w:fldCharType="end"/>
        </w:r>
        <w:r w:rsidRPr="00303AF7">
          <w:rPr>
            <w:rStyle w:val="Hyperlink"/>
            <w:noProof/>
          </w:rPr>
          <w:fldChar w:fldCharType="end"/>
        </w:r>
      </w:ins>
    </w:p>
    <w:p w14:paraId="54364F21" w14:textId="77777777" w:rsidR="00516C62" w:rsidRDefault="00516C62">
      <w:pPr>
        <w:pStyle w:val="TOC3"/>
        <w:tabs>
          <w:tab w:val="left" w:pos="1760"/>
          <w:tab w:val="right" w:leader="dot" w:pos="9062"/>
        </w:tabs>
        <w:rPr>
          <w:ins w:id="257" w:author="The Si Tran" w:date="2012-12-14T07:19:00Z"/>
          <w:rFonts w:asciiTheme="minorHAnsi" w:eastAsiaTheme="minorEastAsia" w:hAnsiTheme="minorHAnsi" w:cstheme="minorBidi"/>
          <w:noProof/>
          <w:sz w:val="22"/>
        </w:rPr>
      </w:pPr>
      <w:ins w:id="25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"_Toc343233030"</w:instrText>
        </w:r>
        <w:r w:rsidRPr="00303AF7">
          <w:rPr>
            <w:rStyle w:val="Hyperlink"/>
            <w:noProof/>
          </w:rPr>
          <w:instrText xml:space="preserve"> </w:instrText>
        </w:r>
        <w:r w:rsidRPr="00303AF7">
          <w:rPr>
            <w:rStyle w:val="Hyperlink"/>
            <w:noProof/>
          </w:rPr>
          <w:fldChar w:fldCharType="separate"/>
        </w:r>
        <w:r w:rsidRPr="00303AF7">
          <w:rPr>
            <w:rStyle w:val="Hyperlink"/>
            <w:noProof/>
          </w:rPr>
          <w:t>4.5.4.</w:t>
        </w:r>
        <w:r>
          <w:rPr>
            <w:rFonts w:asciiTheme="minorHAnsi" w:eastAsiaTheme="minorEastAsia" w:hAnsiTheme="minorHAnsi" w:cstheme="minorBidi"/>
            <w:noProof/>
            <w:sz w:val="22"/>
          </w:rPr>
          <w:tab/>
        </w:r>
        <w:r w:rsidRPr="00303AF7">
          <w:rPr>
            <w:rStyle w:val="Hyperlink"/>
            <w:noProof/>
          </w:rPr>
          <w:t>Phân chia tập dữ liệu</w:t>
        </w:r>
        <w:r>
          <w:rPr>
            <w:noProof/>
            <w:webHidden/>
          </w:rPr>
          <w:tab/>
        </w:r>
        <w:r>
          <w:rPr>
            <w:noProof/>
            <w:webHidden/>
          </w:rPr>
          <w:fldChar w:fldCharType="begin"/>
        </w:r>
        <w:r>
          <w:rPr>
            <w:noProof/>
            <w:webHidden/>
          </w:rPr>
          <w:instrText xml:space="preserve"> PAGEREF _Toc343233030 \h </w:instrText>
        </w:r>
      </w:ins>
      <w:r>
        <w:rPr>
          <w:noProof/>
          <w:webHidden/>
        </w:rPr>
      </w:r>
      <w:r>
        <w:rPr>
          <w:noProof/>
          <w:webHidden/>
        </w:rPr>
        <w:fldChar w:fldCharType="separate"/>
      </w:r>
      <w:ins w:id="259" w:author="The Si Tran" w:date="2012-12-14T07:19:00Z">
        <w:r>
          <w:rPr>
            <w:noProof/>
            <w:webHidden/>
          </w:rPr>
          <w:t>55</w:t>
        </w:r>
        <w:r>
          <w:rPr>
            <w:noProof/>
            <w:webHidden/>
          </w:rPr>
          <w:fldChar w:fldCharType="end"/>
        </w:r>
        <w:r w:rsidRPr="00303AF7">
          <w:rPr>
            <w:rStyle w:val="Hyperlink"/>
            <w:noProof/>
          </w:rPr>
          <w:fldChar w:fldCharType="end"/>
        </w:r>
      </w:ins>
    </w:p>
    <w:p w14:paraId="42868B91" w14:textId="77777777" w:rsidR="00516C62" w:rsidRDefault="00516C62">
      <w:pPr>
        <w:pStyle w:val="TOC3"/>
        <w:tabs>
          <w:tab w:val="left" w:pos="1760"/>
          <w:tab w:val="right" w:leader="dot" w:pos="9062"/>
        </w:tabs>
        <w:rPr>
          <w:ins w:id="260" w:author="The Si Tran" w:date="2012-12-14T07:19:00Z"/>
          <w:rFonts w:asciiTheme="minorHAnsi" w:eastAsiaTheme="minorEastAsia" w:hAnsiTheme="minorHAnsi" w:cstheme="minorBidi"/>
          <w:noProof/>
          <w:sz w:val="22"/>
        </w:rPr>
      </w:pPr>
      <w:ins w:id="26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"_Toc343233031"</w:instrText>
        </w:r>
        <w:r w:rsidRPr="00303AF7">
          <w:rPr>
            <w:rStyle w:val="Hyperlink"/>
            <w:noProof/>
          </w:rPr>
          <w:instrText xml:space="preserve"> </w:instrText>
        </w:r>
        <w:r w:rsidRPr="00303AF7">
          <w:rPr>
            <w:rStyle w:val="Hyperlink"/>
            <w:noProof/>
          </w:rPr>
          <w:fldChar w:fldCharType="separate"/>
        </w:r>
        <w:r w:rsidRPr="00303AF7">
          <w:rPr>
            <w:rStyle w:val="Hyperlink"/>
            <w:noProof/>
          </w:rPr>
          <w:t>4.5.5.</w:t>
        </w:r>
        <w:r>
          <w:rPr>
            <w:rFonts w:asciiTheme="minorHAnsi" w:eastAsiaTheme="minorEastAsia" w:hAnsiTheme="minorHAnsi" w:cstheme="minorBidi"/>
            <w:noProof/>
            <w:sz w:val="22"/>
          </w:rPr>
          <w:tab/>
        </w:r>
        <w:r w:rsidRPr="00303AF7">
          <w:rPr>
            <w:rStyle w:val="Hyperlink"/>
            <w:noProof/>
          </w:rPr>
          <w:t>Xây dựng cấu trúc mạng</w:t>
        </w:r>
        <w:r>
          <w:rPr>
            <w:noProof/>
            <w:webHidden/>
          </w:rPr>
          <w:tab/>
        </w:r>
        <w:r>
          <w:rPr>
            <w:noProof/>
            <w:webHidden/>
          </w:rPr>
          <w:fldChar w:fldCharType="begin"/>
        </w:r>
        <w:r>
          <w:rPr>
            <w:noProof/>
            <w:webHidden/>
          </w:rPr>
          <w:instrText xml:space="preserve"> PAGEREF _Toc343233031 \h </w:instrText>
        </w:r>
      </w:ins>
      <w:r>
        <w:rPr>
          <w:noProof/>
          <w:webHidden/>
        </w:rPr>
      </w:r>
      <w:r>
        <w:rPr>
          <w:noProof/>
          <w:webHidden/>
        </w:rPr>
        <w:fldChar w:fldCharType="separate"/>
      </w:r>
      <w:ins w:id="262" w:author="The Si Tran" w:date="2012-12-14T07:19:00Z">
        <w:r>
          <w:rPr>
            <w:noProof/>
            <w:webHidden/>
          </w:rPr>
          <w:t>56</w:t>
        </w:r>
        <w:r>
          <w:rPr>
            <w:noProof/>
            <w:webHidden/>
          </w:rPr>
          <w:fldChar w:fldCharType="end"/>
        </w:r>
        <w:r w:rsidRPr="00303AF7">
          <w:rPr>
            <w:rStyle w:val="Hyperlink"/>
            <w:noProof/>
          </w:rPr>
          <w:fldChar w:fldCharType="end"/>
        </w:r>
      </w:ins>
    </w:p>
    <w:p w14:paraId="3EA506B4" w14:textId="77777777" w:rsidR="00516C62" w:rsidRDefault="00516C62">
      <w:pPr>
        <w:pStyle w:val="TOC3"/>
        <w:tabs>
          <w:tab w:val="left" w:pos="1760"/>
          <w:tab w:val="right" w:leader="dot" w:pos="9062"/>
        </w:tabs>
        <w:rPr>
          <w:ins w:id="263" w:author="The Si Tran" w:date="2012-12-14T07:19:00Z"/>
          <w:rFonts w:asciiTheme="minorHAnsi" w:eastAsiaTheme="minorEastAsia" w:hAnsiTheme="minorHAnsi" w:cstheme="minorBidi"/>
          <w:noProof/>
          <w:sz w:val="22"/>
        </w:rPr>
      </w:pPr>
      <w:ins w:id="26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"_Toc343233032"</w:instrText>
        </w:r>
        <w:r w:rsidRPr="00303AF7">
          <w:rPr>
            <w:rStyle w:val="Hyperlink"/>
            <w:noProof/>
          </w:rPr>
          <w:instrText xml:space="preserve"> </w:instrText>
        </w:r>
        <w:r w:rsidRPr="00303AF7">
          <w:rPr>
            <w:rStyle w:val="Hyperlink"/>
            <w:noProof/>
          </w:rPr>
          <w:fldChar w:fldCharType="separate"/>
        </w:r>
        <w:r w:rsidRPr="00303AF7">
          <w:rPr>
            <w:rStyle w:val="Hyperlink"/>
            <w:noProof/>
          </w:rPr>
          <w:t>4.5.6.</w:t>
        </w:r>
        <w:r>
          <w:rPr>
            <w:rFonts w:asciiTheme="minorHAnsi" w:eastAsiaTheme="minorEastAsia" w:hAnsiTheme="minorHAnsi" w:cstheme="minorBidi"/>
            <w:noProof/>
            <w:sz w:val="22"/>
          </w:rPr>
          <w:tab/>
        </w:r>
        <w:r w:rsidRPr="00303AF7">
          <w:rPr>
            <w:rStyle w:val="Hyperlink"/>
            <w:noProof/>
          </w:rPr>
          <w:t>Xác định tiêu chuẩn đánh giá</w:t>
        </w:r>
        <w:r>
          <w:rPr>
            <w:noProof/>
            <w:webHidden/>
          </w:rPr>
          <w:tab/>
        </w:r>
        <w:r>
          <w:rPr>
            <w:noProof/>
            <w:webHidden/>
          </w:rPr>
          <w:fldChar w:fldCharType="begin"/>
        </w:r>
        <w:r>
          <w:rPr>
            <w:noProof/>
            <w:webHidden/>
          </w:rPr>
          <w:instrText xml:space="preserve"> PAGEREF _Toc343233032 \h </w:instrText>
        </w:r>
      </w:ins>
      <w:r>
        <w:rPr>
          <w:noProof/>
          <w:webHidden/>
        </w:rPr>
      </w:r>
      <w:r>
        <w:rPr>
          <w:noProof/>
          <w:webHidden/>
        </w:rPr>
        <w:fldChar w:fldCharType="separate"/>
      </w:r>
      <w:ins w:id="265" w:author="The Si Tran" w:date="2012-12-14T07:19:00Z">
        <w:r>
          <w:rPr>
            <w:noProof/>
            <w:webHidden/>
          </w:rPr>
          <w:t>58</w:t>
        </w:r>
        <w:r>
          <w:rPr>
            <w:noProof/>
            <w:webHidden/>
          </w:rPr>
          <w:fldChar w:fldCharType="end"/>
        </w:r>
        <w:r w:rsidRPr="00303AF7">
          <w:rPr>
            <w:rStyle w:val="Hyperlink"/>
            <w:noProof/>
          </w:rPr>
          <w:fldChar w:fldCharType="end"/>
        </w:r>
      </w:ins>
    </w:p>
    <w:p w14:paraId="5BFEF6BD" w14:textId="77777777" w:rsidR="00516C62" w:rsidRDefault="00516C62">
      <w:pPr>
        <w:pStyle w:val="TOC3"/>
        <w:tabs>
          <w:tab w:val="left" w:pos="1760"/>
          <w:tab w:val="right" w:leader="dot" w:pos="9062"/>
        </w:tabs>
        <w:rPr>
          <w:ins w:id="266" w:author="The Si Tran" w:date="2012-12-14T07:19:00Z"/>
          <w:rFonts w:asciiTheme="minorHAnsi" w:eastAsiaTheme="minorEastAsia" w:hAnsiTheme="minorHAnsi" w:cstheme="minorBidi"/>
          <w:noProof/>
          <w:sz w:val="22"/>
        </w:rPr>
      </w:pPr>
      <w:ins w:id="267" w:author="The Si Tran" w:date="2012-12-14T07:19:00Z">
        <w:r w:rsidRPr="00303AF7">
          <w:rPr>
            <w:rStyle w:val="Hyperlink"/>
            <w:noProof/>
          </w:rPr>
          <w:lastRenderedPageBreak/>
          <w:fldChar w:fldCharType="begin"/>
        </w:r>
        <w:r w:rsidRPr="00303AF7">
          <w:rPr>
            <w:rStyle w:val="Hyperlink"/>
            <w:noProof/>
          </w:rPr>
          <w:instrText xml:space="preserve"> </w:instrText>
        </w:r>
        <w:r>
          <w:rPr>
            <w:noProof/>
          </w:rPr>
          <w:instrText>HYPERLINK \l "_Toc343233033"</w:instrText>
        </w:r>
        <w:r w:rsidRPr="00303AF7">
          <w:rPr>
            <w:rStyle w:val="Hyperlink"/>
            <w:noProof/>
          </w:rPr>
          <w:instrText xml:space="preserve"> </w:instrText>
        </w:r>
        <w:r w:rsidRPr="00303AF7">
          <w:rPr>
            <w:rStyle w:val="Hyperlink"/>
            <w:noProof/>
          </w:rPr>
          <w:fldChar w:fldCharType="separate"/>
        </w:r>
        <w:r w:rsidRPr="00303AF7">
          <w:rPr>
            <w:rStyle w:val="Hyperlink"/>
            <w:noProof/>
            <w:lang w:val="fr-FR"/>
          </w:rPr>
          <w:t>4.5.7.</w:t>
        </w:r>
        <w:r>
          <w:rPr>
            <w:rFonts w:asciiTheme="minorHAnsi" w:eastAsiaTheme="minorEastAsia" w:hAnsiTheme="minorHAnsi" w:cstheme="minorBidi"/>
            <w:noProof/>
            <w:sz w:val="22"/>
          </w:rPr>
          <w:tab/>
        </w:r>
        <w:r w:rsidRPr="00303AF7">
          <w:rPr>
            <w:rStyle w:val="Hyperlink"/>
            <w:noProof/>
            <w:lang w:val="fr-FR"/>
          </w:rPr>
          <w:t>Huấn luyện mạng</w:t>
        </w:r>
        <w:r>
          <w:rPr>
            <w:noProof/>
            <w:webHidden/>
          </w:rPr>
          <w:tab/>
        </w:r>
        <w:r>
          <w:rPr>
            <w:noProof/>
            <w:webHidden/>
          </w:rPr>
          <w:fldChar w:fldCharType="begin"/>
        </w:r>
        <w:r>
          <w:rPr>
            <w:noProof/>
            <w:webHidden/>
          </w:rPr>
          <w:instrText xml:space="preserve"> PAGEREF _Toc343233033 \h </w:instrText>
        </w:r>
      </w:ins>
      <w:r>
        <w:rPr>
          <w:noProof/>
          <w:webHidden/>
        </w:rPr>
      </w:r>
      <w:r>
        <w:rPr>
          <w:noProof/>
          <w:webHidden/>
        </w:rPr>
        <w:fldChar w:fldCharType="separate"/>
      </w:r>
      <w:ins w:id="268" w:author="The Si Tran" w:date="2012-12-14T07:19:00Z">
        <w:r>
          <w:rPr>
            <w:noProof/>
            <w:webHidden/>
          </w:rPr>
          <w:t>58</w:t>
        </w:r>
        <w:r>
          <w:rPr>
            <w:noProof/>
            <w:webHidden/>
          </w:rPr>
          <w:fldChar w:fldCharType="end"/>
        </w:r>
        <w:r w:rsidRPr="00303AF7">
          <w:rPr>
            <w:rStyle w:val="Hyperlink"/>
            <w:noProof/>
          </w:rPr>
          <w:fldChar w:fldCharType="end"/>
        </w:r>
      </w:ins>
    </w:p>
    <w:p w14:paraId="5F4C9836" w14:textId="77777777" w:rsidR="00516C62" w:rsidRDefault="00516C62">
      <w:pPr>
        <w:pStyle w:val="TOC3"/>
        <w:tabs>
          <w:tab w:val="left" w:pos="1760"/>
          <w:tab w:val="right" w:leader="dot" w:pos="9062"/>
        </w:tabs>
        <w:rPr>
          <w:ins w:id="269" w:author="The Si Tran" w:date="2012-12-14T07:19:00Z"/>
          <w:rFonts w:asciiTheme="minorHAnsi" w:eastAsiaTheme="minorEastAsia" w:hAnsiTheme="minorHAnsi" w:cstheme="minorBidi"/>
          <w:noProof/>
          <w:sz w:val="22"/>
        </w:rPr>
      </w:pPr>
      <w:ins w:id="27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"_Toc343233034"</w:instrText>
        </w:r>
        <w:r w:rsidRPr="00303AF7">
          <w:rPr>
            <w:rStyle w:val="Hyperlink"/>
            <w:noProof/>
          </w:rPr>
          <w:instrText xml:space="preserve"> </w:instrText>
        </w:r>
        <w:r w:rsidRPr="00303AF7">
          <w:rPr>
            <w:rStyle w:val="Hyperlink"/>
            <w:noProof/>
          </w:rPr>
          <w:fldChar w:fldCharType="separate"/>
        </w:r>
        <w:r w:rsidRPr="00303AF7">
          <w:rPr>
            <w:rStyle w:val="Hyperlink"/>
            <w:noProof/>
            <w:lang w:val="fr-FR"/>
          </w:rPr>
          <w:t>4.5.8.</w:t>
        </w:r>
        <w:r>
          <w:rPr>
            <w:rFonts w:asciiTheme="minorHAnsi" w:eastAsiaTheme="minorEastAsia" w:hAnsiTheme="minorHAnsi" w:cstheme="minorBidi"/>
            <w:noProof/>
            <w:sz w:val="22"/>
          </w:rPr>
          <w:tab/>
        </w:r>
        <w:r w:rsidRPr="00303AF7">
          <w:rPr>
            <w:rStyle w:val="Hyperlink"/>
            <w:noProof/>
            <w:lang w:val="fr-FR"/>
          </w:rPr>
          <w:t>Dự đoán và cải tiến</w:t>
        </w:r>
        <w:r>
          <w:rPr>
            <w:noProof/>
            <w:webHidden/>
          </w:rPr>
          <w:tab/>
        </w:r>
        <w:r>
          <w:rPr>
            <w:noProof/>
            <w:webHidden/>
          </w:rPr>
          <w:fldChar w:fldCharType="begin"/>
        </w:r>
        <w:r>
          <w:rPr>
            <w:noProof/>
            <w:webHidden/>
          </w:rPr>
          <w:instrText xml:space="preserve"> PAGEREF _Toc343233034 \h </w:instrText>
        </w:r>
      </w:ins>
      <w:r>
        <w:rPr>
          <w:noProof/>
          <w:webHidden/>
        </w:rPr>
      </w:r>
      <w:r>
        <w:rPr>
          <w:noProof/>
          <w:webHidden/>
        </w:rPr>
        <w:fldChar w:fldCharType="separate"/>
      </w:r>
      <w:ins w:id="271" w:author="The Si Tran" w:date="2012-12-14T07:19:00Z">
        <w:r>
          <w:rPr>
            <w:noProof/>
            <w:webHidden/>
          </w:rPr>
          <w:t>59</w:t>
        </w:r>
        <w:r>
          <w:rPr>
            <w:noProof/>
            <w:webHidden/>
          </w:rPr>
          <w:fldChar w:fldCharType="end"/>
        </w:r>
        <w:r w:rsidRPr="00303AF7">
          <w:rPr>
            <w:rStyle w:val="Hyperlink"/>
            <w:noProof/>
          </w:rPr>
          <w:fldChar w:fldCharType="end"/>
        </w:r>
      </w:ins>
    </w:p>
    <w:p w14:paraId="18782A82" w14:textId="77777777" w:rsidR="00516C62" w:rsidRDefault="00516C62">
      <w:pPr>
        <w:pStyle w:val="TOC2"/>
        <w:tabs>
          <w:tab w:val="left" w:pos="1320"/>
          <w:tab w:val="right" w:leader="dot" w:pos="9062"/>
        </w:tabs>
        <w:rPr>
          <w:ins w:id="272" w:author="The Si Tran" w:date="2012-12-14T07:19:00Z"/>
          <w:rFonts w:asciiTheme="minorHAnsi" w:eastAsiaTheme="minorEastAsia" w:hAnsiTheme="minorHAnsi" w:cstheme="minorBidi"/>
          <w:noProof/>
          <w:sz w:val="22"/>
        </w:rPr>
      </w:pPr>
      <w:ins w:id="27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"_Toc343233037"</w:instrText>
        </w:r>
        <w:r w:rsidRPr="00303AF7">
          <w:rPr>
            <w:rStyle w:val="Hyperlink"/>
            <w:noProof/>
          </w:rPr>
          <w:instrText xml:space="preserve"> </w:instrText>
        </w:r>
        <w:r w:rsidRPr="00303AF7">
          <w:rPr>
            <w:rStyle w:val="Hyperlink"/>
            <w:noProof/>
          </w:rPr>
          <w:fldChar w:fldCharType="separate"/>
        </w:r>
        <w:r w:rsidRPr="00303AF7">
          <w:rPr>
            <w:rStyle w:val="Hyperlink"/>
            <w:noProof/>
          </w:rPr>
          <w:t>4.6.</w:t>
        </w:r>
        <w:r>
          <w:rPr>
            <w:rFonts w:asciiTheme="minorHAnsi" w:eastAsiaTheme="minorEastAsia" w:hAnsiTheme="minorHAnsi" w:cstheme="minorBidi"/>
            <w:noProof/>
            <w:sz w:val="22"/>
          </w:rPr>
          <w:tab/>
        </w:r>
        <w:r w:rsidRPr="00303AF7">
          <w:rPr>
            <w:rStyle w:val="Hyperlink"/>
            <w:noProof/>
          </w:rPr>
          <w:t>Kết luận</w:t>
        </w:r>
        <w:r>
          <w:rPr>
            <w:noProof/>
            <w:webHidden/>
          </w:rPr>
          <w:tab/>
        </w:r>
        <w:r>
          <w:rPr>
            <w:noProof/>
            <w:webHidden/>
          </w:rPr>
          <w:fldChar w:fldCharType="begin"/>
        </w:r>
        <w:r>
          <w:rPr>
            <w:noProof/>
            <w:webHidden/>
          </w:rPr>
          <w:instrText xml:space="preserve"> PAGEREF _Toc343233037 \h </w:instrText>
        </w:r>
      </w:ins>
      <w:r>
        <w:rPr>
          <w:noProof/>
          <w:webHidden/>
        </w:rPr>
      </w:r>
      <w:r>
        <w:rPr>
          <w:noProof/>
          <w:webHidden/>
        </w:rPr>
        <w:fldChar w:fldCharType="separate"/>
      </w:r>
      <w:ins w:id="274" w:author="The Si Tran" w:date="2012-12-14T07:19:00Z">
        <w:r>
          <w:rPr>
            <w:noProof/>
            <w:webHidden/>
          </w:rPr>
          <w:t>59</w:t>
        </w:r>
        <w:r>
          <w:rPr>
            <w:noProof/>
            <w:webHidden/>
          </w:rPr>
          <w:fldChar w:fldCharType="end"/>
        </w:r>
        <w:r w:rsidRPr="00303AF7">
          <w:rPr>
            <w:rStyle w:val="Hyperlink"/>
            <w:noProof/>
          </w:rPr>
          <w:fldChar w:fldCharType="end"/>
        </w:r>
      </w:ins>
    </w:p>
    <w:p w14:paraId="55037D5D" w14:textId="77777777" w:rsidR="00516C62" w:rsidRDefault="00516C62">
      <w:pPr>
        <w:pStyle w:val="TOC1"/>
        <w:tabs>
          <w:tab w:val="left" w:pos="1760"/>
          <w:tab w:val="right" w:leader="dot" w:pos="9062"/>
        </w:tabs>
        <w:rPr>
          <w:ins w:id="275" w:author="The Si Tran" w:date="2012-12-14T07:19:00Z"/>
          <w:rFonts w:asciiTheme="minorHAnsi" w:eastAsiaTheme="minorEastAsia" w:hAnsiTheme="minorHAnsi" w:cstheme="minorBidi"/>
          <w:noProof/>
          <w:sz w:val="22"/>
        </w:rPr>
      </w:pPr>
      <w:ins w:id="27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"_Toc343233039"</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5</w:t>
        </w:r>
        <w:r>
          <w:rPr>
            <w:rFonts w:asciiTheme="minorHAnsi" w:eastAsiaTheme="minorEastAsia" w:hAnsiTheme="minorHAnsi" w:cstheme="minorBidi"/>
            <w:noProof/>
            <w:sz w:val="22"/>
          </w:rPr>
          <w:tab/>
        </w:r>
        <w:r w:rsidRPr="00303AF7">
          <w:rPr>
            <w:rStyle w:val="Hyperlink"/>
            <w:noProof/>
          </w:rPr>
          <w:t>MÔ HÌNH KẾT HỢP ARIMA VÀ ANN</w:t>
        </w:r>
        <w:r>
          <w:rPr>
            <w:noProof/>
            <w:webHidden/>
          </w:rPr>
          <w:tab/>
        </w:r>
        <w:r>
          <w:rPr>
            <w:noProof/>
            <w:webHidden/>
          </w:rPr>
          <w:fldChar w:fldCharType="begin"/>
        </w:r>
        <w:r>
          <w:rPr>
            <w:noProof/>
            <w:webHidden/>
          </w:rPr>
          <w:instrText xml:space="preserve"> PAGEREF _Toc343233039 \h </w:instrText>
        </w:r>
      </w:ins>
      <w:r>
        <w:rPr>
          <w:noProof/>
          <w:webHidden/>
        </w:rPr>
      </w:r>
      <w:r>
        <w:rPr>
          <w:noProof/>
          <w:webHidden/>
        </w:rPr>
        <w:fldChar w:fldCharType="separate"/>
      </w:r>
      <w:ins w:id="277" w:author="The Si Tran" w:date="2012-12-14T07:19:00Z">
        <w:r>
          <w:rPr>
            <w:noProof/>
            <w:webHidden/>
          </w:rPr>
          <w:t>60</w:t>
        </w:r>
        <w:r>
          <w:rPr>
            <w:noProof/>
            <w:webHidden/>
          </w:rPr>
          <w:fldChar w:fldCharType="end"/>
        </w:r>
        <w:r w:rsidRPr="00303AF7">
          <w:rPr>
            <w:rStyle w:val="Hyperlink"/>
            <w:noProof/>
          </w:rPr>
          <w:fldChar w:fldCharType="end"/>
        </w:r>
      </w:ins>
    </w:p>
    <w:p w14:paraId="01ED4536" w14:textId="77777777" w:rsidR="00516C62" w:rsidRDefault="00516C62">
      <w:pPr>
        <w:pStyle w:val="TOC2"/>
        <w:tabs>
          <w:tab w:val="left" w:pos="1320"/>
          <w:tab w:val="right" w:leader="dot" w:pos="9062"/>
        </w:tabs>
        <w:rPr>
          <w:ins w:id="278" w:author="The Si Tran" w:date="2012-12-14T07:19:00Z"/>
          <w:rFonts w:asciiTheme="minorHAnsi" w:eastAsiaTheme="minorEastAsia" w:hAnsiTheme="minorHAnsi" w:cstheme="minorBidi"/>
          <w:noProof/>
          <w:sz w:val="22"/>
        </w:rPr>
      </w:pPr>
      <w:ins w:id="27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"_Toc343233045"</w:instrText>
        </w:r>
        <w:r w:rsidRPr="00303AF7">
          <w:rPr>
            <w:rStyle w:val="Hyperlink"/>
            <w:noProof/>
          </w:rPr>
          <w:instrText xml:space="preserve"> </w:instrText>
        </w:r>
        <w:r w:rsidRPr="00303AF7">
          <w:rPr>
            <w:rStyle w:val="Hyperlink"/>
            <w:noProof/>
          </w:rPr>
          <w:fldChar w:fldCharType="separate"/>
        </w:r>
        <w:r w:rsidRPr="00303AF7">
          <w:rPr>
            <w:rStyle w:val="Hyperlink"/>
            <w:noProof/>
          </w:rPr>
          <w:t>5.1.</w:t>
        </w:r>
        <w:r>
          <w:rPr>
            <w:rFonts w:asciiTheme="minorHAnsi" w:eastAsiaTheme="minorEastAsia" w:hAnsiTheme="minorHAnsi" w:cstheme="minorBidi"/>
            <w:noProof/>
            <w:sz w:val="22"/>
          </w:rPr>
          <w:tab/>
        </w:r>
        <w:r w:rsidRPr="00303AF7">
          <w:rPr>
            <w:rStyle w:val="Hyperlink"/>
            <w:noProof/>
          </w:rPr>
          <w:t>Nguyên nhân</w:t>
        </w:r>
        <w:r>
          <w:rPr>
            <w:noProof/>
            <w:webHidden/>
          </w:rPr>
          <w:tab/>
        </w:r>
        <w:r>
          <w:rPr>
            <w:noProof/>
            <w:webHidden/>
          </w:rPr>
          <w:fldChar w:fldCharType="begin"/>
        </w:r>
        <w:r>
          <w:rPr>
            <w:noProof/>
            <w:webHidden/>
          </w:rPr>
          <w:instrText xml:space="preserve"> PAGEREF _Toc343233045 \h </w:instrText>
        </w:r>
      </w:ins>
      <w:r>
        <w:rPr>
          <w:noProof/>
          <w:webHidden/>
        </w:rPr>
      </w:r>
      <w:r>
        <w:rPr>
          <w:noProof/>
          <w:webHidden/>
        </w:rPr>
        <w:fldChar w:fldCharType="separate"/>
      </w:r>
      <w:ins w:id="280" w:author="The Si Tran" w:date="2012-12-14T07:19:00Z">
        <w:r>
          <w:rPr>
            <w:noProof/>
            <w:webHidden/>
          </w:rPr>
          <w:t>60</w:t>
        </w:r>
        <w:r>
          <w:rPr>
            <w:noProof/>
            <w:webHidden/>
          </w:rPr>
          <w:fldChar w:fldCharType="end"/>
        </w:r>
        <w:r w:rsidRPr="00303AF7">
          <w:rPr>
            <w:rStyle w:val="Hyperlink"/>
            <w:noProof/>
          </w:rPr>
          <w:fldChar w:fldCharType="end"/>
        </w:r>
      </w:ins>
    </w:p>
    <w:p w14:paraId="0684D5BA" w14:textId="77777777" w:rsidR="00516C62" w:rsidRDefault="00516C62">
      <w:pPr>
        <w:pStyle w:val="TOC2"/>
        <w:tabs>
          <w:tab w:val="left" w:pos="1320"/>
          <w:tab w:val="right" w:leader="dot" w:pos="9062"/>
        </w:tabs>
        <w:rPr>
          <w:ins w:id="281" w:author="The Si Tran" w:date="2012-12-14T07:19:00Z"/>
          <w:rFonts w:asciiTheme="minorHAnsi" w:eastAsiaTheme="minorEastAsia" w:hAnsiTheme="minorHAnsi" w:cstheme="minorBidi"/>
          <w:noProof/>
          <w:sz w:val="22"/>
        </w:rPr>
      </w:pPr>
      <w:ins w:id="28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"_Toc343233046"</w:instrText>
        </w:r>
        <w:r w:rsidRPr="00303AF7">
          <w:rPr>
            <w:rStyle w:val="Hyperlink"/>
            <w:noProof/>
          </w:rPr>
          <w:instrText xml:space="preserve"> </w:instrText>
        </w:r>
        <w:r w:rsidRPr="00303AF7">
          <w:rPr>
            <w:rStyle w:val="Hyperlink"/>
            <w:noProof/>
          </w:rPr>
          <w:fldChar w:fldCharType="separate"/>
        </w:r>
        <w:r w:rsidRPr="00303AF7">
          <w:rPr>
            <w:rStyle w:val="Hyperlink"/>
            <w:noProof/>
          </w:rPr>
          <w:t>5.2.</w:t>
        </w:r>
        <w:r>
          <w:rPr>
            <w:rFonts w:asciiTheme="minorHAnsi" w:eastAsiaTheme="minorEastAsia" w:hAnsiTheme="minorHAnsi" w:cstheme="minorBidi"/>
            <w:noProof/>
            <w:sz w:val="22"/>
          </w:rPr>
          <w:tab/>
        </w:r>
        <w:r w:rsidRPr="00303AF7">
          <w:rPr>
            <w:rStyle w:val="Hyperlink"/>
            <w:noProof/>
          </w:rPr>
          <w:t>Mô hình kết hợp ARIMA và Nơron</w:t>
        </w:r>
        <w:r>
          <w:rPr>
            <w:noProof/>
            <w:webHidden/>
          </w:rPr>
          <w:tab/>
        </w:r>
        <w:r>
          <w:rPr>
            <w:noProof/>
            <w:webHidden/>
          </w:rPr>
          <w:fldChar w:fldCharType="begin"/>
        </w:r>
        <w:r>
          <w:rPr>
            <w:noProof/>
            <w:webHidden/>
          </w:rPr>
          <w:instrText xml:space="preserve"> PAGEREF _Toc343233046 \h </w:instrText>
        </w:r>
      </w:ins>
      <w:r>
        <w:rPr>
          <w:noProof/>
          <w:webHidden/>
        </w:rPr>
      </w:r>
      <w:r>
        <w:rPr>
          <w:noProof/>
          <w:webHidden/>
        </w:rPr>
        <w:fldChar w:fldCharType="separate"/>
      </w:r>
      <w:ins w:id="283" w:author="The Si Tran" w:date="2012-12-14T07:19:00Z">
        <w:r>
          <w:rPr>
            <w:noProof/>
            <w:webHidden/>
          </w:rPr>
          <w:t>61</w:t>
        </w:r>
        <w:r>
          <w:rPr>
            <w:noProof/>
            <w:webHidden/>
          </w:rPr>
          <w:fldChar w:fldCharType="end"/>
        </w:r>
        <w:r w:rsidRPr="00303AF7">
          <w:rPr>
            <w:rStyle w:val="Hyperlink"/>
            <w:noProof/>
          </w:rPr>
          <w:fldChar w:fldCharType="end"/>
        </w:r>
      </w:ins>
    </w:p>
    <w:p w14:paraId="31080163" w14:textId="77777777" w:rsidR="00516C62" w:rsidRDefault="00516C62">
      <w:pPr>
        <w:pStyle w:val="TOC1"/>
        <w:tabs>
          <w:tab w:val="left" w:pos="1760"/>
          <w:tab w:val="right" w:leader="dot" w:pos="9062"/>
        </w:tabs>
        <w:rPr>
          <w:ins w:id="284" w:author="The Si Tran" w:date="2012-12-14T07:19:00Z"/>
          <w:rFonts w:asciiTheme="minorHAnsi" w:eastAsiaTheme="minorEastAsia" w:hAnsiTheme="minorHAnsi" w:cstheme="minorBidi"/>
          <w:noProof/>
          <w:sz w:val="22"/>
        </w:rPr>
      </w:pPr>
      <w:ins w:id="28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"_Toc343233064"</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6</w:t>
        </w:r>
        <w:r>
          <w:rPr>
            <w:rFonts w:asciiTheme="minorHAnsi" w:eastAsiaTheme="minorEastAsia" w:hAnsiTheme="minorHAnsi" w:cstheme="minorBidi"/>
            <w:noProof/>
            <w:sz w:val="22"/>
          </w:rPr>
          <w:tab/>
        </w:r>
        <w:r w:rsidRPr="00303AF7">
          <w:rPr>
            <w:rStyle w:val="Hyperlink"/>
            <w:noProof/>
          </w:rPr>
          <w:t>KẾT QUẢ THỰC NGHIỆM</w:t>
        </w:r>
        <w:r>
          <w:rPr>
            <w:noProof/>
            <w:webHidden/>
          </w:rPr>
          <w:tab/>
        </w:r>
        <w:r>
          <w:rPr>
            <w:noProof/>
            <w:webHidden/>
          </w:rPr>
          <w:fldChar w:fldCharType="begin"/>
        </w:r>
        <w:r>
          <w:rPr>
            <w:noProof/>
            <w:webHidden/>
          </w:rPr>
          <w:instrText xml:space="preserve"> PAGEREF _Toc343233064 \h </w:instrText>
        </w:r>
      </w:ins>
      <w:r>
        <w:rPr>
          <w:noProof/>
          <w:webHidden/>
        </w:rPr>
      </w:r>
      <w:r>
        <w:rPr>
          <w:noProof/>
          <w:webHidden/>
        </w:rPr>
        <w:fldChar w:fldCharType="separate"/>
      </w:r>
      <w:ins w:id="286" w:author="The Si Tran" w:date="2012-12-14T07:19:00Z">
        <w:r>
          <w:rPr>
            <w:noProof/>
            <w:webHidden/>
          </w:rPr>
          <w:t>64</w:t>
        </w:r>
        <w:r>
          <w:rPr>
            <w:noProof/>
            <w:webHidden/>
          </w:rPr>
          <w:fldChar w:fldCharType="end"/>
        </w:r>
        <w:r w:rsidRPr="00303AF7">
          <w:rPr>
            <w:rStyle w:val="Hyperlink"/>
            <w:noProof/>
          </w:rPr>
          <w:fldChar w:fldCharType="end"/>
        </w:r>
      </w:ins>
    </w:p>
    <w:p w14:paraId="1B2A0202" w14:textId="77777777" w:rsidR="00516C62" w:rsidRDefault="00516C62">
      <w:pPr>
        <w:pStyle w:val="TOC2"/>
        <w:tabs>
          <w:tab w:val="left" w:pos="1320"/>
          <w:tab w:val="right" w:leader="dot" w:pos="9062"/>
        </w:tabs>
        <w:rPr>
          <w:ins w:id="287" w:author="The Si Tran" w:date="2012-12-14T07:19:00Z"/>
          <w:rFonts w:asciiTheme="minorHAnsi" w:eastAsiaTheme="minorEastAsia" w:hAnsiTheme="minorHAnsi" w:cstheme="minorBidi"/>
          <w:noProof/>
          <w:sz w:val="22"/>
        </w:rPr>
      </w:pPr>
      <w:ins w:id="28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"_Toc343233065"</w:instrText>
        </w:r>
        <w:r w:rsidRPr="00303AF7">
          <w:rPr>
            <w:rStyle w:val="Hyperlink"/>
            <w:noProof/>
          </w:rPr>
          <w:instrText xml:space="preserve"> </w:instrText>
        </w:r>
        <w:r w:rsidRPr="00303AF7">
          <w:rPr>
            <w:rStyle w:val="Hyperlink"/>
            <w:noProof/>
          </w:rPr>
          <w:fldChar w:fldCharType="separate"/>
        </w:r>
        <w:r w:rsidRPr="00303AF7">
          <w:rPr>
            <w:rStyle w:val="Hyperlink"/>
            <w:noProof/>
          </w:rPr>
          <w:t>6.1.</w:t>
        </w:r>
        <w:r>
          <w:rPr>
            <w:rFonts w:asciiTheme="minorHAnsi" w:eastAsiaTheme="minorEastAsia" w:hAnsiTheme="minorHAnsi" w:cstheme="minorBidi"/>
            <w:noProof/>
            <w:sz w:val="22"/>
          </w:rPr>
          <w:tab/>
        </w:r>
        <w:r w:rsidRPr="00303AF7">
          <w:rPr>
            <w:rStyle w:val="Hyperlink"/>
            <w:noProof/>
          </w:rPr>
          <w:t>Dữ liệu thực nghiệm</w:t>
        </w:r>
        <w:r>
          <w:rPr>
            <w:noProof/>
            <w:webHidden/>
          </w:rPr>
          <w:tab/>
        </w:r>
        <w:r>
          <w:rPr>
            <w:noProof/>
            <w:webHidden/>
          </w:rPr>
          <w:fldChar w:fldCharType="begin"/>
        </w:r>
        <w:r>
          <w:rPr>
            <w:noProof/>
            <w:webHidden/>
          </w:rPr>
          <w:instrText xml:space="preserve"> PAGEREF _Toc343233065 \h </w:instrText>
        </w:r>
      </w:ins>
      <w:r>
        <w:rPr>
          <w:noProof/>
          <w:webHidden/>
        </w:rPr>
      </w:r>
      <w:r>
        <w:rPr>
          <w:noProof/>
          <w:webHidden/>
        </w:rPr>
        <w:fldChar w:fldCharType="separate"/>
      </w:r>
      <w:ins w:id="289" w:author="The Si Tran" w:date="2012-12-14T07:19:00Z">
        <w:r>
          <w:rPr>
            <w:noProof/>
            <w:webHidden/>
          </w:rPr>
          <w:t>64</w:t>
        </w:r>
        <w:r>
          <w:rPr>
            <w:noProof/>
            <w:webHidden/>
          </w:rPr>
          <w:fldChar w:fldCharType="end"/>
        </w:r>
        <w:r w:rsidRPr="00303AF7">
          <w:rPr>
            <w:rStyle w:val="Hyperlink"/>
            <w:noProof/>
          </w:rPr>
          <w:fldChar w:fldCharType="end"/>
        </w:r>
      </w:ins>
    </w:p>
    <w:p w14:paraId="359BC328" w14:textId="77777777" w:rsidR="00516C62" w:rsidRDefault="00516C62">
      <w:pPr>
        <w:pStyle w:val="TOC2"/>
        <w:tabs>
          <w:tab w:val="left" w:pos="1320"/>
          <w:tab w:val="right" w:leader="dot" w:pos="9062"/>
        </w:tabs>
        <w:rPr>
          <w:ins w:id="290" w:author="The Si Tran" w:date="2012-12-14T07:19:00Z"/>
          <w:rFonts w:asciiTheme="minorHAnsi" w:eastAsiaTheme="minorEastAsia" w:hAnsiTheme="minorHAnsi" w:cstheme="minorBidi"/>
          <w:noProof/>
          <w:sz w:val="22"/>
        </w:rPr>
      </w:pPr>
      <w:ins w:id="29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"_Toc343233066"</w:instrText>
        </w:r>
        <w:r w:rsidRPr="00303AF7">
          <w:rPr>
            <w:rStyle w:val="Hyperlink"/>
            <w:noProof/>
          </w:rPr>
          <w:instrText xml:space="preserve"> </w:instrText>
        </w:r>
        <w:r w:rsidRPr="00303AF7">
          <w:rPr>
            <w:rStyle w:val="Hyperlink"/>
            <w:noProof/>
          </w:rPr>
          <w:fldChar w:fldCharType="separate"/>
        </w:r>
        <w:r w:rsidRPr="00303AF7">
          <w:rPr>
            <w:rStyle w:val="Hyperlink"/>
            <w:noProof/>
          </w:rPr>
          <w:t>6.2.</w:t>
        </w:r>
        <w:r>
          <w:rPr>
            <w:rFonts w:asciiTheme="minorHAnsi" w:eastAsiaTheme="minorEastAsia" w:hAnsiTheme="minorHAnsi" w:cstheme="minorBidi"/>
            <w:noProof/>
            <w:sz w:val="22"/>
          </w:rPr>
          <w:tab/>
        </w:r>
        <w:r w:rsidRPr="00303AF7">
          <w:rPr>
            <w:rStyle w:val="Hyperlink"/>
            <w:noProof/>
          </w:rPr>
          <w:t>Kết quả thực nghiệm</w:t>
        </w:r>
        <w:r>
          <w:rPr>
            <w:noProof/>
            <w:webHidden/>
          </w:rPr>
          <w:tab/>
        </w:r>
        <w:r>
          <w:rPr>
            <w:noProof/>
            <w:webHidden/>
          </w:rPr>
          <w:fldChar w:fldCharType="begin"/>
        </w:r>
        <w:r>
          <w:rPr>
            <w:noProof/>
            <w:webHidden/>
          </w:rPr>
          <w:instrText xml:space="preserve"> PAGEREF _Toc343233066 \h </w:instrText>
        </w:r>
      </w:ins>
      <w:r>
        <w:rPr>
          <w:noProof/>
          <w:webHidden/>
        </w:rPr>
      </w:r>
      <w:r>
        <w:rPr>
          <w:noProof/>
          <w:webHidden/>
        </w:rPr>
        <w:fldChar w:fldCharType="separate"/>
      </w:r>
      <w:ins w:id="292" w:author="The Si Tran" w:date="2012-12-14T07:19:00Z">
        <w:r>
          <w:rPr>
            <w:noProof/>
            <w:webHidden/>
          </w:rPr>
          <w:t>69</w:t>
        </w:r>
        <w:r>
          <w:rPr>
            <w:noProof/>
            <w:webHidden/>
          </w:rPr>
          <w:fldChar w:fldCharType="end"/>
        </w:r>
        <w:r w:rsidRPr="00303AF7">
          <w:rPr>
            <w:rStyle w:val="Hyperlink"/>
            <w:noProof/>
          </w:rPr>
          <w:fldChar w:fldCharType="end"/>
        </w:r>
      </w:ins>
    </w:p>
    <w:p w14:paraId="339AAF1C" w14:textId="77777777" w:rsidR="00516C62" w:rsidRDefault="00516C62">
      <w:pPr>
        <w:pStyle w:val="TOC3"/>
        <w:tabs>
          <w:tab w:val="left" w:pos="1760"/>
          <w:tab w:val="right" w:leader="dot" w:pos="9062"/>
        </w:tabs>
        <w:rPr>
          <w:ins w:id="293" w:author="The Si Tran" w:date="2012-12-14T07:19:00Z"/>
          <w:rFonts w:asciiTheme="minorHAnsi" w:eastAsiaTheme="minorEastAsia" w:hAnsiTheme="minorHAnsi" w:cstheme="minorBidi"/>
          <w:noProof/>
          <w:sz w:val="22"/>
        </w:rPr>
      </w:pPr>
      <w:ins w:id="29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"_Toc343233067"</w:instrText>
        </w:r>
        <w:r w:rsidRPr="00303AF7">
          <w:rPr>
            <w:rStyle w:val="Hyperlink"/>
            <w:noProof/>
          </w:rPr>
          <w:instrText xml:space="preserve"> </w:instrText>
        </w:r>
        <w:r w:rsidRPr="00303AF7">
          <w:rPr>
            <w:rStyle w:val="Hyperlink"/>
            <w:noProof/>
          </w:rPr>
          <w:fldChar w:fldCharType="separate"/>
        </w:r>
        <w:r w:rsidRPr="00303AF7">
          <w:rPr>
            <w:rStyle w:val="Hyperlink"/>
            <w:noProof/>
          </w:rPr>
          <w:t>6.2.1.</w:t>
        </w:r>
        <w:r>
          <w:rPr>
            <w:rFonts w:asciiTheme="minorHAnsi" w:eastAsiaTheme="minorEastAsia" w:hAnsiTheme="minorHAnsi" w:cstheme="minorBidi"/>
            <w:noProof/>
            <w:sz w:val="22"/>
          </w:rPr>
          <w:tab/>
        </w:r>
        <w:r w:rsidRPr="00303AF7">
          <w:rPr>
            <w:rStyle w:val="Hyperlink"/>
            <w:noProof/>
          </w:rPr>
          <w:t>Bộ dữ liệu có tính mùa và xu hướng</w:t>
        </w:r>
        <w:r>
          <w:rPr>
            <w:noProof/>
            <w:webHidden/>
          </w:rPr>
          <w:tab/>
        </w:r>
        <w:r>
          <w:rPr>
            <w:noProof/>
            <w:webHidden/>
          </w:rPr>
          <w:fldChar w:fldCharType="begin"/>
        </w:r>
        <w:r>
          <w:rPr>
            <w:noProof/>
            <w:webHidden/>
          </w:rPr>
          <w:instrText xml:space="preserve"> PAGEREF _Toc343233067 \h </w:instrText>
        </w:r>
      </w:ins>
      <w:r>
        <w:rPr>
          <w:noProof/>
          <w:webHidden/>
        </w:rPr>
      </w:r>
      <w:r>
        <w:rPr>
          <w:noProof/>
          <w:webHidden/>
        </w:rPr>
        <w:fldChar w:fldCharType="separate"/>
      </w:r>
      <w:ins w:id="295" w:author="The Si Tran" w:date="2012-12-14T07:19:00Z">
        <w:r>
          <w:rPr>
            <w:noProof/>
            <w:webHidden/>
          </w:rPr>
          <w:t>69</w:t>
        </w:r>
        <w:r>
          <w:rPr>
            <w:noProof/>
            <w:webHidden/>
          </w:rPr>
          <w:fldChar w:fldCharType="end"/>
        </w:r>
        <w:r w:rsidRPr="00303AF7">
          <w:rPr>
            <w:rStyle w:val="Hyperlink"/>
            <w:noProof/>
          </w:rPr>
          <w:fldChar w:fldCharType="end"/>
        </w:r>
      </w:ins>
    </w:p>
    <w:p w14:paraId="503C9199" w14:textId="77777777" w:rsidR="00516C62" w:rsidRDefault="00516C62">
      <w:pPr>
        <w:pStyle w:val="TOC3"/>
        <w:tabs>
          <w:tab w:val="left" w:pos="1760"/>
          <w:tab w:val="right" w:leader="dot" w:pos="9062"/>
        </w:tabs>
        <w:rPr>
          <w:ins w:id="296" w:author="The Si Tran" w:date="2012-12-14T07:19:00Z"/>
          <w:rFonts w:asciiTheme="minorHAnsi" w:eastAsiaTheme="minorEastAsia" w:hAnsiTheme="minorHAnsi" w:cstheme="minorBidi"/>
          <w:noProof/>
          <w:sz w:val="22"/>
        </w:rPr>
      </w:pPr>
      <w:ins w:id="29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"_Toc343233068"</w:instrText>
        </w:r>
        <w:r w:rsidRPr="00303AF7">
          <w:rPr>
            <w:rStyle w:val="Hyperlink"/>
            <w:noProof/>
          </w:rPr>
          <w:instrText xml:space="preserve"> </w:instrText>
        </w:r>
        <w:r w:rsidRPr="00303AF7">
          <w:rPr>
            <w:rStyle w:val="Hyperlink"/>
            <w:noProof/>
          </w:rPr>
          <w:fldChar w:fldCharType="separate"/>
        </w:r>
        <w:r w:rsidRPr="00303AF7">
          <w:rPr>
            <w:rStyle w:val="Hyperlink"/>
            <w:noProof/>
          </w:rPr>
          <w:t>6.2.2.</w:t>
        </w:r>
        <w:r>
          <w:rPr>
            <w:rFonts w:asciiTheme="minorHAnsi" w:eastAsiaTheme="minorEastAsia" w:hAnsiTheme="minorHAnsi" w:cstheme="minorBidi"/>
            <w:noProof/>
            <w:sz w:val="22"/>
          </w:rPr>
          <w:tab/>
        </w:r>
        <w:r w:rsidRPr="00303AF7">
          <w:rPr>
            <w:rStyle w:val="Hyperlink"/>
            <w:noProof/>
          </w:rPr>
          <w:t>Bộ dữ liệu có tính mùa</w:t>
        </w:r>
        <w:r>
          <w:rPr>
            <w:noProof/>
            <w:webHidden/>
          </w:rPr>
          <w:tab/>
        </w:r>
        <w:r>
          <w:rPr>
            <w:noProof/>
            <w:webHidden/>
          </w:rPr>
          <w:fldChar w:fldCharType="begin"/>
        </w:r>
        <w:r>
          <w:rPr>
            <w:noProof/>
            <w:webHidden/>
          </w:rPr>
          <w:instrText xml:space="preserve"> PAGEREF _Toc343233068 \h </w:instrText>
        </w:r>
      </w:ins>
      <w:r>
        <w:rPr>
          <w:noProof/>
          <w:webHidden/>
        </w:rPr>
      </w:r>
      <w:r>
        <w:rPr>
          <w:noProof/>
          <w:webHidden/>
        </w:rPr>
        <w:fldChar w:fldCharType="separate"/>
      </w:r>
      <w:ins w:id="298" w:author="The Si Tran" w:date="2012-12-14T07:19:00Z">
        <w:r>
          <w:rPr>
            <w:noProof/>
            <w:webHidden/>
          </w:rPr>
          <w:t>70</w:t>
        </w:r>
        <w:r>
          <w:rPr>
            <w:noProof/>
            <w:webHidden/>
          </w:rPr>
          <w:fldChar w:fldCharType="end"/>
        </w:r>
        <w:r w:rsidRPr="00303AF7">
          <w:rPr>
            <w:rStyle w:val="Hyperlink"/>
            <w:noProof/>
          </w:rPr>
          <w:fldChar w:fldCharType="end"/>
        </w:r>
      </w:ins>
    </w:p>
    <w:p w14:paraId="3EAA7EE9" w14:textId="77777777" w:rsidR="00516C62" w:rsidRDefault="00516C62">
      <w:pPr>
        <w:pStyle w:val="TOC3"/>
        <w:tabs>
          <w:tab w:val="left" w:pos="1760"/>
          <w:tab w:val="right" w:leader="dot" w:pos="9062"/>
        </w:tabs>
        <w:rPr>
          <w:ins w:id="299" w:author="The Si Tran" w:date="2012-12-14T07:19:00Z"/>
          <w:rFonts w:asciiTheme="minorHAnsi" w:eastAsiaTheme="minorEastAsia" w:hAnsiTheme="minorHAnsi" w:cstheme="minorBidi"/>
          <w:noProof/>
          <w:sz w:val="22"/>
        </w:rPr>
      </w:pPr>
      <w:ins w:id="30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"_Toc343233069"</w:instrText>
        </w:r>
        <w:r w:rsidRPr="00303AF7">
          <w:rPr>
            <w:rStyle w:val="Hyperlink"/>
            <w:noProof/>
          </w:rPr>
          <w:instrText xml:space="preserve"> </w:instrText>
        </w:r>
        <w:r w:rsidRPr="00303AF7">
          <w:rPr>
            <w:rStyle w:val="Hyperlink"/>
            <w:noProof/>
          </w:rPr>
          <w:fldChar w:fldCharType="separate"/>
        </w:r>
        <w:r w:rsidRPr="00303AF7">
          <w:rPr>
            <w:rStyle w:val="Hyperlink"/>
            <w:noProof/>
          </w:rPr>
          <w:t>6.2.3.</w:t>
        </w:r>
        <w:r>
          <w:rPr>
            <w:rFonts w:asciiTheme="minorHAnsi" w:eastAsiaTheme="minorEastAsia" w:hAnsiTheme="minorHAnsi" w:cstheme="minorBidi"/>
            <w:noProof/>
            <w:sz w:val="22"/>
          </w:rPr>
          <w:tab/>
        </w:r>
        <w:r w:rsidRPr="00303AF7">
          <w:rPr>
            <w:rStyle w:val="Hyperlink"/>
            <w:noProof/>
          </w:rPr>
          <w:t>Bộ dữ liệu có tính xu hướng</w:t>
        </w:r>
        <w:r>
          <w:rPr>
            <w:noProof/>
            <w:webHidden/>
          </w:rPr>
          <w:tab/>
        </w:r>
        <w:r>
          <w:rPr>
            <w:noProof/>
            <w:webHidden/>
          </w:rPr>
          <w:fldChar w:fldCharType="begin"/>
        </w:r>
        <w:r>
          <w:rPr>
            <w:noProof/>
            <w:webHidden/>
          </w:rPr>
          <w:instrText xml:space="preserve"> PAGEREF _Toc343233069 \h </w:instrText>
        </w:r>
      </w:ins>
      <w:r>
        <w:rPr>
          <w:noProof/>
          <w:webHidden/>
        </w:rPr>
      </w:r>
      <w:r>
        <w:rPr>
          <w:noProof/>
          <w:webHidden/>
        </w:rPr>
        <w:fldChar w:fldCharType="separate"/>
      </w:r>
      <w:ins w:id="301" w:author="The Si Tran" w:date="2012-12-14T07:19:00Z">
        <w:r>
          <w:rPr>
            <w:noProof/>
            <w:webHidden/>
          </w:rPr>
          <w:t>71</w:t>
        </w:r>
        <w:r>
          <w:rPr>
            <w:noProof/>
            <w:webHidden/>
          </w:rPr>
          <w:fldChar w:fldCharType="end"/>
        </w:r>
        <w:r w:rsidRPr="00303AF7">
          <w:rPr>
            <w:rStyle w:val="Hyperlink"/>
            <w:noProof/>
          </w:rPr>
          <w:fldChar w:fldCharType="end"/>
        </w:r>
      </w:ins>
    </w:p>
    <w:p w14:paraId="2DD392CD" w14:textId="77777777" w:rsidR="00516C62" w:rsidRDefault="00516C62">
      <w:pPr>
        <w:pStyle w:val="TOC3"/>
        <w:tabs>
          <w:tab w:val="left" w:pos="1760"/>
          <w:tab w:val="right" w:leader="dot" w:pos="9062"/>
        </w:tabs>
        <w:rPr>
          <w:ins w:id="302" w:author="The Si Tran" w:date="2012-12-14T07:19:00Z"/>
          <w:rFonts w:asciiTheme="minorHAnsi" w:eastAsiaTheme="minorEastAsia" w:hAnsiTheme="minorHAnsi" w:cstheme="minorBidi"/>
          <w:noProof/>
          <w:sz w:val="22"/>
        </w:rPr>
      </w:pPr>
      <w:ins w:id="30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"_Toc343233070"</w:instrText>
        </w:r>
        <w:r w:rsidRPr="00303AF7">
          <w:rPr>
            <w:rStyle w:val="Hyperlink"/>
            <w:noProof/>
          </w:rPr>
          <w:instrText xml:space="preserve"> </w:instrText>
        </w:r>
        <w:r w:rsidRPr="00303AF7">
          <w:rPr>
            <w:rStyle w:val="Hyperlink"/>
            <w:noProof/>
          </w:rPr>
          <w:fldChar w:fldCharType="separate"/>
        </w:r>
        <w:r w:rsidRPr="00303AF7">
          <w:rPr>
            <w:rStyle w:val="Hyperlink"/>
            <w:noProof/>
          </w:rPr>
          <w:t>6.2.4.</w:t>
        </w:r>
        <w:r>
          <w:rPr>
            <w:rFonts w:asciiTheme="minorHAnsi" w:eastAsiaTheme="minorEastAsia" w:hAnsiTheme="minorHAnsi" w:cstheme="minorBidi"/>
            <w:noProof/>
            <w:sz w:val="22"/>
          </w:rPr>
          <w:tab/>
        </w:r>
        <w:r w:rsidRPr="00303AF7">
          <w:rPr>
            <w:rStyle w:val="Hyperlink"/>
            <w:noProof/>
          </w:rPr>
          <w:t>Bộ dữ liệu có tính phi tuyến</w:t>
        </w:r>
        <w:r>
          <w:rPr>
            <w:noProof/>
            <w:webHidden/>
          </w:rPr>
          <w:tab/>
        </w:r>
        <w:r>
          <w:rPr>
            <w:noProof/>
            <w:webHidden/>
          </w:rPr>
          <w:fldChar w:fldCharType="begin"/>
        </w:r>
        <w:r>
          <w:rPr>
            <w:noProof/>
            <w:webHidden/>
          </w:rPr>
          <w:instrText xml:space="preserve"> PAGEREF _Toc343233070 \h </w:instrText>
        </w:r>
      </w:ins>
      <w:r>
        <w:rPr>
          <w:noProof/>
          <w:webHidden/>
        </w:rPr>
      </w:r>
      <w:r>
        <w:rPr>
          <w:noProof/>
          <w:webHidden/>
        </w:rPr>
        <w:fldChar w:fldCharType="separate"/>
      </w:r>
      <w:ins w:id="304" w:author="The Si Tran" w:date="2012-12-14T07:19:00Z">
        <w:r>
          <w:rPr>
            <w:noProof/>
            <w:webHidden/>
          </w:rPr>
          <w:t>72</w:t>
        </w:r>
        <w:r>
          <w:rPr>
            <w:noProof/>
            <w:webHidden/>
          </w:rPr>
          <w:fldChar w:fldCharType="end"/>
        </w:r>
        <w:r w:rsidRPr="00303AF7">
          <w:rPr>
            <w:rStyle w:val="Hyperlink"/>
            <w:noProof/>
          </w:rPr>
          <w:fldChar w:fldCharType="end"/>
        </w:r>
      </w:ins>
    </w:p>
    <w:p w14:paraId="28B39A5E" w14:textId="77777777" w:rsidR="00516C62" w:rsidRDefault="00516C62">
      <w:pPr>
        <w:pStyle w:val="TOC2"/>
        <w:tabs>
          <w:tab w:val="left" w:pos="1320"/>
          <w:tab w:val="right" w:leader="dot" w:pos="9062"/>
        </w:tabs>
        <w:rPr>
          <w:ins w:id="305" w:author="The Si Tran" w:date="2012-12-14T07:19:00Z"/>
          <w:rFonts w:asciiTheme="minorHAnsi" w:eastAsiaTheme="minorEastAsia" w:hAnsiTheme="minorHAnsi" w:cstheme="minorBidi"/>
          <w:noProof/>
          <w:sz w:val="22"/>
        </w:rPr>
      </w:pPr>
      <w:ins w:id="30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"_Toc343233071"</w:instrText>
        </w:r>
        <w:r w:rsidRPr="00303AF7">
          <w:rPr>
            <w:rStyle w:val="Hyperlink"/>
            <w:noProof/>
          </w:rPr>
          <w:instrText xml:space="preserve"> </w:instrText>
        </w:r>
        <w:r w:rsidRPr="00303AF7">
          <w:rPr>
            <w:rStyle w:val="Hyperlink"/>
            <w:noProof/>
          </w:rPr>
          <w:fldChar w:fldCharType="separate"/>
        </w:r>
        <w:r w:rsidRPr="00303AF7">
          <w:rPr>
            <w:rStyle w:val="Hyperlink"/>
            <w:noProof/>
          </w:rPr>
          <w:t>6.3.</w:t>
        </w:r>
        <w:r>
          <w:rPr>
            <w:rFonts w:asciiTheme="minorHAnsi" w:eastAsiaTheme="minorEastAsia" w:hAnsiTheme="minorHAnsi" w:cstheme="minorBidi"/>
            <w:noProof/>
            <w:sz w:val="22"/>
          </w:rPr>
          <w:tab/>
        </w:r>
        <w:r w:rsidRPr="00303AF7">
          <w:rPr>
            <w:rStyle w:val="Hyperlink"/>
            <w:noProof/>
          </w:rPr>
          <w:t>Đánh giá kết quả thực nghiệm</w:t>
        </w:r>
        <w:r>
          <w:rPr>
            <w:noProof/>
            <w:webHidden/>
          </w:rPr>
          <w:tab/>
        </w:r>
        <w:r>
          <w:rPr>
            <w:noProof/>
            <w:webHidden/>
          </w:rPr>
          <w:fldChar w:fldCharType="begin"/>
        </w:r>
        <w:r>
          <w:rPr>
            <w:noProof/>
            <w:webHidden/>
          </w:rPr>
          <w:instrText xml:space="preserve"> PAGEREF _Toc343233071 \h </w:instrText>
        </w:r>
      </w:ins>
      <w:r>
        <w:rPr>
          <w:noProof/>
          <w:webHidden/>
        </w:rPr>
      </w:r>
      <w:r>
        <w:rPr>
          <w:noProof/>
          <w:webHidden/>
        </w:rPr>
        <w:fldChar w:fldCharType="separate"/>
      </w:r>
      <w:ins w:id="307" w:author="The Si Tran" w:date="2012-12-14T07:19:00Z">
        <w:r>
          <w:rPr>
            <w:noProof/>
            <w:webHidden/>
          </w:rPr>
          <w:t>73</w:t>
        </w:r>
        <w:r>
          <w:rPr>
            <w:noProof/>
            <w:webHidden/>
          </w:rPr>
          <w:fldChar w:fldCharType="end"/>
        </w:r>
        <w:r w:rsidRPr="00303AF7">
          <w:rPr>
            <w:rStyle w:val="Hyperlink"/>
            <w:noProof/>
          </w:rPr>
          <w:fldChar w:fldCharType="end"/>
        </w:r>
      </w:ins>
    </w:p>
    <w:p w14:paraId="0D35BE1A" w14:textId="77777777" w:rsidR="00516C62" w:rsidRDefault="00516C62">
      <w:pPr>
        <w:pStyle w:val="TOC1"/>
        <w:tabs>
          <w:tab w:val="left" w:pos="1760"/>
          <w:tab w:val="right" w:leader="dot" w:pos="9062"/>
        </w:tabs>
        <w:rPr>
          <w:ins w:id="308" w:author="The Si Tran" w:date="2012-12-14T07:19:00Z"/>
          <w:rFonts w:asciiTheme="minorHAnsi" w:eastAsiaTheme="minorEastAsia" w:hAnsiTheme="minorHAnsi" w:cstheme="minorBidi"/>
          <w:noProof/>
          <w:sz w:val="22"/>
        </w:rPr>
      </w:pPr>
      <w:ins w:id="30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"_Toc343233072"</w:instrText>
        </w:r>
        <w:r w:rsidRPr="00303AF7">
          <w:rPr>
            <w:rStyle w:val="Hyperlink"/>
            <w:noProof/>
          </w:rPr>
          <w:instrText xml:space="preserve"> </w:instrText>
        </w:r>
        <w:r w:rsidRPr="00303AF7">
          <w:rPr>
            <w:rStyle w:val="Hyperlink"/>
            <w:noProof/>
          </w:rPr>
          <w:fldChar w:fldCharType="separate"/>
        </w:r>
        <w:r w:rsidRPr="00303AF7">
          <w:rPr>
            <w:rStyle w:val="Hyperlink"/>
            <w:noProof/>
          </w:rPr>
          <w:t>Chương 7</w:t>
        </w:r>
        <w:r>
          <w:rPr>
            <w:rFonts w:asciiTheme="minorHAnsi" w:eastAsiaTheme="minorEastAsia" w:hAnsiTheme="minorHAnsi" w:cstheme="minorBidi"/>
            <w:noProof/>
            <w:sz w:val="22"/>
          </w:rPr>
          <w:tab/>
        </w:r>
        <w:r w:rsidRPr="00303AF7">
          <w:rPr>
            <w:rStyle w:val="Hyperlink"/>
            <w:noProof/>
          </w:rPr>
          <w:t>KẾT LUẬN</w:t>
        </w:r>
        <w:r>
          <w:rPr>
            <w:noProof/>
            <w:webHidden/>
          </w:rPr>
          <w:tab/>
        </w:r>
        <w:r>
          <w:rPr>
            <w:noProof/>
            <w:webHidden/>
          </w:rPr>
          <w:fldChar w:fldCharType="begin"/>
        </w:r>
        <w:r>
          <w:rPr>
            <w:noProof/>
            <w:webHidden/>
          </w:rPr>
          <w:instrText xml:space="preserve"> PAGEREF _Toc343233072 \h </w:instrText>
        </w:r>
      </w:ins>
      <w:r>
        <w:rPr>
          <w:noProof/>
          <w:webHidden/>
        </w:rPr>
      </w:r>
      <w:r>
        <w:rPr>
          <w:noProof/>
          <w:webHidden/>
        </w:rPr>
        <w:fldChar w:fldCharType="separate"/>
      </w:r>
      <w:ins w:id="310" w:author="The Si Tran" w:date="2012-12-14T07:19:00Z">
        <w:r>
          <w:rPr>
            <w:noProof/>
            <w:webHidden/>
          </w:rPr>
          <w:t>75</w:t>
        </w:r>
        <w:r>
          <w:rPr>
            <w:noProof/>
            <w:webHidden/>
          </w:rPr>
          <w:fldChar w:fldCharType="end"/>
        </w:r>
        <w:r w:rsidRPr="00303AF7">
          <w:rPr>
            <w:rStyle w:val="Hyperlink"/>
            <w:noProof/>
          </w:rPr>
          <w:fldChar w:fldCharType="end"/>
        </w:r>
      </w:ins>
    </w:p>
    <w:p w14:paraId="61CA9687" w14:textId="77777777" w:rsidR="00516C62" w:rsidRDefault="00516C62">
      <w:pPr>
        <w:pStyle w:val="TOC2"/>
        <w:tabs>
          <w:tab w:val="left" w:pos="1320"/>
          <w:tab w:val="right" w:leader="dot" w:pos="9062"/>
        </w:tabs>
        <w:rPr>
          <w:ins w:id="311" w:author="The Si Tran" w:date="2012-12-14T07:19:00Z"/>
          <w:rFonts w:asciiTheme="minorHAnsi" w:eastAsiaTheme="minorEastAsia" w:hAnsiTheme="minorHAnsi" w:cstheme="minorBidi"/>
          <w:noProof/>
          <w:sz w:val="22"/>
        </w:rPr>
      </w:pPr>
      <w:ins w:id="312"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"_Toc343233073"</w:instrText>
        </w:r>
        <w:r w:rsidRPr="00303AF7">
          <w:rPr>
            <w:rStyle w:val="Hyperlink"/>
            <w:noProof/>
          </w:rPr>
          <w:instrText xml:space="preserve"> </w:instrText>
        </w:r>
        <w:r w:rsidRPr="00303AF7">
          <w:rPr>
            <w:rStyle w:val="Hyperlink"/>
            <w:noProof/>
          </w:rPr>
          <w:fldChar w:fldCharType="separate"/>
        </w:r>
        <w:r w:rsidRPr="00303AF7">
          <w:rPr>
            <w:rStyle w:val="Hyperlink"/>
            <w:noProof/>
          </w:rPr>
          <w:t>7.1.</w:t>
        </w:r>
        <w:r>
          <w:rPr>
            <w:rFonts w:asciiTheme="minorHAnsi" w:eastAsiaTheme="minorEastAsia" w:hAnsiTheme="minorHAnsi" w:cstheme="minorBidi"/>
            <w:noProof/>
            <w:sz w:val="22"/>
          </w:rPr>
          <w:tab/>
        </w:r>
        <w:r w:rsidRPr="00303AF7">
          <w:rPr>
            <w:rStyle w:val="Hyperlink"/>
            <w:noProof/>
          </w:rPr>
          <w:t>Đánh giá kết quả</w:t>
        </w:r>
        <w:r>
          <w:rPr>
            <w:noProof/>
            <w:webHidden/>
          </w:rPr>
          <w:tab/>
        </w:r>
        <w:r>
          <w:rPr>
            <w:noProof/>
            <w:webHidden/>
          </w:rPr>
          <w:fldChar w:fldCharType="begin"/>
        </w:r>
        <w:r>
          <w:rPr>
            <w:noProof/>
            <w:webHidden/>
          </w:rPr>
          <w:instrText xml:space="preserve"> PAGEREF _Toc343233073 \h </w:instrText>
        </w:r>
      </w:ins>
      <w:r>
        <w:rPr>
          <w:noProof/>
          <w:webHidden/>
        </w:rPr>
      </w:r>
      <w:r>
        <w:rPr>
          <w:noProof/>
          <w:webHidden/>
        </w:rPr>
        <w:fldChar w:fldCharType="separate"/>
      </w:r>
      <w:ins w:id="313" w:author="The Si Tran" w:date="2012-12-14T07:19:00Z">
        <w:r>
          <w:rPr>
            <w:noProof/>
            <w:webHidden/>
          </w:rPr>
          <w:t>75</w:t>
        </w:r>
        <w:r>
          <w:rPr>
            <w:noProof/>
            <w:webHidden/>
          </w:rPr>
          <w:fldChar w:fldCharType="end"/>
        </w:r>
        <w:r w:rsidRPr="00303AF7">
          <w:rPr>
            <w:rStyle w:val="Hyperlink"/>
            <w:noProof/>
          </w:rPr>
          <w:fldChar w:fldCharType="end"/>
        </w:r>
      </w:ins>
    </w:p>
    <w:p w14:paraId="33FDA3E4" w14:textId="77777777" w:rsidR="00516C62" w:rsidRDefault="00516C62">
      <w:pPr>
        <w:pStyle w:val="TOC3"/>
        <w:tabs>
          <w:tab w:val="left" w:pos="1760"/>
          <w:tab w:val="right" w:leader="dot" w:pos="9062"/>
        </w:tabs>
        <w:rPr>
          <w:ins w:id="314" w:author="The Si Tran" w:date="2012-12-14T07:19:00Z"/>
          <w:rFonts w:asciiTheme="minorHAnsi" w:eastAsiaTheme="minorEastAsia" w:hAnsiTheme="minorHAnsi" w:cstheme="minorBidi"/>
          <w:noProof/>
          <w:sz w:val="22"/>
        </w:rPr>
      </w:pPr>
      <w:ins w:id="315"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"_Toc343233074"</w:instrText>
        </w:r>
        <w:r w:rsidRPr="00303AF7">
          <w:rPr>
            <w:rStyle w:val="Hyperlink"/>
            <w:noProof/>
          </w:rPr>
          <w:instrText xml:space="preserve"> </w:instrText>
        </w:r>
        <w:r w:rsidRPr="00303AF7">
          <w:rPr>
            <w:rStyle w:val="Hyperlink"/>
            <w:noProof/>
          </w:rPr>
          <w:fldChar w:fldCharType="separate"/>
        </w:r>
        <w:r w:rsidRPr="00303AF7">
          <w:rPr>
            <w:rStyle w:val="Hyperlink"/>
            <w:noProof/>
          </w:rPr>
          <w:t>7.1.1.</w:t>
        </w:r>
        <w:r>
          <w:rPr>
            <w:rFonts w:asciiTheme="minorHAnsi" w:eastAsiaTheme="minorEastAsia" w:hAnsiTheme="minorHAnsi" w:cstheme="minorBidi"/>
            <w:noProof/>
            <w:sz w:val="22"/>
          </w:rPr>
          <w:tab/>
        </w:r>
        <w:r w:rsidRPr="00303AF7">
          <w:rPr>
            <w:rStyle w:val="Hyperlink"/>
            <w:noProof/>
          </w:rPr>
          <w:t>Những công việc làm được</w:t>
        </w:r>
        <w:r>
          <w:rPr>
            <w:noProof/>
            <w:webHidden/>
          </w:rPr>
          <w:tab/>
        </w:r>
        <w:r>
          <w:rPr>
            <w:noProof/>
            <w:webHidden/>
          </w:rPr>
          <w:fldChar w:fldCharType="begin"/>
        </w:r>
        <w:r>
          <w:rPr>
            <w:noProof/>
            <w:webHidden/>
          </w:rPr>
          <w:instrText xml:space="preserve"> PAGEREF _Toc343233074 \h </w:instrText>
        </w:r>
      </w:ins>
      <w:r>
        <w:rPr>
          <w:noProof/>
          <w:webHidden/>
        </w:rPr>
      </w:r>
      <w:r>
        <w:rPr>
          <w:noProof/>
          <w:webHidden/>
        </w:rPr>
        <w:fldChar w:fldCharType="separate"/>
      </w:r>
      <w:ins w:id="316" w:author="The Si Tran" w:date="2012-12-14T07:19:00Z">
        <w:r>
          <w:rPr>
            <w:noProof/>
            <w:webHidden/>
          </w:rPr>
          <w:t>75</w:t>
        </w:r>
        <w:r>
          <w:rPr>
            <w:noProof/>
            <w:webHidden/>
          </w:rPr>
          <w:fldChar w:fldCharType="end"/>
        </w:r>
        <w:r w:rsidRPr="00303AF7">
          <w:rPr>
            <w:rStyle w:val="Hyperlink"/>
            <w:noProof/>
          </w:rPr>
          <w:fldChar w:fldCharType="end"/>
        </w:r>
      </w:ins>
    </w:p>
    <w:p w14:paraId="24853C6B" w14:textId="77777777" w:rsidR="00516C62" w:rsidRDefault="00516C62">
      <w:pPr>
        <w:pStyle w:val="TOC3"/>
        <w:tabs>
          <w:tab w:val="left" w:pos="1760"/>
          <w:tab w:val="right" w:leader="dot" w:pos="9062"/>
        </w:tabs>
        <w:rPr>
          <w:ins w:id="317" w:author="The Si Tran" w:date="2012-12-14T07:19:00Z"/>
          <w:rFonts w:asciiTheme="minorHAnsi" w:eastAsiaTheme="minorEastAsia" w:hAnsiTheme="minorHAnsi" w:cstheme="minorBidi"/>
          <w:noProof/>
          <w:sz w:val="22"/>
        </w:rPr>
      </w:pPr>
      <w:ins w:id="318"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"_Toc343233075"</w:instrText>
        </w:r>
        <w:r w:rsidRPr="00303AF7">
          <w:rPr>
            <w:rStyle w:val="Hyperlink"/>
            <w:noProof/>
          </w:rPr>
          <w:instrText xml:space="preserve"> </w:instrText>
        </w:r>
        <w:r w:rsidRPr="00303AF7">
          <w:rPr>
            <w:rStyle w:val="Hyperlink"/>
            <w:noProof/>
          </w:rPr>
          <w:fldChar w:fldCharType="separate"/>
        </w:r>
        <w:r w:rsidRPr="00303AF7">
          <w:rPr>
            <w:rStyle w:val="Hyperlink"/>
            <w:noProof/>
          </w:rPr>
          <w:t>7.1.2.</w:t>
        </w:r>
        <w:r>
          <w:rPr>
            <w:rFonts w:asciiTheme="minorHAnsi" w:eastAsiaTheme="minorEastAsia" w:hAnsiTheme="minorHAnsi" w:cstheme="minorBidi"/>
            <w:noProof/>
            <w:sz w:val="22"/>
          </w:rPr>
          <w:tab/>
        </w:r>
        <w:r w:rsidRPr="00303AF7">
          <w:rPr>
            <w:rStyle w:val="Hyperlink"/>
            <w:noProof/>
          </w:rPr>
          <w:t>Những đúc kết về mặt lý luận</w:t>
        </w:r>
        <w:r>
          <w:rPr>
            <w:noProof/>
            <w:webHidden/>
          </w:rPr>
          <w:tab/>
        </w:r>
        <w:r>
          <w:rPr>
            <w:noProof/>
            <w:webHidden/>
          </w:rPr>
          <w:fldChar w:fldCharType="begin"/>
        </w:r>
        <w:r>
          <w:rPr>
            <w:noProof/>
            <w:webHidden/>
          </w:rPr>
          <w:instrText xml:space="preserve"> PAGEREF _Toc343233075 \h </w:instrText>
        </w:r>
      </w:ins>
      <w:r>
        <w:rPr>
          <w:noProof/>
          <w:webHidden/>
        </w:rPr>
      </w:r>
      <w:r>
        <w:rPr>
          <w:noProof/>
          <w:webHidden/>
        </w:rPr>
        <w:fldChar w:fldCharType="separate"/>
      </w:r>
      <w:ins w:id="319" w:author="The Si Tran" w:date="2012-12-14T07:19:00Z">
        <w:r>
          <w:rPr>
            <w:noProof/>
            <w:webHidden/>
          </w:rPr>
          <w:t>75</w:t>
        </w:r>
        <w:r>
          <w:rPr>
            <w:noProof/>
            <w:webHidden/>
          </w:rPr>
          <w:fldChar w:fldCharType="end"/>
        </w:r>
        <w:r w:rsidRPr="00303AF7">
          <w:rPr>
            <w:rStyle w:val="Hyperlink"/>
            <w:noProof/>
          </w:rPr>
          <w:fldChar w:fldCharType="end"/>
        </w:r>
      </w:ins>
    </w:p>
    <w:p w14:paraId="266B9F80" w14:textId="77777777" w:rsidR="00516C62" w:rsidRDefault="00516C62">
      <w:pPr>
        <w:pStyle w:val="TOC3"/>
        <w:tabs>
          <w:tab w:val="left" w:pos="1760"/>
          <w:tab w:val="right" w:leader="dot" w:pos="9062"/>
        </w:tabs>
        <w:rPr>
          <w:ins w:id="320" w:author="The Si Tran" w:date="2012-12-14T07:19:00Z"/>
          <w:rFonts w:asciiTheme="minorHAnsi" w:eastAsiaTheme="minorEastAsia" w:hAnsiTheme="minorHAnsi" w:cstheme="minorBidi"/>
          <w:noProof/>
          <w:sz w:val="22"/>
        </w:rPr>
      </w:pPr>
      <w:ins w:id="321"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"_Toc343233076"</w:instrText>
        </w:r>
        <w:r w:rsidRPr="00303AF7">
          <w:rPr>
            <w:rStyle w:val="Hyperlink"/>
            <w:noProof/>
          </w:rPr>
          <w:instrText xml:space="preserve"> </w:instrText>
        </w:r>
        <w:r w:rsidRPr="00303AF7">
          <w:rPr>
            <w:rStyle w:val="Hyperlink"/>
            <w:noProof/>
          </w:rPr>
          <w:fldChar w:fldCharType="separate"/>
        </w:r>
        <w:r w:rsidRPr="00303AF7">
          <w:rPr>
            <w:rStyle w:val="Hyperlink"/>
            <w:noProof/>
          </w:rPr>
          <w:t>7.1.3.</w:t>
        </w:r>
        <w:r>
          <w:rPr>
            <w:rFonts w:asciiTheme="minorHAnsi" w:eastAsiaTheme="minorEastAsia" w:hAnsiTheme="minorHAnsi" w:cstheme="minorBidi"/>
            <w:noProof/>
            <w:sz w:val="22"/>
          </w:rPr>
          <w:tab/>
        </w:r>
        <w:r w:rsidRPr="00303AF7">
          <w:rPr>
            <w:rStyle w:val="Hyperlink"/>
            <w:noProof/>
          </w:rPr>
          <w:t>Mặt hạn chế</w:t>
        </w:r>
        <w:r>
          <w:rPr>
            <w:noProof/>
            <w:webHidden/>
          </w:rPr>
          <w:tab/>
        </w:r>
        <w:r>
          <w:rPr>
            <w:noProof/>
            <w:webHidden/>
          </w:rPr>
          <w:fldChar w:fldCharType="begin"/>
        </w:r>
        <w:r>
          <w:rPr>
            <w:noProof/>
            <w:webHidden/>
          </w:rPr>
          <w:instrText xml:space="preserve"> PAGEREF _Toc343233076 \h </w:instrText>
        </w:r>
      </w:ins>
      <w:r>
        <w:rPr>
          <w:noProof/>
          <w:webHidden/>
        </w:rPr>
      </w:r>
      <w:r>
        <w:rPr>
          <w:noProof/>
          <w:webHidden/>
        </w:rPr>
        <w:fldChar w:fldCharType="separate"/>
      </w:r>
      <w:ins w:id="322" w:author="The Si Tran" w:date="2012-12-14T07:19:00Z">
        <w:r>
          <w:rPr>
            <w:noProof/>
            <w:webHidden/>
          </w:rPr>
          <w:t>76</w:t>
        </w:r>
        <w:r>
          <w:rPr>
            <w:noProof/>
            <w:webHidden/>
          </w:rPr>
          <w:fldChar w:fldCharType="end"/>
        </w:r>
        <w:r w:rsidRPr="00303AF7">
          <w:rPr>
            <w:rStyle w:val="Hyperlink"/>
            <w:noProof/>
          </w:rPr>
          <w:fldChar w:fldCharType="end"/>
        </w:r>
      </w:ins>
    </w:p>
    <w:p w14:paraId="09D2C80C" w14:textId="77777777" w:rsidR="00516C62" w:rsidRDefault="00516C62">
      <w:pPr>
        <w:pStyle w:val="TOC2"/>
        <w:tabs>
          <w:tab w:val="left" w:pos="1320"/>
          <w:tab w:val="right" w:leader="dot" w:pos="9062"/>
        </w:tabs>
        <w:rPr>
          <w:ins w:id="323" w:author="The Si Tran" w:date="2012-12-14T07:19:00Z"/>
          <w:rFonts w:asciiTheme="minorHAnsi" w:eastAsiaTheme="minorEastAsia" w:hAnsiTheme="minorHAnsi" w:cstheme="minorBidi"/>
          <w:noProof/>
          <w:sz w:val="22"/>
        </w:rPr>
      </w:pPr>
      <w:ins w:id="324"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"_Toc343233077"</w:instrText>
        </w:r>
        <w:r w:rsidRPr="00303AF7">
          <w:rPr>
            <w:rStyle w:val="Hyperlink"/>
            <w:noProof/>
          </w:rPr>
          <w:instrText xml:space="preserve"> </w:instrText>
        </w:r>
        <w:r w:rsidRPr="00303AF7">
          <w:rPr>
            <w:rStyle w:val="Hyperlink"/>
            <w:noProof/>
          </w:rPr>
          <w:fldChar w:fldCharType="separate"/>
        </w:r>
        <w:r w:rsidRPr="00303AF7">
          <w:rPr>
            <w:rStyle w:val="Hyperlink"/>
            <w:noProof/>
          </w:rPr>
          <w:t>7.2.</w:t>
        </w:r>
        <w:r>
          <w:rPr>
            <w:rFonts w:asciiTheme="minorHAnsi" w:eastAsiaTheme="minorEastAsia" w:hAnsiTheme="minorHAnsi" w:cstheme="minorBidi"/>
            <w:noProof/>
            <w:sz w:val="22"/>
          </w:rPr>
          <w:tab/>
        </w:r>
        <w:r w:rsidRPr="00303AF7">
          <w:rPr>
            <w:rStyle w:val="Hyperlink"/>
            <w:noProof/>
          </w:rPr>
          <w:t>Hướng phát triển đề tài</w:t>
        </w:r>
        <w:r>
          <w:rPr>
            <w:noProof/>
            <w:webHidden/>
          </w:rPr>
          <w:tab/>
        </w:r>
        <w:r>
          <w:rPr>
            <w:noProof/>
            <w:webHidden/>
          </w:rPr>
          <w:fldChar w:fldCharType="begin"/>
        </w:r>
        <w:r>
          <w:rPr>
            <w:noProof/>
            <w:webHidden/>
          </w:rPr>
          <w:instrText xml:space="preserve"> PAGEREF _Toc343233077 \h </w:instrText>
        </w:r>
      </w:ins>
      <w:r>
        <w:rPr>
          <w:noProof/>
          <w:webHidden/>
        </w:rPr>
      </w:r>
      <w:r>
        <w:rPr>
          <w:noProof/>
          <w:webHidden/>
        </w:rPr>
        <w:fldChar w:fldCharType="separate"/>
      </w:r>
      <w:ins w:id="325" w:author="The Si Tran" w:date="2012-12-14T07:19:00Z">
        <w:r>
          <w:rPr>
            <w:noProof/>
            <w:webHidden/>
          </w:rPr>
          <w:t>76</w:t>
        </w:r>
        <w:r>
          <w:rPr>
            <w:noProof/>
            <w:webHidden/>
          </w:rPr>
          <w:fldChar w:fldCharType="end"/>
        </w:r>
        <w:r w:rsidRPr="00303AF7">
          <w:rPr>
            <w:rStyle w:val="Hyperlink"/>
            <w:noProof/>
          </w:rPr>
          <w:fldChar w:fldCharType="end"/>
        </w:r>
      </w:ins>
    </w:p>
    <w:p w14:paraId="76511FF7" w14:textId="77777777" w:rsidR="00516C62" w:rsidRDefault="00516C62">
      <w:pPr>
        <w:pStyle w:val="TOC1"/>
        <w:tabs>
          <w:tab w:val="right" w:leader="dot" w:pos="9062"/>
        </w:tabs>
        <w:rPr>
          <w:ins w:id="326" w:author="The Si Tran" w:date="2012-12-14T07:19:00Z"/>
          <w:rFonts w:asciiTheme="minorHAnsi" w:eastAsiaTheme="minorEastAsia" w:hAnsiTheme="minorHAnsi" w:cstheme="minorBidi"/>
          <w:noProof/>
          <w:sz w:val="22"/>
        </w:rPr>
      </w:pPr>
      <w:ins w:id="327"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"_Toc343233078"</w:instrText>
        </w:r>
        <w:r w:rsidRPr="00303AF7">
          <w:rPr>
            <w:rStyle w:val="Hyperlink"/>
            <w:noProof/>
          </w:rPr>
          <w:instrText xml:space="preserve"> </w:instrText>
        </w:r>
        <w:r w:rsidRPr="00303AF7">
          <w:rPr>
            <w:rStyle w:val="Hyperlink"/>
            <w:noProof/>
          </w:rPr>
          <w:fldChar w:fldCharType="separate"/>
        </w:r>
        <w:r w:rsidRPr="00303AF7">
          <w:rPr>
            <w:rStyle w:val="Hyperlink"/>
            <w:noProof/>
          </w:rPr>
          <w:t>TÀI LIỆU THAM KHẢO</w:t>
        </w:r>
        <w:r>
          <w:rPr>
            <w:noProof/>
            <w:webHidden/>
          </w:rPr>
          <w:tab/>
        </w:r>
        <w:r>
          <w:rPr>
            <w:noProof/>
            <w:webHidden/>
          </w:rPr>
          <w:fldChar w:fldCharType="begin"/>
        </w:r>
        <w:r>
          <w:rPr>
            <w:noProof/>
            <w:webHidden/>
          </w:rPr>
          <w:instrText xml:space="preserve"> PAGEREF _Toc343233078 \h </w:instrText>
        </w:r>
      </w:ins>
      <w:r>
        <w:rPr>
          <w:noProof/>
          <w:webHidden/>
        </w:rPr>
      </w:r>
      <w:r>
        <w:rPr>
          <w:noProof/>
          <w:webHidden/>
        </w:rPr>
        <w:fldChar w:fldCharType="separate"/>
      </w:r>
      <w:ins w:id="328" w:author="The Si Tran" w:date="2012-12-14T07:19:00Z">
        <w:r>
          <w:rPr>
            <w:noProof/>
            <w:webHidden/>
          </w:rPr>
          <w:t>77</w:t>
        </w:r>
        <w:r>
          <w:rPr>
            <w:noProof/>
            <w:webHidden/>
          </w:rPr>
          <w:fldChar w:fldCharType="end"/>
        </w:r>
        <w:r w:rsidRPr="00303AF7">
          <w:rPr>
            <w:rStyle w:val="Hyperlink"/>
            <w:noProof/>
          </w:rPr>
          <w:fldChar w:fldCharType="end"/>
        </w:r>
      </w:ins>
    </w:p>
    <w:p w14:paraId="21443BFF" w14:textId="77777777" w:rsidR="00516C62" w:rsidRDefault="00516C62">
      <w:pPr>
        <w:pStyle w:val="TOC1"/>
        <w:tabs>
          <w:tab w:val="right" w:leader="dot" w:pos="9062"/>
        </w:tabs>
        <w:rPr>
          <w:ins w:id="329" w:author="The Si Tran" w:date="2012-12-14T07:19:00Z"/>
          <w:rFonts w:asciiTheme="minorHAnsi" w:eastAsiaTheme="minorEastAsia" w:hAnsiTheme="minorHAnsi" w:cstheme="minorBidi"/>
          <w:noProof/>
          <w:sz w:val="22"/>
        </w:rPr>
      </w:pPr>
      <w:ins w:id="330"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"_Toc343233079"</w:instrText>
        </w:r>
        <w:r w:rsidRPr="00303AF7">
          <w:rPr>
            <w:rStyle w:val="Hyperlink"/>
            <w:noProof/>
          </w:rPr>
          <w:instrText xml:space="preserve"> </w:instrText>
        </w:r>
        <w:r w:rsidRPr="00303AF7">
          <w:rPr>
            <w:rStyle w:val="Hyperlink"/>
            <w:noProof/>
          </w:rPr>
          <w:fldChar w:fldCharType="separate"/>
        </w:r>
        <w:r w:rsidRPr="00303AF7">
          <w:rPr>
            <w:rStyle w:val="Hyperlink"/>
            <w:noProof/>
          </w:rPr>
          <w:t>PHỤ LỤC A Bảng thuật ngữ Anh-Việt</w:t>
        </w:r>
        <w:r>
          <w:rPr>
            <w:noProof/>
            <w:webHidden/>
          </w:rPr>
          <w:tab/>
        </w:r>
        <w:r>
          <w:rPr>
            <w:noProof/>
            <w:webHidden/>
          </w:rPr>
          <w:fldChar w:fldCharType="begin"/>
        </w:r>
        <w:r>
          <w:rPr>
            <w:noProof/>
            <w:webHidden/>
          </w:rPr>
          <w:instrText xml:space="preserve"> PAGEREF _Toc343233079 \h </w:instrText>
        </w:r>
      </w:ins>
      <w:r>
        <w:rPr>
          <w:noProof/>
          <w:webHidden/>
        </w:rPr>
      </w:r>
      <w:r>
        <w:rPr>
          <w:noProof/>
          <w:webHidden/>
        </w:rPr>
        <w:fldChar w:fldCharType="separate"/>
      </w:r>
      <w:ins w:id="331" w:author="The Si Tran" w:date="2012-12-14T07:19:00Z">
        <w:r>
          <w:rPr>
            <w:noProof/>
            <w:webHidden/>
          </w:rPr>
          <w:t>1</w:t>
        </w:r>
        <w:r>
          <w:rPr>
            <w:noProof/>
            <w:webHidden/>
          </w:rPr>
          <w:fldChar w:fldCharType="end"/>
        </w:r>
        <w:r w:rsidRPr="00303AF7">
          <w:rPr>
            <w:rStyle w:val="Hyperlink"/>
            <w:noProof/>
          </w:rPr>
          <w:fldChar w:fldCharType="end"/>
        </w:r>
      </w:ins>
    </w:p>
    <w:p w14:paraId="51BE6374" w14:textId="77777777" w:rsidR="00516C62" w:rsidRDefault="00516C62">
      <w:pPr>
        <w:pStyle w:val="TOC1"/>
        <w:tabs>
          <w:tab w:val="right" w:leader="dot" w:pos="9062"/>
        </w:tabs>
        <w:rPr>
          <w:ins w:id="332" w:author="The Si Tran" w:date="2012-12-14T07:19:00Z"/>
          <w:rFonts w:asciiTheme="minorHAnsi" w:eastAsiaTheme="minorEastAsia" w:hAnsiTheme="minorHAnsi" w:cstheme="minorBidi"/>
          <w:noProof/>
          <w:sz w:val="22"/>
        </w:rPr>
      </w:pPr>
      <w:ins w:id="333"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"_Toc343233080"</w:instrText>
        </w:r>
        <w:r w:rsidRPr="00303AF7">
          <w:rPr>
            <w:rStyle w:val="Hyperlink"/>
            <w:noProof/>
          </w:rPr>
          <w:instrText xml:space="preserve"> </w:instrText>
        </w:r>
        <w:r w:rsidRPr="00303AF7">
          <w:rPr>
            <w:rStyle w:val="Hyperlink"/>
            <w:noProof/>
          </w:rPr>
          <w:fldChar w:fldCharType="separate"/>
        </w:r>
        <w:r w:rsidRPr="00303AF7">
          <w:rPr>
            <w:rStyle w:val="Hyperlink"/>
            <w:noProof/>
          </w:rPr>
          <w:t>PHỤ LỤC B</w:t>
        </w:r>
        <w:r>
          <w:rPr>
            <w:noProof/>
            <w:webHidden/>
          </w:rPr>
          <w:tab/>
        </w:r>
        <w:r>
          <w:rPr>
            <w:noProof/>
            <w:webHidden/>
          </w:rPr>
          <w:fldChar w:fldCharType="begin"/>
        </w:r>
        <w:r>
          <w:rPr>
            <w:noProof/>
            <w:webHidden/>
          </w:rPr>
          <w:instrText xml:space="preserve"> PAGEREF _Toc343233080 \h </w:instrText>
        </w:r>
      </w:ins>
      <w:r>
        <w:rPr>
          <w:noProof/>
          <w:webHidden/>
        </w:rPr>
      </w:r>
      <w:r>
        <w:rPr>
          <w:noProof/>
          <w:webHidden/>
        </w:rPr>
        <w:fldChar w:fldCharType="separate"/>
      </w:r>
      <w:ins w:id="334" w:author="The Si Tran" w:date="2012-12-14T07:19:00Z">
        <w:r>
          <w:rPr>
            <w:noProof/>
            <w:webHidden/>
          </w:rPr>
          <w:t>1</w:t>
        </w:r>
        <w:r>
          <w:rPr>
            <w:noProof/>
            <w:webHidden/>
          </w:rPr>
          <w:fldChar w:fldCharType="end"/>
        </w:r>
        <w:r w:rsidRPr="00303AF7">
          <w:rPr>
            <w:rStyle w:val="Hyperlink"/>
            <w:noProof/>
          </w:rPr>
          <w:fldChar w:fldCharType="end"/>
        </w:r>
      </w:ins>
    </w:p>
    <w:p w14:paraId="0FFA2D5D" w14:textId="77777777" w:rsidR="00516C62" w:rsidRDefault="00516C62">
      <w:pPr>
        <w:pStyle w:val="TOC1"/>
        <w:tabs>
          <w:tab w:val="right" w:leader="dot" w:pos="9062"/>
        </w:tabs>
        <w:rPr>
          <w:ins w:id="335" w:author="The Si Tran" w:date="2012-12-14T07:19:00Z"/>
          <w:rFonts w:asciiTheme="minorHAnsi" w:eastAsiaTheme="minorEastAsia" w:hAnsiTheme="minorHAnsi" w:cstheme="minorBidi"/>
          <w:noProof/>
          <w:sz w:val="22"/>
        </w:rPr>
      </w:pPr>
      <w:ins w:id="336"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"_Toc343233081"</w:instrText>
        </w:r>
        <w:r w:rsidRPr="00303AF7">
          <w:rPr>
            <w:rStyle w:val="Hyperlink"/>
            <w:noProof/>
          </w:rPr>
          <w:instrText xml:space="preserve"> </w:instrText>
        </w:r>
        <w:r w:rsidRPr="00303AF7">
          <w:rPr>
            <w:rStyle w:val="Hyperlink"/>
            <w:noProof/>
          </w:rPr>
          <w:fldChar w:fldCharType="separate"/>
        </w:r>
        <w:r w:rsidRPr="00303AF7">
          <w:rPr>
            <w:rStyle w:val="Hyperlink"/>
            <w:noProof/>
          </w:rPr>
          <w:t>Hướng dẫn sử dụng chương trình</w:t>
        </w:r>
        <w:r>
          <w:rPr>
            <w:noProof/>
            <w:webHidden/>
          </w:rPr>
          <w:tab/>
        </w:r>
        <w:r>
          <w:rPr>
            <w:noProof/>
            <w:webHidden/>
          </w:rPr>
          <w:fldChar w:fldCharType="begin"/>
        </w:r>
        <w:r>
          <w:rPr>
            <w:noProof/>
            <w:webHidden/>
          </w:rPr>
          <w:instrText xml:space="preserve"> PAGEREF _Toc343233081 \h </w:instrText>
        </w:r>
      </w:ins>
      <w:r>
        <w:rPr>
          <w:noProof/>
          <w:webHidden/>
        </w:rPr>
      </w:r>
      <w:r>
        <w:rPr>
          <w:noProof/>
          <w:webHidden/>
        </w:rPr>
        <w:fldChar w:fldCharType="separate"/>
      </w:r>
      <w:ins w:id="337" w:author="The Si Tran" w:date="2012-12-14T07:19:00Z">
        <w:r>
          <w:rPr>
            <w:noProof/>
            <w:webHidden/>
          </w:rPr>
          <w:t>1</w:t>
        </w:r>
        <w:r>
          <w:rPr>
            <w:noProof/>
            <w:webHidden/>
          </w:rPr>
          <w:fldChar w:fldCharType="end"/>
        </w:r>
        <w:r w:rsidRPr="00303AF7">
          <w:rPr>
            <w:rStyle w:val="Hyperlink"/>
            <w:noProof/>
          </w:rPr>
          <w:fldChar w:fldCharType="end"/>
        </w:r>
      </w:ins>
    </w:p>
    <w:p w14:paraId="0BAB028F" w14:textId="77777777" w:rsidR="00516C62" w:rsidRDefault="00516C62">
      <w:pPr>
        <w:pStyle w:val="TOC2"/>
        <w:tabs>
          <w:tab w:val="left" w:pos="1100"/>
          <w:tab w:val="right" w:leader="dot" w:pos="9062"/>
        </w:tabs>
        <w:rPr>
          <w:ins w:id="338" w:author="The Si Tran" w:date="2012-12-14T07:19:00Z"/>
          <w:rFonts w:asciiTheme="minorHAnsi" w:eastAsiaTheme="minorEastAsia" w:hAnsiTheme="minorHAnsi" w:cstheme="minorBidi"/>
          <w:noProof/>
          <w:sz w:val="22"/>
        </w:rPr>
      </w:pPr>
      <w:ins w:id="339" w:author="The Si Tran" w:date="2012-12-14T07:19:00Z">
        <w:r w:rsidRPr="00303AF7">
          <w:rPr>
            <w:rStyle w:val="Hyperlink"/>
            <w:noProof/>
          </w:rPr>
          <w:fldChar w:fldCharType="begin"/>
        </w:r>
        <w:r w:rsidRPr="00303AF7">
          <w:rPr>
            <w:rStyle w:val="Hyperlink"/>
            <w:noProof/>
          </w:rPr>
          <w:instrText xml:space="preserve"> </w:instrText>
        </w:r>
        <w:r>
          <w:rPr>
            <w:noProof/>
          </w:rPr>
          <w:instrText>HYPERLINK \l "_Toc343233082"</w:instrText>
        </w:r>
        <w:r w:rsidRPr="00303AF7">
          <w:rPr>
            <w:rStyle w:val="Hyperlink"/>
            <w:noProof/>
          </w:rPr>
          <w:instrText xml:space="preserve"> </w:instrText>
        </w:r>
        <w:r w:rsidRPr="00303AF7">
          <w:rPr>
            <w:rStyle w:val="Hyperlink"/>
            <w:noProof/>
          </w:rPr>
          <w:fldChar w:fldCharType="separate"/>
        </w:r>
        <w:r w:rsidRPr="00303AF7">
          <w:rPr>
            <w:rStyle w:val="Hyperlink"/>
            <w:rFonts w:ascii="Wingdings" w:hAnsi="Wingdings"/>
            <w:noProof/>
          </w:rPr>
          <w:t></w:t>
        </w:r>
        <w:r>
          <w:rPr>
            <w:rFonts w:asciiTheme="minorHAnsi" w:eastAsiaTheme="minorEastAsia" w:hAnsiTheme="minorHAnsi" w:cstheme="minorBidi"/>
            <w:noProof/>
            <w:sz w:val="22"/>
          </w:rPr>
          <w:tab/>
        </w:r>
        <w:r w:rsidRPr="00303AF7">
          <w:rPr>
            <w:rStyle w:val="Hyperlink"/>
            <w:noProof/>
          </w:rPr>
          <w:t>Xây dựng mô hình SARIMA</w:t>
        </w:r>
        <w:r>
          <w:rPr>
            <w:noProof/>
            <w:webHidden/>
          </w:rPr>
          <w:tab/>
        </w:r>
        <w:r>
          <w:rPr>
            <w:noProof/>
            <w:webHidden/>
          </w:rPr>
          <w:fldChar w:fldCharType="begin"/>
        </w:r>
        <w:r>
          <w:rPr>
            <w:noProof/>
            <w:webHidden/>
          </w:rPr>
          <w:instrText xml:space="preserve"> PAGEREF _Toc343233082 \h </w:instrText>
        </w:r>
      </w:ins>
      <w:r>
        <w:rPr>
          <w:noProof/>
          <w:webHidden/>
        </w:rPr>
      </w:r>
      <w:r>
        <w:rPr>
          <w:noProof/>
          <w:webHidden/>
        </w:rPr>
        <w:fldChar w:fldCharType="separate"/>
      </w:r>
      <w:ins w:id="340" w:author="The Si Tran" w:date="2012-12-14T07:19:00Z">
        <w:r>
          <w:rPr>
            <w:noProof/>
            <w:webHidden/>
          </w:rPr>
          <w:t>1</w:t>
        </w:r>
        <w:r>
          <w:rPr>
            <w:noProof/>
            <w:webHidden/>
          </w:rPr>
          <w:fldChar w:fldCharType="end"/>
        </w:r>
        <w:r w:rsidRPr="00303AF7">
          <w:rPr>
            <w:rStyle w:val="Hyperlink"/>
            <w:noProof/>
          </w:rPr>
          <w:fldChar w:fldCharType="end"/>
        </w:r>
      </w:ins>
    </w:p>
    <w:p w14:paraId="3A8DDD26" w14:textId="77777777" w:rsidR="00516C62" w:rsidRDefault="00516C62">
      <w:pPr>
        <w:pStyle w:val="TOC2"/>
        <w:tabs>
          <w:tab w:val="left" w:pos="1100"/>
          <w:tab w:val="right" w:leader="dot" w:pos="9062"/>
        </w:tabs>
        <w:rPr>
          <w:ins w:id="341" w:author="The Si Tran" w:date="2012-12-14T07:19:00Z"/>
          <w:rFonts w:asciiTheme="minorHAnsi" w:eastAsiaTheme="minorEastAsia" w:hAnsiTheme="minorHAnsi" w:cstheme="minorBidi"/>
          <w:noProof/>
          <w:sz w:val="22"/>
        </w:rPr>
      </w:pPr>
      <w:ins w:id="342" w:author="The Si Tran" w:date="2012-12-14T07:19:00Z">
        <w:r w:rsidRPr="00303AF7">
          <w:rPr>
            <w:rStyle w:val="Hyperlink"/>
            <w:noProof/>
          </w:rPr>
          <w:lastRenderedPageBreak/>
          <w:fldChar w:fldCharType="begin"/>
        </w:r>
        <w:r w:rsidRPr="00303AF7">
          <w:rPr>
            <w:rStyle w:val="Hyperlink"/>
            <w:noProof/>
          </w:rPr>
          <w:instrText xml:space="preserve"> </w:instrText>
        </w:r>
        <w:r>
          <w:rPr>
            <w:noProof/>
          </w:rPr>
          <w:instrText>HYPERLINK \l "_Toc343233083"</w:instrText>
        </w:r>
        <w:r w:rsidRPr="00303AF7">
          <w:rPr>
            <w:rStyle w:val="Hyperlink"/>
            <w:noProof/>
          </w:rPr>
          <w:instrText xml:space="preserve"> </w:instrText>
        </w:r>
        <w:r w:rsidRPr="00303AF7">
          <w:rPr>
            <w:rStyle w:val="Hyperlink"/>
            <w:noProof/>
          </w:rPr>
          <w:fldChar w:fldCharType="separate"/>
        </w:r>
        <w:r w:rsidRPr="00303AF7">
          <w:rPr>
            <w:rStyle w:val="Hyperlink"/>
            <w:rFonts w:ascii="Wingdings" w:hAnsi="Wingdings"/>
            <w:noProof/>
          </w:rPr>
          <w:t></w:t>
        </w:r>
        <w:r>
          <w:rPr>
            <w:rFonts w:asciiTheme="minorHAnsi" w:eastAsiaTheme="minorEastAsia" w:hAnsiTheme="minorHAnsi" w:cstheme="minorBidi"/>
            <w:noProof/>
            <w:sz w:val="22"/>
          </w:rPr>
          <w:tab/>
        </w:r>
        <w:r w:rsidRPr="00303AF7">
          <w:rPr>
            <w:rStyle w:val="Hyperlink"/>
            <w:noProof/>
          </w:rPr>
          <w:t>Xây dựng mô hình mạng nơron</w:t>
        </w:r>
        <w:r>
          <w:rPr>
            <w:noProof/>
            <w:webHidden/>
          </w:rPr>
          <w:tab/>
        </w:r>
        <w:r>
          <w:rPr>
            <w:noProof/>
            <w:webHidden/>
          </w:rPr>
          <w:fldChar w:fldCharType="begin"/>
        </w:r>
        <w:r>
          <w:rPr>
            <w:noProof/>
            <w:webHidden/>
          </w:rPr>
          <w:instrText xml:space="preserve"> PAGEREF _Toc343233083 \h </w:instrText>
        </w:r>
      </w:ins>
      <w:r>
        <w:rPr>
          <w:noProof/>
          <w:webHidden/>
        </w:rPr>
      </w:r>
      <w:r>
        <w:rPr>
          <w:noProof/>
          <w:webHidden/>
        </w:rPr>
        <w:fldChar w:fldCharType="separate"/>
      </w:r>
      <w:ins w:id="343" w:author="The Si Tran" w:date="2012-12-14T07:19:00Z">
        <w:r>
          <w:rPr>
            <w:noProof/>
            <w:webHidden/>
          </w:rPr>
          <w:t>7</w:t>
        </w:r>
        <w:r>
          <w:rPr>
            <w:noProof/>
            <w:webHidden/>
          </w:rPr>
          <w:fldChar w:fldCharType="end"/>
        </w:r>
        <w:r w:rsidRPr="00303AF7">
          <w:rPr>
            <w:rStyle w:val="Hyperlink"/>
            <w:noProof/>
          </w:rPr>
          <w:fldChar w:fldCharType="end"/>
        </w:r>
      </w:ins>
    </w:p>
    <w:p w14:paraId="6196CD23" w14:textId="77777777" w:rsidR="002E545D" w:rsidRDefault="002E545D">
      <w:pPr>
        <w:rPr>
          <w:ins w:id="344" w:author="The Si Tran" w:date="2012-12-12T13:48:00Z"/>
          <w:kern w:val="32"/>
        </w:rPr>
        <w:pPrChange w:id="345" w:author="The Si Tran" w:date="2012-12-12T13:52:00Z">
          <w:pPr>
            <w:spacing w:before="0" w:after="200" w:line="276" w:lineRule="auto"/>
            <w:jc w:val="left"/>
          </w:pPr>
        </w:pPrChange>
      </w:pPr>
      <w:ins w:id="346" w:author="The Si Tran" w:date="2012-12-12T13:49:00Z">
        <w:r>
          <w:fldChar w:fldCharType="end"/>
        </w:r>
      </w:ins>
    </w:p>
    <w:p w14:paraId="71489AD8" w14:textId="77777777" w:rsidR="0045424A" w:rsidRDefault="0045424A">
      <w:pPr>
        <w:pStyle w:val="Heading1"/>
        <w:numPr>
          <w:ilvl w:val="0"/>
          <w:numId w:val="0"/>
        </w:numPr>
        <w:ind w:left="360"/>
        <w:rPr>
          <w:ins w:id="347" w:author="The Si Tran" w:date="2012-12-11T23:16:00Z"/>
        </w:rPr>
        <w:pPrChange w:id="348" w:author="The Si Tran" w:date="2012-12-14T07:19:00Z">
          <w:pPr>
            <w:pStyle w:val="Heading1"/>
            <w:numPr>
              <w:numId w:val="0"/>
            </w:numPr>
            <w:spacing w:line="480" w:lineRule="auto"/>
            <w:ind w:left="0" w:firstLine="0"/>
            <w:jc w:val="both"/>
          </w:pPr>
        </w:pPrChange>
      </w:pPr>
      <w:bookmarkStart w:id="349" w:name="_Toc343232875"/>
      <w:r w:rsidRPr="0049233F">
        <w:rPr>
          <w:rPrChange w:id="350" w:author="The Si Tran" w:date="2012-12-05T23:02:00Z">
            <w:rPr>
              <w:rFonts w:cs="Times New Roman"/>
              <w:b w:val="0"/>
              <w:bCs w:val="0"/>
              <w:kern w:val="0"/>
              <w:sz w:val="26"/>
              <w:szCs w:val="22"/>
            </w:rPr>
          </w:rPrChange>
        </w:rPr>
        <w:t>DANH MỤC HÌNH</w:t>
      </w:r>
      <w:bookmarkEnd w:id="10"/>
      <w:bookmarkEnd w:id="349"/>
    </w:p>
    <w:p w14:paraId="0969363A" w14:textId="77777777" w:rsidR="009462B6" w:rsidRDefault="00187200">
      <w:pPr>
        <w:pStyle w:val="TOC1"/>
        <w:tabs>
          <w:tab w:val="right" w:leader="dot" w:pos="9062"/>
        </w:tabs>
        <w:rPr>
          <w:ins w:id="351" w:author="The Si Tran" w:date="2012-12-14T03:56:00Z"/>
          <w:rFonts w:asciiTheme="minorHAnsi" w:eastAsiaTheme="minorEastAsia" w:hAnsiTheme="minorHAnsi" w:cstheme="minorBidi"/>
          <w:noProof/>
          <w:sz w:val="22"/>
        </w:rPr>
      </w:pPr>
      <w:ins w:id="352" w:author="The Si Tran" w:date="2012-12-11T23:27:00Z">
        <w:r>
          <w:fldChar w:fldCharType="begin"/>
        </w:r>
        <w:r>
          <w:instrText xml:space="preserve"> TOC \h \z \t "Hinh,1" </w:instrText>
        </w:r>
      </w:ins>
      <w:r>
        <w:fldChar w:fldCharType="separate"/>
      </w:r>
      <w:ins w:id="353" w:author="The Si Tran" w:date="2012-12-14T03:56:00Z">
        <w:r w:rsidR="009462B6" w:rsidRPr="009E20A9">
          <w:rPr>
            <w:rStyle w:val="Hyperlink"/>
            <w:noProof/>
          </w:rPr>
          <w:fldChar w:fldCharType="begin"/>
        </w:r>
        <w:r w:rsidR="009462B6" w:rsidRPr="009E20A9">
          <w:rPr>
            <w:rStyle w:val="Hyperlink"/>
            <w:noProof/>
          </w:rPr>
          <w:instrText xml:space="preserve"> </w:instrText>
        </w:r>
        <w:r w:rsidR="009462B6">
          <w:rPr>
            <w:noProof/>
          </w:rPr>
          <w:instrText>HYPERLINK \l "_Toc343220881"</w:instrText>
        </w:r>
        <w:r w:rsidR="009462B6" w:rsidRPr="009E20A9">
          <w:rPr>
            <w:rStyle w:val="Hyperlink"/>
            <w:noProof/>
          </w:rPr>
          <w:instrText xml:space="preserve"> </w:instrText>
        </w:r>
        <w:r w:rsidR="009462B6" w:rsidRPr="009E20A9">
          <w:rPr>
            <w:rStyle w:val="Hyperlink"/>
            <w:noProof/>
          </w:rPr>
          <w:fldChar w:fldCharType="separate"/>
        </w:r>
        <w:r w:rsidR="009462B6" w:rsidRPr="009E20A9">
          <w:rPr>
            <w:rStyle w:val="Hyperlink"/>
            <w:noProof/>
          </w:rPr>
          <w:t>Hình 2.1 Số khách hàng đặt chỗ hàng tháng của hãng Pan Am</w:t>
        </w:r>
        <w:r w:rsidR="009462B6">
          <w:rPr>
            <w:noProof/>
            <w:webHidden/>
          </w:rPr>
          <w:tab/>
        </w:r>
        <w:r w:rsidR="009462B6">
          <w:rPr>
            <w:noProof/>
            <w:webHidden/>
          </w:rPr>
          <w:fldChar w:fldCharType="begin"/>
        </w:r>
        <w:r w:rsidR="009462B6">
          <w:rPr>
            <w:noProof/>
            <w:webHidden/>
          </w:rPr>
          <w:instrText xml:space="preserve"> PAGEREF _Toc343220881 \h </w:instrText>
        </w:r>
      </w:ins>
      <w:r w:rsidR="009462B6">
        <w:rPr>
          <w:noProof/>
          <w:webHidden/>
        </w:rPr>
      </w:r>
      <w:r w:rsidR="009462B6">
        <w:rPr>
          <w:noProof/>
          <w:webHidden/>
        </w:rPr>
        <w:fldChar w:fldCharType="separate"/>
      </w:r>
      <w:ins w:id="354" w:author="The Si Tran" w:date="2012-12-14T03:56:00Z">
        <w:r w:rsidR="009462B6">
          <w:rPr>
            <w:noProof/>
            <w:webHidden/>
          </w:rPr>
          <w:t>5</w:t>
        </w:r>
        <w:r w:rsidR="009462B6">
          <w:rPr>
            <w:noProof/>
            <w:webHidden/>
          </w:rPr>
          <w:fldChar w:fldCharType="end"/>
        </w:r>
        <w:r w:rsidR="009462B6" w:rsidRPr="009E20A9">
          <w:rPr>
            <w:rStyle w:val="Hyperlink"/>
            <w:noProof/>
          </w:rPr>
          <w:fldChar w:fldCharType="end"/>
        </w:r>
      </w:ins>
    </w:p>
    <w:p w14:paraId="2451F5F6" w14:textId="77777777" w:rsidR="009462B6" w:rsidRDefault="009462B6">
      <w:pPr>
        <w:pStyle w:val="TOC1"/>
        <w:tabs>
          <w:tab w:val="right" w:leader="dot" w:pos="9062"/>
        </w:tabs>
        <w:rPr>
          <w:ins w:id="355" w:author="The Si Tran" w:date="2012-12-14T03:56:00Z"/>
          <w:rFonts w:asciiTheme="minorHAnsi" w:eastAsiaTheme="minorEastAsia" w:hAnsiTheme="minorHAnsi" w:cstheme="minorBidi"/>
          <w:noProof/>
          <w:sz w:val="22"/>
        </w:rPr>
      </w:pPr>
      <w:ins w:id="35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"_Toc343220882"</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2.1.1 Mô hình bài toán dự báo chuỗi thời gian</w:t>
        </w:r>
        <w:r>
          <w:rPr>
            <w:noProof/>
            <w:webHidden/>
          </w:rPr>
          <w:tab/>
        </w:r>
        <w:r>
          <w:rPr>
            <w:noProof/>
            <w:webHidden/>
          </w:rPr>
          <w:fldChar w:fldCharType="begin"/>
        </w:r>
        <w:r>
          <w:rPr>
            <w:noProof/>
            <w:webHidden/>
          </w:rPr>
          <w:instrText xml:space="preserve"> PAGEREF _Toc343220882 \h </w:instrText>
        </w:r>
      </w:ins>
      <w:r>
        <w:rPr>
          <w:noProof/>
          <w:webHidden/>
        </w:rPr>
      </w:r>
      <w:r>
        <w:rPr>
          <w:noProof/>
          <w:webHidden/>
        </w:rPr>
        <w:fldChar w:fldCharType="separate"/>
      </w:r>
      <w:ins w:id="357" w:author="The Si Tran" w:date="2012-12-14T03:56:00Z">
        <w:r>
          <w:rPr>
            <w:noProof/>
            <w:webHidden/>
          </w:rPr>
          <w:t>6</w:t>
        </w:r>
        <w:r>
          <w:rPr>
            <w:noProof/>
            <w:webHidden/>
          </w:rPr>
          <w:fldChar w:fldCharType="end"/>
        </w:r>
        <w:r w:rsidRPr="009E20A9">
          <w:rPr>
            <w:rStyle w:val="Hyperlink"/>
            <w:noProof/>
          </w:rPr>
          <w:fldChar w:fldCharType="end"/>
        </w:r>
      </w:ins>
    </w:p>
    <w:p w14:paraId="77559C41" w14:textId="77777777" w:rsidR="009462B6" w:rsidRDefault="009462B6">
      <w:pPr>
        <w:pStyle w:val="TOC1"/>
        <w:tabs>
          <w:tab w:val="right" w:leader="dot" w:pos="9062"/>
        </w:tabs>
        <w:rPr>
          <w:ins w:id="358" w:author="The Si Tran" w:date="2012-12-14T03:56:00Z"/>
          <w:rFonts w:asciiTheme="minorHAnsi" w:eastAsiaTheme="minorEastAsia" w:hAnsiTheme="minorHAnsi" w:cstheme="minorBidi"/>
          <w:noProof/>
          <w:sz w:val="22"/>
        </w:rPr>
      </w:pPr>
      <w:ins w:id="35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"_Toc343220883"</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2.1.2 Cây phân loại các mô hình dự báo</w:t>
        </w:r>
        <w:r>
          <w:rPr>
            <w:noProof/>
            <w:webHidden/>
          </w:rPr>
          <w:tab/>
        </w:r>
        <w:r>
          <w:rPr>
            <w:noProof/>
            <w:webHidden/>
          </w:rPr>
          <w:fldChar w:fldCharType="begin"/>
        </w:r>
        <w:r>
          <w:rPr>
            <w:noProof/>
            <w:webHidden/>
          </w:rPr>
          <w:instrText xml:space="preserve"> PAGEREF _Toc343220883 \h </w:instrText>
        </w:r>
      </w:ins>
      <w:r>
        <w:rPr>
          <w:noProof/>
          <w:webHidden/>
        </w:rPr>
      </w:r>
      <w:r>
        <w:rPr>
          <w:noProof/>
          <w:webHidden/>
        </w:rPr>
        <w:fldChar w:fldCharType="separate"/>
      </w:r>
      <w:ins w:id="360" w:author="The Si Tran" w:date="2012-12-14T03:56:00Z">
        <w:r>
          <w:rPr>
            <w:noProof/>
            <w:webHidden/>
          </w:rPr>
          <w:t>7</w:t>
        </w:r>
        <w:r>
          <w:rPr>
            <w:noProof/>
            <w:webHidden/>
          </w:rPr>
          <w:fldChar w:fldCharType="end"/>
        </w:r>
        <w:r w:rsidRPr="009E20A9">
          <w:rPr>
            <w:rStyle w:val="Hyperlink"/>
            <w:noProof/>
          </w:rPr>
          <w:fldChar w:fldCharType="end"/>
        </w:r>
      </w:ins>
    </w:p>
    <w:p w14:paraId="2A586B2A" w14:textId="77777777" w:rsidR="009462B6" w:rsidRDefault="009462B6">
      <w:pPr>
        <w:pStyle w:val="TOC1"/>
        <w:tabs>
          <w:tab w:val="right" w:leader="dot" w:pos="9062"/>
        </w:tabs>
        <w:rPr>
          <w:ins w:id="361" w:author="The Si Tran" w:date="2012-12-14T03:56:00Z"/>
          <w:rFonts w:asciiTheme="minorHAnsi" w:eastAsiaTheme="minorEastAsia" w:hAnsiTheme="minorHAnsi" w:cstheme="minorBidi"/>
          <w:noProof/>
          <w:sz w:val="22"/>
        </w:rPr>
      </w:pPr>
      <w:ins w:id="36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"_Toc343220884"</w:instrText>
        </w:r>
        <w:r w:rsidRPr="009E20A9">
          <w:rPr>
            <w:rStyle w:val="Hyperlink"/>
            <w:noProof/>
          </w:rPr>
          <w:instrText xml:space="preserve"> </w:instrText>
        </w:r>
        <w:r w:rsidRPr="009E20A9">
          <w:rPr>
            <w:rStyle w:val="Hyperlink"/>
            <w:noProof/>
          </w:rPr>
          <w:fldChar w:fldCharType="separate"/>
        </w:r>
        <w:r w:rsidRPr="009E20A9">
          <w:rPr>
            <w:rStyle w:val="Hyperlink"/>
            <w:rFonts w:cs="Arial"/>
            <w:noProof/>
          </w:rPr>
          <w:t>Hình 1.2</w:t>
        </w:r>
        <w:r w:rsidRPr="009E20A9">
          <w:rPr>
            <w:rStyle w:val="Hyperlink"/>
            <w:noProof/>
          </w:rPr>
          <w:t xml:space="preserve"> Hàm tự tương quan</w:t>
        </w:r>
        <w:r>
          <w:rPr>
            <w:noProof/>
            <w:webHidden/>
          </w:rPr>
          <w:tab/>
        </w:r>
        <w:r>
          <w:rPr>
            <w:noProof/>
            <w:webHidden/>
          </w:rPr>
          <w:fldChar w:fldCharType="begin"/>
        </w:r>
        <w:r>
          <w:rPr>
            <w:noProof/>
            <w:webHidden/>
          </w:rPr>
          <w:instrText xml:space="preserve"> PAGEREF _Toc343220884 \h </w:instrText>
        </w:r>
      </w:ins>
      <w:r>
        <w:rPr>
          <w:noProof/>
          <w:webHidden/>
        </w:rPr>
      </w:r>
      <w:r>
        <w:rPr>
          <w:noProof/>
          <w:webHidden/>
        </w:rPr>
        <w:fldChar w:fldCharType="separate"/>
      </w:r>
      <w:ins w:id="363" w:author="The Si Tran" w:date="2012-12-14T03:56:00Z">
        <w:r>
          <w:rPr>
            <w:noProof/>
            <w:webHidden/>
          </w:rPr>
          <w:t>9</w:t>
        </w:r>
        <w:r>
          <w:rPr>
            <w:noProof/>
            <w:webHidden/>
          </w:rPr>
          <w:fldChar w:fldCharType="end"/>
        </w:r>
        <w:r w:rsidRPr="009E20A9">
          <w:rPr>
            <w:rStyle w:val="Hyperlink"/>
            <w:noProof/>
          </w:rPr>
          <w:fldChar w:fldCharType="end"/>
        </w:r>
      </w:ins>
    </w:p>
    <w:p w14:paraId="1D140659" w14:textId="77777777" w:rsidR="009462B6" w:rsidRDefault="009462B6">
      <w:pPr>
        <w:pStyle w:val="TOC1"/>
        <w:tabs>
          <w:tab w:val="right" w:leader="dot" w:pos="9062"/>
        </w:tabs>
        <w:rPr>
          <w:ins w:id="364" w:author="The Si Tran" w:date="2012-12-14T03:56:00Z"/>
          <w:rFonts w:asciiTheme="minorHAnsi" w:eastAsiaTheme="minorEastAsia" w:hAnsiTheme="minorHAnsi" w:cstheme="minorBidi"/>
          <w:noProof/>
          <w:sz w:val="22"/>
        </w:rPr>
      </w:pPr>
      <w:ins w:id="36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"_Toc343220885"</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2.3 Độ tăng nhiệt độ trung bình hàng năm từ 1856 đến 2005</w:t>
        </w:r>
        <w:r>
          <w:rPr>
            <w:noProof/>
            <w:webHidden/>
          </w:rPr>
          <w:tab/>
        </w:r>
        <w:r>
          <w:rPr>
            <w:noProof/>
            <w:webHidden/>
          </w:rPr>
          <w:fldChar w:fldCharType="begin"/>
        </w:r>
        <w:r>
          <w:rPr>
            <w:noProof/>
            <w:webHidden/>
          </w:rPr>
          <w:instrText xml:space="preserve"> PAGEREF _Toc343220885 \h </w:instrText>
        </w:r>
      </w:ins>
      <w:r>
        <w:rPr>
          <w:noProof/>
          <w:webHidden/>
        </w:rPr>
      </w:r>
      <w:r>
        <w:rPr>
          <w:noProof/>
          <w:webHidden/>
        </w:rPr>
        <w:fldChar w:fldCharType="separate"/>
      </w:r>
      <w:ins w:id="366" w:author="The Si Tran" w:date="2012-12-14T03:56:00Z">
        <w:r>
          <w:rPr>
            <w:noProof/>
            <w:webHidden/>
          </w:rPr>
          <w:t>11</w:t>
        </w:r>
        <w:r>
          <w:rPr>
            <w:noProof/>
            <w:webHidden/>
          </w:rPr>
          <w:fldChar w:fldCharType="end"/>
        </w:r>
        <w:r w:rsidRPr="009E20A9">
          <w:rPr>
            <w:rStyle w:val="Hyperlink"/>
            <w:noProof/>
          </w:rPr>
          <w:fldChar w:fldCharType="end"/>
        </w:r>
      </w:ins>
    </w:p>
    <w:p w14:paraId="244440E0" w14:textId="77777777" w:rsidR="009462B6" w:rsidRDefault="009462B6">
      <w:pPr>
        <w:pStyle w:val="TOC1"/>
        <w:tabs>
          <w:tab w:val="right" w:leader="dot" w:pos="9062"/>
        </w:tabs>
        <w:rPr>
          <w:ins w:id="367" w:author="The Si Tran" w:date="2012-12-14T03:56:00Z"/>
          <w:rFonts w:asciiTheme="minorHAnsi" w:eastAsiaTheme="minorEastAsia" w:hAnsiTheme="minorHAnsi" w:cstheme="minorBidi"/>
          <w:noProof/>
          <w:sz w:val="22"/>
        </w:rPr>
      </w:pPr>
      <w:ins w:id="36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"_Toc343220886"</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2.4</w:t>
        </w:r>
        <w:r w:rsidRPr="009E20A9">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_Toc343220886 \h </w:instrText>
        </w:r>
      </w:ins>
      <w:r>
        <w:rPr>
          <w:noProof/>
          <w:webHidden/>
        </w:rPr>
      </w:r>
      <w:r>
        <w:rPr>
          <w:noProof/>
          <w:webHidden/>
        </w:rPr>
        <w:fldChar w:fldCharType="separate"/>
      </w:r>
      <w:ins w:id="369" w:author="The Si Tran" w:date="2012-12-14T03:56:00Z">
        <w:r>
          <w:rPr>
            <w:noProof/>
            <w:webHidden/>
          </w:rPr>
          <w:t>12</w:t>
        </w:r>
        <w:r>
          <w:rPr>
            <w:noProof/>
            <w:webHidden/>
          </w:rPr>
          <w:fldChar w:fldCharType="end"/>
        </w:r>
        <w:r w:rsidRPr="009E20A9">
          <w:rPr>
            <w:rStyle w:val="Hyperlink"/>
            <w:noProof/>
          </w:rPr>
          <w:fldChar w:fldCharType="end"/>
        </w:r>
      </w:ins>
    </w:p>
    <w:p w14:paraId="6979A238" w14:textId="77777777" w:rsidR="009462B6" w:rsidRDefault="009462B6">
      <w:pPr>
        <w:pStyle w:val="TOC1"/>
        <w:tabs>
          <w:tab w:val="right" w:leader="dot" w:pos="9062"/>
        </w:tabs>
        <w:rPr>
          <w:ins w:id="370" w:author="The Si Tran" w:date="2012-12-14T03:56:00Z"/>
          <w:rFonts w:asciiTheme="minorHAnsi" w:eastAsiaTheme="minorEastAsia" w:hAnsiTheme="minorHAnsi" w:cstheme="minorBidi"/>
          <w:noProof/>
          <w:sz w:val="22"/>
        </w:rPr>
      </w:pPr>
      <w:ins w:id="371"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"_Toc343220887"</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2.5</w:t>
        </w:r>
        <w:r w:rsidRPr="009E20A9">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_Toc343220887 \h </w:instrText>
        </w:r>
      </w:ins>
      <w:r>
        <w:rPr>
          <w:noProof/>
          <w:webHidden/>
        </w:rPr>
      </w:r>
      <w:r>
        <w:rPr>
          <w:noProof/>
          <w:webHidden/>
        </w:rPr>
        <w:fldChar w:fldCharType="separate"/>
      </w:r>
      <w:ins w:id="372" w:author="The Si Tran" w:date="2012-12-14T03:56:00Z">
        <w:r>
          <w:rPr>
            <w:noProof/>
            <w:webHidden/>
          </w:rPr>
          <w:t>13</w:t>
        </w:r>
        <w:r>
          <w:rPr>
            <w:noProof/>
            <w:webHidden/>
          </w:rPr>
          <w:fldChar w:fldCharType="end"/>
        </w:r>
        <w:r w:rsidRPr="009E20A9">
          <w:rPr>
            <w:rStyle w:val="Hyperlink"/>
            <w:noProof/>
          </w:rPr>
          <w:fldChar w:fldCharType="end"/>
        </w:r>
      </w:ins>
    </w:p>
    <w:p w14:paraId="7A513E2B" w14:textId="77777777" w:rsidR="009462B6" w:rsidRDefault="009462B6">
      <w:pPr>
        <w:pStyle w:val="TOC1"/>
        <w:tabs>
          <w:tab w:val="right" w:leader="dot" w:pos="9062"/>
        </w:tabs>
        <w:rPr>
          <w:ins w:id="373" w:author="The Si Tran" w:date="2012-12-14T03:56:00Z"/>
          <w:rFonts w:asciiTheme="minorHAnsi" w:eastAsiaTheme="minorEastAsia" w:hAnsiTheme="minorHAnsi" w:cstheme="minorBidi"/>
          <w:noProof/>
          <w:sz w:val="22"/>
        </w:rPr>
      </w:pPr>
      <w:ins w:id="37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"_Toc343220888"</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2.6</w:t>
        </w:r>
        <w:r w:rsidRPr="009E20A9">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_Toc343220888 \h </w:instrText>
        </w:r>
      </w:ins>
      <w:r>
        <w:rPr>
          <w:noProof/>
          <w:webHidden/>
        </w:rPr>
      </w:r>
      <w:r>
        <w:rPr>
          <w:noProof/>
          <w:webHidden/>
        </w:rPr>
        <w:fldChar w:fldCharType="separate"/>
      </w:r>
      <w:ins w:id="375" w:author="The Si Tran" w:date="2012-12-14T03:56:00Z">
        <w:r>
          <w:rPr>
            <w:noProof/>
            <w:webHidden/>
          </w:rPr>
          <w:t>15</w:t>
        </w:r>
        <w:r>
          <w:rPr>
            <w:noProof/>
            <w:webHidden/>
          </w:rPr>
          <w:fldChar w:fldCharType="end"/>
        </w:r>
        <w:r w:rsidRPr="009E20A9">
          <w:rPr>
            <w:rStyle w:val="Hyperlink"/>
            <w:noProof/>
          </w:rPr>
          <w:fldChar w:fldCharType="end"/>
        </w:r>
      </w:ins>
    </w:p>
    <w:p w14:paraId="19CAF32E" w14:textId="77777777" w:rsidR="009462B6" w:rsidRDefault="009462B6">
      <w:pPr>
        <w:pStyle w:val="TOC1"/>
        <w:tabs>
          <w:tab w:val="right" w:leader="dot" w:pos="9062"/>
        </w:tabs>
        <w:rPr>
          <w:ins w:id="376" w:author="The Si Tran" w:date="2012-12-14T03:56:00Z"/>
          <w:rFonts w:asciiTheme="minorHAnsi" w:eastAsiaTheme="minorEastAsia" w:hAnsiTheme="minorHAnsi" w:cstheme="minorBidi"/>
          <w:noProof/>
          <w:sz w:val="22"/>
        </w:rPr>
      </w:pPr>
      <w:ins w:id="377"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"_Toc343220889"</w:instrText>
        </w:r>
        <w:r w:rsidRPr="009E20A9">
          <w:rPr>
            <w:rStyle w:val="Hyperlink"/>
            <w:noProof/>
          </w:rPr>
          <w:instrText xml:space="preserve"> </w:instrText>
        </w:r>
        <w:r w:rsidRPr="009E20A9">
          <w:rPr>
            <w:rStyle w:val="Hyperlink"/>
            <w:noProof/>
          </w:rPr>
          <w:fldChar w:fldCharType="separate"/>
        </w:r>
        <w:r w:rsidRPr="009E20A9">
          <w:rPr>
            <w:rStyle w:val="Hyperlink"/>
            <w:noProof/>
            <w:lang w:val="fr-FR"/>
          </w:rPr>
          <w:t xml:space="preserve">Hình </w:t>
        </w:r>
        <w:r w:rsidRPr="009E20A9">
          <w:rPr>
            <w:rStyle w:val="Hyperlink"/>
            <w:noProof/>
          </w:rPr>
          <w:t>3.1</w:t>
        </w:r>
        <w:r w:rsidRPr="009E20A9">
          <w:rPr>
            <w:rStyle w:val="Hyperlink"/>
            <w:noProof/>
            <w:lang w:val="fr-FR"/>
          </w:rPr>
          <w:t xml:space="preserve"> Hình ảnh của mô hình  MA(2)</w:t>
        </w:r>
        <w:r w:rsidRPr="009E20A9">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_Toc343220889 \h </w:instrText>
        </w:r>
      </w:ins>
      <w:r>
        <w:rPr>
          <w:noProof/>
          <w:webHidden/>
        </w:rPr>
      </w:r>
      <w:r>
        <w:rPr>
          <w:noProof/>
          <w:webHidden/>
        </w:rPr>
        <w:fldChar w:fldCharType="separate"/>
      </w:r>
      <w:ins w:id="378" w:author="The Si Tran" w:date="2012-12-14T03:56:00Z">
        <w:r>
          <w:rPr>
            <w:noProof/>
            <w:webHidden/>
          </w:rPr>
          <w:t>20</w:t>
        </w:r>
        <w:r>
          <w:rPr>
            <w:noProof/>
            <w:webHidden/>
          </w:rPr>
          <w:fldChar w:fldCharType="end"/>
        </w:r>
        <w:r w:rsidRPr="009E20A9">
          <w:rPr>
            <w:rStyle w:val="Hyperlink"/>
            <w:noProof/>
          </w:rPr>
          <w:fldChar w:fldCharType="end"/>
        </w:r>
      </w:ins>
    </w:p>
    <w:p w14:paraId="19DFF36C" w14:textId="77777777" w:rsidR="009462B6" w:rsidRDefault="009462B6">
      <w:pPr>
        <w:pStyle w:val="TOC1"/>
        <w:tabs>
          <w:tab w:val="right" w:leader="dot" w:pos="9062"/>
        </w:tabs>
        <w:rPr>
          <w:ins w:id="379" w:author="The Si Tran" w:date="2012-12-14T03:56:00Z"/>
          <w:rFonts w:asciiTheme="minorHAnsi" w:eastAsiaTheme="minorEastAsia" w:hAnsiTheme="minorHAnsi" w:cstheme="minorBidi"/>
          <w:noProof/>
          <w:sz w:val="22"/>
        </w:rPr>
      </w:pPr>
      <w:ins w:id="380"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"_Toc343220890"</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3.2</w:t>
        </w:r>
        <w:r w:rsidRPr="009E20A9">
          <w:rPr>
            <w:rStyle w:val="Hyperlink"/>
            <w:noProof/>
            <w:lang w:val="pt-BR"/>
          </w:rPr>
          <w:t xml:space="preserve"> ACF và PACF của mô hình</w:t>
        </w:r>
      </w:ins>
      <w:ins w:id="381" w:author="The Si Tran" w:date="2012-12-14T03:56:00Z">
        <w:r w:rsidRPr="00312F4F">
          <w:rPr>
            <w:noProof/>
            <w:position w:val="-12"/>
            <w:lang w:val="pt-BR"/>
          </w:rPr>
          <w:object w:dxaOrig="2740" w:dyaOrig="360" w14:anchorId="233824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20.95pt" o:ole="">
              <v:imagedata r:id="rId9" o:title=""/>
            </v:shape>
            <o:OLEObject Type="Embed" ProgID="Equation.DSMT4" ShapeID="_x0000_i1025" DrawAspect="Content" ObjectID="_1417153727" r:id="rId10"/>
          </w:object>
        </w:r>
      </w:ins>
      <w:ins w:id="382" w:author="The Si Tran" w:date="2012-12-14T03:56:00Z">
        <w:r>
          <w:rPr>
            <w:noProof/>
            <w:webHidden/>
          </w:rPr>
          <w:tab/>
        </w:r>
        <w:r>
          <w:rPr>
            <w:noProof/>
            <w:webHidden/>
          </w:rPr>
          <w:fldChar w:fldCharType="begin"/>
        </w:r>
        <w:r>
          <w:rPr>
            <w:noProof/>
            <w:webHidden/>
          </w:rPr>
          <w:instrText xml:space="preserve"> PAGEREF _Toc343220890 \h </w:instrText>
        </w:r>
      </w:ins>
      <w:r>
        <w:rPr>
          <w:noProof/>
          <w:webHidden/>
        </w:rPr>
      </w:r>
      <w:r>
        <w:rPr>
          <w:noProof/>
          <w:webHidden/>
        </w:rPr>
        <w:fldChar w:fldCharType="separate"/>
      </w:r>
      <w:ins w:id="383" w:author="The Si Tran" w:date="2012-12-14T03:56:00Z">
        <w:r>
          <w:rPr>
            <w:noProof/>
            <w:webHidden/>
          </w:rPr>
          <w:t>23</w:t>
        </w:r>
        <w:r>
          <w:rPr>
            <w:noProof/>
            <w:webHidden/>
          </w:rPr>
          <w:fldChar w:fldCharType="end"/>
        </w:r>
        <w:r w:rsidRPr="009E20A9">
          <w:rPr>
            <w:rStyle w:val="Hyperlink"/>
            <w:noProof/>
          </w:rPr>
          <w:fldChar w:fldCharType="end"/>
        </w:r>
      </w:ins>
    </w:p>
    <w:p w14:paraId="3F8A2331" w14:textId="77777777" w:rsidR="009462B6" w:rsidRDefault="009462B6">
      <w:pPr>
        <w:pStyle w:val="TOC1"/>
        <w:tabs>
          <w:tab w:val="right" w:leader="dot" w:pos="9062"/>
        </w:tabs>
        <w:rPr>
          <w:ins w:id="384" w:author="The Si Tran" w:date="2012-12-14T03:56:00Z"/>
          <w:rFonts w:asciiTheme="minorHAnsi" w:eastAsiaTheme="minorEastAsia" w:hAnsiTheme="minorHAnsi" w:cstheme="minorBidi"/>
          <w:noProof/>
          <w:sz w:val="22"/>
        </w:rPr>
      </w:pPr>
      <w:ins w:id="38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"_Toc343220891"</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3.3</w:t>
        </w:r>
        <w:r w:rsidRPr="009E20A9">
          <w:rPr>
            <w:rStyle w:val="Hyperlink"/>
            <w:noProof/>
            <w:lang w:val="pt-BR"/>
          </w:rPr>
          <w:t xml:space="preserve"> Hàm tự tương quan và tự tương quan riêng phần của mô hình </w:t>
        </w:r>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_Toc343220891 \h </w:instrText>
        </w:r>
      </w:ins>
      <w:r>
        <w:rPr>
          <w:noProof/>
          <w:webHidden/>
        </w:rPr>
      </w:r>
      <w:r>
        <w:rPr>
          <w:noProof/>
          <w:webHidden/>
        </w:rPr>
        <w:fldChar w:fldCharType="separate"/>
      </w:r>
      <w:ins w:id="386" w:author="The Si Tran" w:date="2012-12-14T03:56:00Z">
        <w:r>
          <w:rPr>
            <w:noProof/>
            <w:webHidden/>
          </w:rPr>
          <w:t>25</w:t>
        </w:r>
        <w:r>
          <w:rPr>
            <w:noProof/>
            <w:webHidden/>
          </w:rPr>
          <w:fldChar w:fldCharType="end"/>
        </w:r>
        <w:r w:rsidRPr="009E20A9">
          <w:rPr>
            <w:rStyle w:val="Hyperlink"/>
            <w:noProof/>
          </w:rPr>
          <w:fldChar w:fldCharType="end"/>
        </w:r>
      </w:ins>
    </w:p>
    <w:p w14:paraId="3174E80B" w14:textId="77777777" w:rsidR="009462B6" w:rsidRDefault="009462B6">
      <w:pPr>
        <w:pStyle w:val="TOC1"/>
        <w:tabs>
          <w:tab w:val="right" w:leader="dot" w:pos="9062"/>
        </w:tabs>
        <w:rPr>
          <w:ins w:id="387" w:author="The Si Tran" w:date="2012-12-14T03:56:00Z"/>
          <w:rFonts w:asciiTheme="minorHAnsi" w:eastAsiaTheme="minorEastAsia" w:hAnsiTheme="minorHAnsi" w:cstheme="minorBidi"/>
          <w:noProof/>
          <w:sz w:val="22"/>
        </w:rPr>
      </w:pPr>
      <w:ins w:id="38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"_Toc343220892"</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3.4</w:t>
        </w:r>
        <w:r w:rsidRPr="009E20A9">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_Toc343220892 \h </w:instrText>
        </w:r>
      </w:ins>
      <w:r>
        <w:rPr>
          <w:noProof/>
          <w:webHidden/>
        </w:rPr>
      </w:r>
      <w:r>
        <w:rPr>
          <w:noProof/>
          <w:webHidden/>
        </w:rPr>
        <w:fldChar w:fldCharType="separate"/>
      </w:r>
      <w:ins w:id="389" w:author="The Si Tran" w:date="2012-12-14T03:56:00Z">
        <w:r>
          <w:rPr>
            <w:noProof/>
            <w:webHidden/>
          </w:rPr>
          <w:t>28</w:t>
        </w:r>
        <w:r>
          <w:rPr>
            <w:noProof/>
            <w:webHidden/>
          </w:rPr>
          <w:fldChar w:fldCharType="end"/>
        </w:r>
        <w:r w:rsidRPr="009E20A9">
          <w:rPr>
            <w:rStyle w:val="Hyperlink"/>
            <w:noProof/>
          </w:rPr>
          <w:fldChar w:fldCharType="end"/>
        </w:r>
      </w:ins>
    </w:p>
    <w:p w14:paraId="6CF6AE48" w14:textId="77777777" w:rsidR="009462B6" w:rsidRDefault="009462B6">
      <w:pPr>
        <w:pStyle w:val="TOC1"/>
        <w:tabs>
          <w:tab w:val="right" w:leader="dot" w:pos="9062"/>
        </w:tabs>
        <w:rPr>
          <w:ins w:id="390" w:author="The Si Tran" w:date="2012-12-14T03:56:00Z"/>
          <w:rFonts w:asciiTheme="minorHAnsi" w:eastAsiaTheme="minorEastAsia" w:hAnsiTheme="minorHAnsi" w:cstheme="minorBidi"/>
          <w:noProof/>
          <w:sz w:val="22"/>
        </w:rPr>
      </w:pPr>
      <w:ins w:id="391"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"_Toc343220893"</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3.5</w:t>
        </w:r>
        <w:r w:rsidRPr="009E20A9">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_Toc343220893 \h </w:instrText>
        </w:r>
      </w:ins>
      <w:r>
        <w:rPr>
          <w:noProof/>
          <w:webHidden/>
        </w:rPr>
      </w:r>
      <w:r>
        <w:rPr>
          <w:noProof/>
          <w:webHidden/>
        </w:rPr>
        <w:fldChar w:fldCharType="separate"/>
      </w:r>
      <w:ins w:id="392" w:author="The Si Tran" w:date="2012-12-14T03:56:00Z">
        <w:r>
          <w:rPr>
            <w:noProof/>
            <w:webHidden/>
          </w:rPr>
          <w:t>31</w:t>
        </w:r>
        <w:r>
          <w:rPr>
            <w:noProof/>
            <w:webHidden/>
          </w:rPr>
          <w:fldChar w:fldCharType="end"/>
        </w:r>
        <w:r w:rsidRPr="009E20A9">
          <w:rPr>
            <w:rStyle w:val="Hyperlink"/>
            <w:noProof/>
          </w:rPr>
          <w:fldChar w:fldCharType="end"/>
        </w:r>
      </w:ins>
    </w:p>
    <w:p w14:paraId="4E88FA83" w14:textId="77777777" w:rsidR="009462B6" w:rsidRDefault="009462B6">
      <w:pPr>
        <w:pStyle w:val="TOC1"/>
        <w:tabs>
          <w:tab w:val="right" w:leader="dot" w:pos="9062"/>
        </w:tabs>
        <w:rPr>
          <w:ins w:id="393" w:author="The Si Tran" w:date="2012-12-14T03:56:00Z"/>
          <w:rFonts w:asciiTheme="minorHAnsi" w:eastAsiaTheme="minorEastAsia" w:hAnsiTheme="minorHAnsi" w:cstheme="minorBidi"/>
          <w:noProof/>
          <w:sz w:val="22"/>
        </w:rPr>
      </w:pPr>
      <w:ins w:id="39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"_Toc343220894"</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3.6</w:t>
        </w:r>
        <w:r w:rsidRPr="009E20A9">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_Toc343220894 \h </w:instrText>
        </w:r>
      </w:ins>
      <w:r>
        <w:rPr>
          <w:noProof/>
          <w:webHidden/>
        </w:rPr>
      </w:r>
      <w:r>
        <w:rPr>
          <w:noProof/>
          <w:webHidden/>
        </w:rPr>
        <w:fldChar w:fldCharType="separate"/>
      </w:r>
      <w:ins w:id="395" w:author="The Si Tran" w:date="2012-12-14T03:56:00Z">
        <w:r>
          <w:rPr>
            <w:noProof/>
            <w:webHidden/>
          </w:rPr>
          <w:t>32</w:t>
        </w:r>
        <w:r>
          <w:rPr>
            <w:noProof/>
            <w:webHidden/>
          </w:rPr>
          <w:fldChar w:fldCharType="end"/>
        </w:r>
        <w:r w:rsidRPr="009E20A9">
          <w:rPr>
            <w:rStyle w:val="Hyperlink"/>
            <w:noProof/>
          </w:rPr>
          <w:fldChar w:fldCharType="end"/>
        </w:r>
      </w:ins>
    </w:p>
    <w:p w14:paraId="77FF6541" w14:textId="77777777" w:rsidR="009462B6" w:rsidRDefault="009462B6">
      <w:pPr>
        <w:pStyle w:val="TOC1"/>
        <w:tabs>
          <w:tab w:val="right" w:leader="dot" w:pos="9062"/>
        </w:tabs>
        <w:rPr>
          <w:ins w:id="396" w:author="The Si Tran" w:date="2012-12-14T03:56:00Z"/>
          <w:rFonts w:asciiTheme="minorHAnsi" w:eastAsiaTheme="minorEastAsia" w:hAnsiTheme="minorHAnsi" w:cstheme="minorBidi"/>
          <w:noProof/>
          <w:sz w:val="22"/>
        </w:rPr>
      </w:pPr>
      <w:ins w:id="397"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"_Toc343220895"</w:instrText>
        </w:r>
        <w:r w:rsidRPr="009E20A9">
          <w:rPr>
            <w:rStyle w:val="Hyperlink"/>
            <w:noProof/>
          </w:rPr>
          <w:instrText xml:space="preserve"> </w:instrText>
        </w:r>
        <w:r w:rsidRPr="009E20A9">
          <w:rPr>
            <w:rStyle w:val="Hyperlink"/>
            <w:noProof/>
          </w:rPr>
          <w:fldChar w:fldCharType="separate"/>
        </w:r>
        <w:r w:rsidRPr="009E20A9">
          <w:rPr>
            <w:rStyle w:val="Hyperlink"/>
            <w:noProof/>
            <w:lang w:val="pt-BR"/>
          </w:rPr>
          <w:t xml:space="preserve">Hình </w:t>
        </w:r>
        <w:r w:rsidRPr="009E20A9">
          <w:rPr>
            <w:rStyle w:val="Hyperlink"/>
            <w:noProof/>
          </w:rPr>
          <w:t>4.1</w:t>
        </w:r>
        <w:r w:rsidRPr="009E20A9">
          <w:rPr>
            <w:rStyle w:val="Hyperlink"/>
            <w:noProof/>
            <w:lang w:val="pt-BR"/>
          </w:rPr>
          <w:t xml:space="preserve"> </w:t>
        </w:r>
        <w:r w:rsidRPr="009E20A9">
          <w:rPr>
            <w:rStyle w:val="Hyperlink"/>
            <w:noProof/>
          </w:rPr>
          <w:t>Đơn vị mạng neuron</w:t>
        </w:r>
        <w:r>
          <w:rPr>
            <w:noProof/>
            <w:webHidden/>
          </w:rPr>
          <w:tab/>
        </w:r>
        <w:r>
          <w:rPr>
            <w:noProof/>
            <w:webHidden/>
          </w:rPr>
          <w:fldChar w:fldCharType="begin"/>
        </w:r>
        <w:r>
          <w:rPr>
            <w:noProof/>
            <w:webHidden/>
          </w:rPr>
          <w:instrText xml:space="preserve"> PAGEREF _Toc343220895 \h </w:instrText>
        </w:r>
      </w:ins>
      <w:r>
        <w:rPr>
          <w:noProof/>
          <w:webHidden/>
        </w:rPr>
      </w:r>
      <w:r>
        <w:rPr>
          <w:noProof/>
          <w:webHidden/>
        </w:rPr>
        <w:fldChar w:fldCharType="separate"/>
      </w:r>
      <w:ins w:id="398" w:author="The Si Tran" w:date="2012-12-14T03:56:00Z">
        <w:r>
          <w:rPr>
            <w:noProof/>
            <w:webHidden/>
          </w:rPr>
          <w:t>36</w:t>
        </w:r>
        <w:r>
          <w:rPr>
            <w:noProof/>
            <w:webHidden/>
          </w:rPr>
          <w:fldChar w:fldCharType="end"/>
        </w:r>
        <w:r w:rsidRPr="009E20A9">
          <w:rPr>
            <w:rStyle w:val="Hyperlink"/>
            <w:noProof/>
          </w:rPr>
          <w:fldChar w:fldCharType="end"/>
        </w:r>
      </w:ins>
    </w:p>
    <w:p w14:paraId="1BDC5D82" w14:textId="77777777" w:rsidR="009462B6" w:rsidRDefault="009462B6">
      <w:pPr>
        <w:pStyle w:val="TOC1"/>
        <w:tabs>
          <w:tab w:val="right" w:leader="dot" w:pos="9062"/>
        </w:tabs>
        <w:rPr>
          <w:ins w:id="399" w:author="The Si Tran" w:date="2012-12-14T03:56:00Z"/>
          <w:rFonts w:asciiTheme="minorHAnsi" w:eastAsiaTheme="minorEastAsia" w:hAnsiTheme="minorHAnsi" w:cstheme="minorBidi"/>
          <w:noProof/>
          <w:sz w:val="22"/>
        </w:rPr>
      </w:pPr>
      <w:ins w:id="400"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"_Toc343220896"</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4.1 Mạng neuron truyền thẳng</w:t>
        </w:r>
        <w:r>
          <w:rPr>
            <w:noProof/>
            <w:webHidden/>
          </w:rPr>
          <w:tab/>
        </w:r>
        <w:r>
          <w:rPr>
            <w:noProof/>
            <w:webHidden/>
          </w:rPr>
          <w:fldChar w:fldCharType="begin"/>
        </w:r>
        <w:r>
          <w:rPr>
            <w:noProof/>
            <w:webHidden/>
          </w:rPr>
          <w:instrText xml:space="preserve"> PAGEREF _Toc343220896 \h </w:instrText>
        </w:r>
      </w:ins>
      <w:r>
        <w:rPr>
          <w:noProof/>
          <w:webHidden/>
        </w:rPr>
      </w:r>
      <w:r>
        <w:rPr>
          <w:noProof/>
          <w:webHidden/>
        </w:rPr>
        <w:fldChar w:fldCharType="separate"/>
      </w:r>
      <w:ins w:id="401" w:author="The Si Tran" w:date="2012-12-14T03:56:00Z">
        <w:r>
          <w:rPr>
            <w:noProof/>
            <w:webHidden/>
          </w:rPr>
          <w:t>37</w:t>
        </w:r>
        <w:r>
          <w:rPr>
            <w:noProof/>
            <w:webHidden/>
          </w:rPr>
          <w:fldChar w:fldCharType="end"/>
        </w:r>
        <w:r w:rsidRPr="009E20A9">
          <w:rPr>
            <w:rStyle w:val="Hyperlink"/>
            <w:noProof/>
          </w:rPr>
          <w:fldChar w:fldCharType="end"/>
        </w:r>
      </w:ins>
    </w:p>
    <w:p w14:paraId="6FFC1778" w14:textId="77777777" w:rsidR="009462B6" w:rsidRDefault="009462B6">
      <w:pPr>
        <w:pStyle w:val="TOC1"/>
        <w:tabs>
          <w:tab w:val="right" w:leader="dot" w:pos="9062"/>
        </w:tabs>
        <w:rPr>
          <w:ins w:id="402" w:author="The Si Tran" w:date="2012-12-14T03:56:00Z"/>
          <w:rFonts w:asciiTheme="minorHAnsi" w:eastAsiaTheme="minorEastAsia" w:hAnsiTheme="minorHAnsi" w:cstheme="minorBidi"/>
          <w:noProof/>
          <w:sz w:val="22"/>
        </w:rPr>
      </w:pPr>
      <w:ins w:id="40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"_Toc343220897"</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4.2 Mạng neuron hồi quy</w:t>
        </w:r>
        <w:r>
          <w:rPr>
            <w:noProof/>
            <w:webHidden/>
          </w:rPr>
          <w:tab/>
        </w:r>
        <w:r>
          <w:rPr>
            <w:noProof/>
            <w:webHidden/>
          </w:rPr>
          <w:fldChar w:fldCharType="begin"/>
        </w:r>
        <w:r>
          <w:rPr>
            <w:noProof/>
            <w:webHidden/>
          </w:rPr>
          <w:instrText xml:space="preserve"> PAGEREF _Toc343220897 \h </w:instrText>
        </w:r>
      </w:ins>
      <w:r>
        <w:rPr>
          <w:noProof/>
          <w:webHidden/>
        </w:rPr>
      </w:r>
      <w:r>
        <w:rPr>
          <w:noProof/>
          <w:webHidden/>
        </w:rPr>
        <w:fldChar w:fldCharType="separate"/>
      </w:r>
      <w:ins w:id="404" w:author="The Si Tran" w:date="2012-12-14T03:56:00Z">
        <w:r>
          <w:rPr>
            <w:noProof/>
            <w:webHidden/>
          </w:rPr>
          <w:t>38</w:t>
        </w:r>
        <w:r>
          <w:rPr>
            <w:noProof/>
            <w:webHidden/>
          </w:rPr>
          <w:fldChar w:fldCharType="end"/>
        </w:r>
        <w:r w:rsidRPr="009E20A9">
          <w:rPr>
            <w:rStyle w:val="Hyperlink"/>
            <w:noProof/>
          </w:rPr>
          <w:fldChar w:fldCharType="end"/>
        </w:r>
      </w:ins>
    </w:p>
    <w:p w14:paraId="351D4F3B" w14:textId="77777777" w:rsidR="009462B6" w:rsidRDefault="009462B6">
      <w:pPr>
        <w:pStyle w:val="TOC1"/>
        <w:tabs>
          <w:tab w:val="right" w:leader="dot" w:pos="9062"/>
        </w:tabs>
        <w:rPr>
          <w:ins w:id="405" w:author="The Si Tran" w:date="2012-12-14T03:56:00Z"/>
          <w:rFonts w:asciiTheme="minorHAnsi" w:eastAsiaTheme="minorEastAsia" w:hAnsiTheme="minorHAnsi" w:cstheme="minorBidi"/>
          <w:noProof/>
          <w:sz w:val="22"/>
        </w:rPr>
      </w:pPr>
      <w:ins w:id="40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"_Toc343220898"</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4.3  Mô hình học có giám sát</w:t>
        </w:r>
        <w:r>
          <w:rPr>
            <w:noProof/>
            <w:webHidden/>
          </w:rPr>
          <w:tab/>
        </w:r>
        <w:r>
          <w:rPr>
            <w:noProof/>
            <w:webHidden/>
          </w:rPr>
          <w:fldChar w:fldCharType="begin"/>
        </w:r>
        <w:r>
          <w:rPr>
            <w:noProof/>
            <w:webHidden/>
          </w:rPr>
          <w:instrText xml:space="preserve"> PAGEREF _Toc343220898 \h </w:instrText>
        </w:r>
      </w:ins>
      <w:r>
        <w:rPr>
          <w:noProof/>
          <w:webHidden/>
        </w:rPr>
      </w:r>
      <w:r>
        <w:rPr>
          <w:noProof/>
          <w:webHidden/>
        </w:rPr>
        <w:fldChar w:fldCharType="separate"/>
      </w:r>
      <w:ins w:id="407" w:author="The Si Tran" w:date="2012-12-14T03:56:00Z">
        <w:r>
          <w:rPr>
            <w:noProof/>
            <w:webHidden/>
          </w:rPr>
          <w:t>39</w:t>
        </w:r>
        <w:r>
          <w:rPr>
            <w:noProof/>
            <w:webHidden/>
          </w:rPr>
          <w:fldChar w:fldCharType="end"/>
        </w:r>
        <w:r w:rsidRPr="009E20A9">
          <w:rPr>
            <w:rStyle w:val="Hyperlink"/>
            <w:noProof/>
          </w:rPr>
          <w:fldChar w:fldCharType="end"/>
        </w:r>
      </w:ins>
    </w:p>
    <w:p w14:paraId="40754EFE" w14:textId="77777777" w:rsidR="009462B6" w:rsidRDefault="009462B6">
      <w:pPr>
        <w:pStyle w:val="TOC1"/>
        <w:tabs>
          <w:tab w:val="right" w:leader="dot" w:pos="9062"/>
        </w:tabs>
        <w:rPr>
          <w:ins w:id="408" w:author="The Si Tran" w:date="2012-12-14T03:56:00Z"/>
          <w:rFonts w:asciiTheme="minorHAnsi" w:eastAsiaTheme="minorEastAsia" w:hAnsiTheme="minorHAnsi" w:cstheme="minorBidi"/>
          <w:noProof/>
          <w:sz w:val="22"/>
        </w:rPr>
      </w:pPr>
      <w:ins w:id="40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"_Toc343220899"</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4.4: Đơn vị mạng Neuron</w:t>
        </w:r>
        <w:r>
          <w:rPr>
            <w:noProof/>
            <w:webHidden/>
          </w:rPr>
          <w:tab/>
        </w:r>
        <w:r>
          <w:rPr>
            <w:noProof/>
            <w:webHidden/>
          </w:rPr>
          <w:fldChar w:fldCharType="begin"/>
        </w:r>
        <w:r>
          <w:rPr>
            <w:noProof/>
            <w:webHidden/>
          </w:rPr>
          <w:instrText xml:space="preserve"> PAGEREF _Toc343220899 \h </w:instrText>
        </w:r>
      </w:ins>
      <w:r>
        <w:rPr>
          <w:noProof/>
          <w:webHidden/>
        </w:rPr>
      </w:r>
      <w:r>
        <w:rPr>
          <w:noProof/>
          <w:webHidden/>
        </w:rPr>
        <w:fldChar w:fldCharType="separate"/>
      </w:r>
      <w:ins w:id="410" w:author="The Si Tran" w:date="2012-12-14T03:56:00Z">
        <w:r>
          <w:rPr>
            <w:noProof/>
            <w:webHidden/>
          </w:rPr>
          <w:t>40</w:t>
        </w:r>
        <w:r>
          <w:rPr>
            <w:noProof/>
            <w:webHidden/>
          </w:rPr>
          <w:fldChar w:fldCharType="end"/>
        </w:r>
        <w:r w:rsidRPr="009E20A9">
          <w:rPr>
            <w:rStyle w:val="Hyperlink"/>
            <w:noProof/>
          </w:rPr>
          <w:fldChar w:fldCharType="end"/>
        </w:r>
      </w:ins>
    </w:p>
    <w:p w14:paraId="6F6447D4" w14:textId="77777777" w:rsidR="009462B6" w:rsidRDefault="009462B6">
      <w:pPr>
        <w:pStyle w:val="TOC1"/>
        <w:tabs>
          <w:tab w:val="right" w:leader="dot" w:pos="9062"/>
        </w:tabs>
        <w:rPr>
          <w:ins w:id="411" w:author="The Si Tran" w:date="2012-12-14T03:56:00Z"/>
          <w:rFonts w:asciiTheme="minorHAnsi" w:eastAsiaTheme="minorEastAsia" w:hAnsiTheme="minorHAnsi" w:cstheme="minorBidi"/>
          <w:noProof/>
          <w:sz w:val="22"/>
        </w:rPr>
      </w:pPr>
      <w:ins w:id="412" w:author="The Si Tran" w:date="2012-12-14T03:56:00Z">
        <w:r w:rsidRPr="009E20A9">
          <w:rPr>
            <w:rStyle w:val="Hyperlink"/>
            <w:noProof/>
          </w:rPr>
          <w:lastRenderedPageBreak/>
          <w:fldChar w:fldCharType="begin"/>
        </w:r>
        <w:r w:rsidRPr="009E20A9">
          <w:rPr>
            <w:rStyle w:val="Hyperlink"/>
            <w:noProof/>
          </w:rPr>
          <w:instrText xml:space="preserve"> </w:instrText>
        </w:r>
        <w:r>
          <w:rPr>
            <w:noProof/>
          </w:rPr>
          <w:instrText>HYPERLINK \l "_Toc343220900"</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_Toc343220900 \h </w:instrText>
        </w:r>
      </w:ins>
      <w:r>
        <w:rPr>
          <w:noProof/>
          <w:webHidden/>
        </w:rPr>
      </w:r>
      <w:r>
        <w:rPr>
          <w:noProof/>
          <w:webHidden/>
        </w:rPr>
        <w:fldChar w:fldCharType="separate"/>
      </w:r>
      <w:ins w:id="413" w:author="The Si Tran" w:date="2012-12-14T03:56:00Z">
        <w:r>
          <w:rPr>
            <w:noProof/>
            <w:webHidden/>
          </w:rPr>
          <w:t>41</w:t>
        </w:r>
        <w:r>
          <w:rPr>
            <w:noProof/>
            <w:webHidden/>
          </w:rPr>
          <w:fldChar w:fldCharType="end"/>
        </w:r>
        <w:r w:rsidRPr="009E20A9">
          <w:rPr>
            <w:rStyle w:val="Hyperlink"/>
            <w:noProof/>
          </w:rPr>
          <w:fldChar w:fldCharType="end"/>
        </w:r>
      </w:ins>
    </w:p>
    <w:p w14:paraId="75247CE2" w14:textId="77777777" w:rsidR="009462B6" w:rsidRDefault="009462B6">
      <w:pPr>
        <w:pStyle w:val="TOC1"/>
        <w:tabs>
          <w:tab w:val="right" w:leader="dot" w:pos="9062"/>
        </w:tabs>
        <w:rPr>
          <w:ins w:id="414" w:author="The Si Tran" w:date="2012-12-14T03:56:00Z"/>
          <w:rFonts w:asciiTheme="minorHAnsi" w:eastAsiaTheme="minorEastAsia" w:hAnsiTheme="minorHAnsi" w:cstheme="minorBidi"/>
          <w:noProof/>
          <w:sz w:val="22"/>
        </w:rPr>
      </w:pPr>
      <w:ins w:id="41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"_Toc343220901"</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_Toc343220901 \h </w:instrText>
        </w:r>
      </w:ins>
      <w:r>
        <w:rPr>
          <w:noProof/>
          <w:webHidden/>
        </w:rPr>
      </w:r>
      <w:r>
        <w:rPr>
          <w:noProof/>
          <w:webHidden/>
        </w:rPr>
        <w:fldChar w:fldCharType="separate"/>
      </w:r>
      <w:ins w:id="416" w:author="The Si Tran" w:date="2012-12-14T03:56:00Z">
        <w:r>
          <w:rPr>
            <w:noProof/>
            <w:webHidden/>
          </w:rPr>
          <w:t>43</w:t>
        </w:r>
        <w:r>
          <w:rPr>
            <w:noProof/>
            <w:webHidden/>
          </w:rPr>
          <w:fldChar w:fldCharType="end"/>
        </w:r>
        <w:r w:rsidRPr="009E20A9">
          <w:rPr>
            <w:rStyle w:val="Hyperlink"/>
            <w:noProof/>
          </w:rPr>
          <w:fldChar w:fldCharType="end"/>
        </w:r>
      </w:ins>
    </w:p>
    <w:p w14:paraId="13D7E776" w14:textId="77777777" w:rsidR="009462B6" w:rsidRDefault="009462B6">
      <w:pPr>
        <w:pStyle w:val="TOC1"/>
        <w:tabs>
          <w:tab w:val="right" w:leader="dot" w:pos="9062"/>
        </w:tabs>
        <w:rPr>
          <w:ins w:id="417" w:author="The Si Tran" w:date="2012-12-14T03:56:00Z"/>
          <w:rFonts w:asciiTheme="minorHAnsi" w:eastAsiaTheme="minorEastAsia" w:hAnsiTheme="minorHAnsi" w:cstheme="minorBidi"/>
          <w:noProof/>
          <w:sz w:val="22"/>
        </w:rPr>
      </w:pPr>
      <w:ins w:id="41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"_Toc343220902"</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4.7: Đơn vị sigmoid</w:t>
        </w:r>
        <w:r>
          <w:rPr>
            <w:noProof/>
            <w:webHidden/>
          </w:rPr>
          <w:tab/>
        </w:r>
        <w:r>
          <w:rPr>
            <w:noProof/>
            <w:webHidden/>
          </w:rPr>
          <w:fldChar w:fldCharType="begin"/>
        </w:r>
        <w:r>
          <w:rPr>
            <w:noProof/>
            <w:webHidden/>
          </w:rPr>
          <w:instrText xml:space="preserve"> PAGEREF _Toc343220902 \h </w:instrText>
        </w:r>
      </w:ins>
      <w:r>
        <w:rPr>
          <w:noProof/>
          <w:webHidden/>
        </w:rPr>
      </w:r>
      <w:r>
        <w:rPr>
          <w:noProof/>
          <w:webHidden/>
        </w:rPr>
        <w:fldChar w:fldCharType="separate"/>
      </w:r>
      <w:ins w:id="419" w:author="The Si Tran" w:date="2012-12-14T03:56:00Z">
        <w:r>
          <w:rPr>
            <w:noProof/>
            <w:webHidden/>
          </w:rPr>
          <w:t>45</w:t>
        </w:r>
        <w:r>
          <w:rPr>
            <w:noProof/>
            <w:webHidden/>
          </w:rPr>
          <w:fldChar w:fldCharType="end"/>
        </w:r>
        <w:r w:rsidRPr="009E20A9">
          <w:rPr>
            <w:rStyle w:val="Hyperlink"/>
            <w:noProof/>
          </w:rPr>
          <w:fldChar w:fldCharType="end"/>
        </w:r>
      </w:ins>
    </w:p>
    <w:p w14:paraId="5CD748FF" w14:textId="77777777" w:rsidR="009462B6" w:rsidRDefault="009462B6">
      <w:pPr>
        <w:pStyle w:val="TOC1"/>
        <w:tabs>
          <w:tab w:val="right" w:leader="dot" w:pos="9062"/>
        </w:tabs>
        <w:rPr>
          <w:ins w:id="420" w:author="The Si Tran" w:date="2012-12-14T03:56:00Z"/>
          <w:rFonts w:asciiTheme="minorHAnsi" w:eastAsiaTheme="minorEastAsia" w:hAnsiTheme="minorHAnsi" w:cstheme="minorBidi"/>
          <w:noProof/>
          <w:sz w:val="22"/>
        </w:rPr>
      </w:pPr>
      <w:ins w:id="421"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"_Toc343220903"</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4.8: Giải thuật lan truyền ngược</w:t>
        </w:r>
        <w:r>
          <w:rPr>
            <w:noProof/>
            <w:webHidden/>
          </w:rPr>
          <w:tab/>
        </w:r>
        <w:r>
          <w:rPr>
            <w:noProof/>
            <w:webHidden/>
          </w:rPr>
          <w:fldChar w:fldCharType="begin"/>
        </w:r>
        <w:r>
          <w:rPr>
            <w:noProof/>
            <w:webHidden/>
          </w:rPr>
          <w:instrText xml:space="preserve"> PAGEREF _Toc343220903 \h </w:instrText>
        </w:r>
      </w:ins>
      <w:r>
        <w:rPr>
          <w:noProof/>
          <w:webHidden/>
        </w:rPr>
      </w:r>
      <w:r>
        <w:rPr>
          <w:noProof/>
          <w:webHidden/>
        </w:rPr>
        <w:fldChar w:fldCharType="separate"/>
      </w:r>
      <w:ins w:id="422" w:author="The Si Tran" w:date="2012-12-14T03:56:00Z">
        <w:r>
          <w:rPr>
            <w:noProof/>
            <w:webHidden/>
          </w:rPr>
          <w:t>50</w:t>
        </w:r>
        <w:r>
          <w:rPr>
            <w:noProof/>
            <w:webHidden/>
          </w:rPr>
          <w:fldChar w:fldCharType="end"/>
        </w:r>
        <w:r w:rsidRPr="009E20A9">
          <w:rPr>
            <w:rStyle w:val="Hyperlink"/>
            <w:noProof/>
          </w:rPr>
          <w:fldChar w:fldCharType="end"/>
        </w:r>
      </w:ins>
    </w:p>
    <w:p w14:paraId="4A184224" w14:textId="77777777" w:rsidR="009462B6" w:rsidRDefault="009462B6">
      <w:pPr>
        <w:pStyle w:val="TOC1"/>
        <w:tabs>
          <w:tab w:val="right" w:leader="dot" w:pos="9062"/>
        </w:tabs>
        <w:rPr>
          <w:ins w:id="423" w:author="The Si Tran" w:date="2012-12-14T03:56:00Z"/>
          <w:rFonts w:asciiTheme="minorHAnsi" w:eastAsiaTheme="minorEastAsia" w:hAnsiTheme="minorHAnsi" w:cstheme="minorBidi"/>
          <w:noProof/>
          <w:sz w:val="22"/>
        </w:rPr>
      </w:pPr>
      <w:ins w:id="42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"_Toc343220904"</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4.9: Giải thuật RPROP</w:t>
        </w:r>
        <w:r>
          <w:rPr>
            <w:noProof/>
            <w:webHidden/>
          </w:rPr>
          <w:tab/>
        </w:r>
        <w:r>
          <w:rPr>
            <w:noProof/>
            <w:webHidden/>
          </w:rPr>
          <w:fldChar w:fldCharType="begin"/>
        </w:r>
        <w:r>
          <w:rPr>
            <w:noProof/>
            <w:webHidden/>
          </w:rPr>
          <w:instrText xml:space="preserve"> PAGEREF _Toc343220904 \h </w:instrText>
        </w:r>
      </w:ins>
      <w:r>
        <w:rPr>
          <w:noProof/>
          <w:webHidden/>
        </w:rPr>
      </w:r>
      <w:r>
        <w:rPr>
          <w:noProof/>
          <w:webHidden/>
        </w:rPr>
        <w:fldChar w:fldCharType="separate"/>
      </w:r>
      <w:ins w:id="425" w:author="The Si Tran" w:date="2012-12-14T03:56:00Z">
        <w:r>
          <w:rPr>
            <w:noProof/>
            <w:webHidden/>
          </w:rPr>
          <w:t>53</w:t>
        </w:r>
        <w:r>
          <w:rPr>
            <w:noProof/>
            <w:webHidden/>
          </w:rPr>
          <w:fldChar w:fldCharType="end"/>
        </w:r>
        <w:r w:rsidRPr="009E20A9">
          <w:rPr>
            <w:rStyle w:val="Hyperlink"/>
            <w:noProof/>
          </w:rPr>
          <w:fldChar w:fldCharType="end"/>
        </w:r>
      </w:ins>
    </w:p>
    <w:p w14:paraId="1FAE4150" w14:textId="77777777" w:rsidR="009462B6" w:rsidRDefault="009462B6">
      <w:pPr>
        <w:pStyle w:val="TOC1"/>
        <w:tabs>
          <w:tab w:val="right" w:leader="dot" w:pos="9062"/>
        </w:tabs>
        <w:rPr>
          <w:ins w:id="426" w:author="The Si Tran" w:date="2012-12-14T03:56:00Z"/>
          <w:rFonts w:asciiTheme="minorHAnsi" w:eastAsiaTheme="minorEastAsia" w:hAnsiTheme="minorHAnsi" w:cstheme="minorBidi"/>
          <w:noProof/>
          <w:sz w:val="22"/>
        </w:rPr>
      </w:pPr>
      <w:ins w:id="427"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"_Toc343220905"</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_Toc343220905 \h </w:instrText>
        </w:r>
      </w:ins>
      <w:r>
        <w:rPr>
          <w:noProof/>
          <w:webHidden/>
        </w:rPr>
      </w:r>
      <w:r>
        <w:rPr>
          <w:noProof/>
          <w:webHidden/>
        </w:rPr>
        <w:fldChar w:fldCharType="separate"/>
      </w:r>
      <w:ins w:id="428" w:author="The Si Tran" w:date="2012-12-14T03:56:00Z">
        <w:r>
          <w:rPr>
            <w:noProof/>
            <w:webHidden/>
          </w:rPr>
          <w:t>55</w:t>
        </w:r>
        <w:r>
          <w:rPr>
            <w:noProof/>
            <w:webHidden/>
          </w:rPr>
          <w:fldChar w:fldCharType="end"/>
        </w:r>
        <w:r w:rsidRPr="009E20A9">
          <w:rPr>
            <w:rStyle w:val="Hyperlink"/>
            <w:noProof/>
          </w:rPr>
          <w:fldChar w:fldCharType="end"/>
        </w:r>
      </w:ins>
    </w:p>
    <w:p w14:paraId="7B0C528E" w14:textId="77777777" w:rsidR="009462B6" w:rsidRDefault="009462B6">
      <w:pPr>
        <w:pStyle w:val="TOC1"/>
        <w:tabs>
          <w:tab w:val="right" w:leader="dot" w:pos="9062"/>
        </w:tabs>
        <w:rPr>
          <w:ins w:id="429" w:author="The Si Tran" w:date="2012-12-14T03:56:00Z"/>
          <w:rFonts w:asciiTheme="minorHAnsi" w:eastAsiaTheme="minorEastAsia" w:hAnsiTheme="minorHAnsi" w:cstheme="minorBidi"/>
          <w:noProof/>
          <w:sz w:val="22"/>
        </w:rPr>
      </w:pPr>
      <w:ins w:id="430"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"_Toc343220906"</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_Toc343220906 \h </w:instrText>
        </w:r>
      </w:ins>
      <w:r>
        <w:rPr>
          <w:noProof/>
          <w:webHidden/>
        </w:rPr>
      </w:r>
      <w:r>
        <w:rPr>
          <w:noProof/>
          <w:webHidden/>
        </w:rPr>
        <w:fldChar w:fldCharType="separate"/>
      </w:r>
      <w:ins w:id="431" w:author="The Si Tran" w:date="2012-12-14T03:56:00Z">
        <w:r>
          <w:rPr>
            <w:noProof/>
            <w:webHidden/>
          </w:rPr>
          <w:t>59</w:t>
        </w:r>
        <w:r>
          <w:rPr>
            <w:noProof/>
            <w:webHidden/>
          </w:rPr>
          <w:fldChar w:fldCharType="end"/>
        </w:r>
        <w:r w:rsidRPr="009E20A9">
          <w:rPr>
            <w:rStyle w:val="Hyperlink"/>
            <w:noProof/>
          </w:rPr>
          <w:fldChar w:fldCharType="end"/>
        </w:r>
      </w:ins>
    </w:p>
    <w:p w14:paraId="22C81024" w14:textId="77777777" w:rsidR="009462B6" w:rsidRDefault="009462B6">
      <w:pPr>
        <w:pStyle w:val="TOC1"/>
        <w:tabs>
          <w:tab w:val="right" w:leader="dot" w:pos="9062"/>
        </w:tabs>
        <w:rPr>
          <w:ins w:id="432" w:author="The Si Tran" w:date="2012-12-14T03:56:00Z"/>
          <w:rFonts w:asciiTheme="minorHAnsi" w:eastAsiaTheme="minorEastAsia" w:hAnsiTheme="minorHAnsi" w:cstheme="minorBidi"/>
          <w:noProof/>
          <w:sz w:val="22"/>
        </w:rPr>
      </w:pPr>
      <w:ins w:id="433"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"_Toc343220907"</w:instrText>
        </w:r>
        <w:r w:rsidRPr="009E20A9">
          <w:rPr>
            <w:rStyle w:val="Hyperlink"/>
            <w:noProof/>
          </w:rPr>
          <w:instrText xml:space="preserve"> </w:instrText>
        </w:r>
        <w:r w:rsidRPr="009E20A9">
          <w:rPr>
            <w:rStyle w:val="Hyperlink"/>
            <w:noProof/>
          </w:rPr>
          <w:fldChar w:fldCharType="separate"/>
        </w:r>
        <w:r w:rsidRPr="009E20A9">
          <w:rPr>
            <w:rStyle w:val="Hyperlink"/>
            <w:rFonts w:cs="Arial"/>
            <w:noProof/>
          </w:rPr>
          <w:t>Hình 5.1</w:t>
        </w:r>
        <w:r w:rsidRPr="009E20A9">
          <w:rPr>
            <w:rStyle w:val="Hyperlink"/>
            <w:noProof/>
          </w:rPr>
          <w:t xml:space="preserve"> Hàm tự tương quan</w:t>
        </w:r>
        <w:r>
          <w:rPr>
            <w:noProof/>
            <w:webHidden/>
          </w:rPr>
          <w:tab/>
        </w:r>
        <w:r>
          <w:rPr>
            <w:noProof/>
            <w:webHidden/>
          </w:rPr>
          <w:fldChar w:fldCharType="begin"/>
        </w:r>
        <w:r>
          <w:rPr>
            <w:noProof/>
            <w:webHidden/>
          </w:rPr>
          <w:instrText xml:space="preserve"> PAGEREF _Toc343220907 \h </w:instrText>
        </w:r>
      </w:ins>
      <w:r>
        <w:rPr>
          <w:noProof/>
          <w:webHidden/>
        </w:rPr>
      </w:r>
      <w:r>
        <w:rPr>
          <w:noProof/>
          <w:webHidden/>
        </w:rPr>
        <w:fldChar w:fldCharType="separate"/>
      </w:r>
      <w:ins w:id="434" w:author="The Si Tran" w:date="2012-12-14T03:56:00Z">
        <w:r>
          <w:rPr>
            <w:noProof/>
            <w:webHidden/>
          </w:rPr>
          <w:t>66</w:t>
        </w:r>
        <w:r>
          <w:rPr>
            <w:noProof/>
            <w:webHidden/>
          </w:rPr>
          <w:fldChar w:fldCharType="end"/>
        </w:r>
        <w:r w:rsidRPr="009E20A9">
          <w:rPr>
            <w:rStyle w:val="Hyperlink"/>
            <w:noProof/>
          </w:rPr>
          <w:fldChar w:fldCharType="end"/>
        </w:r>
      </w:ins>
    </w:p>
    <w:p w14:paraId="702006F9" w14:textId="77777777" w:rsidR="009462B6" w:rsidRDefault="009462B6">
      <w:pPr>
        <w:pStyle w:val="TOC1"/>
        <w:tabs>
          <w:tab w:val="right" w:leader="dot" w:pos="9062"/>
        </w:tabs>
        <w:rPr>
          <w:ins w:id="435" w:author="The Si Tran" w:date="2012-12-14T03:56:00Z"/>
          <w:rFonts w:asciiTheme="minorHAnsi" w:eastAsiaTheme="minorEastAsia" w:hAnsiTheme="minorHAnsi" w:cstheme="minorBidi"/>
          <w:noProof/>
          <w:sz w:val="22"/>
        </w:rPr>
      </w:pPr>
      <w:ins w:id="436"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"_Toc343220908"</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_Toc343220908 \h </w:instrText>
        </w:r>
      </w:ins>
      <w:r>
        <w:rPr>
          <w:noProof/>
          <w:webHidden/>
        </w:rPr>
      </w:r>
      <w:r>
        <w:rPr>
          <w:noProof/>
          <w:webHidden/>
        </w:rPr>
        <w:fldChar w:fldCharType="separate"/>
      </w:r>
      <w:ins w:id="437" w:author="The Si Tran" w:date="2012-12-14T03:56:00Z">
        <w:r>
          <w:rPr>
            <w:noProof/>
            <w:webHidden/>
          </w:rPr>
          <w:t>68</w:t>
        </w:r>
        <w:r>
          <w:rPr>
            <w:noProof/>
            <w:webHidden/>
          </w:rPr>
          <w:fldChar w:fldCharType="end"/>
        </w:r>
        <w:r w:rsidRPr="009E20A9">
          <w:rPr>
            <w:rStyle w:val="Hyperlink"/>
            <w:noProof/>
          </w:rPr>
          <w:fldChar w:fldCharType="end"/>
        </w:r>
      </w:ins>
    </w:p>
    <w:p w14:paraId="17B86CC1" w14:textId="77777777" w:rsidR="009462B6" w:rsidRDefault="009462B6">
      <w:pPr>
        <w:pStyle w:val="TOC1"/>
        <w:tabs>
          <w:tab w:val="right" w:leader="dot" w:pos="9062"/>
        </w:tabs>
        <w:rPr>
          <w:ins w:id="438" w:author="The Si Tran" w:date="2012-12-14T03:56:00Z"/>
          <w:rFonts w:asciiTheme="minorHAnsi" w:eastAsiaTheme="minorEastAsia" w:hAnsiTheme="minorHAnsi" w:cstheme="minorBidi"/>
          <w:noProof/>
          <w:sz w:val="22"/>
        </w:rPr>
      </w:pPr>
      <w:ins w:id="439"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"_Toc343220909"</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6.2: Đồ thị chuỗi dữ liệu Paper</w:t>
        </w:r>
        <w:r>
          <w:rPr>
            <w:noProof/>
            <w:webHidden/>
          </w:rPr>
          <w:tab/>
        </w:r>
        <w:r>
          <w:rPr>
            <w:noProof/>
            <w:webHidden/>
          </w:rPr>
          <w:fldChar w:fldCharType="begin"/>
        </w:r>
        <w:r>
          <w:rPr>
            <w:noProof/>
            <w:webHidden/>
          </w:rPr>
          <w:instrText xml:space="preserve"> PAGEREF _Toc343220909 \h </w:instrText>
        </w:r>
      </w:ins>
      <w:r>
        <w:rPr>
          <w:noProof/>
          <w:webHidden/>
        </w:rPr>
      </w:r>
      <w:r>
        <w:rPr>
          <w:noProof/>
          <w:webHidden/>
        </w:rPr>
        <w:fldChar w:fldCharType="separate"/>
      </w:r>
      <w:ins w:id="440" w:author="The Si Tran" w:date="2012-12-14T03:56:00Z">
        <w:r>
          <w:rPr>
            <w:noProof/>
            <w:webHidden/>
          </w:rPr>
          <w:t>68</w:t>
        </w:r>
        <w:r>
          <w:rPr>
            <w:noProof/>
            <w:webHidden/>
          </w:rPr>
          <w:fldChar w:fldCharType="end"/>
        </w:r>
        <w:r w:rsidRPr="009E20A9">
          <w:rPr>
            <w:rStyle w:val="Hyperlink"/>
            <w:noProof/>
          </w:rPr>
          <w:fldChar w:fldCharType="end"/>
        </w:r>
      </w:ins>
    </w:p>
    <w:p w14:paraId="1930E9FA" w14:textId="77777777" w:rsidR="009462B6" w:rsidRDefault="009462B6">
      <w:pPr>
        <w:pStyle w:val="TOC1"/>
        <w:tabs>
          <w:tab w:val="right" w:leader="dot" w:pos="9062"/>
        </w:tabs>
        <w:rPr>
          <w:ins w:id="441" w:author="The Si Tran" w:date="2012-12-14T03:56:00Z"/>
          <w:rFonts w:asciiTheme="minorHAnsi" w:eastAsiaTheme="minorEastAsia" w:hAnsiTheme="minorHAnsi" w:cstheme="minorBidi"/>
          <w:noProof/>
          <w:sz w:val="22"/>
        </w:rPr>
      </w:pPr>
      <w:ins w:id="442"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"_Toc343220910"</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6.3: Đồ thị chuỗi dữ liệu Deaths</w:t>
        </w:r>
        <w:r>
          <w:rPr>
            <w:noProof/>
            <w:webHidden/>
          </w:rPr>
          <w:tab/>
        </w:r>
        <w:r>
          <w:rPr>
            <w:noProof/>
            <w:webHidden/>
          </w:rPr>
          <w:fldChar w:fldCharType="begin"/>
        </w:r>
        <w:r>
          <w:rPr>
            <w:noProof/>
            <w:webHidden/>
          </w:rPr>
          <w:instrText xml:space="preserve"> PAGEREF _Toc343220910 \h </w:instrText>
        </w:r>
      </w:ins>
      <w:r>
        <w:rPr>
          <w:noProof/>
          <w:webHidden/>
        </w:rPr>
      </w:r>
      <w:r>
        <w:rPr>
          <w:noProof/>
          <w:webHidden/>
        </w:rPr>
        <w:fldChar w:fldCharType="separate"/>
      </w:r>
      <w:ins w:id="443" w:author="The Si Tran" w:date="2012-12-14T03:56:00Z">
        <w:r>
          <w:rPr>
            <w:noProof/>
            <w:webHidden/>
          </w:rPr>
          <w:t>69</w:t>
        </w:r>
        <w:r>
          <w:rPr>
            <w:noProof/>
            <w:webHidden/>
          </w:rPr>
          <w:fldChar w:fldCharType="end"/>
        </w:r>
        <w:r w:rsidRPr="009E20A9">
          <w:rPr>
            <w:rStyle w:val="Hyperlink"/>
            <w:noProof/>
          </w:rPr>
          <w:fldChar w:fldCharType="end"/>
        </w:r>
      </w:ins>
    </w:p>
    <w:p w14:paraId="048CE8B3" w14:textId="77777777" w:rsidR="009462B6" w:rsidRDefault="009462B6">
      <w:pPr>
        <w:pStyle w:val="TOC1"/>
        <w:tabs>
          <w:tab w:val="right" w:leader="dot" w:pos="9062"/>
        </w:tabs>
        <w:rPr>
          <w:ins w:id="444" w:author="The Si Tran" w:date="2012-12-14T03:56:00Z"/>
          <w:rFonts w:asciiTheme="minorHAnsi" w:eastAsiaTheme="minorEastAsia" w:hAnsiTheme="minorHAnsi" w:cstheme="minorBidi"/>
          <w:noProof/>
          <w:sz w:val="22"/>
        </w:rPr>
      </w:pPr>
      <w:ins w:id="445"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"_Toc343220911"</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6.4: Đồ thị chuỗi dữ liệu Maxtemp</w:t>
        </w:r>
        <w:r>
          <w:rPr>
            <w:noProof/>
            <w:webHidden/>
          </w:rPr>
          <w:tab/>
        </w:r>
        <w:r>
          <w:rPr>
            <w:noProof/>
            <w:webHidden/>
          </w:rPr>
          <w:fldChar w:fldCharType="begin"/>
        </w:r>
        <w:r>
          <w:rPr>
            <w:noProof/>
            <w:webHidden/>
          </w:rPr>
          <w:instrText xml:space="preserve"> PAGEREF _Toc343220911 \h </w:instrText>
        </w:r>
      </w:ins>
      <w:r>
        <w:rPr>
          <w:noProof/>
          <w:webHidden/>
        </w:rPr>
      </w:r>
      <w:r>
        <w:rPr>
          <w:noProof/>
          <w:webHidden/>
        </w:rPr>
        <w:fldChar w:fldCharType="separate"/>
      </w:r>
      <w:ins w:id="446" w:author="The Si Tran" w:date="2012-12-14T03:56:00Z">
        <w:r>
          <w:rPr>
            <w:noProof/>
            <w:webHidden/>
          </w:rPr>
          <w:t>69</w:t>
        </w:r>
        <w:r>
          <w:rPr>
            <w:noProof/>
            <w:webHidden/>
          </w:rPr>
          <w:fldChar w:fldCharType="end"/>
        </w:r>
        <w:r w:rsidRPr="009E20A9">
          <w:rPr>
            <w:rStyle w:val="Hyperlink"/>
            <w:noProof/>
          </w:rPr>
          <w:fldChar w:fldCharType="end"/>
        </w:r>
      </w:ins>
    </w:p>
    <w:p w14:paraId="2CC7DC71" w14:textId="77777777" w:rsidR="009462B6" w:rsidRDefault="009462B6">
      <w:pPr>
        <w:pStyle w:val="TOC1"/>
        <w:tabs>
          <w:tab w:val="right" w:leader="dot" w:pos="9062"/>
        </w:tabs>
        <w:rPr>
          <w:ins w:id="447" w:author="The Si Tran" w:date="2012-12-14T03:56:00Z"/>
          <w:rFonts w:asciiTheme="minorHAnsi" w:eastAsiaTheme="minorEastAsia" w:hAnsiTheme="minorHAnsi" w:cstheme="minorBidi"/>
          <w:noProof/>
          <w:sz w:val="22"/>
        </w:rPr>
      </w:pPr>
      <w:ins w:id="448"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"_Toc343220912"</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6.5: Đồ thị chuỗi dữ liệu Chemical</w:t>
        </w:r>
        <w:r>
          <w:rPr>
            <w:noProof/>
            <w:webHidden/>
          </w:rPr>
          <w:tab/>
        </w:r>
        <w:r>
          <w:rPr>
            <w:noProof/>
            <w:webHidden/>
          </w:rPr>
          <w:fldChar w:fldCharType="begin"/>
        </w:r>
        <w:r>
          <w:rPr>
            <w:noProof/>
            <w:webHidden/>
          </w:rPr>
          <w:instrText xml:space="preserve"> PAGEREF _Toc343220912 \h </w:instrText>
        </w:r>
      </w:ins>
      <w:r>
        <w:rPr>
          <w:noProof/>
          <w:webHidden/>
        </w:rPr>
      </w:r>
      <w:r>
        <w:rPr>
          <w:noProof/>
          <w:webHidden/>
        </w:rPr>
        <w:fldChar w:fldCharType="separate"/>
      </w:r>
      <w:ins w:id="449" w:author="The Si Tran" w:date="2012-12-14T03:56:00Z">
        <w:r>
          <w:rPr>
            <w:noProof/>
            <w:webHidden/>
          </w:rPr>
          <w:t>70</w:t>
        </w:r>
        <w:r>
          <w:rPr>
            <w:noProof/>
            <w:webHidden/>
          </w:rPr>
          <w:fldChar w:fldCharType="end"/>
        </w:r>
        <w:r w:rsidRPr="009E20A9">
          <w:rPr>
            <w:rStyle w:val="Hyperlink"/>
            <w:noProof/>
          </w:rPr>
          <w:fldChar w:fldCharType="end"/>
        </w:r>
      </w:ins>
    </w:p>
    <w:p w14:paraId="0A60A47C" w14:textId="77777777" w:rsidR="009462B6" w:rsidRDefault="009462B6">
      <w:pPr>
        <w:pStyle w:val="TOC1"/>
        <w:tabs>
          <w:tab w:val="right" w:leader="dot" w:pos="9062"/>
        </w:tabs>
        <w:rPr>
          <w:ins w:id="450" w:author="The Si Tran" w:date="2012-12-14T03:56:00Z"/>
          <w:rFonts w:asciiTheme="minorHAnsi" w:eastAsiaTheme="minorEastAsia" w:hAnsiTheme="minorHAnsi" w:cstheme="minorBidi"/>
          <w:noProof/>
          <w:sz w:val="22"/>
        </w:rPr>
      </w:pPr>
      <w:ins w:id="451"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"_Toc343220913"</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6.6: Đồ thị chuỗi dữ liệu Prices</w:t>
        </w:r>
        <w:r>
          <w:rPr>
            <w:noProof/>
            <w:webHidden/>
          </w:rPr>
          <w:tab/>
        </w:r>
        <w:r>
          <w:rPr>
            <w:noProof/>
            <w:webHidden/>
          </w:rPr>
          <w:fldChar w:fldCharType="begin"/>
        </w:r>
        <w:r>
          <w:rPr>
            <w:noProof/>
            <w:webHidden/>
          </w:rPr>
          <w:instrText xml:space="preserve"> PAGEREF _Toc343220913 \h </w:instrText>
        </w:r>
      </w:ins>
      <w:r>
        <w:rPr>
          <w:noProof/>
          <w:webHidden/>
        </w:rPr>
      </w:r>
      <w:r>
        <w:rPr>
          <w:noProof/>
          <w:webHidden/>
        </w:rPr>
        <w:fldChar w:fldCharType="separate"/>
      </w:r>
      <w:ins w:id="452" w:author="The Si Tran" w:date="2012-12-14T03:56:00Z">
        <w:r>
          <w:rPr>
            <w:noProof/>
            <w:webHidden/>
          </w:rPr>
          <w:t>70</w:t>
        </w:r>
        <w:r>
          <w:rPr>
            <w:noProof/>
            <w:webHidden/>
          </w:rPr>
          <w:fldChar w:fldCharType="end"/>
        </w:r>
        <w:r w:rsidRPr="009E20A9">
          <w:rPr>
            <w:rStyle w:val="Hyperlink"/>
            <w:noProof/>
          </w:rPr>
          <w:fldChar w:fldCharType="end"/>
        </w:r>
      </w:ins>
    </w:p>
    <w:p w14:paraId="3892DCD3" w14:textId="77777777" w:rsidR="009462B6" w:rsidRDefault="009462B6">
      <w:pPr>
        <w:pStyle w:val="TOC1"/>
        <w:tabs>
          <w:tab w:val="right" w:leader="dot" w:pos="9062"/>
        </w:tabs>
        <w:rPr>
          <w:ins w:id="453" w:author="The Si Tran" w:date="2012-12-14T03:56:00Z"/>
          <w:rFonts w:asciiTheme="minorHAnsi" w:eastAsiaTheme="minorEastAsia" w:hAnsiTheme="minorHAnsi" w:cstheme="minorBidi"/>
          <w:noProof/>
          <w:sz w:val="22"/>
        </w:rPr>
      </w:pPr>
      <w:ins w:id="454" w:author="The Si Tran" w:date="2012-12-14T03:56:00Z">
        <w:r w:rsidRPr="009E20A9">
          <w:rPr>
            <w:rStyle w:val="Hyperlink"/>
            <w:noProof/>
          </w:rPr>
          <w:fldChar w:fldCharType="begin"/>
        </w:r>
        <w:r w:rsidRPr="009E20A9">
          <w:rPr>
            <w:rStyle w:val="Hyperlink"/>
            <w:noProof/>
          </w:rPr>
          <w:instrText xml:space="preserve"> </w:instrText>
        </w:r>
        <w:r>
          <w:rPr>
            <w:noProof/>
          </w:rPr>
          <w:instrText>HYPERLINK \l "_Toc343220914"</w:instrText>
        </w:r>
        <w:r w:rsidRPr="009E20A9">
          <w:rPr>
            <w:rStyle w:val="Hyperlink"/>
            <w:noProof/>
          </w:rPr>
          <w:instrText xml:space="preserve"> </w:instrText>
        </w:r>
        <w:r w:rsidRPr="009E20A9">
          <w:rPr>
            <w:rStyle w:val="Hyperlink"/>
            <w:noProof/>
          </w:rPr>
          <w:fldChar w:fldCharType="separate"/>
        </w:r>
        <w:r w:rsidRPr="009E20A9">
          <w:rPr>
            <w:rStyle w:val="Hyperlink"/>
            <w:noProof/>
          </w:rPr>
          <w:t>Hình 6.8: Đồ thị chuỗi dữ liệu Kobe</w:t>
        </w:r>
        <w:r>
          <w:rPr>
            <w:noProof/>
            <w:webHidden/>
          </w:rPr>
          <w:tab/>
        </w:r>
        <w:r>
          <w:rPr>
            <w:noProof/>
            <w:webHidden/>
          </w:rPr>
          <w:fldChar w:fldCharType="begin"/>
        </w:r>
        <w:r>
          <w:rPr>
            <w:noProof/>
            <w:webHidden/>
          </w:rPr>
          <w:instrText xml:space="preserve"> PAGEREF _Toc343220914 \h </w:instrText>
        </w:r>
      </w:ins>
      <w:r>
        <w:rPr>
          <w:noProof/>
          <w:webHidden/>
        </w:rPr>
      </w:r>
      <w:r>
        <w:rPr>
          <w:noProof/>
          <w:webHidden/>
        </w:rPr>
        <w:fldChar w:fldCharType="separate"/>
      </w:r>
      <w:ins w:id="455" w:author="The Si Tran" w:date="2012-12-14T03:56:00Z">
        <w:r>
          <w:rPr>
            <w:noProof/>
            <w:webHidden/>
          </w:rPr>
          <w:t>71</w:t>
        </w:r>
        <w:r>
          <w:rPr>
            <w:noProof/>
            <w:webHidden/>
          </w:rPr>
          <w:fldChar w:fldCharType="end"/>
        </w:r>
        <w:r w:rsidRPr="009E20A9">
          <w:rPr>
            <w:rStyle w:val="Hyperlink"/>
            <w:noProof/>
          </w:rPr>
          <w:fldChar w:fldCharType="end"/>
        </w:r>
      </w:ins>
    </w:p>
    <w:p w14:paraId="752E51D5" w14:textId="77777777" w:rsidR="00023D92" w:rsidRDefault="00187200" w:rsidP="00187200">
      <w:pPr>
        <w:rPr>
          <w:ins w:id="456" w:author="The Si Tran" w:date="2012-12-11T23:59:00Z"/>
        </w:rPr>
      </w:pPr>
      <w:ins w:id="457" w:author="The Si Tran" w:date="2012-12-11T23:27:00Z">
        <w:r>
          <w:fldChar w:fldCharType="end"/>
        </w:r>
      </w:ins>
    </w:p>
    <w:p w14:paraId="0D0647A7" w14:textId="77777777" w:rsidR="00023D92" w:rsidRDefault="00023D92">
      <w:pPr>
        <w:spacing w:before="0" w:after="200" w:line="276" w:lineRule="auto"/>
        <w:jc w:val="left"/>
        <w:rPr>
          <w:ins w:id="458" w:author="The Si Tran" w:date="2012-12-11T23:59:00Z"/>
        </w:rPr>
      </w:pPr>
      <w:ins w:id="459" w:author="The Si Tran" w:date="2012-12-11T23:59:00Z">
        <w:r>
          <w:br w:type="page"/>
        </w:r>
      </w:ins>
    </w:p>
    <w:p w14:paraId="44F77B1A" w14:textId="77777777" w:rsidR="00682B49" w:rsidRDefault="006D2AC8">
      <w:pPr>
        <w:pStyle w:val="Heading1"/>
        <w:numPr>
          <w:ilvl w:val="0"/>
          <w:numId w:val="0"/>
        </w:numPr>
        <w:tabs>
          <w:tab w:val="clear" w:pos="864"/>
        </w:tabs>
        <w:rPr>
          <w:ins w:id="460" w:author="The Si Tran" w:date="2012-12-12T08:04:00Z"/>
        </w:rPr>
        <w:pPrChange w:id="461" w:author="The Si Tran" w:date="2012-12-14T07:17:00Z">
          <w:pPr>
            <w:pStyle w:val="TOC1"/>
            <w:tabs>
              <w:tab w:val="right" w:pos="9321"/>
            </w:tabs>
          </w:pPr>
        </w:pPrChange>
      </w:pPr>
      <w:bookmarkStart w:id="462" w:name="_Toc343232876"/>
      <w:ins w:id="463" w:author="The Si Tran" w:date="2012-12-12T07:33:00Z">
        <w:r w:rsidRPr="00250D4D">
          <w:lastRenderedPageBreak/>
          <w:t>DANH MỤ</w:t>
        </w:r>
        <w:r>
          <w:t xml:space="preserve">C </w:t>
        </w:r>
      </w:ins>
      <w:ins w:id="464" w:author="The Si Tran" w:date="2012-12-12T07:34:00Z">
        <w:r>
          <w:t>B</w:t>
        </w:r>
      </w:ins>
      <w:ins w:id="465" w:author="The Si Tran" w:date="2012-12-12T07:33:00Z">
        <w:r>
          <w:t>ẢNG</w:t>
        </w:r>
      </w:ins>
      <w:bookmarkEnd w:id="462"/>
    </w:p>
    <w:p w14:paraId="3DC45317" w14:textId="77777777" w:rsidR="0025143A" w:rsidRDefault="00B557A5">
      <w:pPr>
        <w:pStyle w:val="TOC1"/>
        <w:tabs>
          <w:tab w:val="right" w:pos="9062"/>
        </w:tabs>
        <w:rPr>
          <w:ins w:id="466" w:author="The Si Tran" w:date="2012-12-14T05:26:00Z"/>
          <w:rFonts w:asciiTheme="minorHAnsi" w:eastAsiaTheme="minorEastAsia" w:hAnsiTheme="minorHAnsi" w:cstheme="minorBidi"/>
          <w:noProof/>
          <w:sz w:val="22"/>
        </w:rPr>
      </w:pPr>
      <w:ins w:id="467" w:author="The Si Tran" w:date="2012-12-12T07:35:00Z">
        <w:r>
          <w:fldChar w:fldCharType="begin"/>
        </w:r>
        <w:r>
          <w:instrText xml:space="preserve"> TOC \f \h \z \t "Bang,1" </w:instrText>
        </w:r>
      </w:ins>
      <w:r>
        <w:fldChar w:fldCharType="separate"/>
      </w:r>
      <w:ins w:id="468" w:author="The Si Tran" w:date="2012-12-14T05:26:00Z">
        <w:r w:rsidR="0025143A" w:rsidRPr="008E1E80">
          <w:rPr>
            <w:rStyle w:val="Hyperlink"/>
            <w:noProof/>
          </w:rPr>
          <w:fldChar w:fldCharType="begin"/>
        </w:r>
        <w:r w:rsidR="0025143A" w:rsidRPr="008E1E80">
          <w:rPr>
            <w:rStyle w:val="Hyperlink"/>
            <w:noProof/>
          </w:rPr>
          <w:instrText xml:space="preserve"> </w:instrText>
        </w:r>
        <w:r w:rsidR="0025143A">
          <w:rPr>
            <w:noProof/>
          </w:rPr>
          <w:instrText>HYPERLINK \l "_Toc343226120"</w:instrText>
        </w:r>
        <w:r w:rsidR="0025143A" w:rsidRPr="008E1E80">
          <w:rPr>
            <w:rStyle w:val="Hyperlink"/>
            <w:noProof/>
          </w:rPr>
          <w:instrText xml:space="preserve"> </w:instrText>
        </w:r>
        <w:r w:rsidR="0025143A" w:rsidRPr="008E1E80">
          <w:rPr>
            <w:rStyle w:val="Hyperlink"/>
            <w:noProof/>
          </w:rPr>
          <w:fldChar w:fldCharType="separate"/>
        </w:r>
        <w:r w:rsidR="0025143A" w:rsidRPr="008E1E80">
          <w:rPr>
            <w:rStyle w:val="Hyperlink"/>
            <w:b/>
            <w:noProof/>
            <w:lang w:val="fr-FR"/>
          </w:rPr>
          <w:t>Bảng 2.1 :</w:t>
        </w:r>
        <w:r w:rsidR="0025143A" w:rsidRPr="008E1E80">
          <w:rPr>
            <w:rStyle w:val="Hyperlink"/>
            <w:noProof/>
            <w:lang w:val="fr-FR"/>
          </w:rPr>
          <w:t xml:space="preserve"> Một số kĩ thuật dự đoán cho từng thành phần của chuỗi thời gian</w:t>
        </w:r>
        <w:r w:rsidR="0025143A">
          <w:rPr>
            <w:noProof/>
            <w:webHidden/>
          </w:rPr>
          <w:tab/>
        </w:r>
        <w:r w:rsidR="0025143A">
          <w:rPr>
            <w:noProof/>
            <w:webHidden/>
          </w:rPr>
          <w:fldChar w:fldCharType="begin"/>
        </w:r>
        <w:r w:rsidR="0025143A">
          <w:rPr>
            <w:noProof/>
            <w:webHidden/>
          </w:rPr>
          <w:instrText xml:space="preserve"> PAGEREF _Toc343226120 \h </w:instrText>
        </w:r>
      </w:ins>
      <w:r w:rsidR="0025143A">
        <w:rPr>
          <w:noProof/>
          <w:webHidden/>
        </w:rPr>
      </w:r>
      <w:r w:rsidR="0025143A">
        <w:rPr>
          <w:noProof/>
          <w:webHidden/>
        </w:rPr>
        <w:fldChar w:fldCharType="separate"/>
      </w:r>
      <w:ins w:id="469" w:author="The Si Tran" w:date="2012-12-14T05:26:00Z">
        <w:r w:rsidR="0025143A">
          <w:rPr>
            <w:noProof/>
            <w:webHidden/>
          </w:rPr>
          <w:t>14</w:t>
        </w:r>
        <w:r w:rsidR="0025143A">
          <w:rPr>
            <w:noProof/>
            <w:webHidden/>
          </w:rPr>
          <w:fldChar w:fldCharType="end"/>
        </w:r>
        <w:r w:rsidR="0025143A" w:rsidRPr="008E1E80">
          <w:rPr>
            <w:rStyle w:val="Hyperlink"/>
            <w:noProof/>
          </w:rPr>
          <w:fldChar w:fldCharType="end"/>
        </w:r>
      </w:ins>
    </w:p>
    <w:p w14:paraId="2FB46CC1" w14:textId="77777777" w:rsidR="0025143A" w:rsidRDefault="0025143A">
      <w:pPr>
        <w:pStyle w:val="TOC1"/>
        <w:tabs>
          <w:tab w:val="right" w:pos="9062"/>
        </w:tabs>
        <w:rPr>
          <w:ins w:id="470" w:author="The Si Tran" w:date="2012-12-14T05:26:00Z"/>
          <w:rFonts w:asciiTheme="minorHAnsi" w:eastAsiaTheme="minorEastAsia" w:hAnsiTheme="minorHAnsi" w:cstheme="minorBidi"/>
          <w:noProof/>
          <w:sz w:val="22"/>
        </w:rPr>
      </w:pPr>
      <w:ins w:id="471"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"_Toc343226121"</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3.1:</w:t>
        </w:r>
        <w:r w:rsidRPr="008E1E80">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_Toc343226121 \h </w:instrText>
        </w:r>
      </w:ins>
      <w:r>
        <w:rPr>
          <w:noProof/>
          <w:webHidden/>
        </w:rPr>
      </w:r>
      <w:r>
        <w:rPr>
          <w:noProof/>
          <w:webHidden/>
        </w:rPr>
        <w:fldChar w:fldCharType="separate"/>
      </w:r>
      <w:ins w:id="472" w:author="The Si Tran" w:date="2012-12-14T05:26:00Z">
        <w:r>
          <w:rPr>
            <w:noProof/>
            <w:webHidden/>
          </w:rPr>
          <w:t>25</w:t>
        </w:r>
        <w:r>
          <w:rPr>
            <w:noProof/>
            <w:webHidden/>
          </w:rPr>
          <w:fldChar w:fldCharType="end"/>
        </w:r>
        <w:r w:rsidRPr="008E1E80">
          <w:rPr>
            <w:rStyle w:val="Hyperlink"/>
            <w:noProof/>
          </w:rPr>
          <w:fldChar w:fldCharType="end"/>
        </w:r>
      </w:ins>
    </w:p>
    <w:p w14:paraId="37BCE1F5" w14:textId="77777777" w:rsidR="0025143A" w:rsidRDefault="0025143A">
      <w:pPr>
        <w:pStyle w:val="TOC1"/>
        <w:tabs>
          <w:tab w:val="right" w:pos="9062"/>
        </w:tabs>
        <w:rPr>
          <w:ins w:id="473" w:author="The Si Tran" w:date="2012-12-14T05:26:00Z"/>
          <w:rFonts w:asciiTheme="minorHAnsi" w:eastAsiaTheme="minorEastAsia" w:hAnsiTheme="minorHAnsi" w:cstheme="minorBidi"/>
          <w:noProof/>
          <w:sz w:val="22"/>
        </w:rPr>
      </w:pPr>
      <w:ins w:id="474"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"_Toc343226122"</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6.1</w:t>
        </w:r>
        <w:r w:rsidRPr="008E1E80">
          <w:rPr>
            <w:rStyle w:val="Hyperlink"/>
            <w:noProof/>
          </w:rPr>
          <w:t>: Phân loại dữ liệu thực nghiệm</w:t>
        </w:r>
        <w:r>
          <w:rPr>
            <w:noProof/>
            <w:webHidden/>
          </w:rPr>
          <w:tab/>
        </w:r>
        <w:r>
          <w:rPr>
            <w:noProof/>
            <w:webHidden/>
          </w:rPr>
          <w:fldChar w:fldCharType="begin"/>
        </w:r>
        <w:r>
          <w:rPr>
            <w:noProof/>
            <w:webHidden/>
          </w:rPr>
          <w:instrText xml:space="preserve"> PAGEREF _Toc343226122 \h </w:instrText>
        </w:r>
      </w:ins>
      <w:r>
        <w:rPr>
          <w:noProof/>
          <w:webHidden/>
        </w:rPr>
      </w:r>
      <w:r>
        <w:rPr>
          <w:noProof/>
          <w:webHidden/>
        </w:rPr>
        <w:fldChar w:fldCharType="separate"/>
      </w:r>
      <w:ins w:id="475" w:author="The Si Tran" w:date="2012-12-14T05:26:00Z">
        <w:r>
          <w:rPr>
            <w:noProof/>
            <w:webHidden/>
          </w:rPr>
          <w:t>65</w:t>
        </w:r>
        <w:r>
          <w:rPr>
            <w:noProof/>
            <w:webHidden/>
          </w:rPr>
          <w:fldChar w:fldCharType="end"/>
        </w:r>
        <w:r w:rsidRPr="008E1E80">
          <w:rPr>
            <w:rStyle w:val="Hyperlink"/>
            <w:noProof/>
          </w:rPr>
          <w:fldChar w:fldCharType="end"/>
        </w:r>
      </w:ins>
    </w:p>
    <w:p w14:paraId="64355688" w14:textId="77777777" w:rsidR="0025143A" w:rsidRDefault="0025143A">
      <w:pPr>
        <w:pStyle w:val="TOC1"/>
        <w:tabs>
          <w:tab w:val="right" w:pos="9062"/>
        </w:tabs>
        <w:rPr>
          <w:ins w:id="476" w:author="The Si Tran" w:date="2012-12-14T05:26:00Z"/>
          <w:rFonts w:asciiTheme="minorHAnsi" w:eastAsiaTheme="minorEastAsia" w:hAnsiTheme="minorHAnsi" w:cstheme="minorBidi"/>
          <w:noProof/>
          <w:sz w:val="22"/>
        </w:rPr>
      </w:pPr>
      <w:ins w:id="477"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"_Toc343226123"</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6.2</w:t>
        </w:r>
        <w:r w:rsidRPr="008E1E80">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_Toc343226123 \h </w:instrText>
        </w:r>
      </w:ins>
      <w:r>
        <w:rPr>
          <w:noProof/>
          <w:webHidden/>
        </w:rPr>
      </w:r>
      <w:r>
        <w:rPr>
          <w:noProof/>
          <w:webHidden/>
        </w:rPr>
        <w:fldChar w:fldCharType="separate"/>
      </w:r>
      <w:ins w:id="478" w:author="The Si Tran" w:date="2012-12-14T05:26:00Z">
        <w:r>
          <w:rPr>
            <w:noProof/>
            <w:webHidden/>
          </w:rPr>
          <w:t>69</w:t>
        </w:r>
        <w:r>
          <w:rPr>
            <w:noProof/>
            <w:webHidden/>
          </w:rPr>
          <w:fldChar w:fldCharType="end"/>
        </w:r>
        <w:r w:rsidRPr="008E1E80">
          <w:rPr>
            <w:rStyle w:val="Hyperlink"/>
            <w:noProof/>
          </w:rPr>
          <w:fldChar w:fldCharType="end"/>
        </w:r>
      </w:ins>
    </w:p>
    <w:p w14:paraId="6D459A23" w14:textId="77777777" w:rsidR="0025143A" w:rsidRDefault="0025143A">
      <w:pPr>
        <w:pStyle w:val="TOC1"/>
        <w:tabs>
          <w:tab w:val="right" w:pos="9062"/>
        </w:tabs>
        <w:rPr>
          <w:ins w:id="479" w:author="The Si Tran" w:date="2012-12-14T05:26:00Z"/>
          <w:rFonts w:asciiTheme="minorHAnsi" w:eastAsiaTheme="minorEastAsia" w:hAnsiTheme="minorHAnsi" w:cstheme="minorBidi"/>
          <w:noProof/>
          <w:sz w:val="22"/>
        </w:rPr>
      </w:pPr>
      <w:ins w:id="480"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"_Toc343226124"</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6.3:</w:t>
        </w:r>
        <w:r w:rsidRPr="008E1E80">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_Toc343226124 \h </w:instrText>
        </w:r>
      </w:ins>
      <w:r>
        <w:rPr>
          <w:noProof/>
          <w:webHidden/>
        </w:rPr>
      </w:r>
      <w:r>
        <w:rPr>
          <w:noProof/>
          <w:webHidden/>
        </w:rPr>
        <w:fldChar w:fldCharType="separate"/>
      </w:r>
      <w:ins w:id="481" w:author="The Si Tran" w:date="2012-12-14T05:26:00Z">
        <w:r>
          <w:rPr>
            <w:noProof/>
            <w:webHidden/>
          </w:rPr>
          <w:t>69</w:t>
        </w:r>
        <w:r>
          <w:rPr>
            <w:noProof/>
            <w:webHidden/>
          </w:rPr>
          <w:fldChar w:fldCharType="end"/>
        </w:r>
        <w:r w:rsidRPr="008E1E80">
          <w:rPr>
            <w:rStyle w:val="Hyperlink"/>
            <w:noProof/>
          </w:rPr>
          <w:fldChar w:fldCharType="end"/>
        </w:r>
      </w:ins>
    </w:p>
    <w:p w14:paraId="22371EC9" w14:textId="77777777" w:rsidR="0025143A" w:rsidRDefault="0025143A">
      <w:pPr>
        <w:pStyle w:val="TOC1"/>
        <w:tabs>
          <w:tab w:val="right" w:pos="9062"/>
        </w:tabs>
        <w:rPr>
          <w:ins w:id="482" w:author="The Si Tran" w:date="2012-12-14T05:26:00Z"/>
          <w:rFonts w:asciiTheme="minorHAnsi" w:eastAsiaTheme="minorEastAsia" w:hAnsiTheme="minorHAnsi" w:cstheme="minorBidi"/>
          <w:noProof/>
          <w:sz w:val="22"/>
        </w:rPr>
      </w:pPr>
      <w:ins w:id="483"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"_Toc343226125"</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6.4:</w:t>
        </w:r>
        <w:r w:rsidRPr="008E1E80">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_Toc343226125 \h </w:instrText>
        </w:r>
      </w:ins>
      <w:r>
        <w:rPr>
          <w:noProof/>
          <w:webHidden/>
        </w:rPr>
      </w:r>
      <w:r>
        <w:rPr>
          <w:noProof/>
          <w:webHidden/>
        </w:rPr>
        <w:fldChar w:fldCharType="separate"/>
      </w:r>
      <w:ins w:id="484" w:author="The Si Tran" w:date="2012-12-14T05:26:00Z">
        <w:r>
          <w:rPr>
            <w:noProof/>
            <w:webHidden/>
          </w:rPr>
          <w:t>70</w:t>
        </w:r>
        <w:r>
          <w:rPr>
            <w:noProof/>
            <w:webHidden/>
          </w:rPr>
          <w:fldChar w:fldCharType="end"/>
        </w:r>
        <w:r w:rsidRPr="008E1E80">
          <w:rPr>
            <w:rStyle w:val="Hyperlink"/>
            <w:noProof/>
          </w:rPr>
          <w:fldChar w:fldCharType="end"/>
        </w:r>
      </w:ins>
    </w:p>
    <w:p w14:paraId="37A4D86A" w14:textId="77777777" w:rsidR="0025143A" w:rsidRDefault="0025143A">
      <w:pPr>
        <w:pStyle w:val="TOC1"/>
        <w:tabs>
          <w:tab w:val="right" w:pos="9062"/>
        </w:tabs>
        <w:rPr>
          <w:ins w:id="485" w:author="The Si Tran" w:date="2012-12-14T05:26:00Z"/>
          <w:rFonts w:asciiTheme="minorHAnsi" w:eastAsiaTheme="minorEastAsia" w:hAnsiTheme="minorHAnsi" w:cstheme="minorBidi"/>
          <w:noProof/>
          <w:sz w:val="22"/>
        </w:rPr>
      </w:pPr>
      <w:ins w:id="486"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"_Toc343226126"</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6.5:</w:t>
        </w:r>
        <w:r w:rsidRPr="008E1E80">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_Toc343226126 \h </w:instrText>
        </w:r>
      </w:ins>
      <w:r>
        <w:rPr>
          <w:noProof/>
          <w:webHidden/>
        </w:rPr>
      </w:r>
      <w:r>
        <w:rPr>
          <w:noProof/>
          <w:webHidden/>
        </w:rPr>
        <w:fldChar w:fldCharType="separate"/>
      </w:r>
      <w:ins w:id="487" w:author="The Si Tran" w:date="2012-12-14T05:26:00Z">
        <w:r>
          <w:rPr>
            <w:noProof/>
            <w:webHidden/>
          </w:rPr>
          <w:t>70</w:t>
        </w:r>
        <w:r>
          <w:rPr>
            <w:noProof/>
            <w:webHidden/>
          </w:rPr>
          <w:fldChar w:fldCharType="end"/>
        </w:r>
        <w:r w:rsidRPr="008E1E80">
          <w:rPr>
            <w:rStyle w:val="Hyperlink"/>
            <w:noProof/>
          </w:rPr>
          <w:fldChar w:fldCharType="end"/>
        </w:r>
      </w:ins>
    </w:p>
    <w:p w14:paraId="4A0F3AB7" w14:textId="77777777" w:rsidR="0025143A" w:rsidRDefault="0025143A">
      <w:pPr>
        <w:pStyle w:val="TOC1"/>
        <w:tabs>
          <w:tab w:val="right" w:pos="9062"/>
        </w:tabs>
        <w:rPr>
          <w:ins w:id="488" w:author="The Si Tran" w:date="2012-12-14T05:26:00Z"/>
          <w:rFonts w:asciiTheme="minorHAnsi" w:eastAsiaTheme="minorEastAsia" w:hAnsiTheme="minorHAnsi" w:cstheme="minorBidi"/>
          <w:noProof/>
          <w:sz w:val="22"/>
        </w:rPr>
      </w:pPr>
      <w:ins w:id="489"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"_Toc343226127"</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6.6:</w:t>
        </w:r>
        <w:r w:rsidRPr="008E1E80">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_Toc343226127 \h </w:instrText>
        </w:r>
      </w:ins>
      <w:r>
        <w:rPr>
          <w:noProof/>
          <w:webHidden/>
        </w:rPr>
      </w:r>
      <w:r>
        <w:rPr>
          <w:noProof/>
          <w:webHidden/>
        </w:rPr>
        <w:fldChar w:fldCharType="separate"/>
      </w:r>
      <w:ins w:id="490" w:author="The Si Tran" w:date="2012-12-14T05:26:00Z">
        <w:r>
          <w:rPr>
            <w:noProof/>
            <w:webHidden/>
          </w:rPr>
          <w:t>70</w:t>
        </w:r>
        <w:r>
          <w:rPr>
            <w:noProof/>
            <w:webHidden/>
          </w:rPr>
          <w:fldChar w:fldCharType="end"/>
        </w:r>
        <w:r w:rsidRPr="008E1E80">
          <w:rPr>
            <w:rStyle w:val="Hyperlink"/>
            <w:noProof/>
          </w:rPr>
          <w:fldChar w:fldCharType="end"/>
        </w:r>
      </w:ins>
    </w:p>
    <w:p w14:paraId="454C6103" w14:textId="77777777" w:rsidR="0025143A" w:rsidRDefault="0025143A">
      <w:pPr>
        <w:pStyle w:val="TOC1"/>
        <w:tabs>
          <w:tab w:val="right" w:pos="9062"/>
        </w:tabs>
        <w:rPr>
          <w:ins w:id="491" w:author="The Si Tran" w:date="2012-12-14T05:26:00Z"/>
          <w:rFonts w:asciiTheme="minorHAnsi" w:eastAsiaTheme="minorEastAsia" w:hAnsiTheme="minorHAnsi" w:cstheme="minorBidi"/>
          <w:noProof/>
          <w:sz w:val="22"/>
        </w:rPr>
      </w:pPr>
      <w:ins w:id="492"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"_Toc343226128"</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6.7:</w:t>
        </w:r>
        <w:r w:rsidRPr="008E1E80">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_Toc343226128 \h </w:instrText>
        </w:r>
      </w:ins>
      <w:r>
        <w:rPr>
          <w:noProof/>
          <w:webHidden/>
        </w:rPr>
      </w:r>
      <w:r>
        <w:rPr>
          <w:noProof/>
          <w:webHidden/>
        </w:rPr>
        <w:fldChar w:fldCharType="separate"/>
      </w:r>
      <w:ins w:id="493" w:author="The Si Tran" w:date="2012-12-14T05:26:00Z">
        <w:r>
          <w:rPr>
            <w:noProof/>
            <w:webHidden/>
          </w:rPr>
          <w:t>71</w:t>
        </w:r>
        <w:r>
          <w:rPr>
            <w:noProof/>
            <w:webHidden/>
          </w:rPr>
          <w:fldChar w:fldCharType="end"/>
        </w:r>
        <w:r w:rsidRPr="008E1E80">
          <w:rPr>
            <w:rStyle w:val="Hyperlink"/>
            <w:noProof/>
          </w:rPr>
          <w:fldChar w:fldCharType="end"/>
        </w:r>
      </w:ins>
    </w:p>
    <w:p w14:paraId="1E328476" w14:textId="77777777" w:rsidR="0025143A" w:rsidRDefault="0025143A">
      <w:pPr>
        <w:pStyle w:val="TOC1"/>
        <w:tabs>
          <w:tab w:val="right" w:pos="9062"/>
        </w:tabs>
        <w:rPr>
          <w:ins w:id="494" w:author="The Si Tran" w:date="2012-12-14T05:26:00Z"/>
          <w:rFonts w:asciiTheme="minorHAnsi" w:eastAsiaTheme="minorEastAsia" w:hAnsiTheme="minorHAnsi" w:cstheme="minorBidi"/>
          <w:noProof/>
          <w:sz w:val="22"/>
        </w:rPr>
      </w:pPr>
      <w:ins w:id="495"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"_Toc343226129"</w:instrText>
        </w:r>
        <w:r w:rsidRPr="008E1E80">
          <w:rPr>
            <w:rStyle w:val="Hyperlink"/>
            <w:noProof/>
          </w:rPr>
          <w:instrText xml:space="preserve"> </w:instrText>
        </w:r>
        <w:r w:rsidRPr="008E1E80">
          <w:rPr>
            <w:rStyle w:val="Hyperlink"/>
            <w:noProof/>
          </w:rPr>
          <w:fldChar w:fldCharType="separate"/>
        </w:r>
        <w:r w:rsidRPr="008E1E80">
          <w:rPr>
            <w:rStyle w:val="Hyperlink"/>
            <w:b/>
            <w:noProof/>
          </w:rPr>
          <w:t>Bảng 6.8:</w:t>
        </w:r>
        <w:r w:rsidRPr="008E1E80">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_Toc343226129 \h </w:instrText>
        </w:r>
      </w:ins>
      <w:r>
        <w:rPr>
          <w:noProof/>
          <w:webHidden/>
        </w:rPr>
      </w:r>
      <w:r>
        <w:rPr>
          <w:noProof/>
          <w:webHidden/>
        </w:rPr>
        <w:fldChar w:fldCharType="separate"/>
      </w:r>
      <w:ins w:id="496" w:author="The Si Tran" w:date="2012-12-14T05:26:00Z">
        <w:r>
          <w:rPr>
            <w:noProof/>
            <w:webHidden/>
          </w:rPr>
          <w:t>71</w:t>
        </w:r>
        <w:r>
          <w:rPr>
            <w:noProof/>
            <w:webHidden/>
          </w:rPr>
          <w:fldChar w:fldCharType="end"/>
        </w:r>
        <w:r w:rsidRPr="008E1E80">
          <w:rPr>
            <w:rStyle w:val="Hyperlink"/>
            <w:noProof/>
          </w:rPr>
          <w:fldChar w:fldCharType="end"/>
        </w:r>
      </w:ins>
    </w:p>
    <w:p w14:paraId="13106A94" w14:textId="77777777" w:rsidR="0025143A" w:rsidRDefault="0025143A">
      <w:pPr>
        <w:pStyle w:val="TOC1"/>
        <w:tabs>
          <w:tab w:val="right" w:pos="9062"/>
        </w:tabs>
        <w:rPr>
          <w:ins w:id="497" w:author="The Si Tran" w:date="2012-12-14T05:26:00Z"/>
          <w:rFonts w:asciiTheme="minorHAnsi" w:eastAsiaTheme="minorEastAsia" w:hAnsiTheme="minorHAnsi" w:cstheme="minorBidi"/>
          <w:noProof/>
          <w:sz w:val="22"/>
        </w:rPr>
      </w:pPr>
      <w:ins w:id="498" w:author="The Si Tran" w:date="2012-12-14T05:26:00Z">
        <w:r w:rsidRPr="008E1E80">
          <w:rPr>
            <w:rStyle w:val="Hyperlink"/>
            <w:noProof/>
          </w:rPr>
          <w:fldChar w:fldCharType="begin"/>
        </w:r>
        <w:r w:rsidRPr="008E1E80">
          <w:rPr>
            <w:rStyle w:val="Hyperlink"/>
            <w:noProof/>
          </w:rPr>
          <w:instrText xml:space="preserve"> </w:instrText>
        </w:r>
        <w:r>
          <w:rPr>
            <w:noProof/>
          </w:rPr>
          <w:instrText>HYPERLINK \l "_Toc343226130"</w:instrText>
        </w:r>
        <w:r w:rsidRPr="008E1E80">
          <w:rPr>
            <w:rStyle w:val="Hyperlink"/>
            <w:noProof/>
          </w:rPr>
          <w:instrText xml:space="preserve"> </w:instrText>
        </w:r>
        <w:r w:rsidRPr="008E1E80">
          <w:rPr>
            <w:rStyle w:val="Hyperlink"/>
            <w:noProof/>
          </w:rPr>
          <w:fldChar w:fldCharType="separate"/>
        </w:r>
        <w:r w:rsidRPr="008E1E80">
          <w:rPr>
            <w:rStyle w:val="Hyperlink"/>
            <w:b/>
            <w:noProof/>
          </w:rPr>
          <w:t xml:space="preserve">Bảng 6.9: </w:t>
        </w:r>
        <w:r w:rsidRPr="008E1E80">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_Toc343226130 \h </w:instrText>
        </w:r>
      </w:ins>
      <w:r>
        <w:rPr>
          <w:noProof/>
          <w:webHidden/>
        </w:rPr>
      </w:r>
      <w:r>
        <w:rPr>
          <w:noProof/>
          <w:webHidden/>
        </w:rPr>
        <w:fldChar w:fldCharType="separate"/>
      </w:r>
      <w:ins w:id="499" w:author="The Si Tran" w:date="2012-12-14T05:26:00Z">
        <w:r>
          <w:rPr>
            <w:noProof/>
            <w:webHidden/>
          </w:rPr>
          <w:t>72</w:t>
        </w:r>
        <w:r>
          <w:rPr>
            <w:noProof/>
            <w:webHidden/>
          </w:rPr>
          <w:fldChar w:fldCharType="end"/>
        </w:r>
        <w:r w:rsidRPr="008E1E80">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500" w:author="The Si Tran" w:date="2012-12-12T07:59:00Z"/>
          <w:noProof/>
        </w:rPr>
      </w:pPr>
    </w:p>
    <w:p w14:paraId="1A31478E" w14:textId="77777777" w:rsidR="00CB48F0" w:rsidRPr="005C682D" w:rsidDel="00187200" w:rsidRDefault="00B557A5">
      <w:pPr>
        <w:pStyle w:val="Heading1"/>
        <w:numPr>
          <w:ilvl w:val="0"/>
          <w:numId w:val="0"/>
        </w:numPr>
        <w:ind w:left="360"/>
        <w:jc w:val="left"/>
        <w:rPr>
          <w:del w:id="501" w:author="The Si Tran" w:date="2012-12-11T23:27:00Z"/>
        </w:rPr>
        <w:pPrChange w:id="502" w:author="The Si Tran" w:date="2012-12-12T07:33:00Z">
          <w:pPr>
            <w:pStyle w:val="Heading1"/>
            <w:numPr>
              <w:numId w:val="0"/>
            </w:numPr>
            <w:spacing w:line="480" w:lineRule="auto"/>
            <w:ind w:left="0" w:firstLine="0"/>
            <w:jc w:val="left"/>
          </w:pPr>
        </w:pPrChange>
      </w:pPr>
      <w:ins w:id="503"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504" w:author="The Si Tran" w:date="2012-12-11T23:00:00Z"/>
          <w:b w:val="0"/>
          <w:bCs w:val="0"/>
          <w:sz w:val="26"/>
          <w:rPrChange w:id="505" w:author="The Si Tran" w:date="2012-12-05T23:02:00Z">
            <w:rPr>
              <w:del w:id="506" w:author="The Si Tran" w:date="2012-12-11T23:00:00Z"/>
              <w:b/>
              <w:bCs/>
              <w:kern w:val="32"/>
              <w:sz w:val="32"/>
              <w:szCs w:val="32"/>
            </w:rPr>
          </w:rPrChange>
        </w:rPr>
        <w:pPrChange w:id="507" w:author="The Si Tran" w:date="2012-12-12T07:33:00Z">
          <w:pPr>
            <w:spacing w:before="0" w:after="200" w:line="276" w:lineRule="auto"/>
            <w:jc w:val="left"/>
          </w:pPr>
        </w:pPrChange>
      </w:pPr>
      <w:bookmarkStart w:id="508" w:name="_Toc328879888"/>
      <w:bookmarkStart w:id="509" w:name="_Toc328894964"/>
      <w:del w:id="510"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511" w:author="The Si Tran" w:date="2012-12-12T00:01:00Z"/>
          <w:rFonts w:cs="Times New Roman"/>
          <w:sz w:val="26"/>
        </w:rPr>
        <w:pPrChange w:id="512" w:author="The Si Tran" w:date="2012-12-12T07:33:00Z">
          <w:pPr>
            <w:pStyle w:val="Heading1"/>
            <w:numPr>
              <w:numId w:val="0"/>
            </w:numPr>
            <w:spacing w:line="480" w:lineRule="auto"/>
            <w:ind w:left="0" w:firstLine="0"/>
            <w:jc w:val="left"/>
          </w:pPr>
        </w:pPrChange>
      </w:pPr>
      <w:del w:id="513" w:author="The Si Tran" w:date="2012-12-12T07:33:00Z">
        <w:r w:rsidRPr="00312F4F" w:rsidDel="006D2AC8">
          <w:rPr>
            <w:rFonts w:cs="Times New Roman"/>
            <w:sz w:val="26"/>
          </w:rPr>
          <w:delText>DANH MỤC BẢNG</w:delText>
        </w:r>
      </w:del>
      <w:bookmarkEnd w:id="508"/>
      <w:bookmarkEnd w:id="509"/>
    </w:p>
    <w:p w14:paraId="697A1872" w14:textId="77777777" w:rsidR="0045424A" w:rsidRPr="002B1464" w:rsidDel="00D80916" w:rsidRDefault="0045424A">
      <w:pPr>
        <w:rPr>
          <w:del w:id="514" w:author="The Si Tran" w:date="2012-12-12T13:34:00Z"/>
        </w:rPr>
      </w:pPr>
    </w:p>
    <w:p w14:paraId="0C08AE99" w14:textId="77777777" w:rsidR="004D65BA" w:rsidRPr="0049233F" w:rsidDel="00D80916" w:rsidRDefault="0045424A" w:rsidP="0045424A">
      <w:pPr>
        <w:spacing w:before="0" w:after="200" w:line="276" w:lineRule="auto"/>
        <w:jc w:val="left"/>
        <w:rPr>
          <w:del w:id="515" w:author="The Si Tran" w:date="2012-12-12T13:33:00Z"/>
          <w:noProof/>
          <w:szCs w:val="26"/>
        </w:rPr>
      </w:pPr>
      <w:del w:id="516"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517" w:author="The Si Tran" w:date="2012-12-12T13:34:00Z"/>
          <w:noProof/>
        </w:rPr>
      </w:pPr>
    </w:p>
    <w:p w14:paraId="718E6531" w14:textId="77777777" w:rsidR="00D80916" w:rsidRPr="00D80916" w:rsidRDefault="00D80916">
      <w:pPr>
        <w:rPr>
          <w:ins w:id="518" w:author="The Si Tran" w:date="2012-12-12T13:34:00Z"/>
          <w:rPrChange w:id="519" w:author="The Si Tran" w:date="2012-12-12T13:34:00Z">
            <w:rPr>
              <w:ins w:id="520" w:author="The Si Tran" w:date="2012-12-12T13:34:00Z"/>
              <w:noProof/>
            </w:rPr>
          </w:rPrChange>
        </w:rPr>
        <w:pPrChange w:id="521" w:author="The Si Tran" w:date="2012-12-12T13:34:00Z">
          <w:pPr>
            <w:spacing w:before="0" w:after="200" w:line="276" w:lineRule="auto"/>
            <w:jc w:val="left"/>
          </w:pPr>
        </w:pPrChange>
      </w:pPr>
    </w:p>
    <w:p w14:paraId="7ECCFBBD" w14:textId="77777777" w:rsidR="00D80916" w:rsidRPr="00D80916" w:rsidRDefault="00D80916">
      <w:pPr>
        <w:rPr>
          <w:ins w:id="522" w:author="The Si Tran" w:date="2012-12-12T13:34:00Z"/>
          <w:rPrChange w:id="523" w:author="The Si Tran" w:date="2012-12-12T13:34:00Z">
            <w:rPr>
              <w:ins w:id="524" w:author="The Si Tran" w:date="2012-12-12T13:34:00Z"/>
              <w:noProof/>
            </w:rPr>
          </w:rPrChange>
        </w:rPr>
        <w:pPrChange w:id="525" w:author="The Si Tran" w:date="2012-12-12T13:34:00Z">
          <w:pPr>
            <w:spacing w:before="0" w:after="200" w:line="276" w:lineRule="auto"/>
            <w:jc w:val="left"/>
          </w:pPr>
        </w:pPrChange>
      </w:pPr>
    </w:p>
    <w:p w14:paraId="18E27414" w14:textId="77777777" w:rsidR="00D80916" w:rsidRPr="00D80916" w:rsidRDefault="00D80916">
      <w:pPr>
        <w:rPr>
          <w:ins w:id="526" w:author="The Si Tran" w:date="2012-12-12T13:34:00Z"/>
          <w:rPrChange w:id="527" w:author="The Si Tran" w:date="2012-12-12T13:34:00Z">
            <w:rPr>
              <w:ins w:id="528" w:author="The Si Tran" w:date="2012-12-12T13:34:00Z"/>
              <w:noProof/>
            </w:rPr>
          </w:rPrChange>
        </w:rPr>
        <w:pPrChange w:id="529" w:author="The Si Tran" w:date="2012-12-12T13:34:00Z">
          <w:pPr>
            <w:spacing w:before="0" w:after="200" w:line="276" w:lineRule="auto"/>
            <w:jc w:val="left"/>
          </w:pPr>
        </w:pPrChange>
      </w:pPr>
    </w:p>
    <w:p w14:paraId="428BE4D4" w14:textId="77777777" w:rsidR="00D80916" w:rsidRPr="00D80916" w:rsidRDefault="00D80916">
      <w:pPr>
        <w:rPr>
          <w:ins w:id="530" w:author="The Si Tran" w:date="2012-12-12T13:34:00Z"/>
          <w:rPrChange w:id="531" w:author="The Si Tran" w:date="2012-12-12T13:34:00Z">
            <w:rPr>
              <w:ins w:id="532" w:author="The Si Tran" w:date="2012-12-12T13:34:00Z"/>
              <w:noProof/>
            </w:rPr>
          </w:rPrChange>
        </w:rPr>
        <w:pPrChange w:id="533" w:author="The Si Tran" w:date="2012-12-12T13:34:00Z">
          <w:pPr>
            <w:spacing w:before="0" w:after="200" w:line="276" w:lineRule="auto"/>
            <w:jc w:val="left"/>
          </w:pPr>
        </w:pPrChange>
      </w:pPr>
    </w:p>
    <w:p w14:paraId="0BD67063" w14:textId="77777777" w:rsidR="00D80916" w:rsidRDefault="00D80916" w:rsidP="00D80916">
      <w:pPr>
        <w:rPr>
          <w:ins w:id="534" w:author="The Si Tran" w:date="2012-12-12T13:34:00Z"/>
        </w:rPr>
      </w:pPr>
    </w:p>
    <w:p w14:paraId="3CA23180" w14:textId="77777777" w:rsidR="00D80916" w:rsidRDefault="00D80916">
      <w:pPr>
        <w:tabs>
          <w:tab w:val="left" w:pos="1260"/>
        </w:tabs>
        <w:rPr>
          <w:ins w:id="535" w:author="The Si Tran" w:date="2012-12-12T13:34:00Z"/>
        </w:rPr>
        <w:pPrChange w:id="536" w:author="The Si Tran" w:date="2012-12-12T13:34:00Z">
          <w:pPr/>
        </w:pPrChange>
      </w:pPr>
      <w:ins w:id="537" w:author="The Si Tran" w:date="2012-12-12T13:34:00Z">
        <w:r>
          <w:tab/>
        </w:r>
      </w:ins>
    </w:p>
    <w:p w14:paraId="3551C36F" w14:textId="77777777" w:rsidR="00B0605D" w:rsidRDefault="00B0605D">
      <w:pPr>
        <w:rPr>
          <w:ins w:id="538" w:author="The Si Tran" w:date="2012-12-12T13:34:00Z"/>
          <w:b/>
          <w:bCs/>
          <w:rPrChange w:id="539" w:author="The Si Tran" w:date="2012-12-12T13:34:00Z">
            <w:rPr>
              <w:ins w:id="540" w:author="The Si Tran" w:date="2012-12-12T13:34:00Z"/>
              <w:rFonts w:cs="Times New Roman"/>
              <w:b w:val="0"/>
              <w:bCs w:val="0"/>
              <w:caps/>
              <w:noProof/>
              <w:kern w:val="0"/>
              <w:sz w:val="26"/>
              <w:szCs w:val="26"/>
            </w:rPr>
          </w:rPrChange>
        </w:rPr>
        <w:sectPr w:rsidR="00B0605D" w:rsidSect="005E182F">
          <w:footerReference w:type="default" r:id="rId11"/>
          <w:pgSz w:w="11909" w:h="16834" w:code="9"/>
          <w:pgMar w:top="1411" w:right="1138" w:bottom="1411" w:left="1699" w:header="720" w:footer="720" w:gutter="0"/>
          <w:pgNumType w:fmt="lowerRoman" w:start="1"/>
          <w:cols w:space="720"/>
          <w:titlePg/>
          <w:docGrid w:linePitch="360"/>
          <w:sectPrChange w:id="546" w:author="The Si Tran" w:date="2012-12-12T13:50:00Z">
            <w:sectPr w:rsidR="00B0605D" w:rsidSect="005E182F">
              <w:pgMar w:top="1411" w:right="1138" w:bottom="1411" w:left="1699" w:header="720" w:footer="720" w:gutter="0"/>
              <w:pgNumType w:fmt="decimal"/>
              <w:titlePg w:val="0"/>
            </w:sectPr>
          </w:sectPrChange>
        </w:sectPr>
        <w:pPrChange w:id="547" w:author="The Si Tran" w:date="2012-12-12T13:34:00Z">
          <w:pPr>
            <w:pStyle w:val="Heading1"/>
            <w:ind w:firstLine="180"/>
            <w:jc w:val="left"/>
          </w:pPr>
        </w:pPrChange>
      </w:pPr>
    </w:p>
    <w:p w14:paraId="1CC33B30" w14:textId="77777777" w:rsidR="004B6166" w:rsidRPr="00EC61DB" w:rsidDel="00C31595" w:rsidRDefault="004B6166">
      <w:pPr>
        <w:pStyle w:val="Heading1"/>
        <w:rPr>
          <w:del w:id="548" w:author="The Si Tran" w:date="2012-12-12T07:32:00Z"/>
          <w:b w:val="0"/>
          <w:rPrChange w:id="549" w:author="The Si Tran" w:date="2012-12-14T07:14:00Z">
            <w:rPr>
              <w:del w:id="550" w:author="The Si Tran" w:date="2012-12-12T07:32:00Z"/>
              <w:b/>
              <w:caps/>
              <w:noProof/>
              <w:sz w:val="32"/>
              <w:szCs w:val="32"/>
            </w:rPr>
          </w:rPrChange>
        </w:rPr>
        <w:pPrChange w:id="551" w:author="The Si Tran" w:date="2012-12-14T07:14:00Z">
          <w:pPr>
            <w:spacing w:before="0" w:after="200" w:line="276" w:lineRule="auto"/>
            <w:jc w:val="center"/>
          </w:pPr>
        </w:pPrChange>
      </w:pPr>
      <w:del w:id="552" w:author="The Si Tran" w:date="2012-12-12T07:32:00Z">
        <w:r w:rsidRPr="00EC61DB" w:rsidDel="00C31595">
          <w:rPr>
            <w:b w:val="0"/>
            <w:bCs w:val="0"/>
            <w:rPrChange w:id="553" w:author="The Si Tran" w:date="2012-12-14T07:14:00Z">
              <w:rPr>
                <w:rFonts w:cs="Arial"/>
                <w:b/>
                <w:bCs/>
                <w:caps/>
                <w:noProof/>
                <w:kern w:val="32"/>
                <w:sz w:val="32"/>
                <w:szCs w:val="26"/>
              </w:rPr>
            </w:rPrChange>
          </w:rPr>
          <w:lastRenderedPageBreak/>
          <w:delText>Danh mục chữ viết tắt</w:delText>
        </w:r>
        <w:bookmarkStart w:id="554" w:name="_Toc343083492"/>
        <w:bookmarkStart w:id="555" w:name="_Toc343083706"/>
        <w:bookmarkStart w:id="556" w:name="_Toc343083917"/>
        <w:bookmarkStart w:id="557" w:name="_Toc343220676"/>
        <w:bookmarkStart w:id="558" w:name="_Toc343232179"/>
        <w:bookmarkStart w:id="559" w:name="_Toc343232592"/>
        <w:bookmarkStart w:id="560" w:name="_Toc343232877"/>
        <w:bookmarkEnd w:id="554"/>
        <w:bookmarkEnd w:id="555"/>
        <w:bookmarkEnd w:id="556"/>
        <w:bookmarkEnd w:id="557"/>
        <w:bookmarkEnd w:id="558"/>
        <w:bookmarkEnd w:id="559"/>
        <w:bookmarkEnd w:id="560"/>
      </w:del>
    </w:p>
    <w:p w14:paraId="08C26D51" w14:textId="77777777" w:rsidR="004B6166" w:rsidRPr="00EC61DB" w:rsidDel="00C31595" w:rsidRDefault="004B6166">
      <w:pPr>
        <w:pStyle w:val="Heading1"/>
        <w:rPr>
          <w:del w:id="561" w:author="The Si Tran" w:date="2012-12-12T07:32:00Z"/>
          <w:rPrChange w:id="562" w:author="The Si Tran" w:date="2012-12-14T07:14:00Z">
            <w:rPr>
              <w:del w:id="563" w:author="The Si Tran" w:date="2012-12-12T07:32:00Z"/>
              <w:noProof/>
              <w:szCs w:val="26"/>
            </w:rPr>
          </w:rPrChange>
        </w:rPr>
        <w:pPrChange w:id="564" w:author="The Si Tran" w:date="2012-12-14T07:14:00Z">
          <w:pPr>
            <w:spacing w:before="0" w:after="200" w:line="276" w:lineRule="auto"/>
            <w:jc w:val="left"/>
          </w:pPr>
        </w:pPrChange>
      </w:pPr>
      <w:bookmarkStart w:id="565" w:name="_Toc343083493"/>
      <w:bookmarkStart w:id="566" w:name="_Toc343083707"/>
      <w:bookmarkStart w:id="567" w:name="_Toc343083918"/>
      <w:bookmarkStart w:id="568" w:name="_Toc343220677"/>
      <w:bookmarkStart w:id="569" w:name="_Toc343232180"/>
      <w:bookmarkStart w:id="570" w:name="_Toc343232593"/>
      <w:bookmarkStart w:id="571" w:name="_Toc343232878"/>
      <w:bookmarkEnd w:id="565"/>
      <w:bookmarkEnd w:id="566"/>
      <w:bookmarkEnd w:id="567"/>
      <w:bookmarkEnd w:id="568"/>
      <w:bookmarkEnd w:id="569"/>
      <w:bookmarkEnd w:id="570"/>
      <w:bookmarkEnd w:id="571"/>
    </w:p>
    <w:p w14:paraId="25E87DD7" w14:textId="77777777" w:rsidR="004B6166" w:rsidRPr="00EC61DB" w:rsidDel="00C31595" w:rsidRDefault="004B6166">
      <w:pPr>
        <w:pStyle w:val="Heading1"/>
        <w:rPr>
          <w:del w:id="572" w:author="The Si Tran" w:date="2012-12-12T07:32:00Z"/>
          <w:rPrChange w:id="573" w:author="The Si Tran" w:date="2012-12-14T07:14:00Z">
            <w:rPr>
              <w:del w:id="574" w:author="The Si Tran" w:date="2012-12-12T07:32:00Z"/>
              <w:noProof/>
              <w:szCs w:val="26"/>
            </w:rPr>
          </w:rPrChange>
        </w:rPr>
        <w:pPrChange w:id="575" w:author="The Si Tran" w:date="2012-12-14T07:14:00Z">
          <w:pPr>
            <w:spacing w:before="0" w:after="200" w:line="276" w:lineRule="auto"/>
            <w:jc w:val="left"/>
          </w:pPr>
        </w:pPrChange>
      </w:pPr>
      <w:bookmarkStart w:id="576" w:name="_Toc343083494"/>
      <w:bookmarkStart w:id="577" w:name="_Toc343083708"/>
      <w:bookmarkStart w:id="578" w:name="_Toc343083919"/>
      <w:bookmarkStart w:id="579" w:name="_Toc343220678"/>
      <w:bookmarkStart w:id="580" w:name="_Toc343232181"/>
      <w:bookmarkStart w:id="581" w:name="_Toc343232594"/>
      <w:bookmarkStart w:id="582" w:name="_Toc343232879"/>
      <w:bookmarkEnd w:id="576"/>
      <w:bookmarkEnd w:id="577"/>
      <w:bookmarkEnd w:id="578"/>
      <w:bookmarkEnd w:id="579"/>
      <w:bookmarkEnd w:id="580"/>
      <w:bookmarkEnd w:id="581"/>
      <w:bookmarkEnd w:id="582"/>
    </w:p>
    <w:p w14:paraId="63306A89" w14:textId="77777777" w:rsidR="004B6166" w:rsidRPr="00EC61DB" w:rsidDel="00C31595" w:rsidRDefault="004B6166">
      <w:pPr>
        <w:pStyle w:val="Heading1"/>
        <w:rPr>
          <w:del w:id="583" w:author="The Si Tran" w:date="2012-12-12T07:32:00Z"/>
          <w:rPrChange w:id="584" w:author="The Si Tran" w:date="2012-12-14T07:14:00Z">
            <w:rPr>
              <w:del w:id="585" w:author="The Si Tran" w:date="2012-12-12T07:32:00Z"/>
              <w:noProof/>
              <w:szCs w:val="26"/>
            </w:rPr>
          </w:rPrChange>
        </w:rPr>
        <w:pPrChange w:id="586" w:author="The Si Tran" w:date="2012-12-14T07:14:00Z">
          <w:pPr>
            <w:spacing w:before="0" w:after="200" w:line="276" w:lineRule="auto"/>
            <w:jc w:val="left"/>
          </w:pPr>
        </w:pPrChange>
      </w:pPr>
      <w:bookmarkStart w:id="587" w:name="_Toc343083495"/>
      <w:bookmarkStart w:id="588" w:name="_Toc343083709"/>
      <w:bookmarkStart w:id="589" w:name="_Toc343083920"/>
      <w:bookmarkStart w:id="590" w:name="_Toc343220679"/>
      <w:bookmarkStart w:id="591" w:name="_Toc343232182"/>
      <w:bookmarkStart w:id="592" w:name="_Toc343232595"/>
      <w:bookmarkStart w:id="593" w:name="_Toc343232880"/>
      <w:bookmarkEnd w:id="587"/>
      <w:bookmarkEnd w:id="588"/>
      <w:bookmarkEnd w:id="589"/>
      <w:bookmarkEnd w:id="590"/>
      <w:bookmarkEnd w:id="591"/>
      <w:bookmarkEnd w:id="592"/>
      <w:bookmarkEnd w:id="593"/>
    </w:p>
    <w:p w14:paraId="5373E3E8" w14:textId="77777777" w:rsidR="004B6166" w:rsidRPr="00EC61DB" w:rsidDel="00C31595" w:rsidRDefault="004B6166">
      <w:pPr>
        <w:pStyle w:val="Heading1"/>
        <w:rPr>
          <w:del w:id="594" w:author="The Si Tran" w:date="2012-12-12T07:32:00Z"/>
          <w:rPrChange w:id="595" w:author="The Si Tran" w:date="2012-12-14T07:14:00Z">
            <w:rPr>
              <w:del w:id="596" w:author="The Si Tran" w:date="2012-12-12T07:32:00Z"/>
              <w:noProof/>
              <w:szCs w:val="26"/>
            </w:rPr>
          </w:rPrChange>
        </w:rPr>
        <w:pPrChange w:id="597" w:author="The Si Tran" w:date="2012-12-14T07:14:00Z">
          <w:pPr>
            <w:spacing w:before="0" w:after="200" w:line="276" w:lineRule="auto"/>
            <w:jc w:val="left"/>
          </w:pPr>
        </w:pPrChange>
      </w:pPr>
      <w:bookmarkStart w:id="598" w:name="_Toc343083496"/>
      <w:bookmarkStart w:id="599" w:name="_Toc343083710"/>
      <w:bookmarkStart w:id="600" w:name="_Toc343083921"/>
      <w:bookmarkStart w:id="601" w:name="_Toc343220680"/>
      <w:bookmarkStart w:id="602" w:name="_Toc343232183"/>
      <w:bookmarkStart w:id="603" w:name="_Toc343232596"/>
      <w:bookmarkStart w:id="604" w:name="_Toc343232881"/>
      <w:bookmarkEnd w:id="598"/>
      <w:bookmarkEnd w:id="599"/>
      <w:bookmarkEnd w:id="600"/>
      <w:bookmarkEnd w:id="601"/>
      <w:bookmarkEnd w:id="602"/>
      <w:bookmarkEnd w:id="603"/>
      <w:bookmarkEnd w:id="604"/>
    </w:p>
    <w:p w14:paraId="1FFB28D4" w14:textId="77777777" w:rsidR="004B6166" w:rsidRPr="00EC61DB" w:rsidDel="00C31595" w:rsidRDefault="004B6166">
      <w:pPr>
        <w:pStyle w:val="Heading1"/>
        <w:rPr>
          <w:del w:id="605" w:author="The Si Tran" w:date="2012-12-12T07:32:00Z"/>
          <w:rPrChange w:id="606" w:author="The Si Tran" w:date="2012-12-14T07:14:00Z">
            <w:rPr>
              <w:del w:id="607" w:author="The Si Tran" w:date="2012-12-12T07:32:00Z"/>
              <w:noProof/>
              <w:szCs w:val="26"/>
            </w:rPr>
          </w:rPrChange>
        </w:rPr>
        <w:pPrChange w:id="608" w:author="The Si Tran" w:date="2012-12-14T07:14:00Z">
          <w:pPr>
            <w:spacing w:before="0" w:after="200" w:line="276" w:lineRule="auto"/>
            <w:jc w:val="left"/>
          </w:pPr>
        </w:pPrChange>
      </w:pPr>
      <w:bookmarkStart w:id="609" w:name="_Toc343083497"/>
      <w:bookmarkStart w:id="610" w:name="_Toc343083711"/>
      <w:bookmarkStart w:id="611" w:name="_Toc343083922"/>
      <w:bookmarkStart w:id="612" w:name="_Toc343220681"/>
      <w:bookmarkStart w:id="613" w:name="_Toc343232184"/>
      <w:bookmarkStart w:id="614" w:name="_Toc343232597"/>
      <w:bookmarkStart w:id="615" w:name="_Toc343232882"/>
      <w:bookmarkEnd w:id="609"/>
      <w:bookmarkEnd w:id="610"/>
      <w:bookmarkEnd w:id="611"/>
      <w:bookmarkEnd w:id="612"/>
      <w:bookmarkEnd w:id="613"/>
      <w:bookmarkEnd w:id="614"/>
      <w:bookmarkEnd w:id="615"/>
    </w:p>
    <w:p w14:paraId="015A15ED" w14:textId="77777777" w:rsidR="004B6166" w:rsidRPr="00EC61DB" w:rsidDel="00C31595" w:rsidRDefault="004B6166">
      <w:pPr>
        <w:pStyle w:val="Heading1"/>
        <w:rPr>
          <w:del w:id="616" w:author="The Si Tran" w:date="2012-12-12T07:32:00Z"/>
          <w:rPrChange w:id="617" w:author="The Si Tran" w:date="2012-12-14T07:14:00Z">
            <w:rPr>
              <w:del w:id="618" w:author="The Si Tran" w:date="2012-12-12T07:32:00Z"/>
              <w:noProof/>
              <w:szCs w:val="26"/>
            </w:rPr>
          </w:rPrChange>
        </w:rPr>
        <w:pPrChange w:id="619" w:author="The Si Tran" w:date="2012-12-14T07:14:00Z">
          <w:pPr>
            <w:spacing w:before="0" w:after="200" w:line="276" w:lineRule="auto"/>
            <w:jc w:val="left"/>
          </w:pPr>
        </w:pPrChange>
      </w:pPr>
      <w:bookmarkStart w:id="620" w:name="_Toc343083498"/>
      <w:bookmarkStart w:id="621" w:name="_Toc343083712"/>
      <w:bookmarkStart w:id="622" w:name="_Toc343083923"/>
      <w:bookmarkStart w:id="623" w:name="_Toc343220682"/>
      <w:bookmarkStart w:id="624" w:name="_Toc343232185"/>
      <w:bookmarkStart w:id="625" w:name="_Toc343232598"/>
      <w:bookmarkStart w:id="626" w:name="_Toc343232883"/>
      <w:bookmarkEnd w:id="620"/>
      <w:bookmarkEnd w:id="621"/>
      <w:bookmarkEnd w:id="622"/>
      <w:bookmarkEnd w:id="623"/>
      <w:bookmarkEnd w:id="624"/>
      <w:bookmarkEnd w:id="625"/>
      <w:bookmarkEnd w:id="626"/>
    </w:p>
    <w:p w14:paraId="7807CE74" w14:textId="77777777" w:rsidR="004B6166" w:rsidRPr="00EC61DB" w:rsidDel="00C31595" w:rsidRDefault="004B6166">
      <w:pPr>
        <w:pStyle w:val="Heading1"/>
        <w:rPr>
          <w:del w:id="627" w:author="The Si Tran" w:date="2012-12-12T07:32:00Z"/>
          <w:rPrChange w:id="628" w:author="The Si Tran" w:date="2012-12-14T07:14:00Z">
            <w:rPr>
              <w:del w:id="629" w:author="The Si Tran" w:date="2012-12-12T07:32:00Z"/>
              <w:noProof/>
              <w:szCs w:val="26"/>
            </w:rPr>
          </w:rPrChange>
        </w:rPr>
        <w:pPrChange w:id="630" w:author="The Si Tran" w:date="2012-12-14T07:14:00Z">
          <w:pPr>
            <w:spacing w:before="0" w:after="200" w:line="276" w:lineRule="auto"/>
            <w:jc w:val="left"/>
          </w:pPr>
        </w:pPrChange>
      </w:pPr>
      <w:bookmarkStart w:id="631" w:name="_Toc343083499"/>
      <w:bookmarkStart w:id="632" w:name="_Toc343083713"/>
      <w:bookmarkStart w:id="633" w:name="_Toc343083924"/>
      <w:bookmarkStart w:id="634" w:name="_Toc343220683"/>
      <w:bookmarkStart w:id="635" w:name="_Toc343232186"/>
      <w:bookmarkStart w:id="636" w:name="_Toc343232599"/>
      <w:bookmarkStart w:id="637" w:name="_Toc343232884"/>
      <w:bookmarkEnd w:id="631"/>
      <w:bookmarkEnd w:id="632"/>
      <w:bookmarkEnd w:id="633"/>
      <w:bookmarkEnd w:id="634"/>
      <w:bookmarkEnd w:id="635"/>
      <w:bookmarkEnd w:id="636"/>
      <w:bookmarkEnd w:id="637"/>
    </w:p>
    <w:p w14:paraId="5E884288" w14:textId="77777777" w:rsidR="004B6166" w:rsidRPr="00EC61DB" w:rsidDel="00C31595" w:rsidRDefault="004B6166">
      <w:pPr>
        <w:pStyle w:val="Heading1"/>
        <w:rPr>
          <w:del w:id="638" w:author="The Si Tran" w:date="2012-12-12T07:32:00Z"/>
          <w:rPrChange w:id="639" w:author="The Si Tran" w:date="2012-12-14T07:14:00Z">
            <w:rPr>
              <w:del w:id="640" w:author="The Si Tran" w:date="2012-12-12T07:32:00Z"/>
              <w:noProof/>
              <w:szCs w:val="26"/>
            </w:rPr>
          </w:rPrChange>
        </w:rPr>
        <w:pPrChange w:id="641" w:author="The Si Tran" w:date="2012-12-14T07:14:00Z">
          <w:pPr>
            <w:spacing w:before="0" w:after="200" w:line="276" w:lineRule="auto"/>
            <w:jc w:val="left"/>
          </w:pPr>
        </w:pPrChange>
      </w:pPr>
      <w:bookmarkStart w:id="642" w:name="_Toc343083500"/>
      <w:bookmarkStart w:id="643" w:name="_Toc343083714"/>
      <w:bookmarkStart w:id="644" w:name="_Toc343083925"/>
      <w:bookmarkStart w:id="645" w:name="_Toc343220684"/>
      <w:bookmarkStart w:id="646" w:name="_Toc343232187"/>
      <w:bookmarkStart w:id="647" w:name="_Toc343232600"/>
      <w:bookmarkStart w:id="648" w:name="_Toc343232885"/>
      <w:bookmarkEnd w:id="642"/>
      <w:bookmarkEnd w:id="643"/>
      <w:bookmarkEnd w:id="644"/>
      <w:bookmarkEnd w:id="645"/>
      <w:bookmarkEnd w:id="646"/>
      <w:bookmarkEnd w:id="647"/>
      <w:bookmarkEnd w:id="648"/>
    </w:p>
    <w:p w14:paraId="2C6D53AB" w14:textId="77777777" w:rsidR="004B6166" w:rsidRPr="00EC61DB" w:rsidDel="00C31595" w:rsidRDefault="004B6166">
      <w:pPr>
        <w:pStyle w:val="Heading1"/>
        <w:rPr>
          <w:del w:id="649" w:author="The Si Tran" w:date="2012-12-12T07:32:00Z"/>
          <w:rPrChange w:id="650" w:author="The Si Tran" w:date="2012-12-14T07:14:00Z">
            <w:rPr>
              <w:del w:id="651" w:author="The Si Tran" w:date="2012-12-12T07:32:00Z"/>
              <w:noProof/>
              <w:szCs w:val="26"/>
            </w:rPr>
          </w:rPrChange>
        </w:rPr>
        <w:pPrChange w:id="652" w:author="The Si Tran" w:date="2012-12-14T07:14:00Z">
          <w:pPr>
            <w:spacing w:before="0" w:after="200" w:line="276" w:lineRule="auto"/>
            <w:jc w:val="left"/>
          </w:pPr>
        </w:pPrChange>
      </w:pPr>
      <w:bookmarkStart w:id="653" w:name="_Toc343083501"/>
      <w:bookmarkStart w:id="654" w:name="_Toc343083715"/>
      <w:bookmarkStart w:id="655" w:name="_Toc343083926"/>
      <w:bookmarkStart w:id="656" w:name="_Toc343220685"/>
      <w:bookmarkStart w:id="657" w:name="_Toc343232188"/>
      <w:bookmarkStart w:id="658" w:name="_Toc343232601"/>
      <w:bookmarkStart w:id="659" w:name="_Toc343232886"/>
      <w:bookmarkEnd w:id="653"/>
      <w:bookmarkEnd w:id="654"/>
      <w:bookmarkEnd w:id="655"/>
      <w:bookmarkEnd w:id="656"/>
      <w:bookmarkEnd w:id="657"/>
      <w:bookmarkEnd w:id="658"/>
      <w:bookmarkEnd w:id="659"/>
    </w:p>
    <w:p w14:paraId="792F8F0D" w14:textId="77777777" w:rsidR="004B6166" w:rsidRPr="00EC61DB" w:rsidDel="00C31595" w:rsidRDefault="004B6166">
      <w:pPr>
        <w:pStyle w:val="Heading1"/>
        <w:rPr>
          <w:del w:id="660" w:author="The Si Tran" w:date="2012-12-12T07:32:00Z"/>
          <w:rPrChange w:id="661" w:author="The Si Tran" w:date="2012-12-14T07:14:00Z">
            <w:rPr>
              <w:del w:id="662" w:author="The Si Tran" w:date="2012-12-12T07:32:00Z"/>
              <w:noProof/>
              <w:szCs w:val="26"/>
            </w:rPr>
          </w:rPrChange>
        </w:rPr>
        <w:pPrChange w:id="663" w:author="The Si Tran" w:date="2012-12-14T07:14:00Z">
          <w:pPr>
            <w:spacing w:before="0" w:after="200" w:line="276" w:lineRule="auto"/>
            <w:jc w:val="left"/>
          </w:pPr>
        </w:pPrChange>
      </w:pPr>
      <w:bookmarkStart w:id="664" w:name="_Toc343083502"/>
      <w:bookmarkStart w:id="665" w:name="_Toc343083716"/>
      <w:bookmarkStart w:id="666" w:name="_Toc343083927"/>
      <w:bookmarkStart w:id="667" w:name="_Toc343220686"/>
      <w:bookmarkStart w:id="668" w:name="_Toc343232189"/>
      <w:bookmarkStart w:id="669" w:name="_Toc343232602"/>
      <w:bookmarkStart w:id="670" w:name="_Toc343232887"/>
      <w:bookmarkEnd w:id="664"/>
      <w:bookmarkEnd w:id="665"/>
      <w:bookmarkEnd w:id="666"/>
      <w:bookmarkEnd w:id="667"/>
      <w:bookmarkEnd w:id="668"/>
      <w:bookmarkEnd w:id="669"/>
      <w:bookmarkEnd w:id="670"/>
    </w:p>
    <w:p w14:paraId="308FCDF3" w14:textId="77777777" w:rsidR="004B6166" w:rsidRPr="00EC61DB" w:rsidDel="00C31595" w:rsidRDefault="004B6166">
      <w:pPr>
        <w:pStyle w:val="Heading1"/>
        <w:rPr>
          <w:del w:id="671" w:author="The Si Tran" w:date="2012-12-12T07:32:00Z"/>
          <w:rPrChange w:id="672" w:author="The Si Tran" w:date="2012-12-14T07:14:00Z">
            <w:rPr>
              <w:del w:id="673" w:author="The Si Tran" w:date="2012-12-12T07:32:00Z"/>
              <w:noProof/>
              <w:szCs w:val="26"/>
            </w:rPr>
          </w:rPrChange>
        </w:rPr>
        <w:pPrChange w:id="674" w:author="The Si Tran" w:date="2012-12-14T07:14:00Z">
          <w:pPr>
            <w:spacing w:before="0" w:after="200" w:line="276" w:lineRule="auto"/>
            <w:jc w:val="left"/>
          </w:pPr>
        </w:pPrChange>
      </w:pPr>
      <w:bookmarkStart w:id="675" w:name="_Toc343083503"/>
      <w:bookmarkStart w:id="676" w:name="_Toc343083717"/>
      <w:bookmarkStart w:id="677" w:name="_Toc343083928"/>
      <w:bookmarkStart w:id="678" w:name="_Toc343220687"/>
      <w:bookmarkStart w:id="679" w:name="_Toc343232190"/>
      <w:bookmarkStart w:id="680" w:name="_Toc343232603"/>
      <w:bookmarkStart w:id="681" w:name="_Toc343232888"/>
      <w:bookmarkEnd w:id="675"/>
      <w:bookmarkEnd w:id="676"/>
      <w:bookmarkEnd w:id="677"/>
      <w:bookmarkEnd w:id="678"/>
      <w:bookmarkEnd w:id="679"/>
      <w:bookmarkEnd w:id="680"/>
      <w:bookmarkEnd w:id="681"/>
    </w:p>
    <w:p w14:paraId="17DCB03B" w14:textId="77777777" w:rsidR="004B6166" w:rsidRPr="00EC61DB" w:rsidDel="00C31595" w:rsidRDefault="004B6166">
      <w:pPr>
        <w:pStyle w:val="Heading1"/>
        <w:rPr>
          <w:del w:id="682" w:author="The Si Tran" w:date="2012-12-12T07:32:00Z"/>
          <w:rPrChange w:id="683" w:author="The Si Tran" w:date="2012-12-14T07:14:00Z">
            <w:rPr>
              <w:del w:id="684" w:author="The Si Tran" w:date="2012-12-12T07:32:00Z"/>
              <w:noProof/>
              <w:szCs w:val="26"/>
            </w:rPr>
          </w:rPrChange>
        </w:rPr>
        <w:pPrChange w:id="685" w:author="The Si Tran" w:date="2012-12-14T07:14:00Z">
          <w:pPr>
            <w:spacing w:before="0" w:after="200" w:line="276" w:lineRule="auto"/>
            <w:jc w:val="left"/>
          </w:pPr>
        </w:pPrChange>
      </w:pPr>
      <w:bookmarkStart w:id="686" w:name="_Toc343083504"/>
      <w:bookmarkStart w:id="687" w:name="_Toc343083718"/>
      <w:bookmarkStart w:id="688" w:name="_Toc343083929"/>
      <w:bookmarkStart w:id="689" w:name="_Toc343220688"/>
      <w:bookmarkStart w:id="690" w:name="_Toc343232191"/>
      <w:bookmarkStart w:id="691" w:name="_Toc343232604"/>
      <w:bookmarkStart w:id="692" w:name="_Toc343232889"/>
      <w:bookmarkEnd w:id="686"/>
      <w:bookmarkEnd w:id="687"/>
      <w:bookmarkEnd w:id="688"/>
      <w:bookmarkEnd w:id="689"/>
      <w:bookmarkEnd w:id="690"/>
      <w:bookmarkEnd w:id="691"/>
      <w:bookmarkEnd w:id="692"/>
    </w:p>
    <w:p w14:paraId="08618FD1" w14:textId="77777777" w:rsidR="004B6166" w:rsidRPr="00EC61DB" w:rsidDel="00C31595" w:rsidRDefault="004B6166">
      <w:pPr>
        <w:pStyle w:val="Heading1"/>
        <w:rPr>
          <w:del w:id="693" w:author="The Si Tran" w:date="2012-12-12T07:32:00Z"/>
          <w:rPrChange w:id="694" w:author="The Si Tran" w:date="2012-12-14T07:14:00Z">
            <w:rPr>
              <w:del w:id="695" w:author="The Si Tran" w:date="2012-12-12T07:32:00Z"/>
              <w:noProof/>
              <w:szCs w:val="26"/>
            </w:rPr>
          </w:rPrChange>
        </w:rPr>
        <w:pPrChange w:id="696" w:author="The Si Tran" w:date="2012-12-14T07:14:00Z">
          <w:pPr>
            <w:spacing w:before="0" w:after="200" w:line="276" w:lineRule="auto"/>
            <w:jc w:val="left"/>
          </w:pPr>
        </w:pPrChange>
      </w:pPr>
      <w:bookmarkStart w:id="697" w:name="_Toc343083505"/>
      <w:bookmarkStart w:id="698" w:name="_Toc343083719"/>
      <w:bookmarkStart w:id="699" w:name="_Toc343083930"/>
      <w:bookmarkStart w:id="700" w:name="_Toc343220689"/>
      <w:bookmarkStart w:id="701" w:name="_Toc343232192"/>
      <w:bookmarkStart w:id="702" w:name="_Toc343232605"/>
      <w:bookmarkStart w:id="703" w:name="_Toc343232890"/>
      <w:bookmarkEnd w:id="697"/>
      <w:bookmarkEnd w:id="698"/>
      <w:bookmarkEnd w:id="699"/>
      <w:bookmarkEnd w:id="700"/>
      <w:bookmarkEnd w:id="701"/>
      <w:bookmarkEnd w:id="702"/>
      <w:bookmarkEnd w:id="703"/>
    </w:p>
    <w:p w14:paraId="21D70A3D" w14:textId="77777777" w:rsidR="004B6166" w:rsidRPr="00EC61DB" w:rsidDel="00C31595" w:rsidRDefault="004B6166">
      <w:pPr>
        <w:pStyle w:val="Heading1"/>
        <w:rPr>
          <w:del w:id="704" w:author="The Si Tran" w:date="2012-12-12T07:32:00Z"/>
          <w:rPrChange w:id="705" w:author="The Si Tran" w:date="2012-12-14T07:14:00Z">
            <w:rPr>
              <w:del w:id="706" w:author="The Si Tran" w:date="2012-12-12T07:32:00Z"/>
              <w:noProof/>
              <w:szCs w:val="26"/>
            </w:rPr>
          </w:rPrChange>
        </w:rPr>
        <w:pPrChange w:id="707" w:author="The Si Tran" w:date="2012-12-14T07:14:00Z">
          <w:pPr>
            <w:spacing w:before="0" w:after="200" w:line="276" w:lineRule="auto"/>
            <w:jc w:val="left"/>
          </w:pPr>
        </w:pPrChange>
      </w:pPr>
      <w:bookmarkStart w:id="708" w:name="_Toc343083506"/>
      <w:bookmarkStart w:id="709" w:name="_Toc343083720"/>
      <w:bookmarkStart w:id="710" w:name="_Toc343083931"/>
      <w:bookmarkStart w:id="711" w:name="_Toc343220690"/>
      <w:bookmarkStart w:id="712" w:name="_Toc343232193"/>
      <w:bookmarkStart w:id="713" w:name="_Toc343232606"/>
      <w:bookmarkStart w:id="714" w:name="_Toc343232891"/>
      <w:bookmarkEnd w:id="708"/>
      <w:bookmarkEnd w:id="709"/>
      <w:bookmarkEnd w:id="710"/>
      <w:bookmarkEnd w:id="711"/>
      <w:bookmarkEnd w:id="712"/>
      <w:bookmarkEnd w:id="713"/>
      <w:bookmarkEnd w:id="714"/>
    </w:p>
    <w:p w14:paraId="51B07A4F" w14:textId="77777777" w:rsidR="004B6166" w:rsidRPr="00EC61DB" w:rsidDel="00C31595" w:rsidRDefault="004B6166">
      <w:pPr>
        <w:pStyle w:val="Heading1"/>
        <w:rPr>
          <w:del w:id="715" w:author="The Si Tran" w:date="2012-12-12T07:32:00Z"/>
          <w:rPrChange w:id="716" w:author="The Si Tran" w:date="2012-12-14T07:14:00Z">
            <w:rPr>
              <w:del w:id="717" w:author="The Si Tran" w:date="2012-12-12T07:32:00Z"/>
              <w:noProof/>
              <w:szCs w:val="26"/>
            </w:rPr>
          </w:rPrChange>
        </w:rPr>
        <w:pPrChange w:id="718" w:author="The Si Tran" w:date="2012-12-14T07:14:00Z">
          <w:pPr>
            <w:spacing w:before="0" w:after="200" w:line="276" w:lineRule="auto"/>
            <w:jc w:val="left"/>
          </w:pPr>
        </w:pPrChange>
      </w:pPr>
      <w:bookmarkStart w:id="719" w:name="_Toc343083507"/>
      <w:bookmarkStart w:id="720" w:name="_Toc343083721"/>
      <w:bookmarkStart w:id="721" w:name="_Toc343083932"/>
      <w:bookmarkStart w:id="722" w:name="_Toc343220691"/>
      <w:bookmarkStart w:id="723" w:name="_Toc343232194"/>
      <w:bookmarkStart w:id="724" w:name="_Toc343232607"/>
      <w:bookmarkStart w:id="725" w:name="_Toc343232892"/>
      <w:bookmarkEnd w:id="719"/>
      <w:bookmarkEnd w:id="720"/>
      <w:bookmarkEnd w:id="721"/>
      <w:bookmarkEnd w:id="722"/>
      <w:bookmarkEnd w:id="723"/>
      <w:bookmarkEnd w:id="724"/>
      <w:bookmarkEnd w:id="725"/>
    </w:p>
    <w:p w14:paraId="7A5112B8" w14:textId="77777777" w:rsidR="004B6166" w:rsidRPr="00EC61DB" w:rsidDel="00C31595" w:rsidRDefault="004B6166">
      <w:pPr>
        <w:pStyle w:val="Heading1"/>
        <w:rPr>
          <w:del w:id="726" w:author="The Si Tran" w:date="2012-12-12T07:32:00Z"/>
          <w:rPrChange w:id="727" w:author="The Si Tran" w:date="2012-12-14T07:14:00Z">
            <w:rPr>
              <w:del w:id="728" w:author="The Si Tran" w:date="2012-12-12T07:32:00Z"/>
              <w:noProof/>
              <w:szCs w:val="26"/>
            </w:rPr>
          </w:rPrChange>
        </w:rPr>
        <w:pPrChange w:id="729" w:author="The Si Tran" w:date="2012-12-14T07:14:00Z">
          <w:pPr>
            <w:spacing w:before="0" w:after="200" w:line="276" w:lineRule="auto"/>
            <w:jc w:val="left"/>
          </w:pPr>
        </w:pPrChange>
      </w:pPr>
      <w:bookmarkStart w:id="730" w:name="_Toc343083508"/>
      <w:bookmarkStart w:id="731" w:name="_Toc343083722"/>
      <w:bookmarkStart w:id="732" w:name="_Toc343083933"/>
      <w:bookmarkStart w:id="733" w:name="_Toc343220692"/>
      <w:bookmarkStart w:id="734" w:name="_Toc343232195"/>
      <w:bookmarkStart w:id="735" w:name="_Toc343232608"/>
      <w:bookmarkStart w:id="736" w:name="_Toc343232893"/>
      <w:bookmarkEnd w:id="730"/>
      <w:bookmarkEnd w:id="731"/>
      <w:bookmarkEnd w:id="732"/>
      <w:bookmarkEnd w:id="733"/>
      <w:bookmarkEnd w:id="734"/>
      <w:bookmarkEnd w:id="735"/>
      <w:bookmarkEnd w:id="736"/>
    </w:p>
    <w:p w14:paraId="13481DE0" w14:textId="77777777" w:rsidR="004B6166" w:rsidRPr="00EC61DB" w:rsidDel="00C31595" w:rsidRDefault="004B6166">
      <w:pPr>
        <w:pStyle w:val="Heading1"/>
        <w:rPr>
          <w:del w:id="737" w:author="The Si Tran" w:date="2012-12-12T07:32:00Z"/>
          <w:rPrChange w:id="738" w:author="The Si Tran" w:date="2012-12-14T07:14:00Z">
            <w:rPr>
              <w:del w:id="739" w:author="The Si Tran" w:date="2012-12-12T07:32:00Z"/>
              <w:noProof/>
              <w:szCs w:val="26"/>
            </w:rPr>
          </w:rPrChange>
        </w:rPr>
        <w:pPrChange w:id="740" w:author="The Si Tran" w:date="2012-12-14T07:14:00Z">
          <w:pPr>
            <w:spacing w:before="0" w:after="200" w:line="276" w:lineRule="auto"/>
            <w:jc w:val="left"/>
          </w:pPr>
        </w:pPrChange>
      </w:pPr>
      <w:bookmarkStart w:id="741" w:name="_Toc343083509"/>
      <w:bookmarkStart w:id="742" w:name="_Toc343083723"/>
      <w:bookmarkStart w:id="743" w:name="_Toc343083934"/>
      <w:bookmarkStart w:id="744" w:name="_Toc343220693"/>
      <w:bookmarkStart w:id="745" w:name="_Toc343232196"/>
      <w:bookmarkStart w:id="746" w:name="_Toc343232609"/>
      <w:bookmarkStart w:id="747" w:name="_Toc343232894"/>
      <w:bookmarkEnd w:id="741"/>
      <w:bookmarkEnd w:id="742"/>
      <w:bookmarkEnd w:id="743"/>
      <w:bookmarkEnd w:id="744"/>
      <w:bookmarkEnd w:id="745"/>
      <w:bookmarkEnd w:id="746"/>
      <w:bookmarkEnd w:id="747"/>
    </w:p>
    <w:p w14:paraId="50AEC5C2" w14:textId="77777777" w:rsidR="004B6166" w:rsidRPr="00EC61DB" w:rsidDel="00C31595" w:rsidRDefault="004B6166">
      <w:pPr>
        <w:pStyle w:val="Heading1"/>
        <w:rPr>
          <w:del w:id="748" w:author="The Si Tran" w:date="2012-12-12T07:32:00Z"/>
          <w:rPrChange w:id="749" w:author="The Si Tran" w:date="2012-12-14T07:14:00Z">
            <w:rPr>
              <w:del w:id="750" w:author="The Si Tran" w:date="2012-12-12T07:32:00Z"/>
              <w:noProof/>
              <w:szCs w:val="26"/>
            </w:rPr>
          </w:rPrChange>
        </w:rPr>
        <w:pPrChange w:id="751" w:author="The Si Tran" w:date="2012-12-14T07:14:00Z">
          <w:pPr>
            <w:spacing w:before="0" w:after="200" w:line="276" w:lineRule="auto"/>
            <w:jc w:val="left"/>
          </w:pPr>
        </w:pPrChange>
      </w:pPr>
      <w:bookmarkStart w:id="752" w:name="_Toc343083510"/>
      <w:bookmarkStart w:id="753" w:name="_Toc343083724"/>
      <w:bookmarkStart w:id="754" w:name="_Toc343083935"/>
      <w:bookmarkStart w:id="755" w:name="_Toc343220694"/>
      <w:bookmarkStart w:id="756" w:name="_Toc343232197"/>
      <w:bookmarkStart w:id="757" w:name="_Toc343232610"/>
      <w:bookmarkStart w:id="758" w:name="_Toc343232895"/>
      <w:bookmarkEnd w:id="752"/>
      <w:bookmarkEnd w:id="753"/>
      <w:bookmarkEnd w:id="754"/>
      <w:bookmarkEnd w:id="755"/>
      <w:bookmarkEnd w:id="756"/>
      <w:bookmarkEnd w:id="757"/>
      <w:bookmarkEnd w:id="758"/>
    </w:p>
    <w:p w14:paraId="5BE583D5" w14:textId="77777777" w:rsidR="004B6166" w:rsidRPr="00EC61DB" w:rsidDel="00C31595" w:rsidRDefault="004B6166">
      <w:pPr>
        <w:pStyle w:val="Heading1"/>
        <w:rPr>
          <w:del w:id="759" w:author="The Si Tran" w:date="2012-12-12T07:32:00Z"/>
          <w:rPrChange w:id="760" w:author="The Si Tran" w:date="2012-12-14T07:14:00Z">
            <w:rPr>
              <w:del w:id="761" w:author="The Si Tran" w:date="2012-12-12T07:32:00Z"/>
              <w:noProof/>
              <w:szCs w:val="26"/>
            </w:rPr>
          </w:rPrChange>
        </w:rPr>
        <w:pPrChange w:id="762" w:author="The Si Tran" w:date="2012-12-14T07:14:00Z">
          <w:pPr>
            <w:spacing w:before="0" w:after="200" w:line="276" w:lineRule="auto"/>
            <w:jc w:val="left"/>
          </w:pPr>
        </w:pPrChange>
      </w:pPr>
      <w:bookmarkStart w:id="763" w:name="_Toc343083511"/>
      <w:bookmarkStart w:id="764" w:name="_Toc343083725"/>
      <w:bookmarkStart w:id="765" w:name="_Toc343083936"/>
      <w:bookmarkStart w:id="766" w:name="_Toc343220695"/>
      <w:bookmarkStart w:id="767" w:name="_Toc343232198"/>
      <w:bookmarkStart w:id="768" w:name="_Toc343232611"/>
      <w:bookmarkStart w:id="769" w:name="_Toc343232896"/>
      <w:bookmarkEnd w:id="763"/>
      <w:bookmarkEnd w:id="764"/>
      <w:bookmarkEnd w:id="765"/>
      <w:bookmarkEnd w:id="766"/>
      <w:bookmarkEnd w:id="767"/>
      <w:bookmarkEnd w:id="768"/>
      <w:bookmarkEnd w:id="769"/>
    </w:p>
    <w:p w14:paraId="0EFF72D9" w14:textId="77777777" w:rsidR="004B6166" w:rsidRPr="00EC61DB" w:rsidDel="00C31595" w:rsidRDefault="004B6166">
      <w:pPr>
        <w:pStyle w:val="Heading1"/>
        <w:rPr>
          <w:del w:id="770" w:author="The Si Tran" w:date="2012-12-12T07:32:00Z"/>
          <w:rPrChange w:id="771" w:author="The Si Tran" w:date="2012-12-14T07:14:00Z">
            <w:rPr>
              <w:del w:id="772" w:author="The Si Tran" w:date="2012-12-12T07:32:00Z"/>
              <w:noProof/>
              <w:szCs w:val="26"/>
            </w:rPr>
          </w:rPrChange>
        </w:rPr>
        <w:pPrChange w:id="773" w:author="The Si Tran" w:date="2012-12-14T07:14:00Z">
          <w:pPr>
            <w:spacing w:before="0" w:after="200" w:line="276" w:lineRule="auto"/>
            <w:jc w:val="left"/>
          </w:pPr>
        </w:pPrChange>
      </w:pPr>
      <w:bookmarkStart w:id="774" w:name="_Toc343083512"/>
      <w:bookmarkStart w:id="775" w:name="_Toc343083726"/>
      <w:bookmarkStart w:id="776" w:name="_Toc343083937"/>
      <w:bookmarkStart w:id="777" w:name="_Toc343220696"/>
      <w:bookmarkStart w:id="778" w:name="_Toc343232199"/>
      <w:bookmarkStart w:id="779" w:name="_Toc343232612"/>
      <w:bookmarkStart w:id="780" w:name="_Toc343232897"/>
      <w:bookmarkEnd w:id="774"/>
      <w:bookmarkEnd w:id="775"/>
      <w:bookmarkEnd w:id="776"/>
      <w:bookmarkEnd w:id="777"/>
      <w:bookmarkEnd w:id="778"/>
      <w:bookmarkEnd w:id="779"/>
      <w:bookmarkEnd w:id="780"/>
    </w:p>
    <w:p w14:paraId="78E5BAF5" w14:textId="77777777" w:rsidR="004B6166" w:rsidRPr="00EC61DB" w:rsidDel="00C31595" w:rsidRDefault="004B6166">
      <w:pPr>
        <w:pStyle w:val="Heading1"/>
        <w:rPr>
          <w:del w:id="781" w:author="The Si Tran" w:date="2012-12-12T07:32:00Z"/>
          <w:rPrChange w:id="782" w:author="The Si Tran" w:date="2012-12-14T07:14:00Z">
            <w:rPr>
              <w:del w:id="783" w:author="The Si Tran" w:date="2012-12-12T07:32:00Z"/>
              <w:noProof/>
              <w:szCs w:val="26"/>
            </w:rPr>
          </w:rPrChange>
        </w:rPr>
        <w:pPrChange w:id="784" w:author="The Si Tran" w:date="2012-12-14T07:14:00Z">
          <w:pPr>
            <w:spacing w:before="0" w:after="200" w:line="276" w:lineRule="auto"/>
            <w:jc w:val="left"/>
          </w:pPr>
        </w:pPrChange>
      </w:pPr>
      <w:bookmarkStart w:id="785" w:name="_Toc343083513"/>
      <w:bookmarkStart w:id="786" w:name="_Toc343083727"/>
      <w:bookmarkStart w:id="787" w:name="_Toc343083938"/>
      <w:bookmarkStart w:id="788" w:name="_Toc343220697"/>
      <w:bookmarkStart w:id="789" w:name="_Toc343232200"/>
      <w:bookmarkStart w:id="790" w:name="_Toc343232613"/>
      <w:bookmarkStart w:id="791" w:name="_Toc343232898"/>
      <w:bookmarkEnd w:id="785"/>
      <w:bookmarkEnd w:id="786"/>
      <w:bookmarkEnd w:id="787"/>
      <w:bookmarkEnd w:id="788"/>
      <w:bookmarkEnd w:id="789"/>
      <w:bookmarkEnd w:id="790"/>
      <w:bookmarkEnd w:id="791"/>
    </w:p>
    <w:p w14:paraId="204237D3" w14:textId="77777777" w:rsidR="004B6166" w:rsidRPr="00EC61DB" w:rsidDel="00C31595" w:rsidRDefault="004B6166">
      <w:pPr>
        <w:pStyle w:val="Heading1"/>
        <w:rPr>
          <w:del w:id="792" w:author="The Si Tran" w:date="2012-12-12T07:32:00Z"/>
          <w:rPrChange w:id="793" w:author="The Si Tran" w:date="2012-12-14T07:14:00Z">
            <w:rPr>
              <w:del w:id="794" w:author="The Si Tran" w:date="2012-12-12T07:32:00Z"/>
              <w:noProof/>
              <w:szCs w:val="26"/>
            </w:rPr>
          </w:rPrChange>
        </w:rPr>
        <w:pPrChange w:id="795" w:author="The Si Tran" w:date="2012-12-14T07:14:00Z">
          <w:pPr>
            <w:spacing w:before="0" w:after="200" w:line="276" w:lineRule="auto"/>
            <w:jc w:val="left"/>
          </w:pPr>
        </w:pPrChange>
      </w:pPr>
      <w:bookmarkStart w:id="796" w:name="_Toc343083514"/>
      <w:bookmarkStart w:id="797" w:name="_Toc343083728"/>
      <w:bookmarkStart w:id="798" w:name="_Toc343083939"/>
      <w:bookmarkStart w:id="799" w:name="_Toc343220698"/>
      <w:bookmarkStart w:id="800" w:name="_Toc343232201"/>
      <w:bookmarkStart w:id="801" w:name="_Toc343232614"/>
      <w:bookmarkStart w:id="802" w:name="_Toc343232899"/>
      <w:bookmarkEnd w:id="796"/>
      <w:bookmarkEnd w:id="797"/>
      <w:bookmarkEnd w:id="798"/>
      <w:bookmarkEnd w:id="799"/>
      <w:bookmarkEnd w:id="800"/>
      <w:bookmarkEnd w:id="801"/>
      <w:bookmarkEnd w:id="802"/>
    </w:p>
    <w:p w14:paraId="27646602" w14:textId="577287E3" w:rsidR="004D65BA" w:rsidRPr="00EC61DB" w:rsidDel="009462B6" w:rsidRDefault="004D65BA">
      <w:pPr>
        <w:pStyle w:val="Heading1"/>
        <w:rPr>
          <w:del w:id="803" w:author="The Si Tran" w:date="2012-12-14T03:56:00Z"/>
        </w:rPr>
        <w:pPrChange w:id="804" w:author="The Si Tran" w:date="2012-12-14T07:14:00Z">
          <w:pPr>
            <w:pStyle w:val="Heading1"/>
            <w:ind w:firstLine="180"/>
            <w:jc w:val="left"/>
          </w:pPr>
        </w:pPrChange>
      </w:pPr>
      <w:bookmarkStart w:id="805" w:name="_Toc327348165"/>
      <w:del w:id="806" w:author="The Si Tran" w:date="2012-12-14T07:14:00Z">
        <w:r w:rsidRPr="00EC61DB" w:rsidDel="00EC61DB">
          <w:rPr>
            <w:b w:val="0"/>
            <w:bCs w:val="0"/>
          </w:rPr>
          <w:delText>GIỚI THIỆU</w:delText>
        </w:r>
      </w:del>
      <w:bookmarkStart w:id="807" w:name="_Toc343232900"/>
      <w:bookmarkEnd w:id="805"/>
      <w:bookmarkEnd w:id="807"/>
    </w:p>
    <w:p w14:paraId="51AA11B9" w14:textId="58B2C8C5" w:rsidR="004D65BA" w:rsidRPr="00E078AF" w:rsidRDefault="008002A4">
      <w:pPr>
        <w:pStyle w:val="Heading1"/>
        <w:rPr>
          <w:szCs w:val="26"/>
        </w:rPr>
        <w:pPrChange w:id="808" w:author="The Si Tran" w:date="2012-12-14T07:14:00Z">
          <w:pPr/>
        </w:pPrChange>
      </w:pPr>
      <w:bookmarkStart w:id="809" w:name="_Toc343232901"/>
      <w:ins w:id="810" w:author="The Si Tran" w:date="2012-12-14T07:15:00Z">
        <w:r>
          <w:rPr>
            <w:szCs w:val="26"/>
          </w:rPr>
          <w:t>: GIỚI THIỆU</w:t>
        </w:r>
      </w:ins>
      <w:bookmarkEnd w:id="809"/>
    </w:p>
    <w:p w14:paraId="0476CC7D" w14:textId="77777777" w:rsidR="004D65BA" w:rsidRPr="0049233F" w:rsidRDefault="004D65BA" w:rsidP="004D65BA">
      <w:pPr>
        <w:pStyle w:val="Heading2"/>
        <w:rPr>
          <w:i/>
          <w:sz w:val="26"/>
          <w:szCs w:val="26"/>
          <w:rPrChange w:id="811" w:author="The Si Tran" w:date="2012-12-05T23:02:00Z">
            <w:rPr>
              <w:i/>
            </w:rPr>
          </w:rPrChange>
        </w:rPr>
      </w:pPr>
      <w:bookmarkStart w:id="812" w:name="_Toc343232902"/>
      <w:bookmarkStart w:id="813" w:name="_Toc327348166"/>
      <w:r w:rsidRPr="0049233F">
        <w:rPr>
          <w:sz w:val="26"/>
          <w:szCs w:val="26"/>
          <w:rPrChange w:id="814" w:author="The Si Tran" w:date="2012-12-05T23:02:00Z">
            <w:rPr>
              <w:iCs w:val="0"/>
              <w:kern w:val="32"/>
              <w:sz w:val="32"/>
              <w:szCs w:val="32"/>
            </w:rPr>
          </w:rPrChange>
        </w:rPr>
        <w:t>Đ</w:t>
      </w:r>
      <w:ins w:id="815" w:author="The Si Tran" w:date="2012-12-12T14:06:00Z">
        <w:r w:rsidR="00355596">
          <w:rPr>
            <w:sz w:val="26"/>
            <w:szCs w:val="26"/>
          </w:rPr>
          <w:t>ặt vấn đề</w:t>
        </w:r>
      </w:ins>
      <w:bookmarkEnd w:id="812"/>
      <w:del w:id="816" w:author="The Si Tran" w:date="2012-12-12T14:06:00Z">
        <w:r w:rsidRPr="0049233F" w:rsidDel="00355596">
          <w:rPr>
            <w:sz w:val="26"/>
            <w:szCs w:val="26"/>
            <w:rPrChange w:id="817" w:author="The Si Tran" w:date="2012-12-05T23:02:00Z">
              <w:rPr>
                <w:iCs w:val="0"/>
                <w:kern w:val="32"/>
                <w:sz w:val="32"/>
                <w:szCs w:val="32"/>
              </w:rPr>
            </w:rPrChange>
          </w:rPr>
          <w:delText>ẶT VẤN</w:delText>
        </w:r>
      </w:del>
      <w:del w:id="818" w:author="The Si Tran" w:date="2012-12-12T14:05:00Z">
        <w:r w:rsidRPr="0049233F" w:rsidDel="00355596">
          <w:rPr>
            <w:sz w:val="26"/>
            <w:szCs w:val="26"/>
            <w:rPrChange w:id="819" w:author="The Si Tran" w:date="2012-12-05T23:02:00Z">
              <w:rPr>
                <w:iCs w:val="0"/>
                <w:kern w:val="32"/>
                <w:sz w:val="32"/>
                <w:szCs w:val="32"/>
              </w:rPr>
            </w:rPrChange>
          </w:rPr>
          <w:delText xml:space="preserve"> ĐỀ</w:delText>
        </w:r>
      </w:del>
      <w:bookmarkEnd w:id="813"/>
    </w:p>
    <w:p w14:paraId="5C8F8890" w14:textId="77777777" w:rsidR="004D65BA" w:rsidRPr="0049233F" w:rsidRDefault="004D65BA">
      <w:pPr>
        <w:pPrChange w:id="820"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821" w:author="The Si Tran" w:date="2012-12-14T07:12:00Z">
          <w:pPr>
            <w:ind w:firstLine="720"/>
          </w:pPr>
        </w:pPrChange>
      </w:pPr>
      <w:r w:rsidRPr="00097101">
        <w:t>Đ</w:t>
      </w:r>
      <w:r w:rsidRPr="00B0605D">
        <w:t>ể</w:t>
      </w:r>
      <w:r w:rsidRPr="00EC61DB">
        <w:rPr>
          <w:rPrChange w:id="822" w:author="The Si Tran" w:date="2012-12-14T07:11:00Z">
            <w:rPr>
              <w:szCs w:val="26"/>
            </w:rPr>
          </w:rPrChange>
        </w:rPr>
        <w:t xml:space="preserve"> đưa ra dự báo chính xác và có cơ sở người ta tiến hành thu nhập dữ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77777777" w:rsidR="004D65BA" w:rsidRPr="0049233F" w:rsidDel="00C17C95" w:rsidRDefault="004D65BA">
      <w:pPr>
        <w:rPr>
          <w:del w:id="823" w:author="The Si Tran" w:date="2012-12-14T03:57:00Z"/>
        </w:rPr>
        <w:pPrChange w:id="824"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14:paraId="005793C1" w14:textId="77777777" w:rsidR="004D65BA" w:rsidRPr="0049233F" w:rsidRDefault="004D65BA">
      <w:pPr>
        <w:pPrChange w:id="825" w:author="The Si Tran" w:date="2012-12-14T07:12:00Z">
          <w:pPr>
            <w:ind w:firstLine="720"/>
          </w:pPr>
        </w:pPrChange>
      </w:pPr>
    </w:p>
    <w:p w14:paraId="3ACBF295" w14:textId="77777777" w:rsidR="004D65BA" w:rsidRPr="0049233F" w:rsidRDefault="004D65BA" w:rsidP="004D65BA">
      <w:pPr>
        <w:pStyle w:val="Heading2"/>
        <w:rPr>
          <w:sz w:val="26"/>
          <w:szCs w:val="26"/>
          <w:rPrChange w:id="826" w:author="The Si Tran" w:date="2012-12-05T23:02:00Z">
            <w:rPr/>
          </w:rPrChange>
        </w:rPr>
      </w:pPr>
      <w:bookmarkStart w:id="827" w:name="_Toc327348167"/>
      <w:del w:id="828" w:author="The Si Tran" w:date="2012-12-12T14:06:00Z">
        <w:r w:rsidRPr="0049233F" w:rsidDel="00355596">
          <w:rPr>
            <w:sz w:val="26"/>
            <w:szCs w:val="26"/>
            <w:rPrChange w:id="829" w:author="The Si Tran" w:date="2012-12-05T23:02:00Z">
              <w:rPr>
                <w:iCs w:val="0"/>
                <w:kern w:val="32"/>
                <w:sz w:val="32"/>
                <w:szCs w:val="32"/>
              </w:rPr>
            </w:rPrChange>
          </w:rPr>
          <w:delText>MỤC TIÊU CỦA ĐỀ TÀI</w:delText>
        </w:r>
      </w:del>
      <w:bookmarkStart w:id="830" w:name="_Toc343232903"/>
      <w:bookmarkEnd w:id="827"/>
      <w:ins w:id="831" w:author="The Si Tran" w:date="2012-12-12T14:06:00Z">
        <w:r w:rsidR="00355596">
          <w:rPr>
            <w:sz w:val="26"/>
            <w:szCs w:val="26"/>
          </w:rPr>
          <w:t>Mục tiêu của đề tài</w:t>
        </w:r>
      </w:ins>
      <w:bookmarkEnd w:id="830"/>
    </w:p>
    <w:p w14:paraId="3D26230F" w14:textId="77777777" w:rsidR="007C782C" w:rsidRPr="0030559E" w:rsidRDefault="007C782C">
      <w:pPr>
        <w:rPr>
          <w:ins w:id="832" w:author="superchickend" w:date="2012-12-12T08:18:00Z"/>
        </w:rPr>
        <w:pPrChange w:id="833" w:author="The Si Tran" w:date="2012-12-14T07:13:00Z">
          <w:pPr>
            <w:ind w:firstLine="720"/>
          </w:pPr>
        </w:pPrChange>
      </w:pPr>
      <w:ins w:id="834"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w:t>
        </w:r>
        <w:r w:rsidRPr="0030559E">
          <w:lastRenderedPageBreak/>
          <w:t xml:space="preserve">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t>
        </w:r>
        <w:r w:rsidRPr="0030559E">
          <w:fldChar w:fldCharType="begin"/>
        </w:r>
        <w:r w:rsidRPr="0030559E">
          <w:instrText xml:space="preserve"> REF  time_series_forcecasting_Chris_Chatfield  \* MERGEFORMAT </w:instrText>
        </w:r>
        <w:del w:id="835" w:author="The Si Tran" w:date="2012-12-12T14:11:00Z">
          <w:r w:rsidRPr="0030559E">
            <w:fldChar w:fldCharType="separate"/>
          </w:r>
          <w:r w:rsidRPr="0030559E" w:rsidDel="009D276E">
            <w:delText>[</w:delText>
          </w:r>
          <w:r w:rsidDel="009D276E">
            <w:delText>9</w:delText>
          </w:r>
          <w:r w:rsidRPr="0030559E" w:rsidDel="009D276E">
            <w:delText>]</w:delText>
          </w:r>
        </w:del>
        <w:r w:rsidRPr="0030559E">
          <w:fldChar w:fldCharType="end"/>
        </w:r>
        <w:r w:rsidRPr="0030559E">
          <w:t>. Phương thức d</w:t>
        </w:r>
        <w:r>
          <w:t>ự</w:t>
        </w:r>
        <w:r w:rsidRPr="0030559E">
          <w:t xml:space="preserve"> báo chuỗi thời gian được chia thành hai lớp mô hình </w:t>
        </w:r>
        <w:r w:rsidRPr="0030559E">
          <w:fldChar w:fldCharType="begin"/>
        </w:r>
        <w:r w:rsidRPr="0030559E">
          <w:instrText xml:space="preserve"> REF  Sterba_Hilovska  \* MERGEFORMAT </w:instrText>
        </w:r>
        <w:del w:id="836" w:author="The Si Tran" w:date="2012-12-12T14:11:00Z">
          <w:r w:rsidRPr="0030559E">
            <w:fldChar w:fldCharType="separate"/>
          </w:r>
          <w:r w:rsidRPr="0030559E" w:rsidDel="009D276E">
            <w:delText>[</w:delText>
          </w:r>
          <w:r w:rsidDel="009D276E">
            <w:delText>11</w:delText>
          </w:r>
          <w:r w:rsidRPr="0030559E" w:rsidDel="009D276E">
            <w:delText>]</w:delText>
          </w:r>
        </w:del>
        <w:r w:rsidRPr="0030559E">
          <w:fldChar w:fldCharType="end"/>
        </w:r>
        <w:r w:rsidRPr="0030559E">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14:paraId="7B1BD202" w14:textId="77777777" w:rsidR="007C782C" w:rsidRPr="0030559E" w:rsidRDefault="007C782C">
      <w:pPr>
        <w:rPr>
          <w:ins w:id="837" w:author="superchickend" w:date="2012-12-12T08:18:00Z"/>
        </w:rPr>
        <w:pPrChange w:id="838" w:author="The Si Tran" w:date="2012-12-14T07:13:00Z">
          <w:pPr>
            <w:ind w:firstLine="720"/>
          </w:pPr>
        </w:pPrChange>
      </w:pPr>
      <w:ins w:id="839"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14:paraId="75549594" w14:textId="77777777" w:rsidR="007C782C" w:rsidRPr="0030559E" w:rsidRDefault="007C782C">
      <w:pPr>
        <w:rPr>
          <w:ins w:id="840" w:author="superchickend" w:date="2012-12-12T08:18:00Z"/>
        </w:rPr>
        <w:pPrChange w:id="841" w:author="The Si Tran" w:date="2012-12-14T07:13:00Z">
          <w:pPr>
            <w:ind w:firstLine="720"/>
          </w:pPr>
        </w:pPrChange>
      </w:pPr>
      <w:ins w:id="842" w:author="superchickend" w:date="2012-12-12T08:18:00Z">
        <w:r w:rsidRPr="0030559E">
          <w:t>Ngược lại, mô hình mạng nơ ron nhân tạo lại dự báo hiệu quả với chuỗi dữ liệu phi tuyến. Mạng nơ 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14:paraId="48FB3C89" w14:textId="77777777" w:rsidR="007C782C" w:rsidRPr="0030559E" w:rsidRDefault="007C782C">
      <w:pPr>
        <w:rPr>
          <w:ins w:id="843" w:author="superchickend" w:date="2012-12-12T08:18:00Z"/>
        </w:rPr>
        <w:pPrChange w:id="844" w:author="The Si Tran" w:date="2012-12-14T07:13:00Z">
          <w:pPr>
            <w:ind w:firstLine="720"/>
          </w:pPr>
        </w:pPrChange>
      </w:pPr>
      <w:ins w:id="845"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846" w:author="superchickend" w:date="2012-12-12T08:18:00Z"/>
        </w:rPr>
        <w:pPrChange w:id="847" w:author="The Si Tran" w:date="2012-12-14T07:13:00Z">
          <w:pPr>
            <w:ind w:firstLine="720"/>
          </w:pPr>
        </w:pPrChange>
      </w:pPr>
      <w:ins w:id="848" w:author="superchickend" w:date="2012-12-12T08:18:00Z">
        <w:r w:rsidRPr="0030559E">
          <w:t xml:space="preserve">Do đó, một vài nhà nghiên cứu đã đề xuất mô hình kết hợp giữa hai mô hình ARIMA và ANN, nhằm mong muốn kết hợp được điểm mạnh của từng mô hình vào </w:t>
        </w:r>
        <w:r w:rsidRPr="0030559E">
          <w:lastRenderedPageBreak/>
          <w:t>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49" w:author="superchickend" w:date="2012-12-12T08:18:00Z"/>
        </w:rPr>
        <w:pPrChange w:id="850" w:author="The Si Tran" w:date="2012-12-14T07:13:00Z">
          <w:pPr>
            <w:ind w:firstLine="720"/>
          </w:pPr>
        </w:pPrChange>
      </w:pPr>
      <w:ins w:id="851" w:author="superchickend" w:date="2012-12-12T08:18:00Z">
        <w:r w:rsidRPr="0030559E">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852" w:author="The Si Tran" w:date="2012-12-11T08:01:00Z"/>
          <w:del w:id="853" w:author="superchickend" w:date="2012-12-12T08:18:00Z"/>
          <w:szCs w:val="26"/>
        </w:rPr>
        <w:pPrChange w:id="854" w:author="superchickend" w:date="2012-12-12T08:17:00Z">
          <w:pPr/>
        </w:pPrChange>
      </w:pPr>
      <w:ins w:id="855" w:author="The Si Tran" w:date="2012-12-11T08:01:00Z">
        <w:del w:id="856"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57" w:author="superchickend" w:date="2012-12-12T08:17:00Z">
          <w:r w:rsidRPr="0030559E" w:rsidDel="007C782C">
            <w:rPr>
              <w:szCs w:val="26"/>
            </w:rPr>
            <w:delText>(model)</w:delText>
          </w:r>
        </w:del>
        <w:del w:id="858"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59" w:name="_Toc343083518"/>
          <w:bookmarkStart w:id="860" w:name="_Toc343083732"/>
          <w:bookmarkStart w:id="861" w:name="_Toc343083943"/>
          <w:bookmarkStart w:id="862" w:name="_Toc343220702"/>
          <w:bookmarkStart w:id="863" w:name="_Toc343232206"/>
          <w:bookmarkStart w:id="864" w:name="_Toc343232619"/>
          <w:bookmarkStart w:id="865" w:name="_Toc343232904"/>
          <w:bookmarkEnd w:id="859"/>
          <w:bookmarkEnd w:id="860"/>
          <w:bookmarkEnd w:id="861"/>
          <w:bookmarkEnd w:id="862"/>
          <w:bookmarkEnd w:id="863"/>
          <w:bookmarkEnd w:id="864"/>
          <w:bookmarkEnd w:id="865"/>
        </w:del>
      </w:ins>
    </w:p>
    <w:p w14:paraId="1202EAAD" w14:textId="77777777" w:rsidR="004D65F6" w:rsidRPr="0030559E" w:rsidDel="007C782C" w:rsidRDefault="004D65F6" w:rsidP="004D65F6">
      <w:pPr>
        <w:rPr>
          <w:ins w:id="866" w:author="The Si Tran" w:date="2012-12-11T08:01:00Z"/>
          <w:del w:id="867" w:author="superchickend" w:date="2012-12-12T08:18:00Z"/>
          <w:szCs w:val="26"/>
        </w:rPr>
      </w:pPr>
      <w:ins w:id="868" w:author="The Si Tran" w:date="2012-12-11T08:01:00Z">
        <w:del w:id="869"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70" w:name="_Toc343083519"/>
          <w:bookmarkStart w:id="871" w:name="_Toc343083733"/>
          <w:bookmarkStart w:id="872" w:name="_Toc343083944"/>
          <w:bookmarkStart w:id="873" w:name="_Toc343220703"/>
          <w:bookmarkStart w:id="874" w:name="_Toc343232207"/>
          <w:bookmarkStart w:id="875" w:name="_Toc343232620"/>
          <w:bookmarkStart w:id="876" w:name="_Toc343232905"/>
          <w:bookmarkEnd w:id="870"/>
          <w:bookmarkEnd w:id="871"/>
          <w:bookmarkEnd w:id="872"/>
          <w:bookmarkEnd w:id="873"/>
          <w:bookmarkEnd w:id="874"/>
          <w:bookmarkEnd w:id="875"/>
          <w:bookmarkEnd w:id="876"/>
        </w:del>
      </w:ins>
    </w:p>
    <w:p w14:paraId="14F19CDB" w14:textId="77777777" w:rsidR="004D65F6" w:rsidRPr="0030559E" w:rsidDel="007C782C" w:rsidRDefault="004D65F6" w:rsidP="004D65F6">
      <w:pPr>
        <w:rPr>
          <w:ins w:id="877" w:author="The Si Tran" w:date="2012-12-11T08:01:00Z"/>
          <w:del w:id="878" w:author="superchickend" w:date="2012-12-12T08:18:00Z"/>
          <w:szCs w:val="26"/>
        </w:rPr>
      </w:pPr>
      <w:ins w:id="879" w:author="The Si Tran" w:date="2012-12-11T08:01:00Z">
        <w:del w:id="880"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81" w:name="_Toc343083520"/>
          <w:bookmarkStart w:id="882" w:name="_Toc343083734"/>
          <w:bookmarkStart w:id="883" w:name="_Toc343083945"/>
          <w:bookmarkStart w:id="884" w:name="_Toc343220704"/>
          <w:bookmarkStart w:id="885" w:name="_Toc343232208"/>
          <w:bookmarkStart w:id="886" w:name="_Toc343232621"/>
          <w:bookmarkStart w:id="887" w:name="_Toc343232906"/>
          <w:bookmarkEnd w:id="881"/>
          <w:bookmarkEnd w:id="882"/>
          <w:bookmarkEnd w:id="883"/>
          <w:bookmarkEnd w:id="884"/>
          <w:bookmarkEnd w:id="885"/>
          <w:bookmarkEnd w:id="886"/>
          <w:bookmarkEnd w:id="887"/>
        </w:del>
      </w:ins>
    </w:p>
    <w:p w14:paraId="141B4545" w14:textId="77777777" w:rsidR="004D65F6" w:rsidRPr="0030559E" w:rsidDel="007C782C" w:rsidRDefault="004D65F6" w:rsidP="004D65F6">
      <w:pPr>
        <w:rPr>
          <w:ins w:id="888" w:author="The Si Tran" w:date="2012-12-11T08:01:00Z"/>
          <w:del w:id="889" w:author="superchickend" w:date="2012-12-12T08:18:00Z"/>
          <w:szCs w:val="26"/>
        </w:rPr>
      </w:pPr>
      <w:ins w:id="890" w:author="The Si Tran" w:date="2012-12-11T08:01:00Z">
        <w:del w:id="891"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92" w:name="_Toc343083521"/>
          <w:bookmarkStart w:id="893" w:name="_Toc343083735"/>
          <w:bookmarkStart w:id="894" w:name="_Toc343083946"/>
          <w:bookmarkStart w:id="895" w:name="_Toc343220705"/>
          <w:bookmarkStart w:id="896" w:name="_Toc343232209"/>
          <w:bookmarkStart w:id="897" w:name="_Toc343232622"/>
          <w:bookmarkStart w:id="898" w:name="_Toc343232907"/>
          <w:bookmarkEnd w:id="892"/>
          <w:bookmarkEnd w:id="893"/>
          <w:bookmarkEnd w:id="894"/>
          <w:bookmarkEnd w:id="895"/>
          <w:bookmarkEnd w:id="896"/>
          <w:bookmarkEnd w:id="897"/>
          <w:bookmarkEnd w:id="898"/>
        </w:del>
      </w:ins>
    </w:p>
    <w:p w14:paraId="753D1505" w14:textId="77777777" w:rsidR="004D65F6" w:rsidRPr="0030559E" w:rsidDel="007C782C" w:rsidRDefault="004D65F6" w:rsidP="004D65F6">
      <w:pPr>
        <w:rPr>
          <w:ins w:id="899" w:author="The Si Tran" w:date="2012-12-11T08:01:00Z"/>
          <w:del w:id="900" w:author="superchickend" w:date="2012-12-12T08:18:00Z"/>
          <w:szCs w:val="26"/>
        </w:rPr>
      </w:pPr>
      <w:ins w:id="901" w:author="The Si Tran" w:date="2012-12-11T08:01:00Z">
        <w:del w:id="902"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903" w:name="_Toc343083522"/>
          <w:bookmarkStart w:id="904" w:name="_Toc343083736"/>
          <w:bookmarkStart w:id="905" w:name="_Toc343083947"/>
          <w:bookmarkStart w:id="906" w:name="_Toc343220706"/>
          <w:bookmarkStart w:id="907" w:name="_Toc343232210"/>
          <w:bookmarkStart w:id="908" w:name="_Toc343232623"/>
          <w:bookmarkStart w:id="909" w:name="_Toc343232908"/>
          <w:bookmarkEnd w:id="903"/>
          <w:bookmarkEnd w:id="904"/>
          <w:bookmarkEnd w:id="905"/>
          <w:bookmarkEnd w:id="906"/>
          <w:bookmarkEnd w:id="907"/>
          <w:bookmarkEnd w:id="908"/>
          <w:bookmarkEnd w:id="909"/>
        </w:del>
      </w:ins>
    </w:p>
    <w:p w14:paraId="435C606B" w14:textId="77777777" w:rsidR="004D65F6" w:rsidRPr="0030559E" w:rsidDel="007C782C" w:rsidRDefault="004D65F6" w:rsidP="004D65F6">
      <w:pPr>
        <w:rPr>
          <w:ins w:id="910" w:author="The Si Tran" w:date="2012-12-11T08:01:00Z"/>
          <w:del w:id="911" w:author="superchickend" w:date="2012-12-12T08:18:00Z"/>
          <w:szCs w:val="26"/>
        </w:rPr>
      </w:pPr>
      <w:ins w:id="912" w:author="The Si Tran" w:date="2012-12-11T08:01:00Z">
        <w:del w:id="913"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914" w:name="_Toc343083523"/>
          <w:bookmarkStart w:id="915" w:name="_Toc343083737"/>
          <w:bookmarkStart w:id="916" w:name="_Toc343083948"/>
          <w:bookmarkStart w:id="917" w:name="_Toc343220707"/>
          <w:bookmarkStart w:id="918" w:name="_Toc343232211"/>
          <w:bookmarkStart w:id="919" w:name="_Toc343232624"/>
          <w:bookmarkStart w:id="920" w:name="_Toc343232909"/>
          <w:bookmarkEnd w:id="914"/>
          <w:bookmarkEnd w:id="915"/>
          <w:bookmarkEnd w:id="916"/>
          <w:bookmarkEnd w:id="917"/>
          <w:bookmarkEnd w:id="918"/>
          <w:bookmarkEnd w:id="919"/>
          <w:bookmarkEnd w:id="920"/>
        </w:del>
      </w:ins>
    </w:p>
    <w:p w14:paraId="49EBCF99" w14:textId="77777777" w:rsidR="004D65F6" w:rsidRPr="0030559E" w:rsidDel="007C782C" w:rsidRDefault="004D65F6" w:rsidP="004D65F6">
      <w:pPr>
        <w:rPr>
          <w:ins w:id="921" w:author="The Si Tran" w:date="2012-12-11T08:01:00Z"/>
          <w:del w:id="922" w:author="superchickend" w:date="2012-12-12T08:18:00Z"/>
          <w:szCs w:val="26"/>
        </w:rPr>
      </w:pPr>
      <w:bookmarkStart w:id="923" w:name="time_series_forcecasting_Chris_Chatfield"/>
      <w:ins w:id="924" w:author="The Si Tran" w:date="2012-12-11T08:01:00Z">
        <w:del w:id="925" w:author="superchickend" w:date="2012-12-12T08:18:00Z">
          <w:r w:rsidRPr="0030559E" w:rsidDel="007C782C">
            <w:rPr>
              <w:szCs w:val="26"/>
            </w:rPr>
            <w:delText>[1]</w:delText>
          </w:r>
          <w:bookmarkEnd w:id="923"/>
          <w:r w:rsidRPr="0030559E" w:rsidDel="007C782C">
            <w:rPr>
              <w:szCs w:val="26"/>
            </w:rPr>
            <w:delText xml:space="preserve"> time series forecasting – Chris Chatfield</w:delText>
          </w:r>
          <w:bookmarkStart w:id="926" w:name="_Toc343083524"/>
          <w:bookmarkStart w:id="927" w:name="_Toc343083738"/>
          <w:bookmarkStart w:id="928" w:name="_Toc343083949"/>
          <w:bookmarkStart w:id="929" w:name="_Toc343220708"/>
          <w:bookmarkStart w:id="930" w:name="_Toc343232212"/>
          <w:bookmarkStart w:id="931" w:name="_Toc343232625"/>
          <w:bookmarkStart w:id="932" w:name="_Toc343232910"/>
          <w:bookmarkEnd w:id="926"/>
          <w:bookmarkEnd w:id="927"/>
          <w:bookmarkEnd w:id="928"/>
          <w:bookmarkEnd w:id="929"/>
          <w:bookmarkEnd w:id="930"/>
          <w:bookmarkEnd w:id="931"/>
          <w:bookmarkEnd w:id="932"/>
        </w:del>
      </w:ins>
    </w:p>
    <w:p w14:paraId="7687FB8B" w14:textId="77777777" w:rsidR="004D65F6" w:rsidRPr="0030559E" w:rsidDel="007C782C" w:rsidRDefault="004D65F6" w:rsidP="004D65F6">
      <w:pPr>
        <w:rPr>
          <w:ins w:id="933" w:author="The Si Tran" w:date="2012-12-11T08:01:00Z"/>
          <w:del w:id="934" w:author="superchickend" w:date="2012-12-12T08:18:00Z"/>
          <w:szCs w:val="26"/>
        </w:rPr>
      </w:pPr>
      <w:bookmarkStart w:id="935" w:name="Sterba_Hilovska"/>
      <w:ins w:id="936" w:author="The Si Tran" w:date="2012-12-11T08:01:00Z">
        <w:del w:id="937" w:author="superchickend" w:date="2012-12-12T08:18:00Z">
          <w:r w:rsidRPr="0030559E" w:rsidDel="007C782C">
            <w:rPr>
              <w:szCs w:val="26"/>
            </w:rPr>
            <w:delText>[2]</w:delText>
          </w:r>
          <w:bookmarkEnd w:id="935"/>
          <w:r w:rsidRPr="0030559E" w:rsidDel="007C782C">
            <w:rPr>
              <w:szCs w:val="26"/>
            </w:rPr>
            <w:delText xml:space="preserve"> Journal of Applies Mathematics – Sterba_Hilovska</w:delText>
          </w:r>
          <w:bookmarkStart w:id="938" w:name="_Toc343083525"/>
          <w:bookmarkStart w:id="939" w:name="_Toc343083739"/>
          <w:bookmarkStart w:id="940" w:name="_Toc343083950"/>
          <w:bookmarkStart w:id="941" w:name="_Toc343220709"/>
          <w:bookmarkStart w:id="942" w:name="_Toc343232213"/>
          <w:bookmarkStart w:id="943" w:name="_Toc343232626"/>
          <w:bookmarkStart w:id="944" w:name="_Toc343232911"/>
          <w:bookmarkEnd w:id="938"/>
          <w:bookmarkEnd w:id="939"/>
          <w:bookmarkEnd w:id="940"/>
          <w:bookmarkEnd w:id="941"/>
          <w:bookmarkEnd w:id="942"/>
          <w:bookmarkEnd w:id="943"/>
          <w:bookmarkEnd w:id="944"/>
        </w:del>
      </w:ins>
    </w:p>
    <w:p w14:paraId="59C9F0F7" w14:textId="77777777" w:rsidR="004D65BA" w:rsidRPr="0049233F" w:rsidDel="00395324" w:rsidRDefault="004D65BA" w:rsidP="004D65BA">
      <w:pPr>
        <w:ind w:firstLine="720"/>
        <w:rPr>
          <w:del w:id="945" w:author="The Si Tran" w:date="2012-12-12T08:05:00Z"/>
          <w:szCs w:val="26"/>
        </w:rPr>
      </w:pPr>
      <w:bookmarkStart w:id="946" w:name="_Toc343083526"/>
      <w:bookmarkStart w:id="947" w:name="_Toc343083740"/>
      <w:bookmarkStart w:id="948" w:name="_Toc343083951"/>
      <w:bookmarkStart w:id="949" w:name="_Toc343220710"/>
      <w:bookmarkStart w:id="950" w:name="_Toc343232214"/>
      <w:bookmarkStart w:id="951" w:name="_Toc343232627"/>
      <w:bookmarkStart w:id="952" w:name="_Toc343232912"/>
      <w:bookmarkEnd w:id="946"/>
      <w:bookmarkEnd w:id="947"/>
      <w:bookmarkEnd w:id="948"/>
      <w:bookmarkEnd w:id="949"/>
      <w:bookmarkEnd w:id="950"/>
      <w:bookmarkEnd w:id="951"/>
      <w:bookmarkEnd w:id="952"/>
    </w:p>
    <w:p w14:paraId="332E1C1B" w14:textId="77777777" w:rsidR="004D65BA" w:rsidRPr="0049233F" w:rsidRDefault="004D65BA" w:rsidP="004D65BA">
      <w:pPr>
        <w:pStyle w:val="Heading2"/>
        <w:rPr>
          <w:i/>
          <w:sz w:val="26"/>
          <w:szCs w:val="26"/>
          <w:rPrChange w:id="953" w:author="The Si Tran" w:date="2012-12-05T23:02:00Z">
            <w:rPr>
              <w:i/>
            </w:rPr>
          </w:rPrChange>
        </w:rPr>
      </w:pPr>
      <w:bookmarkStart w:id="954" w:name="_Toc327348168"/>
      <w:del w:id="955" w:author="The Si Tran" w:date="2012-12-12T14:06:00Z">
        <w:r w:rsidRPr="0049233F" w:rsidDel="00355596">
          <w:rPr>
            <w:sz w:val="26"/>
            <w:szCs w:val="26"/>
            <w:rPrChange w:id="956" w:author="The Si Tran" w:date="2012-12-05T23:02:00Z">
              <w:rPr>
                <w:iCs w:val="0"/>
                <w:kern w:val="32"/>
                <w:sz w:val="32"/>
                <w:szCs w:val="32"/>
              </w:rPr>
            </w:rPrChange>
          </w:rPr>
          <w:delText>CẤU TRÚC BÁO CÁO</w:delText>
        </w:r>
      </w:del>
      <w:bookmarkStart w:id="957" w:name="_Toc343232913"/>
      <w:bookmarkEnd w:id="954"/>
      <w:ins w:id="958" w:author="The Si Tran" w:date="2012-12-12T14:06:00Z">
        <w:r w:rsidR="00355596">
          <w:rPr>
            <w:szCs w:val="26"/>
          </w:rPr>
          <w:t>Cấu trúc báo cáo</w:t>
        </w:r>
      </w:ins>
      <w:bookmarkEnd w:id="957"/>
    </w:p>
    <w:p w14:paraId="0AF912A0" w14:textId="77777777" w:rsidR="004D65BA" w:rsidRDefault="004D65BA">
      <w:pPr>
        <w:rPr>
          <w:ins w:id="959" w:author="The Si Tran" w:date="2012-12-11T21:22:00Z"/>
        </w:rPr>
        <w:pPrChange w:id="960" w:author="The Si Tran" w:date="2012-12-14T07:13:00Z">
          <w:pPr>
            <w:ind w:firstLine="720"/>
          </w:pPr>
        </w:pPrChange>
      </w:pPr>
      <w:r w:rsidRPr="0049233F">
        <w:t xml:space="preserve">Bài báo cáo chia làm </w:t>
      </w:r>
      <w:ins w:id="961" w:author="The Si Tran" w:date="2012-12-12T08:04:00Z">
        <w:r w:rsidR="00682B49">
          <w:t>7</w:t>
        </w:r>
      </w:ins>
      <w:del w:id="962" w:author="The Si Tran" w:date="2012-12-12T08:04:00Z">
        <w:r w:rsidRPr="0049233F" w:rsidDel="00682B49">
          <w:delText>6</w:delText>
        </w:r>
      </w:del>
      <w:r w:rsidRPr="0049233F">
        <w:t xml:space="preserve"> chương:</w:t>
      </w:r>
    </w:p>
    <w:p w14:paraId="104C3D4C" w14:textId="77777777" w:rsidR="00946BC5" w:rsidRDefault="00946BC5">
      <w:pPr>
        <w:rPr>
          <w:ins w:id="963" w:author="The Si Tran" w:date="2012-12-11T21:22:00Z"/>
        </w:rPr>
      </w:pPr>
      <w:ins w:id="964" w:author="The Si Tran" w:date="2012-12-11T21:22:00Z">
        <w:r>
          <w:t>Chương 1 GIỚI THIỆU CHUNG tổng quan về bài toán dự báo</w:t>
        </w:r>
      </w:ins>
    </w:p>
    <w:p w14:paraId="57D856CA" w14:textId="77777777" w:rsidR="00946BC5" w:rsidRDefault="00946BC5">
      <w:pPr>
        <w:rPr>
          <w:ins w:id="965" w:author="The Si Tran" w:date="2012-12-11T21:22:00Z"/>
        </w:rPr>
      </w:pPr>
      <w:ins w:id="966" w:author="The Si Tran" w:date="2012-12-11T21:23:00Z">
        <w:r>
          <w:t xml:space="preserve">Chương 2 CHUỖI DỮ LIỆU THỜI GIAN </w:t>
        </w:r>
      </w:ins>
      <w:ins w:id="967" w:author="The Si Tran" w:date="2012-12-11T21:22:00Z">
        <w:r>
          <w:t>các khái niệm liên quan về chuỗi dữ liệu thời gian, giới thiệu các thành phần chuỗi thời gian, các khái niệm thống kê liên quan.</w:t>
        </w:r>
      </w:ins>
    </w:p>
    <w:p w14:paraId="2186567B" w14:textId="77777777" w:rsidR="00946BC5" w:rsidRDefault="00730A63">
      <w:pPr>
        <w:rPr>
          <w:ins w:id="968" w:author="The Si Tran" w:date="2012-12-11T21:22:00Z"/>
        </w:rPr>
      </w:pPr>
      <w:ins w:id="969" w:author="The Si Tran" w:date="2012-12-11T21:22:00Z">
        <w:r>
          <w:t xml:space="preserve">Chương </w:t>
        </w:r>
      </w:ins>
      <w:ins w:id="970" w:author="The Si Tran" w:date="2012-12-11T21:24:00Z">
        <w:r>
          <w:t>3</w:t>
        </w:r>
      </w:ins>
      <w:ins w:id="971"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7777777" w:rsidR="00946BC5" w:rsidRDefault="00730A63">
      <w:pPr>
        <w:rPr>
          <w:ins w:id="972" w:author="The Si Tran" w:date="2012-12-11T21:22:00Z"/>
        </w:rPr>
      </w:pPr>
      <w:ins w:id="973" w:author="The Si Tran" w:date="2012-12-11T21:22:00Z">
        <w:r>
          <w:t>Chương 4</w:t>
        </w:r>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77777777" w:rsidR="00946BC5" w:rsidRDefault="00730A63">
      <w:pPr>
        <w:rPr>
          <w:ins w:id="974" w:author="The Si Tran" w:date="2012-12-11T21:22:00Z"/>
        </w:rPr>
      </w:pPr>
      <w:ins w:id="975" w:author="The Si Tran" w:date="2012-12-11T21:22:00Z">
        <w:r>
          <w:t>Chương 5</w:t>
        </w:r>
        <w:r w:rsidR="00946BC5">
          <w:t xml:space="preserve"> MÔ HÌNH KẾT HỢP SARIMA VÀ ANN trình bày cơ sở hình thành, nguyên lý hoạt động của mô hình kết hợp.</w:t>
        </w:r>
      </w:ins>
    </w:p>
    <w:p w14:paraId="4FC86377" w14:textId="77777777" w:rsidR="00946BC5" w:rsidRDefault="00946BC5">
      <w:pPr>
        <w:rPr>
          <w:ins w:id="976" w:author="The Si Tran" w:date="2012-12-11T21:22:00Z"/>
        </w:rPr>
      </w:pPr>
      <w:ins w:id="977" w:author="The Si Tran" w:date="2012-12-11T21:22:00Z">
        <w:r>
          <w:t>Chươ</w:t>
        </w:r>
        <w:r w:rsidR="00730A63">
          <w:t>ng 6</w:t>
        </w:r>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3FA6224F" w:rsidR="00946BC5" w:rsidDel="00516C62" w:rsidRDefault="00730A63">
      <w:pPr>
        <w:rPr>
          <w:ins w:id="978" w:author="superchickend" w:date="2012-12-12T08:20:00Z"/>
          <w:del w:id="979" w:author="The Si Tran" w:date="2012-12-14T07:20:00Z"/>
        </w:rPr>
        <w:pPrChange w:id="980" w:author="The Si Tran" w:date="2012-12-14T07:13:00Z">
          <w:pPr>
            <w:ind w:firstLine="720"/>
          </w:pPr>
        </w:pPrChange>
      </w:pPr>
      <w:ins w:id="981" w:author="The Si Tran" w:date="2012-12-11T21:22:00Z">
        <w:r>
          <w:t>Chương 7</w:t>
        </w:r>
        <w:r w:rsidR="00946BC5">
          <w:t xml:space="preserve"> KẾT LUẬN tổng kết báo cáo và trình bày hướng phát triển của đề tài.</w:t>
        </w:r>
      </w:ins>
    </w:p>
    <w:p w14:paraId="75009931" w14:textId="7D75B194" w:rsidR="0087598C" w:rsidRDefault="0087598C">
      <w:pPr>
        <w:rPr>
          <w:ins w:id="982" w:author="The Si Tran" w:date="2012-12-11T21:22:00Z"/>
        </w:rPr>
        <w:pPrChange w:id="983" w:author="The Si Tran" w:date="2012-12-14T07:20:00Z">
          <w:pPr>
            <w:ind w:firstLine="720"/>
          </w:pPr>
        </w:pPrChange>
      </w:pPr>
      <w:ins w:id="984" w:author="superchickend" w:date="2012-12-12T08:20:00Z">
        <w:del w:id="985" w:author="The Si Tran" w:date="2012-12-14T07:20:00Z">
          <w:r w:rsidDel="00516C62">
            <w:br w:type="page"/>
          </w:r>
        </w:del>
      </w:ins>
    </w:p>
    <w:p w14:paraId="3301E4E9" w14:textId="77777777" w:rsidR="00946BC5" w:rsidRPr="0095710D" w:rsidDel="00395324" w:rsidRDefault="00946BC5" w:rsidP="004D65BA">
      <w:pPr>
        <w:ind w:firstLine="720"/>
        <w:rPr>
          <w:del w:id="986" w:author="The Si Tran" w:date="2012-12-12T08:06:00Z"/>
          <w:sz w:val="32"/>
          <w:szCs w:val="32"/>
          <w:rPrChange w:id="987" w:author="The Si Tran" w:date="2012-12-12T13:54:00Z">
            <w:rPr>
              <w:del w:id="988" w:author="The Si Tran" w:date="2012-12-12T08:06:00Z"/>
              <w:szCs w:val="26"/>
            </w:rPr>
          </w:rPrChange>
        </w:rPr>
      </w:pPr>
      <w:bookmarkStart w:id="989" w:name="_Toc343083528"/>
      <w:bookmarkStart w:id="990" w:name="_Toc343083742"/>
      <w:bookmarkStart w:id="991" w:name="_Toc343083953"/>
      <w:bookmarkStart w:id="992" w:name="_Toc343220712"/>
      <w:bookmarkStart w:id="993" w:name="_Toc343232216"/>
      <w:bookmarkStart w:id="994" w:name="_Toc343232629"/>
      <w:bookmarkStart w:id="995" w:name="_Toc343232914"/>
      <w:bookmarkEnd w:id="989"/>
      <w:bookmarkEnd w:id="990"/>
      <w:bookmarkEnd w:id="991"/>
      <w:bookmarkEnd w:id="992"/>
      <w:bookmarkEnd w:id="993"/>
      <w:bookmarkEnd w:id="994"/>
      <w:bookmarkEnd w:id="995"/>
    </w:p>
    <w:p w14:paraId="6AB79F13" w14:textId="77777777" w:rsidR="004D65BA" w:rsidRPr="0095710D" w:rsidDel="00CA2190" w:rsidRDefault="004D65BA" w:rsidP="004D65BA">
      <w:pPr>
        <w:ind w:firstLine="720"/>
        <w:rPr>
          <w:del w:id="996" w:author="The Si Tran" w:date="2012-12-11T21:24:00Z"/>
          <w:sz w:val="32"/>
          <w:szCs w:val="32"/>
          <w:rPrChange w:id="997" w:author="The Si Tran" w:date="2012-12-12T13:54:00Z">
            <w:rPr>
              <w:del w:id="998" w:author="The Si Tran" w:date="2012-12-11T21:24:00Z"/>
              <w:szCs w:val="26"/>
            </w:rPr>
          </w:rPrChange>
        </w:rPr>
      </w:pPr>
      <w:del w:id="999" w:author="The Si Tran" w:date="2012-12-11T21:24:00Z">
        <w:r w:rsidRPr="0095710D" w:rsidDel="00CA2190">
          <w:rPr>
            <w:b/>
            <w:sz w:val="32"/>
            <w:szCs w:val="32"/>
            <w:rPrChange w:id="1000" w:author="The Si Tran" w:date="2012-12-12T13:54:00Z">
              <w:rPr>
                <w:b/>
                <w:szCs w:val="26"/>
              </w:rPr>
            </w:rPrChange>
          </w:rPr>
          <w:delText xml:space="preserve">Chương 1: </w:delText>
        </w:r>
        <w:r w:rsidRPr="0095710D" w:rsidDel="00CA2190">
          <w:rPr>
            <w:sz w:val="32"/>
            <w:szCs w:val="32"/>
            <w:rPrChange w:id="1001" w:author="The Si Tran" w:date="2012-12-12T13:54:00Z">
              <w:rPr>
                <w:szCs w:val="26"/>
              </w:rPr>
            </w:rPrChange>
          </w:rPr>
          <w:delText>Giới thiệu về bài toán và nhiệm vụ đề tài.</w:delText>
        </w:r>
        <w:bookmarkStart w:id="1002" w:name="_Toc343083529"/>
        <w:bookmarkStart w:id="1003" w:name="_Toc343083743"/>
        <w:bookmarkStart w:id="1004" w:name="_Toc343083954"/>
        <w:bookmarkStart w:id="1005" w:name="_Toc343220713"/>
        <w:bookmarkStart w:id="1006" w:name="_Toc343232217"/>
        <w:bookmarkStart w:id="1007" w:name="_Toc343232630"/>
        <w:bookmarkStart w:id="1008" w:name="_Toc343232915"/>
        <w:bookmarkEnd w:id="1002"/>
        <w:bookmarkEnd w:id="1003"/>
        <w:bookmarkEnd w:id="1004"/>
        <w:bookmarkEnd w:id="1005"/>
        <w:bookmarkEnd w:id="1006"/>
        <w:bookmarkEnd w:id="1007"/>
        <w:bookmarkEnd w:id="1008"/>
      </w:del>
    </w:p>
    <w:p w14:paraId="215E9357" w14:textId="77777777" w:rsidR="004D65BA" w:rsidRPr="0095710D" w:rsidDel="00CA2190" w:rsidRDefault="004D65BA" w:rsidP="004D65BA">
      <w:pPr>
        <w:ind w:firstLine="720"/>
        <w:rPr>
          <w:del w:id="1009" w:author="The Si Tran" w:date="2012-12-11T21:24:00Z"/>
          <w:sz w:val="32"/>
          <w:szCs w:val="32"/>
          <w:rPrChange w:id="1010" w:author="The Si Tran" w:date="2012-12-12T13:54:00Z">
            <w:rPr>
              <w:del w:id="1011" w:author="The Si Tran" w:date="2012-12-11T21:24:00Z"/>
              <w:szCs w:val="26"/>
            </w:rPr>
          </w:rPrChange>
        </w:rPr>
      </w:pPr>
      <w:del w:id="1012" w:author="The Si Tran" w:date="2012-12-11T21:24:00Z">
        <w:r w:rsidRPr="0095710D" w:rsidDel="00CA2190">
          <w:rPr>
            <w:sz w:val="32"/>
            <w:szCs w:val="32"/>
            <w:rPrChange w:id="1013" w:author="The Si Tran" w:date="2012-12-12T13:54:00Z">
              <w:rPr>
                <w:szCs w:val="26"/>
              </w:rPr>
            </w:rPrChange>
          </w:rPr>
          <w:delText>Chương 2: Chuỗi thời gian và các thành phần của chuỗi thời gian</w:delText>
        </w:r>
        <w:bookmarkStart w:id="1014" w:name="_Toc343083530"/>
        <w:bookmarkStart w:id="1015" w:name="_Toc343083744"/>
        <w:bookmarkStart w:id="1016" w:name="_Toc343083955"/>
        <w:bookmarkStart w:id="1017" w:name="_Toc343220714"/>
        <w:bookmarkStart w:id="1018" w:name="_Toc343232218"/>
        <w:bookmarkStart w:id="1019" w:name="_Toc343232631"/>
        <w:bookmarkStart w:id="1020" w:name="_Toc343232916"/>
        <w:bookmarkEnd w:id="1014"/>
        <w:bookmarkEnd w:id="1015"/>
        <w:bookmarkEnd w:id="1016"/>
        <w:bookmarkEnd w:id="1017"/>
        <w:bookmarkEnd w:id="1018"/>
        <w:bookmarkEnd w:id="1019"/>
        <w:bookmarkEnd w:id="1020"/>
      </w:del>
    </w:p>
    <w:p w14:paraId="4447389D" w14:textId="77777777" w:rsidR="004D65BA" w:rsidRPr="0095710D" w:rsidDel="00CA2190" w:rsidRDefault="004D65BA" w:rsidP="004D65BA">
      <w:pPr>
        <w:ind w:firstLine="720"/>
        <w:rPr>
          <w:del w:id="1021" w:author="The Si Tran" w:date="2012-12-11T21:24:00Z"/>
          <w:sz w:val="32"/>
          <w:szCs w:val="32"/>
          <w:rPrChange w:id="1022" w:author="The Si Tran" w:date="2012-12-12T13:54:00Z">
            <w:rPr>
              <w:del w:id="1023" w:author="The Si Tran" w:date="2012-12-11T21:24:00Z"/>
              <w:szCs w:val="26"/>
            </w:rPr>
          </w:rPrChange>
        </w:rPr>
      </w:pPr>
      <w:del w:id="1024" w:author="The Si Tran" w:date="2012-12-11T21:24:00Z">
        <w:r w:rsidRPr="0095710D" w:rsidDel="00CA2190">
          <w:rPr>
            <w:sz w:val="32"/>
            <w:szCs w:val="32"/>
            <w:rPrChange w:id="1025" w:author="The Si Tran" w:date="2012-12-12T13:54:00Z">
              <w:rPr>
                <w:szCs w:val="26"/>
              </w:rPr>
            </w:rPrChange>
          </w:rPr>
          <w:delText>Chương 3: Mô hình ARIMA</w:delText>
        </w:r>
        <w:bookmarkStart w:id="1026" w:name="_Toc343083531"/>
        <w:bookmarkStart w:id="1027" w:name="_Toc343083745"/>
        <w:bookmarkStart w:id="1028" w:name="_Toc343083956"/>
        <w:bookmarkStart w:id="1029" w:name="_Toc343220715"/>
        <w:bookmarkStart w:id="1030" w:name="_Toc343232219"/>
        <w:bookmarkStart w:id="1031" w:name="_Toc343232632"/>
        <w:bookmarkStart w:id="1032" w:name="_Toc343232917"/>
        <w:bookmarkEnd w:id="1026"/>
        <w:bookmarkEnd w:id="1027"/>
        <w:bookmarkEnd w:id="1028"/>
        <w:bookmarkEnd w:id="1029"/>
        <w:bookmarkEnd w:id="1030"/>
        <w:bookmarkEnd w:id="1031"/>
        <w:bookmarkEnd w:id="1032"/>
      </w:del>
    </w:p>
    <w:p w14:paraId="7B53A7DD" w14:textId="77777777" w:rsidR="004D65BA" w:rsidRPr="0095710D" w:rsidDel="00CA2190" w:rsidRDefault="004D65BA" w:rsidP="004D65BA">
      <w:pPr>
        <w:ind w:firstLine="720"/>
        <w:rPr>
          <w:del w:id="1033" w:author="The Si Tran" w:date="2012-12-11T21:24:00Z"/>
          <w:sz w:val="32"/>
          <w:szCs w:val="32"/>
          <w:rPrChange w:id="1034" w:author="The Si Tran" w:date="2012-12-12T13:54:00Z">
            <w:rPr>
              <w:del w:id="1035" w:author="The Si Tran" w:date="2012-12-11T21:24:00Z"/>
              <w:szCs w:val="26"/>
            </w:rPr>
          </w:rPrChange>
        </w:rPr>
      </w:pPr>
      <w:del w:id="1036" w:author="The Si Tran" w:date="2012-12-11T21:24:00Z">
        <w:r w:rsidRPr="0095710D" w:rsidDel="00CA2190">
          <w:rPr>
            <w:sz w:val="32"/>
            <w:szCs w:val="32"/>
            <w:rPrChange w:id="1037" w:author="The Si Tran" w:date="2012-12-12T13:54:00Z">
              <w:rPr>
                <w:szCs w:val="26"/>
              </w:rPr>
            </w:rPrChange>
          </w:rPr>
          <w:delText>Chương 4: Mô hình ANN</w:delText>
        </w:r>
        <w:bookmarkStart w:id="1038" w:name="_Toc343083532"/>
        <w:bookmarkStart w:id="1039" w:name="_Toc343083746"/>
        <w:bookmarkStart w:id="1040" w:name="_Toc343083957"/>
        <w:bookmarkStart w:id="1041" w:name="_Toc343220716"/>
        <w:bookmarkStart w:id="1042" w:name="_Toc343232220"/>
        <w:bookmarkStart w:id="1043" w:name="_Toc343232633"/>
        <w:bookmarkStart w:id="1044" w:name="_Toc343232918"/>
        <w:bookmarkEnd w:id="1038"/>
        <w:bookmarkEnd w:id="1039"/>
        <w:bookmarkEnd w:id="1040"/>
        <w:bookmarkEnd w:id="1041"/>
        <w:bookmarkEnd w:id="1042"/>
        <w:bookmarkEnd w:id="1043"/>
        <w:bookmarkEnd w:id="1044"/>
      </w:del>
    </w:p>
    <w:p w14:paraId="535BB867" w14:textId="77777777" w:rsidR="004D65BA" w:rsidRPr="0095710D" w:rsidDel="00CA2190" w:rsidRDefault="004D65BA" w:rsidP="004D65BA">
      <w:pPr>
        <w:ind w:firstLine="720"/>
        <w:rPr>
          <w:del w:id="1045" w:author="The Si Tran" w:date="2012-12-11T21:24:00Z"/>
          <w:sz w:val="32"/>
          <w:szCs w:val="32"/>
          <w:rPrChange w:id="1046" w:author="The Si Tran" w:date="2012-12-12T13:54:00Z">
            <w:rPr>
              <w:del w:id="1047" w:author="The Si Tran" w:date="2012-12-11T21:24:00Z"/>
              <w:szCs w:val="26"/>
            </w:rPr>
          </w:rPrChange>
        </w:rPr>
      </w:pPr>
      <w:del w:id="1048" w:author="The Si Tran" w:date="2012-12-11T21:24:00Z">
        <w:r w:rsidRPr="0095710D" w:rsidDel="00CA2190">
          <w:rPr>
            <w:sz w:val="32"/>
            <w:szCs w:val="32"/>
            <w:rPrChange w:id="1049" w:author="The Si Tran" w:date="2012-12-12T13:54:00Z">
              <w:rPr>
                <w:szCs w:val="26"/>
              </w:rPr>
            </w:rPrChange>
          </w:rPr>
          <w:delText>Chương 5: Mô hình kết hợp giữa ARIMA và ANN</w:delText>
        </w:r>
        <w:bookmarkStart w:id="1050" w:name="_Toc343083533"/>
        <w:bookmarkStart w:id="1051" w:name="_Toc343083747"/>
        <w:bookmarkStart w:id="1052" w:name="_Toc343083958"/>
        <w:bookmarkStart w:id="1053" w:name="_Toc343220717"/>
        <w:bookmarkStart w:id="1054" w:name="_Toc343232221"/>
        <w:bookmarkStart w:id="1055" w:name="_Toc343232634"/>
        <w:bookmarkStart w:id="1056" w:name="_Toc343232919"/>
        <w:bookmarkEnd w:id="1050"/>
        <w:bookmarkEnd w:id="1051"/>
        <w:bookmarkEnd w:id="1052"/>
        <w:bookmarkEnd w:id="1053"/>
        <w:bookmarkEnd w:id="1054"/>
        <w:bookmarkEnd w:id="1055"/>
        <w:bookmarkEnd w:id="1056"/>
      </w:del>
    </w:p>
    <w:p w14:paraId="00BE2FA6" w14:textId="77777777" w:rsidR="004D65BA" w:rsidRPr="0095710D" w:rsidDel="00CA2190" w:rsidRDefault="004D65BA" w:rsidP="004D65BA">
      <w:pPr>
        <w:ind w:firstLine="720"/>
        <w:rPr>
          <w:del w:id="1057" w:author="The Si Tran" w:date="2012-12-11T21:24:00Z"/>
          <w:sz w:val="32"/>
          <w:szCs w:val="32"/>
          <w:rPrChange w:id="1058" w:author="The Si Tran" w:date="2012-12-12T13:54:00Z">
            <w:rPr>
              <w:del w:id="1059" w:author="The Si Tran" w:date="2012-12-11T21:24:00Z"/>
              <w:szCs w:val="26"/>
            </w:rPr>
          </w:rPrChange>
        </w:rPr>
      </w:pPr>
      <w:del w:id="1060" w:author="The Si Tran" w:date="2012-12-11T21:24:00Z">
        <w:r w:rsidRPr="0095710D" w:rsidDel="00CA2190">
          <w:rPr>
            <w:sz w:val="32"/>
            <w:szCs w:val="32"/>
            <w:rPrChange w:id="1061" w:author="The Si Tran" w:date="2012-12-12T13:54:00Z">
              <w:rPr>
                <w:szCs w:val="26"/>
              </w:rPr>
            </w:rPrChange>
          </w:rPr>
          <w:delText>Chương 6: Kết quả thực nghiệm</w:delText>
        </w:r>
        <w:bookmarkStart w:id="1062" w:name="_Toc343083534"/>
        <w:bookmarkStart w:id="1063" w:name="_Toc343083748"/>
        <w:bookmarkStart w:id="1064" w:name="_Toc343083959"/>
        <w:bookmarkStart w:id="1065" w:name="_Toc343220718"/>
        <w:bookmarkStart w:id="1066" w:name="_Toc343232222"/>
        <w:bookmarkStart w:id="1067" w:name="_Toc343232635"/>
        <w:bookmarkStart w:id="1068" w:name="_Toc343232920"/>
        <w:bookmarkEnd w:id="1062"/>
        <w:bookmarkEnd w:id="1063"/>
        <w:bookmarkEnd w:id="1064"/>
        <w:bookmarkEnd w:id="1065"/>
        <w:bookmarkEnd w:id="1066"/>
        <w:bookmarkEnd w:id="1067"/>
        <w:bookmarkEnd w:id="1068"/>
      </w:del>
    </w:p>
    <w:p w14:paraId="1B3699D2" w14:textId="77777777" w:rsidR="004D65BA" w:rsidRPr="0095710D" w:rsidDel="00CA2190" w:rsidRDefault="004D65BA" w:rsidP="004D65BA">
      <w:pPr>
        <w:ind w:firstLine="720"/>
        <w:rPr>
          <w:del w:id="1069" w:author="The Si Tran" w:date="2012-12-11T21:24:00Z"/>
          <w:sz w:val="32"/>
          <w:szCs w:val="32"/>
          <w:rPrChange w:id="1070" w:author="The Si Tran" w:date="2012-12-12T13:54:00Z">
            <w:rPr>
              <w:del w:id="1071" w:author="The Si Tran" w:date="2012-12-11T21:24:00Z"/>
              <w:szCs w:val="26"/>
            </w:rPr>
          </w:rPrChange>
        </w:rPr>
      </w:pPr>
      <w:del w:id="1072" w:author="The Si Tran" w:date="2012-12-11T21:24:00Z">
        <w:r w:rsidRPr="0095710D" w:rsidDel="00CA2190">
          <w:rPr>
            <w:b/>
            <w:sz w:val="32"/>
            <w:szCs w:val="32"/>
            <w:rPrChange w:id="1073" w:author="The Si Tran" w:date="2012-12-12T13:54:00Z">
              <w:rPr>
                <w:b/>
                <w:szCs w:val="26"/>
              </w:rPr>
            </w:rPrChange>
          </w:rPr>
          <w:delText xml:space="preserve">Chương 7: </w:delText>
        </w:r>
        <w:r w:rsidRPr="0095710D" w:rsidDel="00CA2190">
          <w:rPr>
            <w:sz w:val="32"/>
            <w:szCs w:val="32"/>
            <w:rPrChange w:id="1074" w:author="The Si Tran" w:date="2012-12-12T13:54:00Z">
              <w:rPr>
                <w:szCs w:val="26"/>
              </w:rPr>
            </w:rPrChange>
          </w:rPr>
          <w:delText>Kết luận về kết quả đạt được và hướng phát triển tương lai.</w:delText>
        </w:r>
        <w:bookmarkStart w:id="1075" w:name="_Toc343083535"/>
        <w:bookmarkStart w:id="1076" w:name="_Toc343083749"/>
        <w:bookmarkStart w:id="1077" w:name="_Toc343083960"/>
        <w:bookmarkStart w:id="1078" w:name="_Toc343220719"/>
        <w:bookmarkStart w:id="1079" w:name="_Toc343232223"/>
        <w:bookmarkStart w:id="1080" w:name="_Toc343232636"/>
        <w:bookmarkStart w:id="1081" w:name="_Toc343232921"/>
        <w:bookmarkEnd w:id="1075"/>
        <w:bookmarkEnd w:id="1076"/>
        <w:bookmarkEnd w:id="1077"/>
        <w:bookmarkEnd w:id="1078"/>
        <w:bookmarkEnd w:id="1079"/>
        <w:bookmarkEnd w:id="1080"/>
        <w:bookmarkEnd w:id="1081"/>
      </w:del>
    </w:p>
    <w:p w14:paraId="18B7CEB5" w14:textId="77777777" w:rsidR="00AA4819" w:rsidRPr="0095710D" w:rsidDel="00726875" w:rsidRDefault="00AA4819" w:rsidP="004D65BA">
      <w:pPr>
        <w:ind w:firstLine="720"/>
        <w:rPr>
          <w:del w:id="1082" w:author="The Si Tran" w:date="2012-12-12T07:57:00Z"/>
          <w:sz w:val="32"/>
          <w:szCs w:val="32"/>
          <w:rPrChange w:id="1083" w:author="The Si Tran" w:date="2012-12-12T13:54:00Z">
            <w:rPr>
              <w:del w:id="1084" w:author="The Si Tran" w:date="2012-12-12T07:57:00Z"/>
              <w:szCs w:val="26"/>
            </w:rPr>
          </w:rPrChange>
        </w:rPr>
      </w:pPr>
      <w:bookmarkStart w:id="1085" w:name="_Toc343083536"/>
      <w:bookmarkStart w:id="1086" w:name="_Toc343083750"/>
      <w:bookmarkStart w:id="1087" w:name="_Toc343083961"/>
      <w:bookmarkStart w:id="1088" w:name="_Toc343220720"/>
      <w:bookmarkStart w:id="1089" w:name="_Toc343232224"/>
      <w:bookmarkStart w:id="1090" w:name="_Toc343232637"/>
      <w:bookmarkStart w:id="1091" w:name="_Toc343232922"/>
      <w:bookmarkEnd w:id="1085"/>
      <w:bookmarkEnd w:id="1086"/>
      <w:bookmarkEnd w:id="1087"/>
      <w:bookmarkEnd w:id="1088"/>
      <w:bookmarkEnd w:id="1089"/>
      <w:bookmarkEnd w:id="1090"/>
      <w:bookmarkEnd w:id="1091"/>
    </w:p>
    <w:p w14:paraId="5E81A452" w14:textId="77777777" w:rsidR="00AA4819" w:rsidRPr="0095710D" w:rsidRDefault="00AA4819" w:rsidP="00AA4819">
      <w:pPr>
        <w:pStyle w:val="Heading1"/>
      </w:pPr>
      <w:bookmarkStart w:id="1092" w:name="_Toc343232923"/>
      <w:r w:rsidRPr="0095710D">
        <w:t xml:space="preserve">: </w:t>
      </w:r>
      <w:del w:id="1093" w:author="The Si Tran" w:date="2012-12-12T13:53:00Z">
        <w:r w:rsidRPr="0095710D" w:rsidDel="007529B1">
          <w:delText>Chuỗi thời gian và các thành phần của chuỗi thời gian</w:delText>
        </w:r>
      </w:del>
      <w:ins w:id="1094" w:author="The Si Tran" w:date="2012-12-12T13:53:00Z">
        <w:r w:rsidR="007529B1" w:rsidRPr="0095710D">
          <w:rPr>
            <w:rPrChange w:id="1095" w:author="The Si Tran" w:date="2012-12-12T13:54:00Z">
              <w:rPr>
                <w:sz w:val="26"/>
                <w:szCs w:val="26"/>
              </w:rPr>
            </w:rPrChange>
          </w:rPr>
          <w:t xml:space="preserve">CHUỖI THỜI GIAN VÀ CÁC THÀNH PHẦN </w:t>
        </w:r>
      </w:ins>
      <w:ins w:id="1096" w:author="The Si Tran" w:date="2012-12-12T13:54:00Z">
        <w:r w:rsidR="007529B1" w:rsidRPr="0095710D">
          <w:rPr>
            <w:rPrChange w:id="1097" w:author="The Si Tran" w:date="2012-12-12T13:54:00Z">
              <w:rPr>
                <w:sz w:val="26"/>
                <w:szCs w:val="26"/>
              </w:rPr>
            </w:rPrChange>
          </w:rPr>
          <w:t xml:space="preserve">CỦA </w:t>
        </w:r>
      </w:ins>
      <w:ins w:id="1098" w:author="The Si Tran" w:date="2012-12-12T13:53:00Z">
        <w:r w:rsidR="007529B1" w:rsidRPr="0095710D">
          <w:rPr>
            <w:rPrChange w:id="1099" w:author="The Si Tran" w:date="2012-12-12T13:54:00Z">
              <w:rPr>
                <w:sz w:val="26"/>
                <w:szCs w:val="26"/>
              </w:rPr>
            </w:rPrChange>
          </w:rPr>
          <w:t>CHUỖI THỜI GIAN</w:t>
        </w:r>
      </w:ins>
      <w:bookmarkEnd w:id="1092"/>
    </w:p>
    <w:p w14:paraId="2E89C694" w14:textId="77777777" w:rsidR="00AA4819" w:rsidRPr="0049233F" w:rsidRDefault="00AA4819" w:rsidP="00AA4819">
      <w:pPr>
        <w:pStyle w:val="Heading2"/>
        <w:rPr>
          <w:sz w:val="26"/>
          <w:szCs w:val="26"/>
          <w:rPrChange w:id="1100" w:author="The Si Tran" w:date="2012-12-05T23:02:00Z">
            <w:rPr/>
          </w:rPrChange>
        </w:rPr>
      </w:pPr>
      <w:bookmarkStart w:id="1101" w:name="_Toc343232924"/>
      <w:r w:rsidRPr="0049233F">
        <w:rPr>
          <w:sz w:val="26"/>
          <w:szCs w:val="26"/>
          <w:rPrChange w:id="1102" w:author="The Si Tran" w:date="2012-12-05T23:02:00Z">
            <w:rPr>
              <w:iCs w:val="0"/>
              <w:kern w:val="32"/>
              <w:sz w:val="32"/>
              <w:szCs w:val="32"/>
            </w:rPr>
          </w:rPrChange>
        </w:rPr>
        <w:t>Chuỗi thời gian</w:t>
      </w:r>
      <w:bookmarkEnd w:id="1101"/>
      <w:del w:id="1103" w:author="The Si Tran" w:date="2012-12-11T21:05:00Z">
        <w:r w:rsidRPr="0049233F" w:rsidDel="006C2050">
          <w:rPr>
            <w:sz w:val="26"/>
            <w:szCs w:val="26"/>
            <w:rPrChange w:id="1104" w:author="The Si Tran" w:date="2012-12-05T23:02:00Z">
              <w:rPr>
                <w:iCs w:val="0"/>
                <w:kern w:val="32"/>
                <w:sz w:val="32"/>
                <w:szCs w:val="32"/>
              </w:rPr>
            </w:rPrChange>
          </w:rPr>
          <w:delText>:</w:delText>
        </w:r>
      </w:del>
    </w:p>
    <w:p w14:paraId="7693E365" w14:textId="77777777" w:rsidR="00024D6E" w:rsidRPr="0049233F" w:rsidRDefault="00387D5F">
      <w:pPr>
        <w:rPr>
          <w:rPrChange w:id="1105" w:author="The Si Tran" w:date="2012-12-05T23:02:00Z">
            <w:rPr>
              <w:sz w:val="28"/>
              <w:szCs w:val="28"/>
            </w:rPr>
          </w:rPrChange>
        </w:rPr>
        <w:pPrChange w:id="1106" w:author="The Si Tran" w:date="2012-12-14T07:21:00Z">
          <w:pPr>
            <w:ind w:firstLine="720"/>
          </w:pPr>
        </w:pPrChange>
      </w:pPr>
      <w:r w:rsidRPr="0049233F">
        <w:rPr>
          <w:rPrChange w:id="1107" w:author="The Si Tran" w:date="2012-12-05T23:02:00Z">
            <w:rPr>
              <w:rFonts w:cs="Arial"/>
              <w:b/>
              <w:bCs/>
              <w:kern w:val="32"/>
              <w:sz w:val="28"/>
              <w:szCs w:val="28"/>
            </w:rPr>
          </w:rPrChange>
        </w:rPr>
        <w:t xml:space="preserve">Dữ liệu chuỗi thời gian </w:t>
      </w:r>
      <w:r w:rsidR="00024D6E" w:rsidRPr="0049233F">
        <w:rPr>
          <w:rPrChange w:id="1108"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7777777" w:rsidR="00024D6E" w:rsidRPr="0049233F" w:rsidDel="00011A74" w:rsidRDefault="00024D6E">
      <w:pPr>
        <w:rPr>
          <w:del w:id="1109" w:author="The Si Tran" w:date="2012-12-14T07:21:00Z"/>
          <w:rPrChange w:id="1110" w:author="The Si Tran" w:date="2012-12-05T23:02:00Z">
            <w:rPr>
              <w:del w:id="1111" w:author="The Si Tran" w:date="2012-12-14T07:21:00Z"/>
              <w:sz w:val="28"/>
              <w:szCs w:val="28"/>
            </w:rPr>
          </w:rPrChange>
        </w:rPr>
        <w:pPrChange w:id="1112" w:author="The Si Tran" w:date="2012-12-14T07:21:00Z">
          <w:pPr>
            <w:ind w:firstLine="720"/>
          </w:pPr>
        </w:pPrChange>
      </w:pPr>
      <w:del w:id="1113" w:author="The Si Tran" w:date="2012-12-14T04:19:00Z">
        <w:r w:rsidRPr="0049233F" w:rsidDel="00454557">
          <w:rPr>
            <w:rPrChange w:id="1114" w:author="The Si Tran" w:date="2012-12-05T23:02:00Z">
              <w:rPr>
                <w:rFonts w:cs="Arial"/>
                <w:b/>
                <w:bCs/>
                <w:kern w:val="32"/>
                <w:sz w:val="28"/>
                <w:szCs w:val="28"/>
              </w:rPr>
            </w:rPrChange>
          </w:rPr>
          <w:tab/>
        </w:r>
      </w:del>
      <w:r w:rsidRPr="0049233F">
        <w:rPr>
          <w:rPrChange w:id="1115" w:author="The Si Tran" w:date="2012-12-05T23:02:00Z">
            <w:rPr>
              <w:rFonts w:cs="Arial"/>
              <w:b/>
              <w:bCs/>
              <w:kern w:val="32"/>
              <w:sz w:val="28"/>
              <w:szCs w:val="28"/>
            </w:rPr>
          </w:rPrChange>
        </w:rPr>
        <w:t xml:space="preserve">Ta </w:t>
      </w:r>
      <w:r w:rsidR="005C2C13" w:rsidRPr="0049233F">
        <w:rPr>
          <w:rPrChange w:id="1116" w:author="The Si Tran" w:date="2012-12-05T23:02:00Z">
            <w:rPr>
              <w:rFonts w:cs="Arial"/>
              <w:b/>
              <w:bCs/>
              <w:kern w:val="32"/>
              <w:sz w:val="28"/>
              <w:szCs w:val="28"/>
            </w:rPr>
          </w:rPrChange>
        </w:rPr>
        <w:t xml:space="preserve">thường </w:t>
      </w:r>
      <w:r w:rsidRPr="0049233F">
        <w:rPr>
          <w:rPrChange w:id="1117" w:author="The Si Tran" w:date="2012-12-05T23:02:00Z">
            <w:rPr>
              <w:rFonts w:cs="Arial"/>
              <w:b/>
              <w:bCs/>
              <w:kern w:val="32"/>
              <w:sz w:val="28"/>
              <w:szCs w:val="28"/>
            </w:rPr>
          </w:rPrChange>
        </w:rPr>
        <w:t xml:space="preserve">ký kiệu chuỗi thời gian là </w:t>
      </w:r>
      <w:ins w:id="1118"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119" w:author="The Si Tran" w:date="2012-12-06T03:50:00Z">
        <w:r w:rsidRPr="0049233F" w:rsidDel="00C16A39">
          <w:rPr>
            <w:rPrChange w:id="1120" w:author="The Si Tran" w:date="2012-12-05T23:02:00Z">
              <w:rPr>
                <w:rFonts w:cs="Arial"/>
                <w:b/>
                <w:bCs/>
                <w:kern w:val="32"/>
                <w:sz w:val="28"/>
                <w:szCs w:val="28"/>
              </w:rPr>
            </w:rPrChange>
          </w:rPr>
          <w:delText>{X</w:delText>
        </w:r>
        <w:r w:rsidRPr="0049233F" w:rsidDel="00C16A39">
          <w:rPr>
            <w:vertAlign w:val="subscript"/>
            <w:rPrChange w:id="1121" w:author="The Si Tran" w:date="2012-12-05T23:02:00Z">
              <w:rPr>
                <w:rFonts w:cs="Arial"/>
                <w:b/>
                <w:bCs/>
                <w:kern w:val="32"/>
                <w:sz w:val="28"/>
                <w:szCs w:val="28"/>
                <w:vertAlign w:val="subscript"/>
              </w:rPr>
            </w:rPrChange>
          </w:rPr>
          <w:delText>t</w:delText>
        </w:r>
        <w:r w:rsidRPr="0049233F" w:rsidDel="00C16A39">
          <w:rPr>
            <w:rPrChange w:id="1122" w:author="The Si Tran" w:date="2012-12-05T23:02:00Z">
              <w:rPr>
                <w:rFonts w:cs="Arial"/>
                <w:b/>
                <w:bCs/>
                <w:kern w:val="32"/>
                <w:sz w:val="28"/>
                <w:szCs w:val="28"/>
              </w:rPr>
            </w:rPrChange>
          </w:rPr>
          <w:delText>}</w:delText>
        </w:r>
      </w:del>
      <w:r w:rsidRPr="0049233F">
        <w:rPr>
          <w:rPrChange w:id="1123" w:author="The Si Tran" w:date="2012-12-05T23:02:00Z">
            <w:rPr>
              <w:rFonts w:cs="Arial"/>
              <w:b/>
              <w:bCs/>
              <w:kern w:val="32"/>
              <w:sz w:val="28"/>
              <w:szCs w:val="28"/>
            </w:rPr>
          </w:rPrChange>
        </w:rPr>
        <w:t xml:space="preserve"> với </w:t>
      </w:r>
      <w:ins w:id="1124" w:author="The Si Tran" w:date="2012-12-06T03:50:00Z">
        <m:oMath>
          <m:r>
            <w:rPr>
              <w:rFonts w:ascii="Cambria Math" w:hAnsi="Cambria Math"/>
            </w:rPr>
            <m:t>t</m:t>
          </m:r>
        </m:oMath>
      </w:ins>
      <w:del w:id="1125" w:author="The Si Tran" w:date="2012-12-06T03:50:00Z">
        <w:r w:rsidRPr="0049233F" w:rsidDel="00C16A39">
          <w:rPr>
            <w:rPrChange w:id="1126" w:author="The Si Tran" w:date="2012-12-05T23:02:00Z">
              <w:rPr>
                <w:rFonts w:cs="Arial"/>
                <w:b/>
                <w:bCs/>
                <w:kern w:val="32"/>
                <w:sz w:val="28"/>
                <w:szCs w:val="28"/>
              </w:rPr>
            </w:rPrChange>
          </w:rPr>
          <w:delText>t</w:delText>
        </w:r>
      </w:del>
      <w:r w:rsidRPr="0049233F">
        <w:rPr>
          <w:rPrChange w:id="1127" w:author="The Si Tran" w:date="2012-12-05T23:02:00Z">
            <w:rPr>
              <w:rFonts w:cs="Arial"/>
              <w:b/>
              <w:bCs/>
              <w:kern w:val="32"/>
              <w:sz w:val="28"/>
              <w:szCs w:val="28"/>
            </w:rPr>
          </w:rPrChange>
        </w:rPr>
        <w:t xml:space="preserve"> là các số tự nhiên. </w:t>
      </w:r>
      <m:oMath>
        <m:sSub>
          <m:sSubPr>
            <m:ctrlPr>
              <w:ins w:id="1128" w:author="The Si Tran" w:date="2012-12-06T03:50:00Z">
                <w:rPr>
                  <w:rFonts w:ascii="Cambria Math" w:hAnsi="Cambria Math"/>
                  <w:i/>
                </w:rPr>
              </w:ins>
            </m:ctrlPr>
          </m:sSubPr>
          <m:e>
            <w:ins w:id="1129" w:author="The Si Tran" w:date="2012-12-06T03:50:00Z">
              <m:r>
                <w:rPr>
                  <w:rFonts w:ascii="Cambria Math" w:hAnsi="Cambria Math"/>
                </w:rPr>
                <m:t>X</m:t>
              </m:r>
            </w:ins>
          </m:e>
          <m:sub>
            <w:ins w:id="1130" w:author="The Si Tran" w:date="2012-12-06T03:50:00Z">
              <m:r>
                <w:rPr>
                  <w:rFonts w:ascii="Cambria Math" w:hAnsi="Cambria Math"/>
                </w:rPr>
                <m:t>t</m:t>
              </m:r>
            </w:ins>
          </m:sub>
        </m:sSub>
      </m:oMath>
      <w:ins w:id="1131" w:author="The Si Tran" w:date="2012-12-06T03:50:00Z">
        <w:r w:rsidR="00C16A39">
          <w:t xml:space="preserve"> </w:t>
        </w:r>
      </w:ins>
      <w:del w:id="1132" w:author="The Si Tran" w:date="2012-12-06T03:50:00Z">
        <w:r w:rsidRPr="0049233F" w:rsidDel="00C16A39">
          <w:rPr>
            <w:rPrChange w:id="1133" w:author="The Si Tran" w:date="2012-12-05T23:02:00Z">
              <w:rPr>
                <w:rFonts w:cs="Arial"/>
                <w:b/>
                <w:bCs/>
                <w:kern w:val="32"/>
                <w:sz w:val="28"/>
                <w:szCs w:val="28"/>
              </w:rPr>
            </w:rPrChange>
          </w:rPr>
          <w:delText>X</w:delText>
        </w:r>
        <w:r w:rsidRPr="0049233F" w:rsidDel="00C16A39">
          <w:rPr>
            <w:vertAlign w:val="subscript"/>
            <w:rPrChange w:id="1134" w:author="The Si Tran" w:date="2012-12-05T23:02:00Z">
              <w:rPr>
                <w:rFonts w:cs="Arial"/>
                <w:b/>
                <w:bCs/>
                <w:kern w:val="32"/>
                <w:sz w:val="28"/>
                <w:szCs w:val="28"/>
                <w:vertAlign w:val="subscript"/>
              </w:rPr>
            </w:rPrChange>
          </w:rPr>
          <w:delText>t</w:delText>
        </w:r>
        <w:r w:rsidRPr="0049233F" w:rsidDel="00C16A39">
          <w:rPr>
            <w:rPrChange w:id="1135" w:author="The Si Tran" w:date="2012-12-05T23:02:00Z">
              <w:rPr>
                <w:rFonts w:cs="Arial"/>
                <w:b/>
                <w:bCs/>
                <w:kern w:val="32"/>
                <w:sz w:val="28"/>
                <w:szCs w:val="28"/>
              </w:rPr>
            </w:rPrChange>
          </w:rPr>
          <w:delText xml:space="preserve"> </w:delText>
        </w:r>
      </w:del>
      <w:r w:rsidRPr="0049233F">
        <w:rPr>
          <w:rPrChange w:id="1136" w:author="The Si Tran" w:date="2012-12-05T23:02:00Z">
            <w:rPr>
              <w:rFonts w:cs="Arial"/>
              <w:b/>
              <w:bCs/>
              <w:kern w:val="32"/>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rPrChange w:id="1137" w:author="The Si Tran" w:date="2012-12-05T23:02:00Z">
            <w:rPr>
              <w:rFonts w:cs="Arial"/>
              <w:b/>
              <w:bCs/>
              <w:kern w:val="32"/>
              <w:sz w:val="28"/>
              <w:szCs w:val="28"/>
            </w:rPr>
          </w:rPrChange>
        </w:rPr>
        <w:t xml:space="preserve">hàng không </w:t>
      </w:r>
      <w:r w:rsidRPr="0049233F">
        <w:rPr>
          <w:rPrChange w:id="1138" w:author="The Si Tran" w:date="2012-12-05T23:02:00Z">
            <w:rPr>
              <w:rFonts w:cs="Arial"/>
              <w:b/>
              <w:bCs/>
              <w:kern w:val="32"/>
              <w:sz w:val="28"/>
              <w:szCs w:val="28"/>
            </w:rPr>
          </w:rPrChange>
        </w:rPr>
        <w:t>Pan Am</w:t>
      </w:r>
      <w:r w:rsidR="005C2C13" w:rsidRPr="0049233F">
        <w:rPr>
          <w:rPrChange w:id="1139"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140" w:author="The Si Tran" w:date="2012-12-05T23:02:00Z">
            <w:rPr>
              <w:sz w:val="28"/>
              <w:szCs w:val="28"/>
            </w:rPr>
          </w:rPrChange>
        </w:rPr>
      </w:pPr>
    </w:p>
    <w:p w14:paraId="5045DE3A" w14:textId="77777777" w:rsidR="009526E2" w:rsidRPr="009531AA" w:rsidRDefault="00024D6E">
      <w:pPr>
        <w:rPr>
          <w:szCs w:val="26"/>
          <w:rPrChange w:id="1141" w:author="The Si Tran" w:date="2012-12-11T23:14:00Z">
            <w:rPr>
              <w:sz w:val="28"/>
              <w:szCs w:val="28"/>
            </w:rPr>
          </w:rPrChange>
        </w:rPr>
      </w:pPr>
      <w:r w:rsidRPr="0049233F">
        <w:rPr>
          <w:noProof/>
          <w:szCs w:val="26"/>
          <w:rPrChange w:id="1142" w:author="Unknown">
            <w:rPr>
              <w:rFonts w:cs="Arial"/>
              <w:b/>
              <w:bCs/>
              <w:noProof/>
              <w:kern w:val="32"/>
              <w:sz w:val="28"/>
              <w:szCs w:val="28"/>
            </w:rPr>
          </w:rPrChange>
        </w:rPr>
        <w:drawing>
          <wp:inline distT="0" distB="0" distL="0" distR="0" wp14:anchorId="3BED6EB7" wp14:editId="1CB4E54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7B42A6" w:rsidDel="00011A74" w:rsidRDefault="00024D6E">
      <w:pPr>
        <w:pStyle w:val="Hinh"/>
        <w:jc w:val="center"/>
        <w:rPr>
          <w:del w:id="1143" w:author="The Si Tran" w:date="2012-12-14T07:21:00Z"/>
        </w:rPr>
        <w:pPrChange w:id="1144" w:author="The Si Tran" w:date="2012-12-11T23:14:00Z">
          <w:pPr>
            <w:pStyle w:val="Caption"/>
            <w:ind w:firstLine="540"/>
          </w:pPr>
        </w:pPrChange>
      </w:pPr>
      <w:bookmarkStart w:id="1145" w:name="_Toc312142075"/>
      <w:bookmarkStart w:id="1146" w:name="_Toc343029950"/>
      <w:bookmarkStart w:id="1147" w:name="_Toc343220881"/>
      <w:r w:rsidRPr="009531AA">
        <w:rPr>
          <w:rPrChange w:id="1148" w:author="The Si Tran" w:date="2012-12-11T23:13:00Z">
            <w:rPr>
              <w:sz w:val="28"/>
              <w:szCs w:val="28"/>
            </w:rPr>
          </w:rPrChange>
        </w:rPr>
        <w:t xml:space="preserve">Hình </w:t>
      </w:r>
      <w:del w:id="1149" w:author="The Si Tran" w:date="2012-12-11T23:15:00Z">
        <w:r w:rsidRPr="009531AA" w:rsidDel="005F761D">
          <w:rPr>
            <w:rPrChange w:id="1150" w:author="The Si Tran" w:date="2012-12-11T23:13:00Z">
              <w:rPr>
                <w:sz w:val="28"/>
                <w:szCs w:val="28"/>
              </w:rPr>
            </w:rPrChange>
          </w:rPr>
          <w:fldChar w:fldCharType="begin"/>
        </w:r>
        <w:r w:rsidRPr="009531AA" w:rsidDel="005F761D">
          <w:rPr>
            <w:rPrChange w:id="1151" w:author="The Si Tran" w:date="2012-12-11T23:13:00Z">
              <w:rPr>
                <w:sz w:val="28"/>
                <w:szCs w:val="28"/>
              </w:rPr>
            </w:rPrChange>
          </w:rPr>
          <w:delInstrText xml:space="preserve"> SEQ Hình \* ARABIC </w:delInstrText>
        </w:r>
        <w:r w:rsidRPr="009531AA" w:rsidDel="005F761D">
          <w:rPr>
            <w:rPrChange w:id="1152" w:author="The Si Tran" w:date="2012-12-11T23:13:00Z">
              <w:rPr>
                <w:sz w:val="28"/>
                <w:szCs w:val="28"/>
              </w:rPr>
            </w:rPrChange>
          </w:rPr>
          <w:fldChar w:fldCharType="separate"/>
        </w:r>
        <w:r w:rsidRPr="009531AA" w:rsidDel="005F761D">
          <w:rPr>
            <w:rPrChange w:id="1153" w:author="The Si Tran" w:date="2012-12-11T23:13:00Z">
              <w:rPr>
                <w:noProof/>
                <w:sz w:val="28"/>
                <w:szCs w:val="28"/>
              </w:rPr>
            </w:rPrChange>
          </w:rPr>
          <w:delText>1</w:delText>
        </w:r>
        <w:r w:rsidRPr="009531AA" w:rsidDel="005F761D">
          <w:rPr>
            <w:rPrChange w:id="1154" w:author="The Si Tran" w:date="2012-12-11T23:13:00Z">
              <w:rPr>
                <w:sz w:val="28"/>
                <w:szCs w:val="28"/>
              </w:rPr>
            </w:rPrChange>
          </w:rPr>
          <w:fldChar w:fldCharType="end"/>
        </w:r>
      </w:del>
      <w:ins w:id="1155" w:author="The Si Tran" w:date="2012-12-11T23:15:00Z">
        <w:r w:rsidR="005F761D">
          <w:t>2</w:t>
        </w:r>
      </w:ins>
      <w:ins w:id="1156" w:author="The Si Tran" w:date="2012-12-11T23:13:00Z">
        <w:r w:rsidR="00FD0D9E" w:rsidRPr="007B42A6">
          <w:t>.1</w:t>
        </w:r>
      </w:ins>
      <w:ins w:id="1157" w:author="The Si Tran" w:date="2012-12-14T04:07:00Z">
        <w:r w:rsidR="00C409EE">
          <w:t>:</w:t>
        </w:r>
      </w:ins>
      <w:r w:rsidRPr="00FD0D9E">
        <w:rPr>
          <w:rPrChange w:id="1158" w:author="The Si Tran" w:date="2012-12-11T23:12:00Z">
            <w:rPr>
              <w:sz w:val="28"/>
              <w:szCs w:val="28"/>
            </w:rPr>
          </w:rPrChange>
        </w:rPr>
        <w:t xml:space="preserve"> Số khách hàng đặt chỗ hàng tháng của hãng Pan Am</w:t>
      </w:r>
      <w:bookmarkEnd w:id="1145"/>
      <w:bookmarkEnd w:id="1146"/>
      <w:bookmarkEnd w:id="1147"/>
    </w:p>
    <w:p w14:paraId="6148F770" w14:textId="77777777" w:rsidR="00024D6E" w:rsidRPr="0049233F" w:rsidRDefault="00024D6E">
      <w:pPr>
        <w:pStyle w:val="Hinh"/>
        <w:jc w:val="center"/>
        <w:rPr>
          <w:rPrChange w:id="1159" w:author="The Si Tran" w:date="2012-12-05T23:02:00Z">
            <w:rPr>
              <w:sz w:val="28"/>
              <w:szCs w:val="28"/>
            </w:rPr>
          </w:rPrChange>
        </w:rPr>
        <w:pPrChange w:id="1160" w:author="The Si Tran" w:date="2012-12-14T07:21:00Z">
          <w:pPr/>
        </w:pPrChange>
      </w:pPr>
    </w:p>
    <w:p w14:paraId="47496638" w14:textId="77777777" w:rsidR="0080635D" w:rsidRPr="0049233F" w:rsidRDefault="0080635D">
      <w:pPr>
        <w:rPr>
          <w:rPrChange w:id="1161" w:author="The Si Tran" w:date="2012-12-05T23:02:00Z">
            <w:rPr>
              <w:sz w:val="28"/>
              <w:szCs w:val="28"/>
            </w:rPr>
          </w:rPrChange>
        </w:rPr>
        <w:pPrChange w:id="1162" w:author="The Si Tran" w:date="2012-12-14T07:21:00Z">
          <w:pPr>
            <w:ind w:firstLine="720"/>
          </w:pPr>
        </w:pPrChange>
      </w:pPr>
      <w:del w:id="1163" w:author="The Si Tran" w:date="2012-12-14T04:19:00Z">
        <w:r w:rsidRPr="0049233F" w:rsidDel="00454557">
          <w:rPr>
            <w:rPrChange w:id="1164" w:author="The Si Tran" w:date="2012-12-05T23:02:00Z">
              <w:rPr>
                <w:b/>
                <w:bCs/>
                <w:sz w:val="28"/>
                <w:szCs w:val="28"/>
              </w:rPr>
            </w:rPrChange>
          </w:rPr>
          <w:tab/>
        </w:r>
      </w:del>
      <w:r w:rsidRPr="0049233F">
        <w:rPr>
          <w:rPrChange w:id="1165"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rPrChange w:id="1166" w:author="The Si Tran" w:date="2012-12-05T23:02:00Z">
            <w:rPr>
              <w:b/>
              <w:bCs/>
              <w:sz w:val="28"/>
              <w:szCs w:val="28"/>
            </w:rPr>
          </w:rPrChange>
        </w:rPr>
        <w:fldChar w:fldCharType="begin"/>
      </w:r>
      <w:r w:rsidR="00F518BC" w:rsidRPr="0049233F">
        <w:rPr>
          <w:rPrChange w:id="1167" w:author="The Si Tran" w:date="2012-12-05T23:02:00Z">
            <w:rPr>
              <w:b/>
              <w:bCs/>
              <w:sz w:val="28"/>
              <w:szCs w:val="28"/>
            </w:rPr>
          </w:rPrChange>
        </w:rPr>
        <w:instrText xml:space="preserve"> REF  Bussiness_forecasting_book </w:instrText>
      </w:r>
      <w:r w:rsidR="00E50A9B" w:rsidRPr="0049233F">
        <w:instrText xml:space="preserve"> \* MERGEFORMAT </w:instrText>
      </w:r>
      <w:del w:id="1168" w:author="The Si Tran" w:date="2012-12-12T14:11:00Z">
        <w:r w:rsidR="00F518BC" w:rsidRPr="0049233F">
          <w:rPr>
            <w:rPrChange w:id="1169" w:author="The Si Tran" w:date="2012-12-05T23:02:00Z">
              <w:rPr>
                <w:b/>
                <w:bCs/>
                <w:sz w:val="28"/>
                <w:szCs w:val="28"/>
              </w:rPr>
            </w:rPrChange>
          </w:rPr>
          <w:fldChar w:fldCharType="separate"/>
        </w:r>
        <w:r w:rsidR="00F518BC" w:rsidRPr="0049233F" w:rsidDel="009D276E">
          <w:rPr>
            <w:rPrChange w:id="1170" w:author="The Si Tran" w:date="2012-12-05T23:02:00Z">
              <w:rPr>
                <w:b/>
                <w:bCs/>
                <w:sz w:val="20"/>
                <w:szCs w:val="20"/>
              </w:rPr>
            </w:rPrChange>
          </w:rPr>
          <w:delText>[1]</w:delText>
        </w:r>
      </w:del>
      <w:r w:rsidR="00F518BC" w:rsidRPr="0049233F">
        <w:rPr>
          <w:rPrChange w:id="1171" w:author="The Si Tran" w:date="2012-12-05T23:02:00Z">
            <w:rPr>
              <w:b/>
              <w:bCs/>
              <w:sz w:val="28"/>
              <w:szCs w:val="28"/>
            </w:rPr>
          </w:rPrChange>
        </w:rPr>
        <w:fldChar w:fldCharType="end"/>
      </w:r>
    </w:p>
    <w:p w14:paraId="65E346B6" w14:textId="77777777" w:rsidR="001F017F" w:rsidRPr="006A5AA2" w:rsidRDefault="00F518BC">
      <w:pPr>
        <w:pStyle w:val="ListParagraph"/>
        <w:numPr>
          <w:ilvl w:val="0"/>
          <w:numId w:val="47"/>
        </w:numPr>
        <w:spacing w:line="360" w:lineRule="auto"/>
        <w:ind w:left="720"/>
        <w:jc w:val="both"/>
        <w:rPr>
          <w:rFonts w:ascii="Times New Roman" w:hAnsi="Times New Roman"/>
          <w:sz w:val="26"/>
          <w:szCs w:val="26"/>
          <w:rPrChange w:id="1172" w:author="The Si Tran" w:date="2012-12-14T04:05:00Z">
            <w:rPr>
              <w:sz w:val="28"/>
              <w:szCs w:val="28"/>
            </w:rPr>
          </w:rPrChange>
        </w:rPr>
        <w:pPrChange w:id="1173" w:author="The Si Tran" w:date="2012-12-14T04:20:00Z">
          <w:pPr>
            <w:pStyle w:val="ListParagraph"/>
            <w:numPr>
              <w:numId w:val="12"/>
            </w:numPr>
            <w:ind w:left="900" w:hanging="360"/>
          </w:pPr>
        </w:pPrChange>
      </w:pPr>
      <w:r w:rsidRPr="006A5AA2">
        <w:rPr>
          <w:rFonts w:ascii="Times New Roman" w:hAnsi="Times New Roman"/>
          <w:sz w:val="26"/>
          <w:szCs w:val="26"/>
          <w:rPrChange w:id="1174" w:author="The Si Tran" w:date="2012-12-14T04:05:00Z">
            <w:rPr>
              <w:rFonts w:ascii="Times New Roman" w:eastAsiaTheme="minorHAnsi" w:hAnsi="Times New Roman"/>
              <w:b/>
              <w:bCs/>
              <w:sz w:val="28"/>
              <w:szCs w:val="28"/>
            </w:rPr>
          </w:rPrChange>
        </w:rPr>
        <w:t>Thành phần</w:t>
      </w:r>
      <w:r w:rsidR="001F017F" w:rsidRPr="006A5AA2">
        <w:rPr>
          <w:rFonts w:ascii="Times New Roman" w:hAnsi="Times New Roman"/>
          <w:sz w:val="26"/>
          <w:szCs w:val="26"/>
          <w:rPrChange w:id="1175" w:author="The Si Tran" w:date="2012-12-14T04:05:00Z">
            <w:rPr>
              <w:rFonts w:ascii="Times New Roman" w:eastAsiaTheme="minorHAnsi" w:hAnsi="Times New Roman"/>
              <w:b/>
              <w:bCs/>
              <w:sz w:val="28"/>
              <w:szCs w:val="28"/>
            </w:rPr>
          </w:rPrChange>
        </w:rPr>
        <w:t xml:space="preserve"> xu hướ</w:t>
      </w:r>
      <w:r w:rsidRPr="006A5AA2">
        <w:rPr>
          <w:rFonts w:ascii="Times New Roman" w:hAnsi="Times New Roman"/>
          <w:sz w:val="26"/>
          <w:szCs w:val="26"/>
          <w:rPrChange w:id="1176" w:author="The Si Tran" w:date="2012-12-14T04:05:00Z">
            <w:rPr>
              <w:rFonts w:ascii="Times New Roman" w:eastAsiaTheme="minorHAnsi" w:hAnsi="Times New Roman"/>
              <w:b/>
              <w:bCs/>
              <w:sz w:val="28"/>
              <w:szCs w:val="28"/>
            </w:rPr>
          </w:rPrChange>
        </w:rPr>
        <w:t>ng (trend)</w:t>
      </w:r>
      <w:r w:rsidR="001F017F" w:rsidRPr="006A5AA2">
        <w:rPr>
          <w:rFonts w:ascii="Times New Roman" w:hAnsi="Times New Roman"/>
          <w:sz w:val="26"/>
          <w:szCs w:val="26"/>
          <w:rPrChange w:id="1177" w:author="The Si Tran" w:date="2012-12-14T04:05:00Z">
            <w:rPr>
              <w:rFonts w:ascii="Times New Roman" w:eastAsiaTheme="minorHAnsi" w:hAnsi="Times New Roman"/>
              <w:b/>
              <w:bCs/>
              <w:sz w:val="28"/>
              <w:szCs w:val="28"/>
            </w:rPr>
          </w:rPrChange>
        </w:rPr>
        <w:t>: chuỗi dữ liệu quan sát tăng hoặc giảm trong suốt thời đoạn quan sát</w:t>
      </w:r>
      <w:r w:rsidR="00962369" w:rsidRPr="006A5AA2">
        <w:rPr>
          <w:rFonts w:ascii="Times New Roman" w:hAnsi="Times New Roman"/>
          <w:sz w:val="26"/>
          <w:szCs w:val="26"/>
          <w:rPrChange w:id="1178" w:author="The Si Tran" w:date="2012-12-14T04:05:00Z">
            <w:rPr>
              <w:rFonts w:ascii="Times New Roman" w:eastAsiaTheme="minorHAnsi" w:hAnsi="Times New Roman"/>
              <w:b/>
              <w:bCs/>
              <w:sz w:val="28"/>
              <w:szCs w:val="28"/>
            </w:rPr>
          </w:rPrChange>
        </w:rPr>
        <w:t>. Đây là thành phần dài hạn (long term)</w:t>
      </w:r>
      <w:r w:rsidR="001F017F" w:rsidRPr="006A5AA2">
        <w:rPr>
          <w:rFonts w:ascii="Times New Roman" w:hAnsi="Times New Roman"/>
          <w:sz w:val="26"/>
          <w:szCs w:val="26"/>
          <w:rPrChange w:id="1179" w:author="The Si Tran" w:date="2012-12-14T04:05:00Z">
            <w:rPr>
              <w:rFonts w:ascii="Times New Roman" w:eastAsiaTheme="minorHAnsi" w:hAnsi="Times New Roman"/>
              <w:b/>
              <w:bCs/>
              <w:sz w:val="28"/>
              <w:szCs w:val="28"/>
            </w:rPr>
          </w:rPrChange>
        </w:rPr>
        <w:t>. Những chuỗi thời gian có chứa thành phần xu hướng thường gặp như: sự gia tăng dân số, tốc độ lạm phát, tăng trưởng của sản xuất.</w:t>
      </w:r>
    </w:p>
    <w:p w14:paraId="5B1CA22F" w14:textId="77777777" w:rsidR="001F017F" w:rsidRPr="006A5AA2" w:rsidRDefault="00F518BC">
      <w:pPr>
        <w:pStyle w:val="ListParagraph"/>
        <w:numPr>
          <w:ilvl w:val="0"/>
          <w:numId w:val="47"/>
        </w:numPr>
        <w:spacing w:line="360" w:lineRule="auto"/>
        <w:ind w:left="720"/>
        <w:jc w:val="both"/>
        <w:rPr>
          <w:rFonts w:ascii="Times New Roman" w:hAnsi="Times New Roman"/>
          <w:sz w:val="26"/>
          <w:szCs w:val="26"/>
          <w:rPrChange w:id="1180" w:author="The Si Tran" w:date="2012-12-14T04:05:00Z">
            <w:rPr>
              <w:sz w:val="28"/>
              <w:szCs w:val="28"/>
            </w:rPr>
          </w:rPrChange>
        </w:rPr>
        <w:pPrChange w:id="1181" w:author="The Si Tran" w:date="2012-12-14T04:20:00Z">
          <w:pPr>
            <w:pStyle w:val="ListParagraph"/>
            <w:numPr>
              <w:numId w:val="12"/>
            </w:numPr>
            <w:ind w:left="900" w:hanging="360"/>
          </w:pPr>
        </w:pPrChange>
      </w:pPr>
      <w:r w:rsidRPr="006A5AA2">
        <w:rPr>
          <w:rFonts w:ascii="Times New Roman" w:hAnsi="Times New Roman"/>
          <w:sz w:val="26"/>
          <w:szCs w:val="26"/>
          <w:rPrChange w:id="1182" w:author="The Si Tran" w:date="2012-12-14T04:05:00Z">
            <w:rPr>
              <w:rFonts w:ascii="Times New Roman" w:eastAsiaTheme="minorHAnsi" w:hAnsi="Times New Roman"/>
              <w:b/>
              <w:bCs/>
              <w:sz w:val="28"/>
              <w:szCs w:val="28"/>
            </w:rPr>
          </w:rPrChange>
        </w:rPr>
        <w:lastRenderedPageBreak/>
        <w:t>Thành phần</w:t>
      </w:r>
      <w:r w:rsidR="001F017F" w:rsidRPr="006A5AA2">
        <w:rPr>
          <w:rFonts w:ascii="Times New Roman" w:hAnsi="Times New Roman"/>
          <w:sz w:val="26"/>
          <w:szCs w:val="26"/>
          <w:rPrChange w:id="1183" w:author="The Si Tran" w:date="2012-12-14T04:05:00Z">
            <w:rPr>
              <w:rFonts w:ascii="Times New Roman" w:eastAsiaTheme="minorHAnsi" w:hAnsi="Times New Roman"/>
              <w:b/>
              <w:bCs/>
              <w:sz w:val="28"/>
              <w:szCs w:val="28"/>
            </w:rPr>
          </w:rPrChange>
        </w:rPr>
        <w:t xml:space="preserve"> </w:t>
      </w:r>
      <w:r w:rsidRPr="006A5AA2">
        <w:rPr>
          <w:rFonts w:ascii="Times New Roman" w:hAnsi="Times New Roman"/>
          <w:sz w:val="26"/>
          <w:szCs w:val="26"/>
          <w:rPrChange w:id="1184" w:author="The Si Tran" w:date="2012-12-14T04:05:00Z">
            <w:rPr>
              <w:rFonts w:ascii="Times New Roman" w:eastAsiaTheme="minorHAnsi" w:hAnsi="Times New Roman"/>
              <w:b/>
              <w:bCs/>
              <w:sz w:val="28"/>
              <w:szCs w:val="28"/>
            </w:rPr>
          </w:rPrChange>
        </w:rPr>
        <w:t>c</w:t>
      </w:r>
      <w:r w:rsidR="00F7259F" w:rsidRPr="006A5AA2">
        <w:rPr>
          <w:rFonts w:ascii="Times New Roman" w:hAnsi="Times New Roman"/>
          <w:sz w:val="26"/>
          <w:szCs w:val="26"/>
          <w:rPrChange w:id="1185" w:author="The Si Tran" w:date="2012-12-14T04:05:00Z">
            <w:rPr>
              <w:rFonts w:ascii="Times New Roman" w:eastAsiaTheme="minorHAnsi" w:hAnsi="Times New Roman"/>
              <w:b/>
              <w:bCs/>
              <w:sz w:val="28"/>
              <w:szCs w:val="28"/>
            </w:rPr>
          </w:rPrChange>
        </w:rPr>
        <w:t>hu k</w:t>
      </w:r>
      <w:ins w:id="1186" w:author="The Si Tran" w:date="2012-12-14T04:02:00Z">
        <w:r w:rsidR="00C17C95" w:rsidRPr="006A5AA2">
          <w:rPr>
            <w:rFonts w:ascii="Times New Roman" w:hAnsi="Times New Roman"/>
            <w:sz w:val="26"/>
            <w:szCs w:val="26"/>
            <w:rPrChange w:id="1187" w:author="The Si Tran" w:date="2012-12-14T04:05:00Z">
              <w:rPr/>
            </w:rPrChange>
          </w:rPr>
          <w:t>ỳ</w:t>
        </w:r>
      </w:ins>
      <w:del w:id="1188" w:author="The Si Tran" w:date="2012-12-14T04:02:00Z">
        <w:r w:rsidR="00F7259F" w:rsidRPr="006A5AA2" w:rsidDel="00C17C95">
          <w:rPr>
            <w:rFonts w:ascii="Times New Roman" w:hAnsi="Times New Roman"/>
            <w:sz w:val="26"/>
            <w:szCs w:val="26"/>
            <w:rPrChange w:id="1189" w:author="The Si Tran" w:date="2012-12-14T04:05:00Z">
              <w:rPr>
                <w:rFonts w:ascii="Times New Roman" w:eastAsiaTheme="minorHAnsi" w:hAnsi="Times New Roman"/>
                <w:b/>
                <w:bCs/>
                <w:sz w:val="28"/>
                <w:szCs w:val="28"/>
              </w:rPr>
            </w:rPrChange>
          </w:rPr>
          <w:delText>ì</w:delText>
        </w:r>
      </w:del>
      <w:r w:rsidR="00F7259F" w:rsidRPr="006A5AA2">
        <w:rPr>
          <w:rFonts w:ascii="Times New Roman" w:hAnsi="Times New Roman"/>
          <w:sz w:val="26"/>
          <w:szCs w:val="26"/>
          <w:rPrChange w:id="1190" w:author="The Si Tran" w:date="2012-12-14T04:05:00Z">
            <w:rPr>
              <w:rFonts w:ascii="Times New Roman" w:eastAsiaTheme="minorHAnsi" w:hAnsi="Times New Roman"/>
              <w:b/>
              <w:bCs/>
              <w:sz w:val="28"/>
              <w:szCs w:val="28"/>
            </w:rPr>
          </w:rPrChange>
        </w:rPr>
        <w:t xml:space="preserve"> (cyclical)</w:t>
      </w:r>
      <w:r w:rsidR="008E2CA2" w:rsidRPr="006A5AA2">
        <w:rPr>
          <w:rFonts w:ascii="Times New Roman" w:hAnsi="Times New Roman"/>
          <w:sz w:val="26"/>
          <w:szCs w:val="26"/>
          <w:rPrChange w:id="1191" w:author="The Si Tran" w:date="2012-12-14T04:05:00Z">
            <w:rPr>
              <w:rFonts w:ascii="Times New Roman" w:eastAsiaTheme="minorHAnsi" w:hAnsi="Times New Roman"/>
              <w:b/>
              <w:bCs/>
              <w:sz w:val="28"/>
              <w:szCs w:val="28"/>
            </w:rPr>
          </w:rPrChange>
        </w:rPr>
        <w:t>: những giá trị quan sát tăng lên, hoặc giảm xuống trong những khoảng thời gian khác nhau.Thành phần chu kì thường có dao động dạ</w:t>
      </w:r>
      <w:r w:rsidRPr="006A5AA2">
        <w:rPr>
          <w:rFonts w:ascii="Times New Roman" w:hAnsi="Times New Roman"/>
          <w:sz w:val="26"/>
          <w:szCs w:val="26"/>
          <w:rPrChange w:id="1192" w:author="The Si Tran" w:date="2012-12-14T04:05:00Z">
            <w:rPr>
              <w:rFonts w:ascii="Times New Roman" w:eastAsiaTheme="minorHAnsi" w:hAnsi="Times New Roman"/>
              <w:b/>
              <w:bCs/>
              <w:sz w:val="28"/>
              <w:szCs w:val="28"/>
            </w:rPr>
          </w:rPrChange>
        </w:rPr>
        <w:t>ng só</w:t>
      </w:r>
      <w:r w:rsidR="008E2CA2" w:rsidRPr="006A5AA2">
        <w:rPr>
          <w:rFonts w:ascii="Times New Roman" w:hAnsi="Times New Roman"/>
          <w:sz w:val="26"/>
          <w:szCs w:val="26"/>
          <w:rPrChange w:id="1193" w:author="The Si Tran" w:date="2012-12-14T04:05:00Z">
            <w:rPr>
              <w:rFonts w:ascii="Times New Roman" w:eastAsiaTheme="minorHAnsi" w:hAnsi="Times New Roman"/>
              <w:b/>
              <w:bCs/>
              <w:sz w:val="28"/>
              <w:szCs w:val="28"/>
            </w:rPr>
          </w:rPrChange>
        </w:rPr>
        <w:t>ng quanh trục xu hướng. Thường xuất hiện bởi sự gia tăng hoặc thu hẹp trong kinh tế.</w:t>
      </w:r>
    </w:p>
    <w:p w14:paraId="7486DEC1" w14:textId="77777777" w:rsidR="00C130E5" w:rsidRPr="006A5AA2" w:rsidRDefault="00C130E5">
      <w:pPr>
        <w:pStyle w:val="ListParagraph"/>
        <w:numPr>
          <w:ilvl w:val="0"/>
          <w:numId w:val="47"/>
        </w:numPr>
        <w:spacing w:line="360" w:lineRule="auto"/>
        <w:ind w:left="720"/>
        <w:jc w:val="both"/>
        <w:rPr>
          <w:ins w:id="1194" w:author="The Si Tran" w:date="2012-12-14T04:04:00Z"/>
          <w:rFonts w:ascii="Times New Roman" w:hAnsi="Times New Roman"/>
          <w:sz w:val="26"/>
          <w:szCs w:val="26"/>
          <w:rPrChange w:id="1195" w:author="The Si Tran" w:date="2012-12-14T04:05:00Z">
            <w:rPr>
              <w:ins w:id="1196" w:author="The Si Tran" w:date="2012-12-14T04:04:00Z"/>
            </w:rPr>
          </w:rPrChange>
        </w:rPr>
        <w:pPrChange w:id="1197" w:author="The Si Tran" w:date="2012-12-14T04:20:00Z">
          <w:pPr>
            <w:pStyle w:val="ListParagraph"/>
            <w:numPr>
              <w:numId w:val="12"/>
            </w:numPr>
            <w:ind w:left="900" w:hanging="360"/>
          </w:pPr>
        </w:pPrChange>
      </w:pPr>
      <w:r w:rsidRPr="006A5AA2">
        <w:rPr>
          <w:rFonts w:ascii="Times New Roman" w:hAnsi="Times New Roman"/>
          <w:sz w:val="26"/>
          <w:szCs w:val="26"/>
          <w:rPrChange w:id="1198" w:author="The Si Tran" w:date="2012-12-14T04:05:00Z">
            <w:rPr>
              <w:rFonts w:ascii="Times New Roman" w:eastAsiaTheme="minorHAnsi" w:hAnsi="Times New Roman"/>
              <w:b/>
              <w:bCs/>
              <w:sz w:val="28"/>
              <w:szCs w:val="28"/>
            </w:rPr>
          </w:rPrChange>
        </w:rPr>
        <w:t>T</w:t>
      </w:r>
      <w:r w:rsidR="00F518BC" w:rsidRPr="006A5AA2">
        <w:rPr>
          <w:rFonts w:ascii="Times New Roman" w:hAnsi="Times New Roman"/>
          <w:sz w:val="26"/>
          <w:szCs w:val="26"/>
          <w:rPrChange w:id="1199" w:author="The Si Tran" w:date="2012-12-14T04:05:00Z">
            <w:rPr>
              <w:rFonts w:ascii="Times New Roman" w:eastAsiaTheme="minorHAnsi" w:hAnsi="Times New Roman"/>
              <w:b/>
              <w:bCs/>
              <w:sz w:val="28"/>
              <w:szCs w:val="28"/>
            </w:rPr>
          </w:rPrChange>
        </w:rPr>
        <w:t>hành phần</w:t>
      </w:r>
      <w:r w:rsidRPr="006A5AA2">
        <w:rPr>
          <w:rFonts w:ascii="Times New Roman" w:hAnsi="Times New Roman"/>
          <w:sz w:val="26"/>
          <w:szCs w:val="26"/>
          <w:rPrChange w:id="1200" w:author="The Si Tran" w:date="2012-12-14T04:05:00Z">
            <w:rPr>
              <w:rFonts w:ascii="Times New Roman" w:eastAsiaTheme="minorHAnsi" w:hAnsi="Times New Roman"/>
              <w:b/>
              <w:bCs/>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6A5AA2">
        <w:rPr>
          <w:rFonts w:ascii="Times New Roman" w:hAnsi="Times New Roman"/>
          <w:sz w:val="26"/>
          <w:szCs w:val="26"/>
          <w:rPrChange w:id="1201" w:author="The Si Tran" w:date="2012-12-14T04:05:00Z">
            <w:rPr>
              <w:rFonts w:ascii="Times New Roman" w:eastAsiaTheme="minorHAnsi" w:hAnsi="Times New Roman"/>
              <w:b/>
              <w:bCs/>
              <w:sz w:val="28"/>
              <w:szCs w:val="28"/>
            </w:rPr>
          </w:rPrChange>
        </w:rPr>
        <w:t xml:space="preserve"> </w:t>
      </w:r>
      <w:r w:rsidRPr="006A5AA2">
        <w:rPr>
          <w:rFonts w:ascii="Times New Roman" w:hAnsi="Times New Roman"/>
          <w:sz w:val="26"/>
          <w:szCs w:val="26"/>
          <w:rPrChange w:id="1202" w:author="The Si Tran" w:date="2012-12-14T04:05:00Z">
            <w:rPr>
              <w:rFonts w:ascii="Times New Roman" w:eastAsiaTheme="minorHAnsi" w:hAnsi="Times New Roman"/>
              <w:b/>
              <w:bCs/>
              <w:sz w:val="28"/>
              <w:szCs w:val="28"/>
            </w:rPr>
          </w:rPrChange>
        </w:rPr>
        <w:t xml:space="preserve">… Ví dụ: nhu cầu mua sắm dụng cụ học tập thường cao trong giai đoạn tháng 8, tháng 9 hằng năm. </w:t>
      </w:r>
      <w:r w:rsidR="00213AA5" w:rsidRPr="006A5AA2">
        <w:rPr>
          <w:rFonts w:ascii="Times New Roman" w:hAnsi="Times New Roman"/>
          <w:sz w:val="26"/>
          <w:szCs w:val="26"/>
          <w:rPrChange w:id="1203" w:author="The Si Tran" w:date="2012-12-14T04:05:00Z">
            <w:rPr>
              <w:rFonts w:ascii="Times New Roman" w:eastAsiaTheme="minorHAnsi" w:hAnsi="Times New Roman"/>
              <w:b/>
              <w:bCs/>
              <w:sz w:val="28"/>
              <w:szCs w:val="28"/>
            </w:rPr>
          </w:rPrChange>
        </w:rPr>
        <w:t xml:space="preserve"> Tính mùa thường phản ánh điều kiện thời tiết,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04" w:author="The Si Tran" w:date="2012-12-14T04:04:00Z"/>
          <w:rFonts w:ascii="Times New Roman" w:hAnsi="Times New Roman"/>
          <w:sz w:val="26"/>
          <w:szCs w:val="26"/>
          <w:rPrChange w:id="1205" w:author="The Si Tran" w:date="2012-12-14T07:22:00Z">
            <w:rPr>
              <w:del w:id="1206" w:author="The Si Tran" w:date="2012-12-14T04:04:00Z"/>
              <w:sz w:val="28"/>
              <w:szCs w:val="28"/>
            </w:rPr>
          </w:rPrChange>
        </w:rPr>
        <w:pPrChange w:id="1207" w:author="The Si Tran" w:date="2012-12-14T07:22:00Z">
          <w:pPr>
            <w:pStyle w:val="ListParagraph"/>
            <w:numPr>
              <w:numId w:val="12"/>
            </w:numPr>
            <w:ind w:left="900" w:hanging="360"/>
          </w:pPr>
        </w:pPrChange>
      </w:pPr>
    </w:p>
    <w:p w14:paraId="640F0035" w14:textId="77777777" w:rsidR="00F518BC" w:rsidRPr="00011A74" w:rsidDel="00C17C95" w:rsidRDefault="00F518BC">
      <w:pPr>
        <w:pStyle w:val="ListParagraph"/>
        <w:numPr>
          <w:ilvl w:val="0"/>
          <w:numId w:val="47"/>
        </w:numPr>
        <w:spacing w:after="0" w:line="360" w:lineRule="auto"/>
        <w:ind w:left="720"/>
        <w:jc w:val="both"/>
        <w:rPr>
          <w:del w:id="1208" w:author="The Si Tran" w:date="2012-12-14T04:02:00Z"/>
          <w:rFonts w:ascii="Times New Roman" w:hAnsi="Times New Roman"/>
          <w:sz w:val="26"/>
          <w:szCs w:val="26"/>
          <w:rPrChange w:id="1209" w:author="The Si Tran" w:date="2012-12-14T07:22:00Z">
            <w:rPr>
              <w:del w:id="1210" w:author="The Si Tran" w:date="2012-12-14T04:02:00Z"/>
              <w:sz w:val="28"/>
              <w:szCs w:val="28"/>
            </w:rPr>
          </w:rPrChange>
        </w:rPr>
        <w:pPrChange w:id="1211" w:author="The Si Tran" w:date="2012-12-14T07:22:00Z">
          <w:pPr>
            <w:pStyle w:val="ListParagraph"/>
            <w:numPr>
              <w:numId w:val="12"/>
            </w:numPr>
            <w:ind w:left="900" w:hanging="360"/>
          </w:pPr>
        </w:pPrChange>
      </w:pPr>
      <w:r w:rsidRPr="00011A74">
        <w:rPr>
          <w:rFonts w:ascii="Times New Roman" w:hAnsi="Times New Roman"/>
          <w:sz w:val="26"/>
          <w:szCs w:val="26"/>
          <w:rPrChange w:id="1212" w:author="The Si Tran" w:date="2012-12-14T07:22:00Z">
            <w:rPr>
              <w:b/>
              <w:bCs/>
              <w:sz w:val="28"/>
              <w:szCs w:val="28"/>
            </w:rPr>
          </w:rPrChange>
        </w:rPr>
        <w:t>Thành phần bất qui tắc: Là thành phần thể hiện sự biến đổi ngẫu nhiên không thể đoán được của chuỗi thời gian.</w:t>
      </w:r>
    </w:p>
    <w:p w14:paraId="2E87CC4B" w14:textId="77777777" w:rsidR="00F518BC" w:rsidRPr="00C17C95" w:rsidDel="00C17C95" w:rsidRDefault="00F518BC">
      <w:pPr>
        <w:pStyle w:val="ListParagraph"/>
        <w:spacing w:line="360" w:lineRule="auto"/>
        <w:rPr>
          <w:del w:id="1213" w:author="The Si Tran" w:date="2012-12-14T04:02:00Z"/>
          <w:rPrChange w:id="1214" w:author="The Si Tran" w:date="2012-12-14T04:02:00Z">
            <w:rPr>
              <w:del w:id="1215" w:author="The Si Tran" w:date="2012-12-14T04:02:00Z"/>
              <w:sz w:val="28"/>
              <w:szCs w:val="28"/>
            </w:rPr>
          </w:rPrChange>
        </w:rPr>
        <w:pPrChange w:id="1216" w:author="The Si Tran" w:date="2012-12-14T04:20:00Z">
          <w:pPr>
            <w:pStyle w:val="ListParagraph"/>
            <w:ind w:left="900"/>
          </w:pPr>
        </w:pPrChange>
      </w:pPr>
    </w:p>
    <w:p w14:paraId="2AB52753" w14:textId="77777777" w:rsidR="00024D6E" w:rsidRPr="0049233F" w:rsidDel="00BC6984" w:rsidRDefault="00F518BC">
      <w:pPr>
        <w:pStyle w:val="ListParagraph"/>
        <w:numPr>
          <w:ilvl w:val="0"/>
          <w:numId w:val="49"/>
        </w:numPr>
        <w:spacing w:line="360" w:lineRule="auto"/>
        <w:rPr>
          <w:rPrChange w:id="1217" w:author="The Si Tran" w:date="2012-12-05T23:02:00Z">
            <w:rPr>
              <w:sz w:val="28"/>
              <w:szCs w:val="28"/>
            </w:rPr>
          </w:rPrChange>
        </w:rPr>
        <w:pPrChange w:id="1218" w:author="The Si Tran" w:date="2012-12-14T04:20:00Z">
          <w:pPr>
            <w:ind w:firstLine="540"/>
          </w:pPr>
        </w:pPrChange>
      </w:pPr>
      <w:moveFromRangeStart w:id="1219" w:author="The Si Tran" w:date="2012-12-12T08:07:00Z" w:name="move343062963"/>
      <w:moveFrom w:id="1220" w:author="The Si Tran" w:date="2012-12-12T08:07:00Z">
        <w:r w:rsidRPr="0049233F" w:rsidDel="00BC6984">
          <w:rPr>
            <w:rPrChange w:id="1221" w:author="The Si Tran" w:date="2012-12-05T23:02:00Z">
              <w:rPr>
                <w:b/>
                <w:bCs/>
                <w:sz w:val="28"/>
                <w:szCs w:val="28"/>
              </w:rPr>
            </w:rPrChange>
          </w:rPr>
          <w:t>Trong quá trình nghiên cứu chuỗi thời gian, ta nhận thấy rằng k</w:t>
        </w:r>
        <w:r w:rsidR="003D4E27" w:rsidRPr="0049233F" w:rsidDel="00BC6984">
          <w:rPr>
            <w:rPrChange w:id="1222" w:author="The Si Tran" w:date="2012-12-05T23:02:00Z">
              <w:rPr>
                <w:b/>
                <w:bCs/>
                <w:sz w:val="28"/>
                <w:szCs w:val="28"/>
              </w:rPr>
            </w:rPrChange>
          </w:rPr>
          <w:t xml:space="preserve">hi </w:t>
        </w:r>
        <w:r w:rsidRPr="0049233F" w:rsidDel="00BC6984">
          <w:rPr>
            <w:rPrChange w:id="1223" w:author="The Si Tran" w:date="2012-12-05T23:02:00Z">
              <w:rPr>
                <w:b/>
                <w:bCs/>
                <w:sz w:val="28"/>
                <w:szCs w:val="28"/>
              </w:rPr>
            </w:rPrChange>
          </w:rPr>
          <w:t>một</w:t>
        </w:r>
        <w:r w:rsidR="003D4E27" w:rsidRPr="0049233F" w:rsidDel="00BC6984">
          <w:rPr>
            <w:rPrChange w:id="1224" w:author="The Si Tran" w:date="2012-12-05T23:02:00Z">
              <w:rPr>
                <w:b/>
                <w:bCs/>
                <w:sz w:val="28"/>
                <w:szCs w:val="28"/>
              </w:rPr>
            </w:rPrChange>
          </w:rPr>
          <w:t xml:space="preserve"> biến được g</w:t>
        </w:r>
        <w:r w:rsidR="00F361D0" w:rsidRPr="0049233F" w:rsidDel="00BC6984">
          <w:rPr>
            <w:rPrChange w:id="1225" w:author="The Si Tran" w:date="2012-12-05T23:02:00Z">
              <w:rPr>
                <w:b/>
                <w:bCs/>
                <w:sz w:val="28"/>
                <w:szCs w:val="28"/>
              </w:rPr>
            </w:rPrChange>
          </w:rPr>
          <w:t xml:space="preserve">hi nhận giá </w:t>
        </w:r>
        <w:r w:rsidRPr="0049233F" w:rsidDel="00BC6984">
          <w:rPr>
            <w:rPrChange w:id="1226" w:author="The Si Tran" w:date="2012-12-05T23:02:00Z">
              <w:rPr>
                <w:b/>
                <w:bCs/>
                <w:sz w:val="28"/>
                <w:szCs w:val="28"/>
              </w:rPr>
            </w:rPrChange>
          </w:rPr>
          <w:t xml:space="preserve">trị theo thời gian, </w:t>
        </w:r>
        <w:r w:rsidR="006D18A1" w:rsidRPr="0049233F" w:rsidDel="00BC6984">
          <w:rPr>
            <w:rPrChange w:id="1227"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228" w:author="The Si Tran" w:date="2012-12-05T23:02:00Z">
              <w:rPr>
                <w:b/>
                <w:bCs/>
                <w:sz w:val="28"/>
                <w:szCs w:val="28"/>
              </w:rPr>
            </w:rPrChange>
          </w:rPr>
          <w:t>này</w:t>
        </w:r>
        <w:r w:rsidR="006D18A1" w:rsidRPr="0049233F" w:rsidDel="00BC6984">
          <w:rPr>
            <w:rPrChange w:id="1229" w:author="The Si Tran" w:date="2012-12-05T23:02:00Z">
              <w:rPr>
                <w:b/>
                <w:bCs/>
                <w:sz w:val="28"/>
                <w:szCs w:val="28"/>
              </w:rPr>
            </w:rPrChange>
          </w:rPr>
          <w:t>, ta sử dụng hệ số tự tương quan (autocorrelation coefficient).</w:t>
        </w:r>
      </w:moveFrom>
    </w:p>
    <w:moveFromRangeEnd w:id="1219"/>
    <w:p w14:paraId="02B258F9" w14:textId="77777777" w:rsidR="00024D6E" w:rsidRPr="0049233F" w:rsidDel="000E6941" w:rsidRDefault="00024D6E" w:rsidP="00024D6E">
      <w:pPr>
        <w:rPr>
          <w:del w:id="1230" w:author="The Si Tran" w:date="2012-12-11T21:27:00Z"/>
          <w:szCs w:val="26"/>
          <w:rPrChange w:id="1231" w:author="The Si Tran" w:date="2012-12-05T23:02:00Z">
            <w:rPr>
              <w:del w:id="1232" w:author="The Si Tran" w:date="2012-12-11T21:27:00Z"/>
              <w:sz w:val="28"/>
              <w:szCs w:val="28"/>
            </w:rPr>
          </w:rPrChange>
        </w:rPr>
      </w:pPr>
      <w:del w:id="1233" w:author="The Si Tran" w:date="2012-12-11T21:27:00Z">
        <w:r w:rsidRPr="0049233F" w:rsidDel="000E6941">
          <w:rPr>
            <w:b/>
            <w:szCs w:val="26"/>
            <w:rPrChange w:id="1234" w:author="The Si Tran" w:date="2012-12-05T23:02:00Z">
              <w:rPr>
                <w:b/>
                <w:bCs/>
                <w:sz w:val="28"/>
                <w:szCs w:val="28"/>
              </w:rPr>
            </w:rPrChange>
          </w:rPr>
          <w:delText>Định nghĩa:</w:delText>
        </w:r>
        <w:r w:rsidRPr="0049233F" w:rsidDel="000E6941">
          <w:rPr>
            <w:szCs w:val="26"/>
            <w:rPrChange w:id="1235"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236" w:author="The Si Tran" w:date="2012-12-05T23:02:00Z">
              <w:rPr>
                <w:b/>
                <w:bCs/>
                <w:sz w:val="28"/>
                <w:szCs w:val="28"/>
              </w:rPr>
            </w:rPrChange>
          </w:rPr>
          <w:delText xml:space="preserve">độ trễ thời gian khác nhau </w:delText>
        </w:r>
        <w:r w:rsidR="00CD217B" w:rsidRPr="0049233F" w:rsidDel="000E6941">
          <w:rPr>
            <w:szCs w:val="26"/>
            <w:rPrChange w:id="1237" w:author="The Si Tran" w:date="2012-12-05T23:02:00Z">
              <w:rPr>
                <w:b/>
                <w:bCs/>
                <w:sz w:val="28"/>
                <w:szCs w:val="28"/>
              </w:rPr>
            </w:rPrChange>
          </w:rPr>
          <w:fldChar w:fldCharType="begin"/>
        </w:r>
        <w:r w:rsidR="00CD217B" w:rsidRPr="0049233F" w:rsidDel="000E6941">
          <w:rPr>
            <w:szCs w:val="26"/>
            <w:rPrChange w:id="1238"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239" w:author="The Si Tran" w:date="2012-12-05T23:02:00Z">
              <w:rPr>
                <w:b/>
                <w:bCs/>
                <w:sz w:val="28"/>
                <w:szCs w:val="28"/>
              </w:rPr>
            </w:rPrChange>
          </w:rPr>
          <w:fldChar w:fldCharType="separate"/>
        </w:r>
        <w:r w:rsidR="00CD217B" w:rsidRPr="0049233F" w:rsidDel="000E6941">
          <w:rPr>
            <w:szCs w:val="26"/>
            <w:rPrChange w:id="1240" w:author="The Si Tran" w:date="2012-12-05T23:02:00Z">
              <w:rPr>
                <w:b/>
                <w:bCs/>
                <w:sz w:val="20"/>
                <w:szCs w:val="20"/>
              </w:rPr>
            </w:rPrChange>
          </w:rPr>
          <w:delText>[1]</w:delText>
        </w:r>
        <w:r w:rsidR="00CD217B" w:rsidRPr="0049233F" w:rsidDel="000E6941">
          <w:rPr>
            <w:szCs w:val="26"/>
            <w:rPrChange w:id="1241" w:author="The Si Tran" w:date="2012-12-05T23:02:00Z">
              <w:rPr>
                <w:b/>
                <w:bCs/>
                <w:sz w:val="28"/>
                <w:szCs w:val="28"/>
              </w:rPr>
            </w:rPrChange>
          </w:rPr>
          <w:fldChar w:fldCharType="end"/>
        </w:r>
        <w:r w:rsidR="007A78B2" w:rsidRPr="0049233F" w:rsidDel="000E6941">
          <w:rPr>
            <w:szCs w:val="26"/>
            <w:rPrChange w:id="1242" w:author="The Si Tran" w:date="2012-12-05T23:02:00Z">
              <w:rPr>
                <w:b/>
                <w:bCs/>
                <w:sz w:val="28"/>
                <w:szCs w:val="28"/>
              </w:rPr>
            </w:rPrChange>
          </w:rPr>
          <w:delText>.</w:delText>
        </w:r>
        <w:bookmarkStart w:id="1243" w:name="_Toc343083539"/>
        <w:bookmarkStart w:id="1244" w:name="_Toc343083753"/>
        <w:bookmarkStart w:id="1245" w:name="_Toc343083964"/>
        <w:bookmarkStart w:id="1246" w:name="_Toc343220723"/>
        <w:bookmarkStart w:id="1247" w:name="_Toc343232227"/>
        <w:bookmarkStart w:id="1248" w:name="_Toc343232640"/>
        <w:bookmarkStart w:id="1249" w:name="_Toc343232925"/>
        <w:bookmarkEnd w:id="1243"/>
        <w:bookmarkEnd w:id="1244"/>
        <w:bookmarkEnd w:id="1245"/>
        <w:bookmarkEnd w:id="1246"/>
        <w:bookmarkEnd w:id="1247"/>
        <w:bookmarkEnd w:id="1248"/>
        <w:bookmarkEnd w:id="1249"/>
      </w:del>
    </w:p>
    <w:p w14:paraId="0F0BF651" w14:textId="77777777" w:rsidR="00E50A9B" w:rsidRPr="0049233F" w:rsidDel="000E6941" w:rsidRDefault="00024D6E">
      <w:pPr>
        <w:ind w:left="720" w:firstLine="720"/>
        <w:rPr>
          <w:del w:id="1250" w:author="The Si Tran" w:date="2012-12-11T21:27:00Z"/>
          <w:szCs w:val="26"/>
          <w:rPrChange w:id="1251" w:author="The Si Tran" w:date="2012-12-05T23:02:00Z">
            <w:rPr>
              <w:del w:id="1252" w:author="The Si Tran" w:date="2012-12-11T21:27:00Z"/>
              <w:sz w:val="28"/>
              <w:szCs w:val="28"/>
            </w:rPr>
          </w:rPrChange>
        </w:rPr>
        <w:pPrChange w:id="1253" w:author="The Si Tran" w:date="2012-12-05T22:44:00Z">
          <w:pPr>
            <w:ind w:firstLine="540"/>
          </w:pPr>
        </w:pPrChange>
      </w:pPr>
      <w:del w:id="1254" w:author="The Si Tran" w:date="2012-12-11T21:27:00Z">
        <w:r w:rsidRPr="0049233F" w:rsidDel="000E6941">
          <w:rPr>
            <w:szCs w:val="26"/>
            <w:rPrChange w:id="1255" w:author="The Si Tran" w:date="2012-12-05T23:02:00Z">
              <w:rPr>
                <w:sz w:val="28"/>
                <w:szCs w:val="28"/>
              </w:rPr>
            </w:rPrChange>
          </w:rPr>
          <w:delText xml:space="preserve">Ta tính hê số tự tương quan của biến </w:delText>
        </w:r>
      </w:del>
      <w:del w:id="1256" w:author="The Si Tran" w:date="2012-12-05T22:46:00Z">
        <w:r w:rsidRPr="0049233F" w:rsidDel="00E9719E">
          <w:rPr>
            <w:szCs w:val="26"/>
            <w:rPrChange w:id="1257" w:author="The Si Tran" w:date="2012-12-05T23:02:00Z">
              <w:rPr>
                <w:sz w:val="28"/>
                <w:szCs w:val="28"/>
              </w:rPr>
            </w:rPrChange>
          </w:rPr>
          <w:delText>X</w:delText>
        </w:r>
        <w:r w:rsidRPr="0049233F" w:rsidDel="00E9719E">
          <w:rPr>
            <w:szCs w:val="26"/>
            <w:vertAlign w:val="subscript"/>
            <w:rPrChange w:id="1258" w:author="The Si Tran" w:date="2012-12-05T23:02:00Z">
              <w:rPr>
                <w:sz w:val="28"/>
                <w:szCs w:val="28"/>
                <w:vertAlign w:val="subscript"/>
              </w:rPr>
            </w:rPrChange>
          </w:rPr>
          <w:delText>t</w:delText>
        </w:r>
        <w:r w:rsidRPr="0049233F" w:rsidDel="00E9719E">
          <w:rPr>
            <w:szCs w:val="26"/>
            <w:rPrChange w:id="1259" w:author="The Si Tran" w:date="2012-12-05T23:02:00Z">
              <w:rPr>
                <w:sz w:val="28"/>
                <w:szCs w:val="28"/>
              </w:rPr>
            </w:rPrChange>
          </w:rPr>
          <w:delText xml:space="preserve"> </w:delText>
        </w:r>
      </w:del>
      <w:del w:id="1260" w:author="The Si Tran" w:date="2012-12-11T21:27:00Z">
        <w:r w:rsidRPr="0049233F" w:rsidDel="000E6941">
          <w:rPr>
            <w:szCs w:val="26"/>
            <w:rPrChange w:id="1261" w:author="The Si Tran" w:date="2012-12-05T23:02:00Z">
              <w:rPr>
                <w:sz w:val="28"/>
                <w:szCs w:val="28"/>
              </w:rPr>
            </w:rPrChange>
          </w:rPr>
          <w:delText xml:space="preserve">với độ trễ </w:delText>
        </w:r>
      </w:del>
      <w:del w:id="1262" w:author="The Si Tran" w:date="2012-12-06T20:06:00Z">
        <w:r w:rsidRPr="0049233F" w:rsidDel="00263465">
          <w:rPr>
            <w:szCs w:val="26"/>
            <w:rPrChange w:id="1263" w:author="The Si Tran" w:date="2012-12-05T23:02:00Z">
              <w:rPr>
                <w:sz w:val="28"/>
                <w:szCs w:val="28"/>
              </w:rPr>
            </w:rPrChange>
          </w:rPr>
          <w:delText>k</w:delText>
        </w:r>
      </w:del>
      <w:del w:id="1264" w:author="The Si Tran" w:date="2012-12-11T21:27:00Z">
        <w:r w:rsidRPr="0049233F" w:rsidDel="000E6941">
          <w:rPr>
            <w:szCs w:val="26"/>
            <w:rPrChange w:id="1265" w:author="The Si Tran" w:date="2012-12-05T23:02:00Z">
              <w:rPr>
                <w:sz w:val="28"/>
                <w:szCs w:val="28"/>
              </w:rPr>
            </w:rPrChange>
          </w:rPr>
          <w:delText xml:space="preserve"> theo công thức</w:delText>
        </w:r>
        <w:bookmarkStart w:id="1266" w:name="_Toc343083540"/>
        <w:bookmarkStart w:id="1267" w:name="_Toc343083754"/>
        <w:bookmarkStart w:id="1268" w:name="_Toc343083965"/>
        <w:bookmarkStart w:id="1269" w:name="_Toc343220724"/>
        <w:bookmarkStart w:id="1270" w:name="_Toc343232228"/>
        <w:bookmarkStart w:id="1271" w:name="_Toc343232641"/>
        <w:bookmarkStart w:id="1272" w:name="_Toc343232926"/>
        <w:bookmarkEnd w:id="1266"/>
        <w:bookmarkEnd w:id="1267"/>
        <w:bookmarkEnd w:id="1268"/>
        <w:bookmarkEnd w:id="1269"/>
        <w:bookmarkEnd w:id="1270"/>
        <w:bookmarkEnd w:id="1271"/>
        <w:bookmarkEnd w:id="1272"/>
      </w:del>
    </w:p>
    <w:p w14:paraId="58F53B32" w14:textId="77777777" w:rsidR="00024D6E" w:rsidRPr="0049233F" w:rsidDel="00E9719E" w:rsidRDefault="00024D6E" w:rsidP="00024D6E">
      <w:pPr>
        <w:rPr>
          <w:del w:id="1273" w:author="The Si Tran" w:date="2012-12-05T22:45:00Z"/>
          <w:szCs w:val="26"/>
          <w:rPrChange w:id="1274" w:author="The Si Tran" w:date="2012-12-05T23:02:00Z">
            <w:rPr>
              <w:del w:id="1275" w:author="The Si Tran" w:date="2012-12-05T22:45:00Z"/>
              <w:sz w:val="28"/>
              <w:szCs w:val="28"/>
            </w:rPr>
          </w:rPrChange>
        </w:rPr>
      </w:pPr>
      <w:del w:id="1276" w:author="The Si Tran" w:date="2012-12-05T22:45:00Z">
        <w:r w:rsidRPr="0049233F" w:rsidDel="00E9719E">
          <w:rPr>
            <w:szCs w:val="26"/>
            <w:rPrChange w:id="1277" w:author="The Si Tran" w:date="2012-12-05T23:02:00Z">
              <w:rPr>
                <w:sz w:val="28"/>
                <w:szCs w:val="28"/>
              </w:rPr>
            </w:rPrChange>
          </w:rPr>
          <w:delText xml:space="preserve">          </w:delText>
        </w:r>
        <w:r w:rsidRPr="00082976" w:rsidDel="00E9719E">
          <w:rPr>
            <w:position w:val="-34"/>
            <w:szCs w:val="26"/>
          </w:rPr>
          <w:object w:dxaOrig="2820" w:dyaOrig="720" w14:anchorId="5C9D6903">
            <v:shape id="_x0000_i1026" type="#_x0000_t75" style="width:233.6pt;height:61.1pt" o:ole="">
              <v:imagedata r:id="rId13" o:title=""/>
            </v:shape>
            <o:OLEObject Type="Embed" ProgID="Equation.DSMT4" ShapeID="_x0000_i1026" DrawAspect="Content" ObjectID="_1417153728" r:id="rId14"/>
          </w:object>
        </w:r>
        <w:r w:rsidRPr="0049233F" w:rsidDel="00E9719E">
          <w:rPr>
            <w:szCs w:val="26"/>
            <w:rPrChange w:id="1278" w:author="The Si Tran" w:date="2012-12-05T23:02:00Z">
              <w:rPr>
                <w:sz w:val="28"/>
                <w:szCs w:val="28"/>
              </w:rPr>
            </w:rPrChange>
          </w:rPr>
          <w:delText xml:space="preserve">                 (2.1.1)</w:delText>
        </w:r>
        <w:bookmarkStart w:id="1279" w:name="_Toc343083541"/>
        <w:bookmarkStart w:id="1280" w:name="_Toc343083755"/>
        <w:bookmarkStart w:id="1281" w:name="_Toc343083966"/>
        <w:bookmarkStart w:id="1282" w:name="_Toc343220725"/>
        <w:bookmarkStart w:id="1283" w:name="_Toc343232229"/>
        <w:bookmarkStart w:id="1284" w:name="_Toc343232642"/>
        <w:bookmarkStart w:id="1285" w:name="_Toc343232927"/>
        <w:bookmarkEnd w:id="1279"/>
        <w:bookmarkEnd w:id="1280"/>
        <w:bookmarkEnd w:id="1281"/>
        <w:bookmarkEnd w:id="1282"/>
        <w:bookmarkEnd w:id="1283"/>
        <w:bookmarkEnd w:id="1284"/>
        <w:bookmarkEnd w:id="1285"/>
      </w:del>
    </w:p>
    <w:p w14:paraId="52ECDFBB" w14:textId="77777777" w:rsidR="00024D6E" w:rsidRPr="0049233F" w:rsidDel="000E6941" w:rsidRDefault="00024D6E" w:rsidP="00024D6E">
      <w:pPr>
        <w:ind w:firstLine="540"/>
        <w:rPr>
          <w:del w:id="1286" w:author="The Si Tran" w:date="2012-12-11T21:27:00Z"/>
          <w:szCs w:val="26"/>
          <w:rPrChange w:id="1287" w:author="The Si Tran" w:date="2012-12-05T23:02:00Z">
            <w:rPr>
              <w:del w:id="1288" w:author="The Si Tran" w:date="2012-12-11T21:27:00Z"/>
              <w:sz w:val="28"/>
              <w:szCs w:val="28"/>
            </w:rPr>
          </w:rPrChange>
        </w:rPr>
      </w:pPr>
      <w:del w:id="1289" w:author="The Si Tran" w:date="2012-12-11T21:27:00Z">
        <w:r w:rsidRPr="0049233F" w:rsidDel="000E6941">
          <w:rPr>
            <w:szCs w:val="26"/>
            <w:rPrChange w:id="1290" w:author="The Si Tran" w:date="2012-12-05T23:02:00Z">
              <w:rPr>
                <w:sz w:val="28"/>
                <w:szCs w:val="28"/>
              </w:rPr>
            </w:rPrChange>
          </w:rPr>
          <w:delText xml:space="preserve">Với </w:delText>
        </w:r>
        <w:bookmarkStart w:id="1291" w:name="_Toc343083542"/>
        <w:bookmarkStart w:id="1292" w:name="_Toc343083756"/>
        <w:bookmarkStart w:id="1293" w:name="_Toc343083967"/>
        <w:bookmarkStart w:id="1294" w:name="_Toc343220726"/>
        <w:bookmarkStart w:id="1295" w:name="_Toc343232230"/>
        <w:bookmarkStart w:id="1296" w:name="_Toc343232643"/>
        <w:bookmarkStart w:id="1297" w:name="_Toc343232928"/>
        <w:bookmarkEnd w:id="1291"/>
        <w:bookmarkEnd w:id="1292"/>
        <w:bookmarkEnd w:id="1293"/>
        <w:bookmarkEnd w:id="1294"/>
        <w:bookmarkEnd w:id="1295"/>
        <w:bookmarkEnd w:id="1296"/>
        <w:bookmarkEnd w:id="1297"/>
      </w:del>
    </w:p>
    <w:p w14:paraId="644FD85B" w14:textId="77777777" w:rsidR="00024D6E" w:rsidRPr="0049233F" w:rsidDel="000E6941" w:rsidRDefault="00024D6E" w:rsidP="00024D6E">
      <w:pPr>
        <w:ind w:firstLine="720"/>
        <w:rPr>
          <w:del w:id="1298" w:author="The Si Tran" w:date="2012-12-11T21:27:00Z"/>
          <w:szCs w:val="26"/>
          <w:rPrChange w:id="1299" w:author="The Si Tran" w:date="2012-12-05T23:02:00Z">
            <w:rPr>
              <w:del w:id="1300" w:author="The Si Tran" w:date="2012-12-11T21:27:00Z"/>
              <w:sz w:val="28"/>
              <w:szCs w:val="28"/>
            </w:rPr>
          </w:rPrChange>
        </w:rPr>
      </w:pPr>
      <w:del w:id="1301" w:author="The Si Tran" w:date="2012-12-11T21:27:00Z">
        <w:r w:rsidRPr="0049233F" w:rsidDel="000E6941">
          <w:rPr>
            <w:szCs w:val="26"/>
            <w:rPrChange w:id="1302" w:author="The Si Tran" w:date="2012-12-05T23:02:00Z">
              <w:rPr>
                <w:sz w:val="28"/>
                <w:szCs w:val="28"/>
              </w:rPr>
            </w:rPrChange>
          </w:rPr>
          <w:delText>*</w:delText>
        </w:r>
      </w:del>
      <w:del w:id="1303" w:author="The Si Tran" w:date="2012-12-05T22:45:00Z">
        <w:r w:rsidRPr="00B312F5" w:rsidDel="00E9719E">
          <w:rPr>
            <w:i/>
            <w:position w:val="-12"/>
            <w:szCs w:val="26"/>
          </w:rPr>
          <w:object w:dxaOrig="300" w:dyaOrig="360" w14:anchorId="1DD27C92">
            <v:shape id="_x0000_i1027" type="#_x0000_t75" style="width:17.6pt;height:21.75pt" o:ole="">
              <v:imagedata r:id="rId15" o:title=""/>
            </v:shape>
            <o:OLEObject Type="Embed" ProgID="Equation.DSMT4" ShapeID="_x0000_i1027" DrawAspect="Content" ObjectID="_1417153729" r:id="rId16"/>
          </w:object>
        </w:r>
      </w:del>
      <w:del w:id="1304" w:author="The Si Tran" w:date="2012-12-11T21:27:00Z">
        <w:r w:rsidRPr="0049233F" w:rsidDel="000E6941">
          <w:rPr>
            <w:szCs w:val="26"/>
            <w:rPrChange w:id="1305" w:author="The Si Tran" w:date="2012-12-05T23:02:00Z">
              <w:rPr>
                <w:sz w:val="28"/>
                <w:szCs w:val="28"/>
              </w:rPr>
            </w:rPrChange>
          </w:rPr>
          <w:delText xml:space="preserve"> là hệ số tự tương quan của </w:delText>
        </w:r>
      </w:del>
      <w:del w:id="1306" w:author="The Si Tran" w:date="2012-12-05T22:47:00Z">
        <w:r w:rsidRPr="0049233F" w:rsidDel="00E9719E">
          <w:rPr>
            <w:szCs w:val="26"/>
            <w:rPrChange w:id="1307" w:author="The Si Tran" w:date="2012-12-05T23:02:00Z">
              <w:rPr>
                <w:sz w:val="28"/>
                <w:szCs w:val="28"/>
              </w:rPr>
            </w:rPrChange>
          </w:rPr>
          <w:delText>X</w:delText>
        </w:r>
      </w:del>
      <w:del w:id="1308" w:author="The Si Tran" w:date="2012-12-11T21:27:00Z">
        <w:r w:rsidRPr="0049233F" w:rsidDel="000E6941">
          <w:rPr>
            <w:szCs w:val="26"/>
            <w:rPrChange w:id="1309" w:author="The Si Tran" w:date="2012-12-05T23:02:00Z">
              <w:rPr>
                <w:sz w:val="28"/>
                <w:szCs w:val="28"/>
              </w:rPr>
            </w:rPrChange>
          </w:rPr>
          <w:delText xml:space="preserve"> ở độ trễ </w:delText>
        </w:r>
      </w:del>
      <w:del w:id="1310" w:author="The Si Tran" w:date="2012-12-06T20:06:00Z">
        <w:r w:rsidRPr="0049233F" w:rsidDel="00263465">
          <w:rPr>
            <w:szCs w:val="26"/>
            <w:rPrChange w:id="1311" w:author="The Si Tran" w:date="2012-12-05T23:02:00Z">
              <w:rPr>
                <w:sz w:val="28"/>
                <w:szCs w:val="28"/>
              </w:rPr>
            </w:rPrChange>
          </w:rPr>
          <w:delText>k</w:delText>
        </w:r>
      </w:del>
      <w:bookmarkStart w:id="1312" w:name="_Toc343083543"/>
      <w:bookmarkStart w:id="1313" w:name="_Toc343083757"/>
      <w:bookmarkStart w:id="1314" w:name="_Toc343083968"/>
      <w:bookmarkStart w:id="1315" w:name="_Toc343220727"/>
      <w:bookmarkStart w:id="1316" w:name="_Toc343232231"/>
      <w:bookmarkStart w:id="1317" w:name="_Toc343232644"/>
      <w:bookmarkStart w:id="1318" w:name="_Toc343232929"/>
      <w:bookmarkEnd w:id="1312"/>
      <w:bookmarkEnd w:id="1313"/>
      <w:bookmarkEnd w:id="1314"/>
      <w:bookmarkEnd w:id="1315"/>
      <w:bookmarkEnd w:id="1316"/>
      <w:bookmarkEnd w:id="1317"/>
      <w:bookmarkEnd w:id="1318"/>
    </w:p>
    <w:p w14:paraId="662C0993" w14:textId="77777777" w:rsidR="00024D6E" w:rsidRPr="0049233F" w:rsidDel="000E6941" w:rsidRDefault="00024D6E" w:rsidP="00024D6E">
      <w:pPr>
        <w:ind w:firstLine="720"/>
        <w:rPr>
          <w:del w:id="1319" w:author="The Si Tran" w:date="2012-12-11T21:27:00Z"/>
          <w:szCs w:val="26"/>
          <w:rPrChange w:id="1320" w:author="The Si Tran" w:date="2012-12-05T23:02:00Z">
            <w:rPr>
              <w:del w:id="1321" w:author="The Si Tran" w:date="2012-12-11T21:27:00Z"/>
              <w:sz w:val="28"/>
              <w:szCs w:val="28"/>
            </w:rPr>
          </w:rPrChange>
        </w:rPr>
      </w:pPr>
      <w:del w:id="1322" w:author="The Si Tran" w:date="2012-12-11T21:27:00Z">
        <w:r w:rsidRPr="0049233F" w:rsidDel="000E6941">
          <w:rPr>
            <w:szCs w:val="26"/>
            <w:rPrChange w:id="1323" w:author="The Si Tran" w:date="2012-12-05T23:02:00Z">
              <w:rPr>
                <w:sz w:val="28"/>
                <w:szCs w:val="28"/>
              </w:rPr>
            </w:rPrChange>
          </w:rPr>
          <w:delText>*</w:delText>
        </w:r>
      </w:del>
      <w:del w:id="1324" w:author="The Si Tran" w:date="2012-12-05T22:46:00Z">
        <w:r w:rsidRPr="00082976" w:rsidDel="00E9719E">
          <w:rPr>
            <w:position w:val="-10"/>
            <w:szCs w:val="26"/>
          </w:rPr>
          <w:object w:dxaOrig="240" w:dyaOrig="260" w14:anchorId="2F01B6C5">
            <v:shape id="_x0000_i1028" type="#_x0000_t75" style="width:17.6pt;height:17.6pt" o:ole="">
              <v:imagedata r:id="rId17" o:title=""/>
            </v:shape>
            <o:OLEObject Type="Embed" ProgID="Equation.DSMT4" ShapeID="_x0000_i1028" DrawAspect="Content" ObjectID="_1417153730" r:id="rId18"/>
          </w:object>
        </w:r>
      </w:del>
      <w:del w:id="1325" w:author="The Si Tran" w:date="2012-12-11T21:27:00Z">
        <w:r w:rsidRPr="0049233F" w:rsidDel="000E6941">
          <w:rPr>
            <w:szCs w:val="26"/>
            <w:rPrChange w:id="1326" w:author="The Si Tran" w:date="2012-12-05T23:02:00Z">
              <w:rPr>
                <w:sz w:val="28"/>
                <w:szCs w:val="28"/>
              </w:rPr>
            </w:rPrChange>
          </w:rPr>
          <w:delText xml:space="preserve"> là trung bình của </w:delText>
        </w:r>
      </w:del>
      <w:del w:id="1327" w:author="The Si Tran" w:date="2012-12-05T22:47:00Z">
        <w:r w:rsidRPr="0049233F" w:rsidDel="00E9719E">
          <w:rPr>
            <w:szCs w:val="26"/>
            <w:rPrChange w:id="1328" w:author="The Si Tran" w:date="2012-12-05T23:02:00Z">
              <w:rPr>
                <w:sz w:val="28"/>
                <w:szCs w:val="28"/>
              </w:rPr>
            </w:rPrChange>
          </w:rPr>
          <w:delText>X</w:delText>
        </w:r>
        <w:r w:rsidRPr="0049233F" w:rsidDel="00E9719E">
          <w:rPr>
            <w:szCs w:val="26"/>
            <w:vertAlign w:val="subscript"/>
            <w:rPrChange w:id="1329" w:author="The Si Tran" w:date="2012-12-05T23:02:00Z">
              <w:rPr>
                <w:sz w:val="28"/>
                <w:szCs w:val="28"/>
                <w:vertAlign w:val="subscript"/>
              </w:rPr>
            </w:rPrChange>
          </w:rPr>
          <w:delText>t</w:delText>
        </w:r>
      </w:del>
      <w:bookmarkStart w:id="1330" w:name="_Toc343083544"/>
      <w:bookmarkStart w:id="1331" w:name="_Toc343083758"/>
      <w:bookmarkStart w:id="1332" w:name="_Toc343083969"/>
      <w:bookmarkStart w:id="1333" w:name="_Toc343220728"/>
      <w:bookmarkStart w:id="1334" w:name="_Toc343232232"/>
      <w:bookmarkStart w:id="1335" w:name="_Toc343232645"/>
      <w:bookmarkStart w:id="1336" w:name="_Toc343232930"/>
      <w:bookmarkEnd w:id="1330"/>
      <w:bookmarkEnd w:id="1331"/>
      <w:bookmarkEnd w:id="1332"/>
      <w:bookmarkEnd w:id="1333"/>
      <w:bookmarkEnd w:id="1334"/>
      <w:bookmarkEnd w:id="1335"/>
      <w:bookmarkEnd w:id="1336"/>
    </w:p>
    <w:p w14:paraId="42784988" w14:textId="77777777" w:rsidR="00024D6E" w:rsidRPr="0049233F" w:rsidDel="000E6941" w:rsidRDefault="00024D6E" w:rsidP="00024D6E">
      <w:pPr>
        <w:ind w:firstLine="540"/>
        <w:rPr>
          <w:del w:id="1337" w:author="The Si Tran" w:date="2012-12-11T21:27:00Z"/>
          <w:szCs w:val="26"/>
          <w:rPrChange w:id="1338" w:author="The Si Tran" w:date="2012-12-05T23:02:00Z">
            <w:rPr>
              <w:del w:id="1339" w:author="The Si Tran" w:date="2012-12-11T21:27:00Z"/>
              <w:sz w:val="28"/>
              <w:szCs w:val="28"/>
            </w:rPr>
          </w:rPrChange>
        </w:rPr>
      </w:pPr>
      <w:del w:id="1340" w:author="The Si Tran" w:date="2012-12-11T21:27:00Z">
        <w:r w:rsidRPr="0049233F" w:rsidDel="000E6941">
          <w:rPr>
            <w:szCs w:val="26"/>
            <w:rPrChange w:id="1341" w:author="The Si Tran" w:date="2012-12-05T23:02:00Z">
              <w:rPr>
                <w:sz w:val="28"/>
                <w:szCs w:val="28"/>
              </w:rPr>
            </w:rPrChange>
          </w:rPr>
          <w:delText xml:space="preserve">Nếu </w:delText>
        </w:r>
      </w:del>
      <w:del w:id="1342" w:author="The Si Tran" w:date="2012-12-06T20:07:00Z">
        <w:r w:rsidRPr="00082976" w:rsidDel="00263465">
          <w:rPr>
            <w:position w:val="-12"/>
            <w:szCs w:val="26"/>
          </w:rPr>
          <w:object w:dxaOrig="300" w:dyaOrig="360" w14:anchorId="6FCD7336">
            <v:shape id="_x0000_i1029" type="#_x0000_t75" style="width:17.6pt;height:21.75pt" o:ole="">
              <v:imagedata r:id="rId15" o:title=""/>
            </v:shape>
            <o:OLEObject Type="Embed" ProgID="Equation.DSMT4" ShapeID="_x0000_i1029" DrawAspect="Content" ObjectID="_1417153731" r:id="rId19"/>
          </w:object>
        </w:r>
      </w:del>
      <w:del w:id="1343" w:author="The Si Tran" w:date="2012-12-11T21:27:00Z">
        <w:r w:rsidRPr="0049233F" w:rsidDel="000E6941">
          <w:rPr>
            <w:szCs w:val="26"/>
            <w:rPrChange w:id="1344" w:author="The Si Tran" w:date="2012-12-05T23:02:00Z">
              <w:rPr>
                <w:sz w:val="28"/>
                <w:szCs w:val="28"/>
              </w:rPr>
            </w:rPrChange>
          </w:rPr>
          <w:delText xml:space="preserve"> khác không thì giữa </w:delText>
        </w:r>
      </w:del>
      <w:del w:id="1345" w:author="The Si Tran" w:date="2012-12-05T22:47:00Z">
        <w:r w:rsidRPr="0049233F" w:rsidDel="00E9719E">
          <w:rPr>
            <w:szCs w:val="26"/>
            <w:rPrChange w:id="1346" w:author="The Si Tran" w:date="2012-12-05T23:02:00Z">
              <w:rPr>
                <w:sz w:val="28"/>
                <w:szCs w:val="28"/>
              </w:rPr>
            </w:rPrChange>
          </w:rPr>
          <w:delText>X</w:delText>
        </w:r>
        <w:r w:rsidRPr="0049233F" w:rsidDel="00E9719E">
          <w:rPr>
            <w:szCs w:val="26"/>
            <w:vertAlign w:val="subscript"/>
            <w:rPrChange w:id="1347" w:author="The Si Tran" w:date="2012-12-05T23:02:00Z">
              <w:rPr>
                <w:sz w:val="28"/>
                <w:szCs w:val="28"/>
                <w:vertAlign w:val="subscript"/>
              </w:rPr>
            </w:rPrChange>
          </w:rPr>
          <w:delText>t</w:delText>
        </w:r>
      </w:del>
      <w:del w:id="1348" w:author="The Si Tran" w:date="2012-12-11T21:27:00Z">
        <w:r w:rsidRPr="0049233F" w:rsidDel="000E6941">
          <w:rPr>
            <w:szCs w:val="26"/>
            <w:rPrChange w:id="1349" w:author="The Si Tran" w:date="2012-12-05T23:02:00Z">
              <w:rPr>
                <w:sz w:val="28"/>
                <w:szCs w:val="28"/>
              </w:rPr>
            </w:rPrChange>
          </w:rPr>
          <w:delText xml:space="preserve"> và </w:delText>
        </w:r>
      </w:del>
      <w:del w:id="1350" w:author="The Si Tran" w:date="2012-12-05T22:47:00Z">
        <w:r w:rsidRPr="0049233F" w:rsidDel="00E9719E">
          <w:rPr>
            <w:szCs w:val="26"/>
            <w:rPrChange w:id="1351" w:author="The Si Tran" w:date="2012-12-05T23:02:00Z">
              <w:rPr>
                <w:sz w:val="28"/>
                <w:szCs w:val="28"/>
              </w:rPr>
            </w:rPrChange>
          </w:rPr>
          <w:delText>X</w:delText>
        </w:r>
        <w:r w:rsidRPr="0049233F" w:rsidDel="00E9719E">
          <w:rPr>
            <w:szCs w:val="26"/>
            <w:vertAlign w:val="subscript"/>
            <w:rPrChange w:id="1352" w:author="The Si Tran" w:date="2012-12-05T23:02:00Z">
              <w:rPr>
                <w:sz w:val="28"/>
                <w:szCs w:val="28"/>
                <w:vertAlign w:val="subscript"/>
              </w:rPr>
            </w:rPrChange>
          </w:rPr>
          <w:delText>t+k</w:delText>
        </w:r>
        <w:r w:rsidRPr="0049233F" w:rsidDel="00E9719E">
          <w:rPr>
            <w:szCs w:val="26"/>
            <w:rPrChange w:id="1353" w:author="The Si Tran" w:date="2012-12-05T23:02:00Z">
              <w:rPr>
                <w:sz w:val="28"/>
                <w:szCs w:val="28"/>
              </w:rPr>
            </w:rPrChange>
          </w:rPr>
          <w:delText xml:space="preserve"> </w:delText>
        </w:r>
      </w:del>
      <w:del w:id="1354" w:author="The Si Tran" w:date="2012-12-11T21:27:00Z">
        <w:r w:rsidRPr="0049233F" w:rsidDel="000E6941">
          <w:rPr>
            <w:szCs w:val="26"/>
            <w:rPrChange w:id="1355" w:author="The Si Tran" w:date="2012-12-05T23:02:00Z">
              <w:rPr>
                <w:sz w:val="28"/>
                <w:szCs w:val="28"/>
              </w:rPr>
            </w:rPrChange>
          </w:rPr>
          <w:delText>có sự tương quan với nhau.</w:delText>
        </w:r>
        <w:bookmarkStart w:id="1356" w:name="_Toc343083545"/>
        <w:bookmarkStart w:id="1357" w:name="_Toc343083759"/>
        <w:bookmarkStart w:id="1358" w:name="_Toc343083970"/>
        <w:bookmarkStart w:id="1359" w:name="_Toc343220729"/>
        <w:bookmarkStart w:id="1360" w:name="_Toc343232233"/>
        <w:bookmarkStart w:id="1361" w:name="_Toc343232646"/>
        <w:bookmarkStart w:id="1362" w:name="_Toc343232931"/>
        <w:bookmarkEnd w:id="1356"/>
        <w:bookmarkEnd w:id="1357"/>
        <w:bookmarkEnd w:id="1358"/>
        <w:bookmarkEnd w:id="1359"/>
        <w:bookmarkEnd w:id="1360"/>
        <w:bookmarkEnd w:id="1361"/>
        <w:bookmarkEnd w:id="1362"/>
      </w:del>
    </w:p>
    <w:p w14:paraId="1BA9CD49" w14:textId="77777777" w:rsidR="00024D6E" w:rsidRPr="0049233F" w:rsidDel="000E6941" w:rsidRDefault="00024D6E" w:rsidP="00024D6E">
      <w:pPr>
        <w:ind w:firstLine="540"/>
        <w:rPr>
          <w:del w:id="1363" w:author="The Si Tran" w:date="2012-12-11T21:27:00Z"/>
          <w:szCs w:val="26"/>
          <w:rPrChange w:id="1364" w:author="The Si Tran" w:date="2012-12-05T23:02:00Z">
            <w:rPr>
              <w:del w:id="1365" w:author="The Si Tran" w:date="2012-12-11T21:27:00Z"/>
              <w:sz w:val="28"/>
              <w:szCs w:val="28"/>
            </w:rPr>
          </w:rPrChange>
        </w:rPr>
      </w:pPr>
      <w:del w:id="1366" w:author="The Si Tran" w:date="2012-12-11T21:27:00Z">
        <w:r w:rsidRPr="0049233F" w:rsidDel="000E6941">
          <w:rPr>
            <w:szCs w:val="26"/>
            <w:rPrChange w:id="1367"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368" w:name="_Toc343083546"/>
        <w:bookmarkStart w:id="1369" w:name="_Toc343083760"/>
        <w:bookmarkStart w:id="1370" w:name="_Toc343083971"/>
        <w:bookmarkStart w:id="1371" w:name="_Toc343220730"/>
        <w:bookmarkStart w:id="1372" w:name="_Toc343232234"/>
        <w:bookmarkStart w:id="1373" w:name="_Toc343232647"/>
        <w:bookmarkStart w:id="1374" w:name="_Toc343232932"/>
        <w:bookmarkEnd w:id="1368"/>
        <w:bookmarkEnd w:id="1369"/>
        <w:bookmarkEnd w:id="1370"/>
        <w:bookmarkEnd w:id="1371"/>
        <w:bookmarkEnd w:id="1372"/>
        <w:bookmarkEnd w:id="1373"/>
        <w:bookmarkEnd w:id="1374"/>
      </w:del>
    </w:p>
    <w:p w14:paraId="5C352C0E" w14:textId="77777777" w:rsidR="00024D6E" w:rsidRPr="0049233F" w:rsidDel="000E6941" w:rsidRDefault="00024D6E" w:rsidP="00024D6E">
      <w:pPr>
        <w:rPr>
          <w:del w:id="1375" w:author="The Si Tran" w:date="2012-12-11T21:27:00Z"/>
          <w:szCs w:val="26"/>
          <w:rPrChange w:id="1376" w:author="The Si Tran" w:date="2012-12-05T23:02:00Z">
            <w:rPr>
              <w:del w:id="1377" w:author="The Si Tran" w:date="2012-12-11T21:27:00Z"/>
              <w:sz w:val="28"/>
              <w:szCs w:val="28"/>
            </w:rPr>
          </w:rPrChange>
        </w:rPr>
      </w:pPr>
      <w:del w:id="1378" w:author="The Si Tran" w:date="2012-12-11T21:27:00Z">
        <w:r w:rsidRPr="0049233F" w:rsidDel="000E6941">
          <w:rPr>
            <w:b/>
            <w:szCs w:val="26"/>
            <w:rPrChange w:id="1379" w:author="The Si Tran" w:date="2012-12-05T23:02:00Z">
              <w:rPr>
                <w:b/>
                <w:sz w:val="28"/>
                <w:szCs w:val="28"/>
              </w:rPr>
            </w:rPrChange>
          </w:rPr>
          <w:delText>Định nghĩa:</w:delText>
        </w:r>
        <w:r w:rsidRPr="0049233F" w:rsidDel="000E6941">
          <w:rPr>
            <w:szCs w:val="26"/>
            <w:rPrChange w:id="1380" w:author="The Si Tran" w:date="2012-12-05T23:02:00Z">
              <w:rPr>
                <w:sz w:val="28"/>
                <w:szCs w:val="28"/>
              </w:rPr>
            </w:rPrChange>
          </w:rPr>
          <w:delText xml:space="preserve"> Hàm tự tương quan là một đồ thị biểu diễn các hệ số tự tương quan theo các độ trễ khác nhau [1].</w:delText>
        </w:r>
        <w:bookmarkStart w:id="1381" w:name="_Toc343083547"/>
        <w:bookmarkStart w:id="1382" w:name="_Toc343083761"/>
        <w:bookmarkStart w:id="1383" w:name="_Toc343083972"/>
        <w:bookmarkStart w:id="1384" w:name="_Toc343220731"/>
        <w:bookmarkStart w:id="1385" w:name="_Toc343232235"/>
        <w:bookmarkStart w:id="1386" w:name="_Toc343232648"/>
        <w:bookmarkStart w:id="1387" w:name="_Toc343232933"/>
        <w:bookmarkEnd w:id="1381"/>
        <w:bookmarkEnd w:id="1382"/>
        <w:bookmarkEnd w:id="1383"/>
        <w:bookmarkEnd w:id="1384"/>
        <w:bookmarkEnd w:id="1385"/>
        <w:bookmarkEnd w:id="1386"/>
        <w:bookmarkEnd w:id="1387"/>
      </w:del>
    </w:p>
    <w:p w14:paraId="7EE7FA4F" w14:textId="77777777" w:rsidR="00024D6E" w:rsidRPr="0049233F" w:rsidDel="000E6941" w:rsidRDefault="00024D6E" w:rsidP="00CD217B">
      <w:pPr>
        <w:ind w:firstLine="540"/>
        <w:rPr>
          <w:del w:id="1388" w:author="The Si Tran" w:date="2012-12-11T21:27:00Z"/>
          <w:szCs w:val="26"/>
          <w:rPrChange w:id="1389" w:author="The Si Tran" w:date="2012-12-05T23:02:00Z">
            <w:rPr>
              <w:del w:id="1390" w:author="The Si Tran" w:date="2012-12-11T21:27:00Z"/>
              <w:sz w:val="28"/>
              <w:szCs w:val="28"/>
            </w:rPr>
          </w:rPrChange>
        </w:rPr>
      </w:pPr>
      <w:del w:id="1391" w:author="The Si Tran" w:date="2012-12-11T21:27:00Z">
        <w:r w:rsidRPr="0049233F" w:rsidDel="000E6941">
          <w:rPr>
            <w:szCs w:val="26"/>
            <w:rPrChange w:id="1392" w:author="The Si Tran" w:date="2012-12-05T23:02:00Z">
              <w:rPr>
                <w:sz w:val="28"/>
                <w:szCs w:val="28"/>
              </w:rPr>
            </w:rPrChange>
          </w:rPr>
          <w:delText>Hình 2 là một ví dụ về hàm tự tương quan.</w:delText>
        </w:r>
        <w:bookmarkStart w:id="1393" w:name="_Toc343083548"/>
        <w:bookmarkStart w:id="1394" w:name="_Toc343083762"/>
        <w:bookmarkStart w:id="1395" w:name="_Toc343083973"/>
        <w:bookmarkStart w:id="1396" w:name="_Toc343220732"/>
        <w:bookmarkStart w:id="1397" w:name="_Toc343232236"/>
        <w:bookmarkStart w:id="1398" w:name="_Toc343232649"/>
        <w:bookmarkStart w:id="1399" w:name="_Toc343232934"/>
        <w:bookmarkEnd w:id="1393"/>
        <w:bookmarkEnd w:id="1394"/>
        <w:bookmarkEnd w:id="1395"/>
        <w:bookmarkEnd w:id="1396"/>
        <w:bookmarkEnd w:id="1397"/>
        <w:bookmarkEnd w:id="1398"/>
        <w:bookmarkEnd w:id="1399"/>
      </w:del>
    </w:p>
    <w:p w14:paraId="247AB81D" w14:textId="77777777" w:rsidR="00024D6E" w:rsidRPr="0049233F" w:rsidDel="000E6941" w:rsidRDefault="00024D6E" w:rsidP="00024D6E">
      <w:pPr>
        <w:rPr>
          <w:del w:id="1400" w:author="The Si Tran" w:date="2012-12-11T21:27:00Z"/>
          <w:szCs w:val="26"/>
          <w:rPrChange w:id="1401" w:author="The Si Tran" w:date="2012-12-05T23:02:00Z">
            <w:rPr>
              <w:del w:id="1402" w:author="The Si Tran" w:date="2012-12-11T21:27:00Z"/>
              <w:sz w:val="28"/>
              <w:szCs w:val="28"/>
            </w:rPr>
          </w:rPrChange>
        </w:rPr>
      </w:pPr>
      <w:del w:id="1403" w:author="The Si Tran" w:date="2012-12-11T21:27:00Z">
        <w:r w:rsidRPr="0049233F" w:rsidDel="000E6941">
          <w:rPr>
            <w:noProof/>
            <w:szCs w:val="26"/>
            <w:rPrChange w:id="1404" w:author="Unknown">
              <w:rPr>
                <w:noProof/>
                <w:sz w:val="28"/>
                <w:szCs w:val="28"/>
              </w:rPr>
            </w:rPrChange>
          </w:rPr>
          <w:drawing>
            <wp:inline distT="0" distB="0" distL="0" distR="0" wp14:anchorId="37C9E20B" wp14:editId="62CC900F">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405" w:name="_Toc343083549"/>
        <w:bookmarkStart w:id="1406" w:name="_Toc343083763"/>
        <w:bookmarkStart w:id="1407" w:name="_Toc343083974"/>
        <w:bookmarkStart w:id="1408" w:name="_Toc343220733"/>
        <w:bookmarkStart w:id="1409" w:name="_Toc343232237"/>
        <w:bookmarkStart w:id="1410" w:name="_Toc343232650"/>
        <w:bookmarkStart w:id="1411" w:name="_Toc343232935"/>
        <w:bookmarkEnd w:id="1405"/>
        <w:bookmarkEnd w:id="1406"/>
        <w:bookmarkEnd w:id="1407"/>
        <w:bookmarkEnd w:id="1408"/>
        <w:bookmarkEnd w:id="1409"/>
        <w:bookmarkEnd w:id="1410"/>
        <w:bookmarkEnd w:id="1411"/>
      </w:del>
    </w:p>
    <w:p w14:paraId="12F5FD7D" w14:textId="77777777" w:rsidR="00024D6E" w:rsidRPr="0049233F" w:rsidDel="000E6941" w:rsidRDefault="00024D6E" w:rsidP="008E6A9A">
      <w:pPr>
        <w:pStyle w:val="Caption"/>
        <w:ind w:firstLine="540"/>
        <w:jc w:val="center"/>
        <w:rPr>
          <w:del w:id="1412" w:author="The Si Tran" w:date="2012-12-11T21:27:00Z"/>
          <w:sz w:val="26"/>
          <w:szCs w:val="26"/>
          <w:rPrChange w:id="1413" w:author="The Si Tran" w:date="2012-12-05T23:02:00Z">
            <w:rPr>
              <w:del w:id="1414" w:author="The Si Tran" w:date="2012-12-11T21:27:00Z"/>
              <w:sz w:val="28"/>
              <w:szCs w:val="28"/>
            </w:rPr>
          </w:rPrChange>
        </w:rPr>
      </w:pPr>
      <w:bookmarkStart w:id="1415" w:name="_Toc312142076"/>
      <w:del w:id="1416" w:author="The Si Tran" w:date="2012-12-11T21:27:00Z">
        <w:r w:rsidRPr="0049233F" w:rsidDel="000E6941">
          <w:rPr>
            <w:b w:val="0"/>
            <w:bCs w:val="0"/>
            <w:sz w:val="26"/>
            <w:szCs w:val="26"/>
            <w:rPrChange w:id="1417" w:author="The Si Tran" w:date="2012-12-05T23:02:00Z">
              <w:rPr>
                <w:b w:val="0"/>
                <w:bCs w:val="0"/>
                <w:sz w:val="28"/>
                <w:szCs w:val="28"/>
              </w:rPr>
            </w:rPrChange>
          </w:rPr>
          <w:delText xml:space="preserve">Hình </w:delText>
        </w:r>
        <w:r w:rsidRPr="0049233F" w:rsidDel="000E6941">
          <w:rPr>
            <w:b w:val="0"/>
            <w:bCs w:val="0"/>
            <w:sz w:val="26"/>
            <w:szCs w:val="26"/>
            <w:rPrChange w:id="1418" w:author="The Si Tran" w:date="2012-12-05T23:02:00Z">
              <w:rPr>
                <w:b w:val="0"/>
                <w:bCs w:val="0"/>
                <w:sz w:val="28"/>
                <w:szCs w:val="28"/>
              </w:rPr>
            </w:rPrChange>
          </w:rPr>
          <w:fldChar w:fldCharType="begin"/>
        </w:r>
        <w:r w:rsidRPr="0049233F" w:rsidDel="000E6941">
          <w:rPr>
            <w:b w:val="0"/>
            <w:bCs w:val="0"/>
            <w:sz w:val="26"/>
            <w:szCs w:val="26"/>
            <w:rPrChange w:id="1419" w:author="The Si Tran" w:date="2012-12-05T23:02:00Z">
              <w:rPr>
                <w:b w:val="0"/>
                <w:bCs w:val="0"/>
                <w:sz w:val="28"/>
                <w:szCs w:val="28"/>
              </w:rPr>
            </w:rPrChange>
          </w:rPr>
          <w:delInstrText xml:space="preserve"> SEQ Hình \* ARABIC </w:delInstrText>
        </w:r>
        <w:r w:rsidRPr="0049233F" w:rsidDel="000E6941">
          <w:rPr>
            <w:b w:val="0"/>
            <w:bCs w:val="0"/>
            <w:sz w:val="26"/>
            <w:szCs w:val="26"/>
            <w:rPrChange w:id="1420" w:author="The Si Tran" w:date="2012-12-05T23:02:00Z">
              <w:rPr>
                <w:b w:val="0"/>
                <w:bCs w:val="0"/>
                <w:sz w:val="28"/>
                <w:szCs w:val="28"/>
              </w:rPr>
            </w:rPrChange>
          </w:rPr>
          <w:fldChar w:fldCharType="separate"/>
        </w:r>
        <w:r w:rsidRPr="0049233F" w:rsidDel="000E6941">
          <w:rPr>
            <w:b w:val="0"/>
            <w:bCs w:val="0"/>
            <w:noProof/>
            <w:sz w:val="26"/>
            <w:szCs w:val="26"/>
            <w:rPrChange w:id="1421" w:author="The Si Tran" w:date="2012-12-05T23:02:00Z">
              <w:rPr>
                <w:b w:val="0"/>
                <w:bCs w:val="0"/>
                <w:noProof/>
                <w:sz w:val="28"/>
                <w:szCs w:val="28"/>
              </w:rPr>
            </w:rPrChange>
          </w:rPr>
          <w:delText>2</w:delText>
        </w:r>
        <w:r w:rsidRPr="0049233F" w:rsidDel="000E6941">
          <w:rPr>
            <w:b w:val="0"/>
            <w:bCs w:val="0"/>
            <w:sz w:val="26"/>
            <w:szCs w:val="26"/>
            <w:rPrChange w:id="1422" w:author="The Si Tran" w:date="2012-12-05T23:02:00Z">
              <w:rPr>
                <w:b w:val="0"/>
                <w:bCs w:val="0"/>
                <w:sz w:val="28"/>
                <w:szCs w:val="28"/>
              </w:rPr>
            </w:rPrChange>
          </w:rPr>
          <w:fldChar w:fldCharType="end"/>
        </w:r>
        <w:r w:rsidRPr="0049233F" w:rsidDel="000E6941">
          <w:rPr>
            <w:b w:val="0"/>
            <w:bCs w:val="0"/>
            <w:sz w:val="26"/>
            <w:szCs w:val="26"/>
            <w:rPrChange w:id="1423" w:author="The Si Tran" w:date="2012-12-05T23:02:00Z">
              <w:rPr>
                <w:b w:val="0"/>
                <w:bCs w:val="0"/>
                <w:sz w:val="28"/>
                <w:szCs w:val="28"/>
              </w:rPr>
            </w:rPrChange>
          </w:rPr>
          <w:delText xml:space="preserve"> Hàm tự tương quan</w:delText>
        </w:r>
        <w:bookmarkStart w:id="1424" w:name="_Toc343083550"/>
        <w:bookmarkStart w:id="1425" w:name="_Toc343083764"/>
        <w:bookmarkStart w:id="1426" w:name="_Toc343083975"/>
        <w:bookmarkStart w:id="1427" w:name="_Toc343220734"/>
        <w:bookmarkStart w:id="1428" w:name="_Toc343232238"/>
        <w:bookmarkStart w:id="1429" w:name="_Toc343232651"/>
        <w:bookmarkStart w:id="1430" w:name="_Toc343232936"/>
        <w:bookmarkEnd w:id="1415"/>
        <w:bookmarkEnd w:id="1424"/>
        <w:bookmarkEnd w:id="1425"/>
        <w:bookmarkEnd w:id="1426"/>
        <w:bookmarkEnd w:id="1427"/>
        <w:bookmarkEnd w:id="1428"/>
        <w:bookmarkEnd w:id="1429"/>
        <w:bookmarkEnd w:id="1430"/>
      </w:del>
    </w:p>
    <w:p w14:paraId="020A6CCC" w14:textId="77777777" w:rsidR="00024D6E" w:rsidRPr="0049233F" w:rsidDel="000E6941" w:rsidRDefault="00024D6E" w:rsidP="00024D6E">
      <w:pPr>
        <w:rPr>
          <w:del w:id="1431" w:author="The Si Tran" w:date="2012-12-11T21:27:00Z"/>
          <w:szCs w:val="26"/>
          <w:rPrChange w:id="1432" w:author="The Si Tran" w:date="2012-12-05T23:02:00Z">
            <w:rPr>
              <w:del w:id="1433" w:author="The Si Tran" w:date="2012-12-11T21:27:00Z"/>
              <w:sz w:val="28"/>
              <w:szCs w:val="28"/>
            </w:rPr>
          </w:rPrChange>
        </w:rPr>
      </w:pPr>
      <w:del w:id="1434" w:author="The Si Tran" w:date="2012-12-11T21:27:00Z">
        <w:r w:rsidRPr="0049233F" w:rsidDel="000E6941">
          <w:rPr>
            <w:szCs w:val="26"/>
            <w:rPrChange w:id="1435" w:author="The Si Tran" w:date="2012-12-05T23:02:00Z">
              <w:rPr>
                <w:sz w:val="28"/>
                <w:szCs w:val="28"/>
              </w:rPr>
            </w:rPrChange>
          </w:rPr>
          <w:tab/>
        </w:r>
        <w:bookmarkStart w:id="1436" w:name="_Toc343083551"/>
        <w:bookmarkStart w:id="1437" w:name="_Toc343083765"/>
        <w:bookmarkStart w:id="1438" w:name="_Toc343083976"/>
        <w:bookmarkStart w:id="1439" w:name="_Toc343220735"/>
        <w:bookmarkStart w:id="1440" w:name="_Toc343232239"/>
        <w:bookmarkStart w:id="1441" w:name="_Toc343232652"/>
        <w:bookmarkStart w:id="1442" w:name="_Toc343232937"/>
        <w:bookmarkEnd w:id="1436"/>
        <w:bookmarkEnd w:id="1437"/>
        <w:bookmarkEnd w:id="1438"/>
        <w:bookmarkEnd w:id="1439"/>
        <w:bookmarkEnd w:id="1440"/>
        <w:bookmarkEnd w:id="1441"/>
        <w:bookmarkEnd w:id="1442"/>
      </w:del>
    </w:p>
    <w:p w14:paraId="64FC6D0E" w14:textId="77777777" w:rsidR="00024D6E" w:rsidRPr="0049233F" w:rsidDel="000E6941" w:rsidRDefault="00024D6E" w:rsidP="00024D6E">
      <w:pPr>
        <w:ind w:firstLine="720"/>
        <w:rPr>
          <w:del w:id="1443" w:author="The Si Tran" w:date="2012-12-11T21:27:00Z"/>
          <w:szCs w:val="26"/>
          <w:rPrChange w:id="1444" w:author="The Si Tran" w:date="2012-12-05T23:02:00Z">
            <w:rPr>
              <w:del w:id="1445" w:author="The Si Tran" w:date="2012-12-11T21:27:00Z"/>
              <w:sz w:val="28"/>
              <w:szCs w:val="28"/>
            </w:rPr>
          </w:rPrChange>
        </w:rPr>
      </w:pPr>
      <w:del w:id="1446" w:author="The Si Tran" w:date="2012-12-11T21:27:00Z">
        <w:r w:rsidRPr="0049233F" w:rsidDel="000E6941">
          <w:rPr>
            <w:szCs w:val="26"/>
            <w:rPrChange w:id="1447"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448" w:author="The Si Tran" w:date="2012-12-05T22:50:00Z">
        <w:r w:rsidRPr="0049233F" w:rsidDel="008A2D16">
          <w:rPr>
            <w:szCs w:val="26"/>
            <w:rPrChange w:id="1449" w:author="The Si Tran" w:date="2012-12-05T23:02:00Z">
              <w:rPr>
                <w:sz w:val="28"/>
                <w:szCs w:val="28"/>
              </w:rPr>
            </w:rPrChange>
          </w:rPr>
          <w:delText xml:space="preserve"> </w:delText>
        </w:r>
      </w:del>
      <w:del w:id="1450" w:author="The Si Tran" w:date="2012-12-11T21:27:00Z">
        <w:r w:rsidRPr="0049233F" w:rsidDel="000E6941">
          <w:rPr>
            <w:szCs w:val="26"/>
            <w:rPrChange w:id="1451" w:author="The Si Tran" w:date="2012-12-05T23:02:00Z">
              <w:rPr>
                <w:sz w:val="28"/>
                <w:szCs w:val="28"/>
              </w:rPr>
            </w:rPrChange>
          </w:rPr>
          <w:delText>).</w:delText>
        </w:r>
        <w:bookmarkStart w:id="1452" w:name="_Toc343083552"/>
        <w:bookmarkStart w:id="1453" w:name="_Toc343083766"/>
        <w:bookmarkStart w:id="1454" w:name="_Toc343083977"/>
        <w:bookmarkStart w:id="1455" w:name="_Toc343220736"/>
        <w:bookmarkStart w:id="1456" w:name="_Toc343232240"/>
        <w:bookmarkStart w:id="1457" w:name="_Toc343232653"/>
        <w:bookmarkStart w:id="1458" w:name="_Toc343232938"/>
        <w:bookmarkEnd w:id="1452"/>
        <w:bookmarkEnd w:id="1453"/>
        <w:bookmarkEnd w:id="1454"/>
        <w:bookmarkEnd w:id="1455"/>
        <w:bookmarkEnd w:id="1456"/>
        <w:bookmarkEnd w:id="1457"/>
        <w:bookmarkEnd w:id="1458"/>
      </w:del>
    </w:p>
    <w:p w14:paraId="42F08C9A" w14:textId="77777777" w:rsidR="008A2D16" w:rsidRPr="0049233F" w:rsidDel="004A3B54" w:rsidRDefault="00024D6E">
      <w:pPr>
        <w:ind w:left="1440" w:firstLine="0"/>
        <w:rPr>
          <w:del w:id="1459" w:author="The Si Tran" w:date="2012-12-05T22:54:00Z"/>
          <w:szCs w:val="26"/>
          <w:rPrChange w:id="1460" w:author="The Si Tran" w:date="2012-12-05T23:02:00Z">
            <w:rPr>
              <w:del w:id="1461" w:author="The Si Tran" w:date="2012-12-05T22:54:00Z"/>
              <w:sz w:val="28"/>
              <w:szCs w:val="28"/>
            </w:rPr>
          </w:rPrChange>
        </w:rPr>
        <w:pPrChange w:id="1462" w:author="The Si Tran" w:date="2012-12-05T22:53:00Z">
          <w:pPr>
            <w:ind w:firstLine="720"/>
          </w:pPr>
        </w:pPrChange>
      </w:pPr>
      <w:del w:id="1463" w:author="The Si Tran" w:date="2012-12-11T21:27:00Z">
        <w:r w:rsidRPr="0049233F" w:rsidDel="000E6941">
          <w:rPr>
            <w:szCs w:val="26"/>
            <w:rPrChange w:id="1464" w:author="The Si Tran" w:date="2012-12-05T23:02:00Z">
              <w:rPr>
                <w:sz w:val="28"/>
                <w:szCs w:val="28"/>
              </w:rPr>
            </w:rPrChange>
          </w:rPr>
          <w:delText>Công thức tính hệ số tự tương quan lấy mẫu:</w:delText>
        </w:r>
      </w:del>
      <w:bookmarkStart w:id="1465" w:name="_Toc343083553"/>
      <w:bookmarkStart w:id="1466" w:name="_Toc343083767"/>
      <w:bookmarkStart w:id="1467" w:name="_Toc343083978"/>
      <w:bookmarkStart w:id="1468" w:name="_Toc343220737"/>
      <w:bookmarkStart w:id="1469" w:name="_Toc343232241"/>
      <w:bookmarkStart w:id="1470" w:name="_Toc343232654"/>
      <w:bookmarkStart w:id="1471" w:name="_Toc343232939"/>
      <w:bookmarkEnd w:id="1465"/>
      <w:bookmarkEnd w:id="1466"/>
      <w:bookmarkEnd w:id="1467"/>
      <w:bookmarkEnd w:id="1468"/>
      <w:bookmarkEnd w:id="1469"/>
      <w:bookmarkEnd w:id="1470"/>
      <w:bookmarkEnd w:id="1471"/>
    </w:p>
    <w:p w14:paraId="214ECA9C" w14:textId="77777777" w:rsidR="00024D6E" w:rsidRPr="0049233F" w:rsidDel="004A3B54" w:rsidRDefault="00024D6E">
      <w:pPr>
        <w:ind w:firstLine="0"/>
        <w:rPr>
          <w:del w:id="1472" w:author="The Si Tran" w:date="2012-12-05T22:54:00Z"/>
          <w:szCs w:val="26"/>
          <w:rPrChange w:id="1473" w:author="The Si Tran" w:date="2012-12-05T23:02:00Z">
            <w:rPr>
              <w:del w:id="1474" w:author="The Si Tran" w:date="2012-12-05T22:54:00Z"/>
              <w:sz w:val="28"/>
              <w:szCs w:val="28"/>
            </w:rPr>
          </w:rPrChange>
        </w:rPr>
        <w:pPrChange w:id="1475" w:author="The Si Tran" w:date="2012-12-05T22:53:00Z">
          <w:pPr>
            <w:ind w:left="720" w:firstLine="720"/>
          </w:pPr>
        </w:pPrChange>
      </w:pPr>
      <w:del w:id="1476" w:author="The Si Tran" w:date="2012-12-05T22:53:00Z">
        <w:r w:rsidRPr="00082976" w:rsidDel="004A3B54">
          <w:rPr>
            <w:position w:val="-4"/>
            <w:szCs w:val="26"/>
          </w:rPr>
          <w:object w:dxaOrig="180" w:dyaOrig="279" w14:anchorId="0B5D12CD">
            <v:shape id="_x0000_i1030" type="#_x0000_t75" style="width:9.2pt;height:14.25pt" o:ole="">
              <v:imagedata r:id="rId21" o:title=""/>
            </v:shape>
            <o:OLEObject Type="Embed" ProgID="Equation.DSMT4" ShapeID="_x0000_i1030" DrawAspect="Content" ObjectID="_1417153732" r:id="rId22"/>
          </w:object>
        </w:r>
        <w:r w:rsidRPr="00E12D24" w:rsidDel="004A3B54">
          <w:rPr>
            <w:position w:val="-38"/>
            <w:szCs w:val="26"/>
          </w:rPr>
          <w:object w:dxaOrig="2940" w:dyaOrig="880" w14:anchorId="0CA6F235">
            <v:shape id="_x0000_i1031" type="#_x0000_t75" style="width:225.2pt;height:68.65pt" o:ole="">
              <v:imagedata r:id="rId23" o:title=""/>
            </v:shape>
            <o:OLEObject Type="Embed" ProgID="Equation.DSMT4" ShapeID="_x0000_i1031" DrawAspect="Content" ObjectID="_1417153733" r:id="rId24"/>
          </w:object>
        </w:r>
        <w:r w:rsidRPr="0049233F" w:rsidDel="004A3B54">
          <w:rPr>
            <w:szCs w:val="26"/>
            <w:rPrChange w:id="1477" w:author="The Si Tran" w:date="2012-12-05T23:02:00Z">
              <w:rPr>
                <w:sz w:val="28"/>
                <w:szCs w:val="28"/>
              </w:rPr>
            </w:rPrChange>
          </w:rPr>
          <w:delText xml:space="preserve">    </w:delText>
        </w:r>
      </w:del>
      <w:del w:id="1478" w:author="The Si Tran" w:date="2012-12-05T22:54:00Z">
        <w:r w:rsidRPr="0049233F" w:rsidDel="004A3B54">
          <w:rPr>
            <w:szCs w:val="26"/>
            <w:rPrChange w:id="1479" w:author="The Si Tran" w:date="2012-12-05T23:02:00Z">
              <w:rPr>
                <w:sz w:val="28"/>
                <w:szCs w:val="28"/>
              </w:rPr>
            </w:rPrChange>
          </w:rPr>
          <w:delText xml:space="preserve"> (2.1.2)</w:delText>
        </w:r>
        <w:bookmarkStart w:id="1480" w:name="_Toc343083554"/>
        <w:bookmarkStart w:id="1481" w:name="_Toc343083768"/>
        <w:bookmarkStart w:id="1482" w:name="_Toc343083979"/>
        <w:bookmarkStart w:id="1483" w:name="_Toc343220738"/>
        <w:bookmarkStart w:id="1484" w:name="_Toc343232242"/>
        <w:bookmarkStart w:id="1485" w:name="_Toc343232655"/>
        <w:bookmarkStart w:id="1486" w:name="_Toc343232940"/>
        <w:bookmarkEnd w:id="1480"/>
        <w:bookmarkEnd w:id="1481"/>
        <w:bookmarkEnd w:id="1482"/>
        <w:bookmarkEnd w:id="1483"/>
        <w:bookmarkEnd w:id="1484"/>
        <w:bookmarkEnd w:id="1485"/>
        <w:bookmarkEnd w:id="1486"/>
      </w:del>
    </w:p>
    <w:p w14:paraId="66BF9444" w14:textId="77777777" w:rsidR="00024D6E" w:rsidRPr="0049233F" w:rsidDel="000E6941" w:rsidRDefault="00024D6E">
      <w:pPr>
        <w:ind w:left="1440"/>
        <w:rPr>
          <w:del w:id="1487" w:author="The Si Tran" w:date="2012-12-11T21:27:00Z"/>
          <w:szCs w:val="26"/>
          <w:rPrChange w:id="1488" w:author="The Si Tran" w:date="2012-12-05T23:02:00Z">
            <w:rPr>
              <w:del w:id="1489" w:author="The Si Tran" w:date="2012-12-11T21:27:00Z"/>
              <w:sz w:val="28"/>
              <w:szCs w:val="28"/>
            </w:rPr>
          </w:rPrChange>
        </w:rPr>
        <w:pPrChange w:id="1490" w:author="The Si Tran" w:date="2012-12-05T22:54:00Z">
          <w:pPr/>
        </w:pPrChange>
      </w:pPr>
      <w:bookmarkStart w:id="1491" w:name="_Toc343083555"/>
      <w:bookmarkStart w:id="1492" w:name="_Toc343083769"/>
      <w:bookmarkStart w:id="1493" w:name="_Toc343083980"/>
      <w:bookmarkStart w:id="1494" w:name="_Toc343220739"/>
      <w:bookmarkStart w:id="1495" w:name="_Toc343232243"/>
      <w:bookmarkStart w:id="1496" w:name="_Toc343232656"/>
      <w:bookmarkStart w:id="1497" w:name="_Toc343232941"/>
      <w:bookmarkEnd w:id="1491"/>
      <w:bookmarkEnd w:id="1492"/>
      <w:bookmarkEnd w:id="1493"/>
      <w:bookmarkEnd w:id="1494"/>
      <w:bookmarkEnd w:id="1495"/>
      <w:bookmarkEnd w:id="1496"/>
      <w:bookmarkEnd w:id="1497"/>
    </w:p>
    <w:p w14:paraId="5EA7ED7C" w14:textId="77777777" w:rsidR="00024D6E" w:rsidRPr="0049233F" w:rsidDel="000E6941" w:rsidRDefault="00024D6E" w:rsidP="00024D6E">
      <w:pPr>
        <w:rPr>
          <w:del w:id="1498" w:author="The Si Tran" w:date="2012-12-11T21:27:00Z"/>
          <w:szCs w:val="26"/>
          <w:rPrChange w:id="1499" w:author="The Si Tran" w:date="2012-12-05T23:02:00Z">
            <w:rPr>
              <w:del w:id="1500" w:author="The Si Tran" w:date="2012-12-11T21:27:00Z"/>
              <w:sz w:val="28"/>
              <w:szCs w:val="28"/>
            </w:rPr>
          </w:rPrChange>
        </w:rPr>
      </w:pPr>
      <w:del w:id="1501" w:author="The Si Tran" w:date="2012-12-11T21:27:00Z">
        <w:r w:rsidRPr="0049233F" w:rsidDel="000E6941">
          <w:rPr>
            <w:szCs w:val="26"/>
            <w:rPrChange w:id="1502" w:author="The Si Tran" w:date="2012-12-05T23:02:00Z">
              <w:rPr>
                <w:sz w:val="28"/>
                <w:szCs w:val="28"/>
              </w:rPr>
            </w:rPrChange>
          </w:rPr>
          <w:delText xml:space="preserve">Với </w:delText>
        </w:r>
        <w:bookmarkStart w:id="1503" w:name="_Toc343083556"/>
        <w:bookmarkStart w:id="1504" w:name="_Toc343083770"/>
        <w:bookmarkStart w:id="1505" w:name="_Toc343083981"/>
        <w:bookmarkStart w:id="1506" w:name="_Toc343220740"/>
        <w:bookmarkStart w:id="1507" w:name="_Toc343232244"/>
        <w:bookmarkStart w:id="1508" w:name="_Toc343232657"/>
        <w:bookmarkStart w:id="1509" w:name="_Toc343232942"/>
        <w:bookmarkEnd w:id="1503"/>
        <w:bookmarkEnd w:id="1504"/>
        <w:bookmarkEnd w:id="1505"/>
        <w:bookmarkEnd w:id="1506"/>
        <w:bookmarkEnd w:id="1507"/>
        <w:bookmarkEnd w:id="1508"/>
        <w:bookmarkEnd w:id="1509"/>
      </w:del>
    </w:p>
    <w:p w14:paraId="6B4EA6C1" w14:textId="77777777" w:rsidR="00024D6E" w:rsidRPr="0049233F" w:rsidDel="000E6941" w:rsidRDefault="00024D6E" w:rsidP="00024D6E">
      <w:pPr>
        <w:rPr>
          <w:del w:id="1510" w:author="The Si Tran" w:date="2012-12-11T21:27:00Z"/>
          <w:szCs w:val="26"/>
          <w:rPrChange w:id="1511" w:author="The Si Tran" w:date="2012-12-05T23:02:00Z">
            <w:rPr>
              <w:del w:id="1512" w:author="The Si Tran" w:date="2012-12-11T21:27:00Z"/>
              <w:sz w:val="28"/>
              <w:szCs w:val="28"/>
            </w:rPr>
          </w:rPrChange>
        </w:rPr>
      </w:pPr>
      <w:del w:id="1513" w:author="The Si Tran" w:date="2012-12-11T21:27:00Z">
        <w:r w:rsidRPr="0049233F" w:rsidDel="000E6941">
          <w:rPr>
            <w:szCs w:val="26"/>
            <w:rPrChange w:id="1514" w:author="The Si Tran" w:date="2012-12-05T23:02:00Z">
              <w:rPr>
                <w:sz w:val="28"/>
                <w:szCs w:val="28"/>
              </w:rPr>
            </w:rPrChange>
          </w:rPr>
          <w:delText xml:space="preserve">               * </w:delText>
        </w:r>
      </w:del>
      <w:del w:id="1515" w:author="The Si Tran" w:date="2012-12-05T22:54:00Z">
        <w:r w:rsidRPr="00082976" w:rsidDel="004A3B54">
          <w:rPr>
            <w:position w:val="-12"/>
            <w:szCs w:val="26"/>
          </w:rPr>
          <w:object w:dxaOrig="220" w:dyaOrig="360" w14:anchorId="7BA6836A">
            <v:shape id="_x0000_i1032" type="#_x0000_t75" style="width:17.6pt;height:27.65pt" o:ole="">
              <v:imagedata r:id="rId25" o:title=""/>
            </v:shape>
            <o:OLEObject Type="Embed" ProgID="Equation.DSMT4" ShapeID="_x0000_i1032" DrawAspect="Content" ObjectID="_1417153734" r:id="rId26"/>
          </w:object>
        </w:r>
      </w:del>
      <w:del w:id="1516" w:author="The Si Tran" w:date="2012-12-11T21:27:00Z">
        <w:r w:rsidRPr="0049233F" w:rsidDel="000E6941">
          <w:rPr>
            <w:szCs w:val="26"/>
            <w:rPrChange w:id="1517" w:author="The Si Tran" w:date="2012-12-05T23:02:00Z">
              <w:rPr>
                <w:sz w:val="28"/>
                <w:szCs w:val="28"/>
              </w:rPr>
            </w:rPrChange>
          </w:rPr>
          <w:delText xml:space="preserve"> là hệ số tự tương quan lấy mẫu ở độ trễ </w:delText>
        </w:r>
      </w:del>
      <w:del w:id="1518" w:author="The Si Tran" w:date="2012-12-06T03:51:00Z">
        <w:r w:rsidRPr="0049233F" w:rsidDel="008C32B7">
          <w:rPr>
            <w:szCs w:val="26"/>
            <w:rPrChange w:id="1519" w:author="The Si Tran" w:date="2012-12-05T23:02:00Z">
              <w:rPr>
                <w:sz w:val="28"/>
                <w:szCs w:val="28"/>
              </w:rPr>
            </w:rPrChange>
          </w:rPr>
          <w:delText>k</w:delText>
        </w:r>
      </w:del>
      <w:bookmarkStart w:id="1520" w:name="_Toc343083557"/>
      <w:bookmarkStart w:id="1521" w:name="_Toc343083771"/>
      <w:bookmarkStart w:id="1522" w:name="_Toc343083982"/>
      <w:bookmarkStart w:id="1523" w:name="_Toc343220741"/>
      <w:bookmarkStart w:id="1524" w:name="_Toc343232245"/>
      <w:bookmarkStart w:id="1525" w:name="_Toc343232658"/>
      <w:bookmarkStart w:id="1526" w:name="_Toc343232943"/>
      <w:bookmarkEnd w:id="1520"/>
      <w:bookmarkEnd w:id="1521"/>
      <w:bookmarkEnd w:id="1522"/>
      <w:bookmarkEnd w:id="1523"/>
      <w:bookmarkEnd w:id="1524"/>
      <w:bookmarkEnd w:id="1525"/>
      <w:bookmarkEnd w:id="1526"/>
    </w:p>
    <w:p w14:paraId="43602BDB" w14:textId="77777777" w:rsidR="00024D6E" w:rsidRPr="0049233F" w:rsidDel="000E6941" w:rsidRDefault="00024D6E" w:rsidP="00024D6E">
      <w:pPr>
        <w:rPr>
          <w:del w:id="1527" w:author="The Si Tran" w:date="2012-12-11T21:27:00Z"/>
          <w:szCs w:val="26"/>
          <w:rPrChange w:id="1528" w:author="The Si Tran" w:date="2012-12-05T23:02:00Z">
            <w:rPr>
              <w:del w:id="1529" w:author="The Si Tran" w:date="2012-12-11T21:27:00Z"/>
              <w:sz w:val="28"/>
              <w:szCs w:val="28"/>
            </w:rPr>
          </w:rPrChange>
        </w:rPr>
      </w:pPr>
      <w:del w:id="1530" w:author="The Si Tran" w:date="2012-12-11T21:27:00Z">
        <w:r w:rsidRPr="0049233F" w:rsidDel="000E6941">
          <w:rPr>
            <w:szCs w:val="26"/>
            <w:rPrChange w:id="1531" w:author="The Si Tran" w:date="2012-12-05T23:02:00Z">
              <w:rPr>
                <w:sz w:val="28"/>
                <w:szCs w:val="28"/>
              </w:rPr>
            </w:rPrChange>
          </w:rPr>
          <w:delText xml:space="preserve">               </w:delText>
        </w:r>
      </w:del>
      <w:del w:id="1532" w:author="The Si Tran" w:date="2012-12-05T22:55:00Z">
        <w:r w:rsidRPr="0049233F" w:rsidDel="004A3B54">
          <w:rPr>
            <w:szCs w:val="26"/>
            <w:rPrChange w:id="1533" w:author="The Si Tran" w:date="2012-12-05T23:02:00Z">
              <w:rPr>
                <w:sz w:val="28"/>
                <w:szCs w:val="28"/>
              </w:rPr>
            </w:rPrChange>
          </w:rPr>
          <w:delText xml:space="preserve"> </w:delText>
        </w:r>
      </w:del>
      <w:del w:id="1534" w:author="The Si Tran" w:date="2012-12-11T21:27:00Z">
        <w:r w:rsidRPr="0049233F" w:rsidDel="000E6941">
          <w:rPr>
            <w:szCs w:val="26"/>
            <w:rPrChange w:id="1535" w:author="The Si Tran" w:date="2012-12-05T23:02:00Z">
              <w:rPr>
                <w:sz w:val="28"/>
                <w:szCs w:val="28"/>
              </w:rPr>
            </w:rPrChange>
          </w:rPr>
          <w:delText xml:space="preserve">*  </w:delText>
        </w:r>
      </w:del>
      <w:del w:id="1536" w:author="The Si Tran" w:date="2012-12-05T22:55:00Z">
        <w:r w:rsidRPr="00082976" w:rsidDel="004A3B54">
          <w:rPr>
            <w:position w:val="-4"/>
            <w:szCs w:val="26"/>
          </w:rPr>
          <w:object w:dxaOrig="279" w:dyaOrig="300" w14:anchorId="3E0C6122">
            <v:shape id="_x0000_i1033" type="#_x0000_t75" style="width:17.6pt;height:18.4pt" o:ole="">
              <v:imagedata r:id="rId27" o:title=""/>
            </v:shape>
            <o:OLEObject Type="Embed" ProgID="Equation.DSMT4" ShapeID="_x0000_i1033" DrawAspect="Content" ObjectID="_1417153735" r:id="rId28"/>
          </w:object>
        </w:r>
      </w:del>
      <w:del w:id="1537" w:author="The Si Tran" w:date="2012-12-11T21:27:00Z">
        <w:r w:rsidRPr="0049233F" w:rsidDel="000E6941">
          <w:rPr>
            <w:szCs w:val="26"/>
            <w:rPrChange w:id="1538" w:author="The Si Tran" w:date="2012-12-05T23:02:00Z">
              <w:rPr>
                <w:sz w:val="28"/>
                <w:szCs w:val="28"/>
              </w:rPr>
            </w:rPrChange>
          </w:rPr>
          <w:delText xml:space="preserve"> là trung bình mẫu của </w:delText>
        </w:r>
      </w:del>
      <w:del w:id="1539" w:author="The Si Tran" w:date="2012-12-05T22:55:00Z">
        <w:r w:rsidRPr="00082976" w:rsidDel="004A3B54">
          <w:rPr>
            <w:position w:val="-12"/>
            <w:szCs w:val="26"/>
          </w:rPr>
          <w:object w:dxaOrig="320" w:dyaOrig="360" w14:anchorId="7BF73748">
            <v:shape id="_x0000_i1034" type="#_x0000_t75" style="width:18.4pt;height:22.6pt" o:ole="">
              <v:imagedata r:id="rId29" o:title=""/>
            </v:shape>
            <o:OLEObject Type="Embed" ProgID="Equation.DSMT4" ShapeID="_x0000_i1034" DrawAspect="Content" ObjectID="_1417153736" r:id="rId30"/>
          </w:object>
        </w:r>
      </w:del>
      <w:bookmarkStart w:id="1540" w:name="_Toc343083558"/>
      <w:bookmarkStart w:id="1541" w:name="_Toc343083772"/>
      <w:bookmarkStart w:id="1542" w:name="_Toc343083983"/>
      <w:bookmarkStart w:id="1543" w:name="_Toc343220742"/>
      <w:bookmarkStart w:id="1544" w:name="_Toc343232246"/>
      <w:bookmarkStart w:id="1545" w:name="_Toc343232659"/>
      <w:bookmarkStart w:id="1546" w:name="_Toc343232944"/>
      <w:bookmarkEnd w:id="1540"/>
      <w:bookmarkEnd w:id="1541"/>
      <w:bookmarkEnd w:id="1542"/>
      <w:bookmarkEnd w:id="1543"/>
      <w:bookmarkEnd w:id="1544"/>
      <w:bookmarkEnd w:id="1545"/>
      <w:bookmarkEnd w:id="1546"/>
    </w:p>
    <w:p w14:paraId="5B7F4035" w14:textId="77777777" w:rsidR="00024D6E" w:rsidRPr="0049233F" w:rsidDel="000E6941" w:rsidRDefault="00024D6E" w:rsidP="00024D6E">
      <w:pPr>
        <w:rPr>
          <w:del w:id="1547" w:author="The Si Tran" w:date="2012-12-11T21:27:00Z"/>
          <w:szCs w:val="26"/>
          <w:lang w:val="fr-FR"/>
          <w:rPrChange w:id="1548" w:author="The Si Tran" w:date="2012-12-05T23:02:00Z">
            <w:rPr>
              <w:del w:id="1549" w:author="The Si Tran" w:date="2012-12-11T21:27:00Z"/>
              <w:sz w:val="28"/>
              <w:szCs w:val="28"/>
              <w:lang w:val="fr-FR"/>
            </w:rPr>
          </w:rPrChange>
        </w:rPr>
      </w:pPr>
      <w:del w:id="1550" w:author="The Si Tran" w:date="2012-12-11T21:27:00Z">
        <w:r w:rsidRPr="0049233F" w:rsidDel="000E6941">
          <w:rPr>
            <w:szCs w:val="26"/>
            <w:rPrChange w:id="1551" w:author="The Si Tran" w:date="2012-12-05T23:02:00Z">
              <w:rPr>
                <w:sz w:val="28"/>
                <w:szCs w:val="28"/>
              </w:rPr>
            </w:rPrChange>
          </w:rPr>
          <w:tab/>
          <w:delText xml:space="preserve">    </w:delText>
        </w:r>
      </w:del>
      <w:del w:id="1552" w:author="The Si Tran" w:date="2012-12-05T22:55:00Z">
        <w:r w:rsidRPr="0049233F" w:rsidDel="004A3B54">
          <w:rPr>
            <w:szCs w:val="26"/>
            <w:rPrChange w:id="1553" w:author="The Si Tran" w:date="2012-12-05T23:02:00Z">
              <w:rPr>
                <w:sz w:val="28"/>
                <w:szCs w:val="28"/>
              </w:rPr>
            </w:rPrChange>
          </w:rPr>
          <w:delText xml:space="preserve">  </w:delText>
        </w:r>
      </w:del>
      <w:del w:id="1554" w:author="The Si Tran" w:date="2012-12-11T21:27:00Z">
        <w:r w:rsidRPr="0049233F" w:rsidDel="000E6941">
          <w:rPr>
            <w:szCs w:val="26"/>
            <w:lang w:val="fr-FR"/>
            <w:rPrChange w:id="1555" w:author="The Si Tran" w:date="2012-12-05T23:02:00Z">
              <w:rPr>
                <w:sz w:val="28"/>
                <w:szCs w:val="28"/>
                <w:lang w:val="fr-FR"/>
              </w:rPr>
            </w:rPrChange>
          </w:rPr>
          <w:delText xml:space="preserve">*  </w:delText>
        </w:r>
      </w:del>
      <w:del w:id="1556" w:author="The Si Tran" w:date="2012-12-05T22:55:00Z">
        <w:r w:rsidRPr="0049233F" w:rsidDel="004A3B54">
          <w:rPr>
            <w:szCs w:val="26"/>
            <w:lang w:val="fr-FR"/>
            <w:rPrChange w:id="1557" w:author="The Si Tran" w:date="2012-12-05T23:02:00Z">
              <w:rPr>
                <w:sz w:val="28"/>
                <w:szCs w:val="28"/>
                <w:lang w:val="fr-FR"/>
              </w:rPr>
            </w:rPrChange>
          </w:rPr>
          <w:delText xml:space="preserve"> T</w:delText>
        </w:r>
      </w:del>
      <w:del w:id="1558" w:author="The Si Tran" w:date="2012-12-11T21:27:00Z">
        <w:r w:rsidRPr="0049233F" w:rsidDel="000E6941">
          <w:rPr>
            <w:szCs w:val="26"/>
            <w:lang w:val="fr-FR"/>
            <w:rPrChange w:id="1559" w:author="The Si Tran" w:date="2012-12-05T23:02:00Z">
              <w:rPr>
                <w:sz w:val="28"/>
                <w:szCs w:val="28"/>
                <w:lang w:val="fr-FR"/>
              </w:rPr>
            </w:rPrChange>
          </w:rPr>
          <w:delText xml:space="preserve"> là số phần tử của mẫu.</w:delText>
        </w:r>
        <w:bookmarkStart w:id="1560" w:name="_Toc343083559"/>
        <w:bookmarkStart w:id="1561" w:name="_Toc343083773"/>
        <w:bookmarkStart w:id="1562" w:name="_Toc343083984"/>
        <w:bookmarkStart w:id="1563" w:name="_Toc343220743"/>
        <w:bookmarkStart w:id="1564" w:name="_Toc343232247"/>
        <w:bookmarkStart w:id="1565" w:name="_Toc343232660"/>
        <w:bookmarkStart w:id="1566" w:name="_Toc343232945"/>
        <w:bookmarkEnd w:id="1560"/>
        <w:bookmarkEnd w:id="1561"/>
        <w:bookmarkEnd w:id="1562"/>
        <w:bookmarkEnd w:id="1563"/>
        <w:bookmarkEnd w:id="1564"/>
        <w:bookmarkEnd w:id="1565"/>
        <w:bookmarkEnd w:id="1566"/>
      </w:del>
    </w:p>
    <w:p w14:paraId="3BCF0E51" w14:textId="77777777" w:rsidR="00024D6E" w:rsidRPr="0049233F" w:rsidDel="000E6941" w:rsidRDefault="00024D6E" w:rsidP="00024D6E">
      <w:pPr>
        <w:rPr>
          <w:del w:id="1567" w:author="The Si Tran" w:date="2012-12-11T21:27:00Z"/>
          <w:szCs w:val="26"/>
          <w:lang w:val="fr-FR"/>
          <w:rPrChange w:id="1568" w:author="The Si Tran" w:date="2012-12-05T23:02:00Z">
            <w:rPr>
              <w:del w:id="1569" w:author="The Si Tran" w:date="2012-12-11T21:27:00Z"/>
              <w:sz w:val="28"/>
              <w:szCs w:val="28"/>
              <w:lang w:val="fr-FR"/>
            </w:rPr>
          </w:rPrChange>
        </w:rPr>
      </w:pPr>
      <w:bookmarkStart w:id="1570" w:name="_Toc343083560"/>
      <w:bookmarkStart w:id="1571" w:name="_Toc343083774"/>
      <w:bookmarkStart w:id="1572" w:name="_Toc343083985"/>
      <w:bookmarkStart w:id="1573" w:name="_Toc343220744"/>
      <w:bookmarkStart w:id="1574" w:name="_Toc343232248"/>
      <w:bookmarkStart w:id="1575" w:name="_Toc343232661"/>
      <w:bookmarkStart w:id="1576" w:name="_Toc343232946"/>
      <w:bookmarkEnd w:id="1570"/>
      <w:bookmarkEnd w:id="1571"/>
      <w:bookmarkEnd w:id="1572"/>
      <w:bookmarkEnd w:id="1573"/>
      <w:bookmarkEnd w:id="1574"/>
      <w:bookmarkEnd w:id="1575"/>
      <w:bookmarkEnd w:id="1576"/>
    </w:p>
    <w:p w14:paraId="116503D5" w14:textId="77777777" w:rsidR="00024D6E" w:rsidRPr="0049233F" w:rsidDel="000E6941" w:rsidRDefault="00024D6E" w:rsidP="00024D6E">
      <w:pPr>
        <w:ind w:firstLine="720"/>
        <w:rPr>
          <w:del w:id="1577" w:author="The Si Tran" w:date="2012-12-11T21:27:00Z"/>
          <w:szCs w:val="26"/>
          <w:lang w:val="fr-FR"/>
          <w:rPrChange w:id="1578" w:author="The Si Tran" w:date="2012-12-05T23:02:00Z">
            <w:rPr>
              <w:del w:id="1579" w:author="The Si Tran" w:date="2012-12-11T21:27:00Z"/>
              <w:sz w:val="28"/>
              <w:szCs w:val="28"/>
              <w:lang w:val="fr-FR"/>
            </w:rPr>
          </w:rPrChange>
        </w:rPr>
      </w:pPr>
      <w:del w:id="1580" w:author="The Si Tran" w:date="2012-12-11T21:27:00Z">
        <w:r w:rsidRPr="0049233F" w:rsidDel="000E6941">
          <w:rPr>
            <w:szCs w:val="26"/>
            <w:lang w:val="fr-FR"/>
            <w:rPrChange w:id="1581" w:author="The Si Tran" w:date="2012-12-05T23:02:00Z">
              <w:rPr>
                <w:sz w:val="28"/>
                <w:szCs w:val="28"/>
                <w:lang w:val="fr-FR"/>
              </w:rPr>
            </w:rPrChange>
          </w:rPr>
          <w:delText xml:space="preserve">Để kiểm tra xem hệ số tự tương quan ở độ trễ </w:delText>
        </w:r>
      </w:del>
      <w:del w:id="1582" w:author="The Si Tran" w:date="2012-12-05T22:56:00Z">
        <w:r w:rsidRPr="0049233F" w:rsidDel="002B34FE">
          <w:rPr>
            <w:szCs w:val="26"/>
            <w:lang w:val="fr-FR"/>
            <w:rPrChange w:id="1583" w:author="The Si Tran" w:date="2012-12-05T23:02:00Z">
              <w:rPr>
                <w:sz w:val="28"/>
                <w:szCs w:val="28"/>
                <w:lang w:val="fr-FR"/>
              </w:rPr>
            </w:rPrChange>
          </w:rPr>
          <w:delText xml:space="preserve">k </w:delText>
        </w:r>
      </w:del>
      <w:del w:id="1584" w:author="The Si Tran" w:date="2012-12-11T21:27:00Z">
        <w:r w:rsidRPr="0049233F" w:rsidDel="000E6941">
          <w:rPr>
            <w:szCs w:val="26"/>
            <w:lang w:val="fr-FR"/>
            <w:rPrChange w:id="1585" w:author="The Si Tran" w:date="2012-12-05T23:02:00Z">
              <w:rPr>
                <w:sz w:val="28"/>
                <w:szCs w:val="28"/>
                <w:lang w:val="fr-FR"/>
              </w:rPr>
            </w:rPrChange>
          </w:rPr>
          <w:delText xml:space="preserve">của một chuỗi thời gian có khác không hay không, ta dùng phép thử </w:delText>
        </w:r>
      </w:del>
      <w:del w:id="1586" w:author="The Si Tran" w:date="2012-12-05T22:56:00Z">
        <w:r w:rsidRPr="0049233F" w:rsidDel="002B34FE">
          <w:rPr>
            <w:szCs w:val="26"/>
            <w:lang w:val="fr-FR"/>
            <w:rPrChange w:id="1587" w:author="The Si Tran" w:date="2012-12-05T23:02:00Z">
              <w:rPr>
                <w:sz w:val="28"/>
                <w:szCs w:val="28"/>
                <w:lang w:val="fr-FR"/>
              </w:rPr>
            </w:rPrChange>
          </w:rPr>
          <w:delText>t.</w:delText>
        </w:r>
      </w:del>
      <w:bookmarkStart w:id="1588" w:name="_Toc343083561"/>
      <w:bookmarkStart w:id="1589" w:name="_Toc343083775"/>
      <w:bookmarkStart w:id="1590" w:name="_Toc343083986"/>
      <w:bookmarkStart w:id="1591" w:name="_Toc343220745"/>
      <w:bookmarkStart w:id="1592" w:name="_Toc343232249"/>
      <w:bookmarkStart w:id="1593" w:name="_Toc343232662"/>
      <w:bookmarkStart w:id="1594" w:name="_Toc343232947"/>
      <w:bookmarkEnd w:id="1588"/>
      <w:bookmarkEnd w:id="1589"/>
      <w:bookmarkEnd w:id="1590"/>
      <w:bookmarkEnd w:id="1591"/>
      <w:bookmarkEnd w:id="1592"/>
      <w:bookmarkEnd w:id="1593"/>
      <w:bookmarkEnd w:id="1594"/>
    </w:p>
    <w:p w14:paraId="6B50C404" w14:textId="77777777" w:rsidR="00024D6E" w:rsidRPr="0049233F" w:rsidDel="00570969" w:rsidRDefault="00024D6E" w:rsidP="00024D6E">
      <w:pPr>
        <w:ind w:firstLine="720"/>
        <w:rPr>
          <w:del w:id="1595" w:author="The Si Tran" w:date="2012-12-05T23:43:00Z"/>
          <w:szCs w:val="26"/>
          <w:lang w:val="fr-FR"/>
          <w:rPrChange w:id="1596" w:author="The Si Tran" w:date="2012-12-05T23:02:00Z">
            <w:rPr>
              <w:del w:id="1597" w:author="The Si Tran" w:date="2012-12-05T23:43:00Z"/>
              <w:sz w:val="28"/>
              <w:szCs w:val="28"/>
              <w:lang w:val="fr-FR"/>
            </w:rPr>
          </w:rPrChange>
        </w:rPr>
      </w:pPr>
      <w:del w:id="1598" w:author="The Si Tran" w:date="2012-12-05T23:43:00Z">
        <w:r w:rsidRPr="0049233F" w:rsidDel="00570969">
          <w:rPr>
            <w:szCs w:val="26"/>
            <w:lang w:val="fr-FR"/>
            <w:rPrChange w:id="1599"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5" type="#_x0000_t75" style="width:128.1pt;height:108.85pt" o:ole="">
              <v:imagedata r:id="rId31" o:title=""/>
            </v:shape>
            <o:OLEObject Type="Embed" ProgID="Equation.DSMT4" ShapeID="_x0000_i1035" DrawAspect="Content" ObjectID="_1417153737" r:id="rId32"/>
          </w:object>
        </w:r>
        <w:r w:rsidRPr="0049233F" w:rsidDel="00570969">
          <w:rPr>
            <w:szCs w:val="26"/>
            <w:lang w:val="fr-FR"/>
            <w:rPrChange w:id="1600" w:author="The Si Tran" w:date="2012-12-05T23:02:00Z">
              <w:rPr>
                <w:sz w:val="28"/>
                <w:szCs w:val="28"/>
                <w:lang w:val="fr-FR"/>
              </w:rPr>
            </w:rPrChange>
          </w:rPr>
          <w:delText xml:space="preserve">                    (2.1.3)</w:delText>
        </w:r>
        <w:bookmarkStart w:id="1601" w:name="_Toc343083562"/>
        <w:bookmarkStart w:id="1602" w:name="_Toc343083776"/>
        <w:bookmarkStart w:id="1603" w:name="_Toc343083987"/>
        <w:bookmarkStart w:id="1604" w:name="_Toc343220746"/>
        <w:bookmarkStart w:id="1605" w:name="_Toc343232250"/>
        <w:bookmarkStart w:id="1606" w:name="_Toc343232663"/>
        <w:bookmarkStart w:id="1607" w:name="_Toc343232948"/>
        <w:bookmarkEnd w:id="1601"/>
        <w:bookmarkEnd w:id="1602"/>
        <w:bookmarkEnd w:id="1603"/>
        <w:bookmarkEnd w:id="1604"/>
        <w:bookmarkEnd w:id="1605"/>
        <w:bookmarkEnd w:id="1606"/>
        <w:bookmarkEnd w:id="1607"/>
      </w:del>
    </w:p>
    <w:p w14:paraId="147CABCA" w14:textId="77777777" w:rsidR="009450BA" w:rsidRPr="00570969" w:rsidDel="000E6941" w:rsidRDefault="009450BA">
      <w:pPr>
        <w:ind w:left="1440" w:firstLine="720"/>
        <w:rPr>
          <w:del w:id="1608" w:author="The Si Tran" w:date="2012-12-11T21:27:00Z"/>
          <w:szCs w:val="26"/>
          <w:lang w:val="fr-FR"/>
          <w:rPrChange w:id="1609" w:author="The Si Tran" w:date="2012-12-05T23:43:00Z">
            <w:rPr>
              <w:del w:id="1610" w:author="The Si Tran" w:date="2012-12-11T21:27:00Z"/>
              <w:sz w:val="28"/>
              <w:szCs w:val="28"/>
              <w:lang w:val="fr-FR"/>
            </w:rPr>
          </w:rPrChange>
        </w:rPr>
        <w:pPrChange w:id="1611" w:author="The Si Tran" w:date="2012-12-05T23:43:00Z">
          <w:pPr/>
        </w:pPrChange>
      </w:pPr>
      <w:bookmarkStart w:id="1612" w:name="_Toc343083563"/>
      <w:bookmarkStart w:id="1613" w:name="_Toc343083777"/>
      <w:bookmarkStart w:id="1614" w:name="_Toc343083988"/>
      <w:bookmarkStart w:id="1615" w:name="_Toc343220747"/>
      <w:bookmarkStart w:id="1616" w:name="_Toc343232251"/>
      <w:bookmarkStart w:id="1617" w:name="_Toc343232664"/>
      <w:bookmarkStart w:id="1618" w:name="_Toc343232949"/>
      <w:bookmarkEnd w:id="1612"/>
      <w:bookmarkEnd w:id="1613"/>
      <w:bookmarkEnd w:id="1614"/>
      <w:bookmarkEnd w:id="1615"/>
      <w:bookmarkEnd w:id="1616"/>
      <w:bookmarkEnd w:id="1617"/>
      <w:bookmarkEnd w:id="1618"/>
    </w:p>
    <w:p w14:paraId="0DD7323D" w14:textId="77777777" w:rsidR="00024D6E" w:rsidRPr="0049233F" w:rsidDel="000E6941" w:rsidRDefault="00024D6E" w:rsidP="00024D6E">
      <w:pPr>
        <w:rPr>
          <w:del w:id="1619" w:author="The Si Tran" w:date="2012-12-11T21:27:00Z"/>
          <w:szCs w:val="26"/>
          <w:lang w:val="fr-FR"/>
          <w:rPrChange w:id="1620" w:author="The Si Tran" w:date="2012-12-05T23:02:00Z">
            <w:rPr>
              <w:del w:id="1621" w:author="The Si Tran" w:date="2012-12-11T21:27:00Z"/>
              <w:sz w:val="28"/>
              <w:szCs w:val="28"/>
              <w:lang w:val="fr-FR"/>
            </w:rPr>
          </w:rPrChange>
        </w:rPr>
      </w:pPr>
      <w:del w:id="1622" w:author="The Si Tran" w:date="2012-12-11T21:27:00Z">
        <w:r w:rsidRPr="0049233F" w:rsidDel="000E6941">
          <w:rPr>
            <w:szCs w:val="26"/>
            <w:lang w:val="fr-FR"/>
            <w:rPrChange w:id="1623" w:author="The Si Tran" w:date="2012-12-05T23:02:00Z">
              <w:rPr>
                <w:sz w:val="28"/>
                <w:szCs w:val="28"/>
                <w:lang w:val="fr-FR"/>
              </w:rPr>
            </w:rPrChange>
          </w:rPr>
          <w:delText>Với :</w:delText>
        </w:r>
        <w:bookmarkStart w:id="1624" w:name="_Toc343083564"/>
        <w:bookmarkStart w:id="1625" w:name="_Toc343083778"/>
        <w:bookmarkStart w:id="1626" w:name="_Toc343083989"/>
        <w:bookmarkStart w:id="1627" w:name="_Toc343220748"/>
        <w:bookmarkStart w:id="1628" w:name="_Toc343232252"/>
        <w:bookmarkStart w:id="1629" w:name="_Toc343232665"/>
        <w:bookmarkStart w:id="1630" w:name="_Toc343232950"/>
        <w:bookmarkEnd w:id="1624"/>
        <w:bookmarkEnd w:id="1625"/>
        <w:bookmarkEnd w:id="1626"/>
        <w:bookmarkEnd w:id="1627"/>
        <w:bookmarkEnd w:id="1628"/>
        <w:bookmarkEnd w:id="1629"/>
        <w:bookmarkEnd w:id="1630"/>
      </w:del>
    </w:p>
    <w:p w14:paraId="13AEF713" w14:textId="77777777" w:rsidR="00024D6E" w:rsidRPr="0049233F" w:rsidDel="000E6941" w:rsidRDefault="00024D6E" w:rsidP="00024D6E">
      <w:pPr>
        <w:rPr>
          <w:del w:id="1631" w:author="The Si Tran" w:date="2012-12-11T21:27:00Z"/>
          <w:szCs w:val="26"/>
          <w:lang w:val="fr-FR"/>
          <w:rPrChange w:id="1632" w:author="The Si Tran" w:date="2012-12-05T23:02:00Z">
            <w:rPr>
              <w:del w:id="1633" w:author="The Si Tran" w:date="2012-12-11T21:27:00Z"/>
              <w:sz w:val="28"/>
              <w:szCs w:val="28"/>
              <w:lang w:val="fr-FR"/>
            </w:rPr>
          </w:rPrChange>
        </w:rPr>
      </w:pPr>
      <w:del w:id="1634" w:author="The Si Tran" w:date="2012-12-11T21:27:00Z">
        <w:r w:rsidRPr="0049233F" w:rsidDel="000E6941">
          <w:rPr>
            <w:szCs w:val="26"/>
            <w:lang w:val="fr-FR"/>
            <w:rPrChange w:id="1635" w:author="The Si Tran" w:date="2012-12-05T23:02:00Z">
              <w:rPr>
                <w:sz w:val="28"/>
                <w:szCs w:val="28"/>
                <w:lang w:val="fr-FR"/>
              </w:rPr>
            </w:rPrChange>
          </w:rPr>
          <w:delText xml:space="preserve">           *  </w:delText>
        </w:r>
      </w:del>
      <w:del w:id="1636" w:author="The Si Tran" w:date="2012-12-05T23:44:00Z">
        <w:r w:rsidRPr="00082976" w:rsidDel="00570969">
          <w:rPr>
            <w:position w:val="-12"/>
            <w:szCs w:val="26"/>
            <w:lang w:val="fr-FR"/>
          </w:rPr>
          <w:object w:dxaOrig="180" w:dyaOrig="360" w14:anchorId="590373B0">
            <v:shape id="_x0000_i1036" type="#_x0000_t75" style="width:12.55pt;height:25.1pt" o:ole="">
              <v:imagedata r:id="rId33" o:title=""/>
            </v:shape>
            <o:OLEObject Type="Embed" ProgID="Equation.DSMT4" ShapeID="_x0000_i1036" DrawAspect="Content" ObjectID="_1417153738" r:id="rId34"/>
          </w:object>
        </w:r>
      </w:del>
      <w:del w:id="1637" w:author="The Si Tran" w:date="2012-12-11T21:27:00Z">
        <w:r w:rsidRPr="0049233F" w:rsidDel="000E6941">
          <w:rPr>
            <w:szCs w:val="26"/>
            <w:lang w:val="fr-FR"/>
            <w:rPrChange w:id="1638" w:author="The Si Tran" w:date="2012-12-05T23:02:00Z">
              <w:rPr>
                <w:sz w:val="28"/>
                <w:szCs w:val="28"/>
                <w:lang w:val="fr-FR"/>
              </w:rPr>
            </w:rPrChange>
          </w:rPr>
          <w:delText xml:space="preserve"> là hệ số tự tương quan mẫu ở độ trễ </w:delText>
        </w:r>
      </w:del>
      <w:del w:id="1639" w:author="The Si Tran" w:date="2012-12-06T20:08:00Z">
        <w:r w:rsidRPr="0049233F" w:rsidDel="00263465">
          <w:rPr>
            <w:szCs w:val="26"/>
            <w:lang w:val="fr-FR"/>
            <w:rPrChange w:id="1640" w:author="The Si Tran" w:date="2012-12-05T23:02:00Z">
              <w:rPr>
                <w:sz w:val="28"/>
                <w:szCs w:val="28"/>
                <w:lang w:val="fr-FR"/>
              </w:rPr>
            </w:rPrChange>
          </w:rPr>
          <w:delText>i</w:delText>
        </w:r>
      </w:del>
      <w:bookmarkStart w:id="1641" w:name="_Toc343083565"/>
      <w:bookmarkStart w:id="1642" w:name="_Toc343083779"/>
      <w:bookmarkStart w:id="1643" w:name="_Toc343083990"/>
      <w:bookmarkStart w:id="1644" w:name="_Toc343220749"/>
      <w:bookmarkStart w:id="1645" w:name="_Toc343232253"/>
      <w:bookmarkStart w:id="1646" w:name="_Toc343232666"/>
      <w:bookmarkStart w:id="1647" w:name="_Toc343232951"/>
      <w:bookmarkEnd w:id="1641"/>
      <w:bookmarkEnd w:id="1642"/>
      <w:bookmarkEnd w:id="1643"/>
      <w:bookmarkEnd w:id="1644"/>
      <w:bookmarkEnd w:id="1645"/>
      <w:bookmarkEnd w:id="1646"/>
      <w:bookmarkEnd w:id="1647"/>
    </w:p>
    <w:p w14:paraId="3A494E1F" w14:textId="77777777" w:rsidR="00024D6E" w:rsidRPr="0049233F" w:rsidDel="000E6941" w:rsidRDefault="00024D6E" w:rsidP="00024D6E">
      <w:pPr>
        <w:rPr>
          <w:del w:id="1648" w:author="The Si Tran" w:date="2012-12-11T21:27:00Z"/>
          <w:szCs w:val="26"/>
          <w:lang w:val="fr-FR"/>
          <w:rPrChange w:id="1649" w:author="The Si Tran" w:date="2012-12-05T23:02:00Z">
            <w:rPr>
              <w:del w:id="1650" w:author="The Si Tran" w:date="2012-12-11T21:27:00Z"/>
              <w:sz w:val="28"/>
              <w:szCs w:val="28"/>
              <w:lang w:val="fr-FR"/>
            </w:rPr>
          </w:rPrChange>
        </w:rPr>
      </w:pPr>
      <w:del w:id="1651" w:author="The Si Tran" w:date="2012-12-11T21:27:00Z">
        <w:r w:rsidRPr="0049233F" w:rsidDel="000E6941">
          <w:rPr>
            <w:szCs w:val="26"/>
            <w:lang w:val="fr-FR"/>
            <w:rPrChange w:id="1652" w:author="The Si Tran" w:date="2012-12-05T23:02:00Z">
              <w:rPr>
                <w:sz w:val="28"/>
                <w:szCs w:val="28"/>
                <w:lang w:val="fr-FR"/>
              </w:rPr>
            </w:rPrChange>
          </w:rPr>
          <w:delText xml:space="preserve">           *  </w:delText>
        </w:r>
      </w:del>
      <w:del w:id="1653" w:author="The Si Tran" w:date="2012-12-05T23:45:00Z">
        <w:r w:rsidRPr="0049233F" w:rsidDel="00570969">
          <w:rPr>
            <w:szCs w:val="26"/>
            <w:lang w:val="fr-FR"/>
            <w:rPrChange w:id="1654" w:author="The Si Tran" w:date="2012-12-05T23:02:00Z">
              <w:rPr>
                <w:sz w:val="28"/>
                <w:szCs w:val="28"/>
                <w:lang w:val="fr-FR"/>
              </w:rPr>
            </w:rPrChange>
          </w:rPr>
          <w:delText>k</w:delText>
        </w:r>
      </w:del>
      <w:del w:id="1655" w:author="The Si Tran" w:date="2012-12-11T21:27:00Z">
        <w:r w:rsidRPr="0049233F" w:rsidDel="000E6941">
          <w:rPr>
            <w:szCs w:val="26"/>
            <w:lang w:val="fr-FR"/>
            <w:rPrChange w:id="1656" w:author="The Si Tran" w:date="2012-12-05T23:02:00Z">
              <w:rPr>
                <w:sz w:val="28"/>
                <w:szCs w:val="28"/>
                <w:lang w:val="fr-FR"/>
              </w:rPr>
            </w:rPrChange>
          </w:rPr>
          <w:delText xml:space="preserve"> là độ trễ</w:delText>
        </w:r>
        <w:bookmarkStart w:id="1657" w:name="_Toc343083566"/>
        <w:bookmarkStart w:id="1658" w:name="_Toc343083780"/>
        <w:bookmarkStart w:id="1659" w:name="_Toc343083991"/>
        <w:bookmarkStart w:id="1660" w:name="_Toc343220750"/>
        <w:bookmarkStart w:id="1661" w:name="_Toc343232254"/>
        <w:bookmarkStart w:id="1662" w:name="_Toc343232667"/>
        <w:bookmarkStart w:id="1663" w:name="_Toc343232952"/>
        <w:bookmarkEnd w:id="1657"/>
        <w:bookmarkEnd w:id="1658"/>
        <w:bookmarkEnd w:id="1659"/>
        <w:bookmarkEnd w:id="1660"/>
        <w:bookmarkEnd w:id="1661"/>
        <w:bookmarkEnd w:id="1662"/>
        <w:bookmarkEnd w:id="1663"/>
      </w:del>
    </w:p>
    <w:p w14:paraId="2946DA46" w14:textId="77777777" w:rsidR="00024D6E" w:rsidRPr="0049233F" w:rsidDel="000E6941" w:rsidRDefault="00024D6E" w:rsidP="00024D6E">
      <w:pPr>
        <w:rPr>
          <w:del w:id="1664" w:author="The Si Tran" w:date="2012-12-11T21:27:00Z"/>
          <w:szCs w:val="26"/>
          <w:lang w:val="fr-FR"/>
          <w:rPrChange w:id="1665" w:author="The Si Tran" w:date="2012-12-05T23:02:00Z">
            <w:rPr>
              <w:del w:id="1666" w:author="The Si Tran" w:date="2012-12-11T21:27:00Z"/>
              <w:sz w:val="28"/>
              <w:szCs w:val="28"/>
              <w:lang w:val="fr-FR"/>
            </w:rPr>
          </w:rPrChange>
        </w:rPr>
      </w:pPr>
      <w:del w:id="1667" w:author="The Si Tran" w:date="2012-12-11T21:27:00Z">
        <w:r w:rsidRPr="0049233F" w:rsidDel="000E6941">
          <w:rPr>
            <w:szCs w:val="26"/>
            <w:lang w:val="fr-FR"/>
            <w:rPrChange w:id="1668" w:author="The Si Tran" w:date="2012-12-05T23:02:00Z">
              <w:rPr>
                <w:sz w:val="28"/>
                <w:szCs w:val="28"/>
                <w:lang w:val="fr-FR"/>
              </w:rPr>
            </w:rPrChange>
          </w:rPr>
          <w:delText xml:space="preserve">           *  </w:delText>
        </w:r>
      </w:del>
      <w:del w:id="1669" w:author="The Si Tran" w:date="2012-12-05T23:45:00Z">
        <w:r w:rsidRPr="0049233F" w:rsidDel="00570969">
          <w:rPr>
            <w:szCs w:val="26"/>
            <w:lang w:val="fr-FR"/>
            <w:rPrChange w:id="1670" w:author="The Si Tran" w:date="2012-12-05T23:02:00Z">
              <w:rPr>
                <w:sz w:val="28"/>
                <w:szCs w:val="28"/>
                <w:lang w:val="fr-FR"/>
              </w:rPr>
            </w:rPrChange>
          </w:rPr>
          <w:delText>n</w:delText>
        </w:r>
      </w:del>
      <w:del w:id="1671" w:author="The Si Tran" w:date="2012-12-11T21:27:00Z">
        <w:r w:rsidRPr="0049233F" w:rsidDel="000E6941">
          <w:rPr>
            <w:szCs w:val="26"/>
            <w:lang w:val="fr-FR"/>
            <w:rPrChange w:id="1672" w:author="The Si Tran" w:date="2012-12-05T23:02:00Z">
              <w:rPr>
                <w:sz w:val="28"/>
                <w:szCs w:val="28"/>
                <w:lang w:val="fr-FR"/>
              </w:rPr>
            </w:rPrChange>
          </w:rPr>
          <w:delText xml:space="preserve"> là kích cỡ mẫu  </w:delText>
        </w:r>
        <w:bookmarkStart w:id="1673" w:name="_Toc343083567"/>
        <w:bookmarkStart w:id="1674" w:name="_Toc343083781"/>
        <w:bookmarkStart w:id="1675" w:name="_Toc343083992"/>
        <w:bookmarkStart w:id="1676" w:name="_Toc343220751"/>
        <w:bookmarkStart w:id="1677" w:name="_Toc343232255"/>
        <w:bookmarkStart w:id="1678" w:name="_Toc343232668"/>
        <w:bookmarkStart w:id="1679" w:name="_Toc343232953"/>
        <w:bookmarkEnd w:id="1673"/>
        <w:bookmarkEnd w:id="1674"/>
        <w:bookmarkEnd w:id="1675"/>
        <w:bookmarkEnd w:id="1676"/>
        <w:bookmarkEnd w:id="1677"/>
        <w:bookmarkEnd w:id="1678"/>
        <w:bookmarkEnd w:id="1679"/>
      </w:del>
    </w:p>
    <w:p w14:paraId="1E306F32" w14:textId="77777777" w:rsidR="00024D6E" w:rsidRPr="0049233F" w:rsidDel="000E6941" w:rsidRDefault="00024D6E" w:rsidP="00024D6E">
      <w:pPr>
        <w:rPr>
          <w:del w:id="1680" w:author="The Si Tran" w:date="2012-12-11T21:27:00Z"/>
          <w:szCs w:val="26"/>
          <w:lang w:val="fr-FR"/>
          <w:rPrChange w:id="1681" w:author="The Si Tran" w:date="2012-12-05T23:02:00Z">
            <w:rPr>
              <w:del w:id="1682" w:author="The Si Tran" w:date="2012-12-11T21:27:00Z"/>
              <w:sz w:val="28"/>
              <w:szCs w:val="28"/>
              <w:lang w:val="fr-FR"/>
            </w:rPr>
          </w:rPrChange>
        </w:rPr>
      </w:pPr>
      <w:del w:id="1683" w:author="The Si Tran" w:date="2012-12-11T21:27:00Z">
        <w:r w:rsidRPr="0049233F" w:rsidDel="000E6941">
          <w:rPr>
            <w:szCs w:val="26"/>
            <w:lang w:val="fr-FR"/>
            <w:rPrChange w:id="1684" w:author="The Si Tran" w:date="2012-12-05T23:02:00Z">
              <w:rPr>
                <w:sz w:val="28"/>
                <w:szCs w:val="28"/>
                <w:lang w:val="fr-FR"/>
              </w:rPr>
            </w:rPrChange>
          </w:rPr>
          <w:delText xml:space="preserve">Nếu </w:delText>
        </w:r>
      </w:del>
      <w:del w:id="1685" w:author="The Si Tran" w:date="2012-12-05T23:46:00Z">
        <m:oMath>
          <m:r>
            <m:rPr>
              <m:sty m:val="p"/>
            </m:rPr>
            <w:rPr>
              <w:rFonts w:ascii="Cambria Math" w:hAnsi="Cambria Math"/>
              <w:position w:val="-12"/>
              <w:szCs w:val="26"/>
              <w:lang w:val="fr-FR"/>
            </w:rPr>
            <w:object w:dxaOrig="300" w:dyaOrig="360" w14:anchorId="747A0532">
              <v:shape id="_x0000_i1037" type="#_x0000_t75" style="width:24.3pt;height:27.65pt" o:ole="">
                <v:imagedata r:id="rId35" o:title=""/>
              </v:shape>
              <o:OLEObject Type="Embed" ProgID="Equation.DSMT4" ShapeID="_x0000_i1037" DrawAspect="Content" ObjectID="_1417153739" r:id="rId36"/>
            </w:object>
          </m:r>
        </m:oMath>
        <w:r w:rsidRPr="0049233F" w:rsidDel="00570969">
          <w:rPr>
            <w:szCs w:val="26"/>
            <w:lang w:val="fr-FR"/>
            <w:rPrChange w:id="1686" w:author="The Si Tran" w:date="2012-12-05T23:02:00Z">
              <w:rPr>
                <w:sz w:val="28"/>
                <w:szCs w:val="28"/>
                <w:lang w:val="fr-FR"/>
              </w:rPr>
            </w:rPrChange>
          </w:rPr>
          <w:delText xml:space="preserve">= 0 </w:delText>
        </w:r>
      </w:del>
      <w:del w:id="1687" w:author="The Si Tran" w:date="2012-12-11T21:27:00Z">
        <w:r w:rsidRPr="0049233F" w:rsidDel="000E6941">
          <w:rPr>
            <w:szCs w:val="26"/>
            <w:lang w:val="fr-FR"/>
            <w:rPrChange w:id="1688" w:author="The Si Tran" w:date="2012-12-05T23:02:00Z">
              <w:rPr>
                <w:sz w:val="28"/>
                <w:szCs w:val="28"/>
                <w:lang w:val="fr-FR"/>
              </w:rPr>
            </w:rPrChange>
          </w:rPr>
          <w:delText xml:space="preserve">thì </w:delText>
        </w:r>
      </w:del>
      <w:del w:id="1689" w:author="The Si Tran" w:date="2012-12-05T23:46:00Z">
        <w:r w:rsidRPr="0049233F" w:rsidDel="00570969">
          <w:rPr>
            <w:szCs w:val="26"/>
            <w:lang w:val="fr-FR"/>
            <w:rPrChange w:id="1690" w:author="The Si Tran" w:date="2012-12-05T23:02:00Z">
              <w:rPr>
                <w:sz w:val="28"/>
                <w:szCs w:val="28"/>
                <w:lang w:val="fr-FR"/>
              </w:rPr>
            </w:rPrChange>
          </w:rPr>
          <w:delText>t</w:delText>
        </w:r>
      </w:del>
      <w:del w:id="1691" w:author="The Si Tran" w:date="2012-12-11T21:27:00Z">
        <w:r w:rsidRPr="0049233F" w:rsidDel="000E6941">
          <w:rPr>
            <w:szCs w:val="26"/>
            <w:lang w:val="fr-FR"/>
            <w:rPrChange w:id="1692" w:author="The Si Tran" w:date="2012-12-05T23:02:00Z">
              <w:rPr>
                <w:sz w:val="28"/>
                <w:szCs w:val="28"/>
                <w:lang w:val="fr-FR"/>
              </w:rPr>
            </w:rPrChange>
          </w:rPr>
          <w:delText xml:space="preserve"> sẽ có phân phối student với </w:delText>
        </w:r>
      </w:del>
      <w:del w:id="1693" w:author="The Si Tran" w:date="2012-12-05T23:47:00Z">
        <w:r w:rsidRPr="0049233F" w:rsidDel="00570969">
          <w:rPr>
            <w:szCs w:val="26"/>
            <w:lang w:val="fr-FR"/>
            <w:rPrChange w:id="1694" w:author="The Si Tran" w:date="2012-12-05T23:02:00Z">
              <w:rPr>
                <w:sz w:val="28"/>
                <w:szCs w:val="28"/>
                <w:lang w:val="fr-FR"/>
              </w:rPr>
            </w:rPrChange>
          </w:rPr>
          <w:delText>n -1</w:delText>
        </w:r>
      </w:del>
      <w:del w:id="1695" w:author="The Si Tran" w:date="2012-12-11T21:27:00Z">
        <w:r w:rsidRPr="0049233F" w:rsidDel="000E6941">
          <w:rPr>
            <w:szCs w:val="26"/>
            <w:lang w:val="fr-FR"/>
            <w:rPrChange w:id="1696"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697" w:author="The Si Tran" w:date="2012-12-05T23:47:00Z">
        <w:r w:rsidRPr="00082976" w:rsidDel="005B11DB">
          <w:rPr>
            <w:position w:val="-8"/>
            <w:szCs w:val="26"/>
            <w:lang w:val="fr-FR"/>
          </w:rPr>
          <w:object w:dxaOrig="780" w:dyaOrig="360" w14:anchorId="08263C57">
            <v:shape id="_x0000_i1038" type="#_x0000_t75" style="width:40.2pt;height:17.6pt" o:ole="">
              <v:imagedata r:id="rId37" o:title=""/>
            </v:shape>
            <o:OLEObject Type="Embed" ProgID="Equation.DSMT4" ShapeID="_x0000_i1038" DrawAspect="Content" ObjectID="_1417153740" r:id="rId38"/>
          </w:object>
        </w:r>
      </w:del>
      <w:del w:id="1698" w:author="The Si Tran" w:date="2012-12-11T21:27:00Z">
        <w:r w:rsidRPr="0049233F" w:rsidDel="000E6941">
          <w:rPr>
            <w:szCs w:val="26"/>
            <w:lang w:val="fr-FR"/>
            <w:rPrChange w:id="1699" w:author="The Si Tran" w:date="2012-12-05T23:02:00Z">
              <w:rPr>
                <w:sz w:val="28"/>
                <w:szCs w:val="28"/>
                <w:lang w:val="fr-FR"/>
              </w:rPr>
            </w:rPrChange>
          </w:rPr>
          <w:delText xml:space="preserve"> thì ta có thể kết luận hệ số tự tương quan của đám đông bằng không với mức ý nghĩa 5%.</w:delText>
        </w:r>
        <w:bookmarkStart w:id="1700" w:name="_Toc343083568"/>
        <w:bookmarkStart w:id="1701" w:name="_Toc343083782"/>
        <w:bookmarkStart w:id="1702" w:name="_Toc343083993"/>
        <w:bookmarkStart w:id="1703" w:name="_Toc343220752"/>
        <w:bookmarkStart w:id="1704" w:name="_Toc343232256"/>
        <w:bookmarkStart w:id="1705" w:name="_Toc343232669"/>
        <w:bookmarkStart w:id="1706" w:name="_Toc343232954"/>
        <w:bookmarkEnd w:id="1700"/>
        <w:bookmarkEnd w:id="1701"/>
        <w:bookmarkEnd w:id="1702"/>
        <w:bookmarkEnd w:id="1703"/>
        <w:bookmarkEnd w:id="1704"/>
        <w:bookmarkEnd w:id="1705"/>
        <w:bookmarkEnd w:id="1706"/>
      </w:del>
    </w:p>
    <w:p w14:paraId="43269ABE" w14:textId="77777777" w:rsidR="004D65BA" w:rsidRPr="0049233F" w:rsidDel="000E6941" w:rsidRDefault="00024D6E">
      <w:pPr>
        <w:rPr>
          <w:del w:id="1707" w:author="The Si Tran" w:date="2012-12-11T21:27:00Z"/>
          <w:szCs w:val="26"/>
          <w:lang w:val="fr-FR"/>
          <w:rPrChange w:id="1708" w:author="The Si Tran" w:date="2012-12-05T23:02:00Z">
            <w:rPr>
              <w:del w:id="1709" w:author="The Si Tran" w:date="2012-12-11T21:27:00Z"/>
              <w:sz w:val="28"/>
              <w:szCs w:val="28"/>
              <w:lang w:val="fr-FR"/>
            </w:rPr>
          </w:rPrChange>
        </w:rPr>
      </w:pPr>
      <w:del w:id="1710" w:author="The Si Tran" w:date="2012-12-11T21:27:00Z">
        <w:r w:rsidRPr="0049233F" w:rsidDel="000E6941">
          <w:rPr>
            <w:szCs w:val="26"/>
            <w:lang w:val="fr-FR"/>
            <w:rPrChange w:id="1711"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712" w:author="The Si Tran" w:date="2012-12-05T23:02:00Z">
              <w:rPr>
                <w:sz w:val="28"/>
                <w:szCs w:val="28"/>
                <w:lang w:val="fr-FR"/>
              </w:rPr>
            </w:rPrChange>
          </w:rPr>
          <w:delText>nh giá tính đầy đủ của mô hình.</w:delText>
        </w:r>
        <w:bookmarkStart w:id="1713" w:name="_Toc343083569"/>
        <w:bookmarkStart w:id="1714" w:name="_Toc343083783"/>
        <w:bookmarkStart w:id="1715" w:name="_Toc343083994"/>
        <w:bookmarkStart w:id="1716" w:name="_Toc343220753"/>
        <w:bookmarkStart w:id="1717" w:name="_Toc343232257"/>
        <w:bookmarkStart w:id="1718" w:name="_Toc343232670"/>
        <w:bookmarkStart w:id="1719" w:name="_Toc343232955"/>
        <w:bookmarkEnd w:id="1713"/>
        <w:bookmarkEnd w:id="1714"/>
        <w:bookmarkEnd w:id="1715"/>
        <w:bookmarkEnd w:id="1716"/>
        <w:bookmarkEnd w:id="1717"/>
        <w:bookmarkEnd w:id="1718"/>
        <w:bookmarkEnd w:id="1719"/>
      </w:del>
    </w:p>
    <w:p w14:paraId="3B0B5319" w14:textId="77777777" w:rsidR="009F530B" w:rsidRDefault="009F530B" w:rsidP="00024D6E">
      <w:pPr>
        <w:pStyle w:val="Heading2"/>
        <w:rPr>
          <w:ins w:id="1720" w:author="The Si Tran" w:date="2012-12-12T07:36:00Z"/>
          <w:sz w:val="26"/>
          <w:szCs w:val="26"/>
        </w:rPr>
      </w:pPr>
      <w:bookmarkStart w:id="1721" w:name="_Toc343232956"/>
      <w:r w:rsidRPr="0049233F">
        <w:rPr>
          <w:sz w:val="26"/>
          <w:szCs w:val="26"/>
          <w:rPrChange w:id="1722" w:author="The Si Tran" w:date="2012-12-05T23:02:00Z">
            <w:rPr>
              <w:rFonts w:cs="Times New Roman"/>
              <w:b w:val="0"/>
              <w:bCs w:val="0"/>
              <w:iCs w:val="0"/>
              <w:sz w:val="26"/>
              <w:szCs w:val="22"/>
            </w:rPr>
          </w:rPrChange>
        </w:rPr>
        <w:t>Dự báo chuỗi thời gian</w:t>
      </w:r>
      <w:bookmarkEnd w:id="1721"/>
    </w:p>
    <w:p w14:paraId="3C7FCB63" w14:textId="77777777" w:rsidR="00925766" w:rsidRPr="003044F7" w:rsidRDefault="00925766">
      <w:pPr>
        <w:rPr>
          <w:ins w:id="1723" w:author="superchickend" w:date="2012-12-12T08:19:00Z"/>
        </w:rPr>
        <w:pPrChange w:id="1724" w:author="The Si Tran" w:date="2012-12-14T07:22:00Z">
          <w:pPr>
            <w:ind w:firstLine="720"/>
          </w:pPr>
        </w:pPrChange>
      </w:pPr>
      <w:ins w:id="1725"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14:paraId="0DAA5E9F" w14:textId="77777777" w:rsidR="00925766" w:rsidRDefault="00925766" w:rsidP="00925766">
      <w:pPr>
        <w:rPr>
          <w:ins w:id="1726" w:author="superchickend" w:date="2012-12-12T08:19:00Z"/>
          <w:szCs w:val="26"/>
        </w:rPr>
      </w:pPr>
      <w:ins w:id="1727" w:author="superchickend" w:date="2012-12-12T08:19:00Z">
        <w:r w:rsidRPr="00B0605D">
          <w:rPr>
            <w:noProof/>
            <w:szCs w:val="26"/>
          </w:rPr>
          <w:drawing>
            <wp:inline distT="0" distB="0" distL="0" distR="0" wp14:anchorId="3DE57BBF" wp14:editId="5CBF8349">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14:paraId="5BFCC271" w14:textId="2490298B" w:rsidR="00925766" w:rsidRDefault="00925766">
      <w:pPr>
        <w:pStyle w:val="Hinh"/>
        <w:jc w:val="center"/>
        <w:rPr>
          <w:ins w:id="1728" w:author="The Si Tran" w:date="2012-12-12T13:23:00Z"/>
        </w:rPr>
        <w:pPrChange w:id="1729" w:author="The Si Tran" w:date="2012-12-12T13:23:00Z">
          <w:pPr>
            <w:jc w:val="center"/>
          </w:pPr>
        </w:pPrChange>
      </w:pPr>
      <w:bookmarkStart w:id="1730" w:name="_Toc343220882"/>
      <w:ins w:id="1731" w:author="superchickend" w:date="2012-12-12T08:19:00Z">
        <w:r w:rsidRPr="003044F7">
          <w:t>Hình</w:t>
        </w:r>
        <w:r>
          <w:t xml:space="preserve"> </w:t>
        </w:r>
        <w:r w:rsidRPr="003044F7">
          <w:t>2.</w:t>
        </w:r>
      </w:ins>
      <w:ins w:id="1732" w:author="The Si Tran" w:date="2012-12-14T04:06:00Z">
        <w:r w:rsidR="006A5AA2">
          <w:t>2</w:t>
        </w:r>
      </w:ins>
      <w:ins w:id="1733" w:author="The Si Tran" w:date="2012-12-14T04:07:00Z">
        <w:r w:rsidR="00C409EE">
          <w:t>:</w:t>
        </w:r>
      </w:ins>
      <w:ins w:id="1734" w:author="superchickend" w:date="2012-12-12T08:19:00Z">
        <w:del w:id="1735" w:author="The Si Tran" w:date="2012-12-14T04:06:00Z">
          <w:r w:rsidRPr="003044F7" w:rsidDel="006A5AA2">
            <w:delText>1.1</w:delText>
          </w:r>
        </w:del>
        <w:r>
          <w:t xml:space="preserve"> </w:t>
        </w:r>
        <w:r w:rsidRPr="004174BC">
          <w:rPr>
            <w:b w:val="0"/>
            <w:rPrChange w:id="1736" w:author="The Si Tran" w:date="2012-12-12T13:23:00Z">
              <w:rPr/>
            </w:rPrChange>
          </w:rPr>
          <w:t>Mô hình bài toán dự báo chuỗi thời gian</w:t>
        </w:r>
      </w:ins>
      <w:bookmarkEnd w:id="1730"/>
    </w:p>
    <w:p w14:paraId="0ABC4A3D" w14:textId="77777777" w:rsidR="004174BC" w:rsidRPr="009D276E" w:rsidRDefault="004174BC">
      <w:pPr>
        <w:pStyle w:val="Hinh"/>
        <w:jc w:val="center"/>
        <w:rPr>
          <w:ins w:id="1737" w:author="superchickend" w:date="2012-12-12T08:19:00Z"/>
        </w:rPr>
        <w:pPrChange w:id="1738" w:author="The Si Tran" w:date="2012-12-12T13:23:00Z">
          <w:pPr>
            <w:jc w:val="center"/>
          </w:pPr>
        </w:pPrChange>
      </w:pPr>
    </w:p>
    <w:p w14:paraId="7478A9D3" w14:textId="77777777" w:rsidR="00925766" w:rsidRPr="003044F7" w:rsidRDefault="00925766">
      <w:pPr>
        <w:rPr>
          <w:ins w:id="1739" w:author="superchickend" w:date="2012-12-12T08:19:00Z"/>
          <w:szCs w:val="26"/>
        </w:rPr>
      </w:pPr>
      <w:ins w:id="1740" w:author="superchickend" w:date="2012-12-12T08:19:00Z">
        <w:r w:rsidRPr="003044F7">
          <w:rPr>
            <w:szCs w:val="26"/>
          </w:rPr>
          <w:t>Trong bài toán dự báo chuỗi thời gian, các chuyên gia thường chia làm 3 lớp phương thức dự báo [9]:</w:t>
        </w:r>
      </w:ins>
    </w:p>
    <w:p w14:paraId="5417EF2C" w14:textId="77777777" w:rsidR="00925766" w:rsidRPr="003044F7" w:rsidRDefault="00925766">
      <w:pPr>
        <w:pStyle w:val="ListParagraph"/>
        <w:numPr>
          <w:ilvl w:val="0"/>
          <w:numId w:val="47"/>
        </w:numPr>
        <w:spacing w:line="360" w:lineRule="auto"/>
        <w:ind w:left="720"/>
        <w:jc w:val="both"/>
        <w:rPr>
          <w:ins w:id="1741" w:author="superchickend" w:date="2012-12-12T08:19:00Z"/>
          <w:rFonts w:ascii="Times New Roman" w:hAnsi="Times New Roman"/>
          <w:sz w:val="26"/>
          <w:szCs w:val="26"/>
        </w:rPr>
        <w:pPrChange w:id="1742" w:author="The Si Tran" w:date="2012-12-14T04:21:00Z">
          <w:pPr>
            <w:pStyle w:val="ListParagraph"/>
            <w:numPr>
              <w:numId w:val="47"/>
            </w:numPr>
            <w:spacing w:line="300" w:lineRule="auto"/>
            <w:ind w:left="1440" w:hanging="360"/>
            <w:jc w:val="both"/>
          </w:pPr>
        </w:pPrChange>
      </w:pPr>
      <w:ins w:id="1743" w:author="superchickend" w:date="2012-12-12T08:19:00Z">
        <w:r w:rsidRPr="003044F7">
          <w:rPr>
            <w:rFonts w:ascii="Times New Roman" w:hAnsi="Times New Roman"/>
            <w:sz w:val="26"/>
            <w:szCs w:val="26"/>
          </w:rPr>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ListParagraph"/>
        <w:numPr>
          <w:ilvl w:val="0"/>
          <w:numId w:val="47"/>
        </w:numPr>
        <w:spacing w:line="360" w:lineRule="auto"/>
        <w:ind w:left="720"/>
        <w:jc w:val="both"/>
        <w:rPr>
          <w:ins w:id="1744" w:author="superchickend" w:date="2012-12-12T08:19:00Z"/>
          <w:rFonts w:ascii="Times New Roman" w:hAnsi="Times New Roman"/>
          <w:sz w:val="26"/>
          <w:szCs w:val="26"/>
        </w:rPr>
        <w:pPrChange w:id="1745" w:author="The Si Tran" w:date="2012-12-14T04:21:00Z">
          <w:pPr>
            <w:pStyle w:val="ListParagraph"/>
            <w:numPr>
              <w:numId w:val="47"/>
            </w:numPr>
            <w:spacing w:line="300" w:lineRule="auto"/>
            <w:ind w:left="1440" w:hanging="360"/>
            <w:jc w:val="both"/>
          </w:pPr>
        </w:pPrChange>
      </w:pPr>
      <w:ins w:id="1746" w:author="superchickend" w:date="2012-12-12T08:19:00Z">
        <w:r w:rsidRPr="003044F7">
          <w:rPr>
            <w:rFonts w:ascii="Times New Roman" w:hAnsi="Times New Roman"/>
            <w:sz w:val="26"/>
            <w:szCs w:val="26"/>
          </w:rPr>
          <w:lastRenderedPageBreak/>
          <w:t>Phương thức dự báo đơn biến (univariate method) giá trị dự báo phụ thuộc vào 1 chuỗi giá trị ở hiện tại và quá khứ.</w:t>
        </w:r>
      </w:ins>
    </w:p>
    <w:p w14:paraId="5B05F8DF" w14:textId="77777777" w:rsidR="00925766" w:rsidRPr="003044F7" w:rsidRDefault="00925766">
      <w:pPr>
        <w:pStyle w:val="ListParagraph"/>
        <w:numPr>
          <w:ilvl w:val="0"/>
          <w:numId w:val="47"/>
        </w:numPr>
        <w:spacing w:line="360" w:lineRule="auto"/>
        <w:ind w:left="720"/>
        <w:jc w:val="both"/>
        <w:rPr>
          <w:ins w:id="1747" w:author="superchickend" w:date="2012-12-12T08:19:00Z"/>
          <w:rFonts w:ascii="Times New Roman" w:hAnsi="Times New Roman"/>
          <w:sz w:val="26"/>
          <w:szCs w:val="26"/>
        </w:rPr>
        <w:pPrChange w:id="1748" w:author="The Si Tran" w:date="2012-12-14T04:21:00Z">
          <w:pPr>
            <w:pStyle w:val="ListParagraph"/>
            <w:numPr>
              <w:numId w:val="47"/>
            </w:numPr>
            <w:spacing w:line="300" w:lineRule="auto"/>
            <w:ind w:left="1440" w:hanging="360"/>
            <w:jc w:val="both"/>
          </w:pPr>
        </w:pPrChange>
      </w:pPr>
      <w:ins w:id="1749" w:author="superchickend" w:date="2012-12-12T08:19:00Z">
        <w:r w:rsidRPr="003044F7">
          <w:rPr>
            <w:rFonts w:ascii="Times New Roman" w:hAnsi="Times New Roman"/>
            <w:sz w:val="26"/>
            <w:szCs w:val="26"/>
          </w:rPr>
          <w:t>Phương thức dự báo đa biến (multivariate method) biến dự báo phụ thuộc vào nhiều chuỗi dữ liệu.</w:t>
        </w:r>
      </w:ins>
    </w:p>
    <w:p w14:paraId="0F2958CF" w14:textId="77777777" w:rsidR="00925766" w:rsidRPr="003044F7" w:rsidRDefault="00925766">
      <w:pPr>
        <w:rPr>
          <w:ins w:id="1750" w:author="superchickend" w:date="2012-12-12T08:19:00Z"/>
        </w:rPr>
      </w:pPr>
      <w:ins w:id="1751" w:author="superchickend" w:date="2012-12-12T08:19:00Z">
        <w:r w:rsidRPr="003C57D8">
          <w:t>Ngoài ra chúng ta có thể</w:t>
        </w:r>
        <w:r w:rsidRPr="003044F7">
          <w:t xml:space="preserve"> kết hợp hai hoặc nhiều các phương thức nêu trên.</w:t>
        </w:r>
      </w:ins>
    </w:p>
    <w:p w14:paraId="4040AFDA" w14:textId="77777777" w:rsidR="00925766" w:rsidRPr="003044F7" w:rsidRDefault="00925766">
      <w:pPr>
        <w:rPr>
          <w:ins w:id="1752" w:author="superchickend" w:date="2012-12-12T08:19:00Z"/>
        </w:rPr>
      </w:pPr>
      <w:ins w:id="1753"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1754" w:author="The Si Tran" w:date="2012-12-12T14:00:00Z">
        <w:r w:rsidR="005131C3">
          <w:t>2.3</w:t>
        </w:r>
      </w:ins>
      <w:ins w:id="1755" w:author="superchickend" w:date="2012-12-12T08:19:00Z">
        <w:del w:id="1756" w:author="The Si Tran" w:date="2012-12-12T14:00:00Z">
          <w:r w:rsidRPr="003044F7" w:rsidDel="003A59DB">
            <w:delText>&lt;abc&gt;</w:delText>
          </w:r>
        </w:del>
        <w:r w:rsidRPr="003044F7">
          <w:t xml:space="preserve"> minh họa cách phân loại này.</w:t>
        </w:r>
      </w:ins>
    </w:p>
    <w:p w14:paraId="0CA70FF2" w14:textId="77777777" w:rsidR="00925766" w:rsidRDefault="00925766" w:rsidP="00925766">
      <w:pPr>
        <w:rPr>
          <w:ins w:id="1757" w:author="superchickend" w:date="2012-12-12T08:19:00Z"/>
          <w:szCs w:val="26"/>
        </w:rPr>
      </w:pPr>
      <w:ins w:id="1758" w:author="superchickend" w:date="2012-12-12T08:19:00Z">
        <w:r w:rsidRPr="00B0605D">
          <w:rPr>
            <w:noProof/>
            <w:szCs w:val="26"/>
          </w:rPr>
          <w:drawing>
            <wp:inline distT="0" distB="0" distL="0" distR="0" wp14:anchorId="67F70ED2" wp14:editId="3A1C80AE">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14:paraId="001B70EA" w14:textId="065BFC69" w:rsidR="00925766" w:rsidRDefault="00925766">
      <w:pPr>
        <w:pStyle w:val="Hinh"/>
        <w:jc w:val="center"/>
        <w:rPr>
          <w:ins w:id="1759" w:author="The Si Tran" w:date="2012-12-14T04:21:00Z"/>
        </w:rPr>
        <w:pPrChange w:id="1760" w:author="The Si Tran" w:date="2012-12-12T13:22:00Z">
          <w:pPr>
            <w:jc w:val="center"/>
          </w:pPr>
        </w:pPrChange>
      </w:pPr>
      <w:bookmarkStart w:id="1761" w:name="_Toc343220883"/>
      <w:ins w:id="1762" w:author="superchickend" w:date="2012-12-12T08:19:00Z">
        <w:r w:rsidRPr="003044F7">
          <w:t>Hình 2.</w:t>
        </w:r>
      </w:ins>
      <w:ins w:id="1763" w:author="The Si Tran" w:date="2012-12-14T04:06:00Z">
        <w:r w:rsidR="0005561A">
          <w:t>3:</w:t>
        </w:r>
      </w:ins>
      <w:ins w:id="1764" w:author="superchickend" w:date="2012-12-12T08:19:00Z">
        <w:del w:id="1765" w:author="The Si Tran" w:date="2012-12-14T04:06:00Z">
          <w:r w:rsidRPr="003044F7" w:rsidDel="0005561A">
            <w:delText>1.2</w:delText>
          </w:r>
        </w:del>
        <w:r>
          <w:t xml:space="preserve"> </w:t>
        </w:r>
        <w:r w:rsidRPr="004174BC">
          <w:rPr>
            <w:b w:val="0"/>
            <w:rPrChange w:id="1766" w:author="The Si Tran" w:date="2012-12-12T13:22:00Z">
              <w:rPr/>
            </w:rPrChange>
          </w:rPr>
          <w:t>Cây phân loại các mô hình dự báo</w:t>
        </w:r>
      </w:ins>
      <w:bookmarkEnd w:id="1761"/>
    </w:p>
    <w:p w14:paraId="37C764C0" w14:textId="77777777" w:rsidR="00454557" w:rsidRPr="003C57D8" w:rsidRDefault="00454557">
      <w:pPr>
        <w:pStyle w:val="Hinh"/>
        <w:jc w:val="center"/>
        <w:rPr>
          <w:ins w:id="1767" w:author="superchickend" w:date="2012-12-12T08:19:00Z"/>
        </w:rPr>
        <w:pPrChange w:id="1768" w:author="The Si Tran" w:date="2012-12-12T13:22:00Z">
          <w:pPr>
            <w:jc w:val="center"/>
          </w:pPr>
        </w:pPrChange>
      </w:pPr>
    </w:p>
    <w:p w14:paraId="7770E5E0" w14:textId="77777777" w:rsidR="00925766" w:rsidRPr="003044F7" w:rsidRDefault="00925766" w:rsidP="00925766">
      <w:pPr>
        <w:rPr>
          <w:ins w:id="1769" w:author="superchickend" w:date="2012-12-12T08:19:00Z"/>
          <w:szCs w:val="26"/>
        </w:rPr>
      </w:pPr>
      <w:ins w:id="1770"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771" w:author="The Si Tran" w:date="2012-12-12T07:36:00Z"/>
          <w:del w:id="1772" w:author="superchickend" w:date="2012-12-12T08:19:00Z"/>
        </w:rPr>
      </w:pPr>
      <w:ins w:id="1773" w:author="The Si Tran" w:date="2012-12-12T07:36:00Z">
        <w:del w:id="1774"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775" w:author="The Si Tran" w:date="2012-12-12T07:39:00Z"/>
          <w:del w:id="1776" w:author="superchickend" w:date="2012-12-12T08:19:00Z"/>
        </w:rPr>
      </w:pPr>
      <w:ins w:id="1777" w:author="The Si Tran" w:date="2012-12-12T07:36:00Z">
        <w:del w:id="1778" w:author="superchickend" w:date="2012-12-12T08:19:00Z">
          <w:r w:rsidRPr="00E94DAE" w:rsidDel="00925766">
            <w:rPr>
              <w:noProof/>
            </w:rPr>
            <w:drawing>
              <wp:inline distT="0" distB="0" distL="0" distR="0" wp14:anchorId="0C2AEC2A" wp14:editId="72816208">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jc w:val="center"/>
        <w:rPr>
          <w:ins w:id="1779" w:author="The Si Tran" w:date="2012-12-12T07:39:00Z"/>
          <w:del w:id="1780" w:author="superchickend" w:date="2012-12-12T08:19:00Z"/>
        </w:rPr>
        <w:pPrChange w:id="1781" w:author="The Si Tran" w:date="2012-12-12T07:39:00Z">
          <w:pPr/>
        </w:pPrChange>
      </w:pPr>
      <w:ins w:id="1782" w:author="The Si Tran" w:date="2012-12-12T07:39:00Z">
        <w:del w:id="1783"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jc w:val="center"/>
        <w:rPr>
          <w:ins w:id="1784" w:author="The Si Tran" w:date="2012-12-12T07:36:00Z"/>
          <w:del w:id="1785" w:author="superchickend" w:date="2012-12-12T08:19:00Z"/>
        </w:rPr>
        <w:pPrChange w:id="1786" w:author="The Si Tran" w:date="2012-12-12T07:39:00Z">
          <w:pPr/>
        </w:pPrChange>
      </w:pPr>
    </w:p>
    <w:p w14:paraId="06465EF9" w14:textId="77777777" w:rsidR="00962CF4" w:rsidDel="00925766" w:rsidRDefault="00962CF4" w:rsidP="00962CF4">
      <w:pPr>
        <w:rPr>
          <w:ins w:id="1787" w:author="The Si Tran" w:date="2012-12-12T07:36:00Z"/>
          <w:del w:id="1788" w:author="superchickend" w:date="2012-12-12T08:19:00Z"/>
        </w:rPr>
      </w:pPr>
      <w:ins w:id="1789" w:author="The Si Tran" w:date="2012-12-12T07:36:00Z">
        <w:del w:id="1790"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791" w:author="The Si Tran" w:date="2012-12-12T07:36:00Z"/>
          <w:del w:id="1792" w:author="superchickend" w:date="2012-12-12T08:19:00Z"/>
          <w:rFonts w:ascii="Times New Roman" w:hAnsi="Times New Roman"/>
          <w:sz w:val="26"/>
          <w:szCs w:val="26"/>
          <w:rPrChange w:id="1793" w:author="The Si Tran" w:date="2012-12-12T07:39:00Z">
            <w:rPr>
              <w:ins w:id="1794" w:author="The Si Tran" w:date="2012-12-12T07:36:00Z"/>
              <w:del w:id="1795" w:author="superchickend" w:date="2012-12-12T08:19:00Z"/>
            </w:rPr>
          </w:rPrChange>
        </w:rPr>
      </w:pPr>
      <w:ins w:id="1796" w:author="The Si Tran" w:date="2012-12-12T07:36:00Z">
        <w:del w:id="179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D22561" w:rsidDel="00925766">
            <w:rPr>
              <w:szCs w:val="26"/>
              <w:rPrChange w:id="1798" w:author="The Si Tran" w:date="2012-12-12T07:39:00Z">
                <w:rPr/>
              </w:rPrChange>
            </w:rPr>
            <w:delText>a trên quyết định, cảm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1799" w:author="The Si Tran" w:date="2012-12-12T07:36:00Z"/>
          <w:del w:id="1800" w:author="superchickend" w:date="2012-12-12T08:19:00Z"/>
          <w:rFonts w:ascii="Times New Roman" w:hAnsi="Times New Roman"/>
          <w:sz w:val="26"/>
          <w:szCs w:val="26"/>
          <w:rPrChange w:id="1801" w:author="The Si Tran" w:date="2012-12-12T07:39:00Z">
            <w:rPr>
              <w:ins w:id="1802" w:author="The Si Tran" w:date="2012-12-12T07:36:00Z"/>
              <w:del w:id="1803" w:author="superchickend" w:date="2012-12-12T08:19:00Z"/>
            </w:rPr>
          </w:rPrChange>
        </w:rPr>
      </w:pPr>
      <w:ins w:id="1804" w:author="The Si Tran" w:date="2012-12-12T07:36:00Z">
        <w:del w:id="180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D22561" w:rsidDel="00925766">
            <w:rPr>
              <w:szCs w:val="26"/>
              <w:rPrChange w:id="1806" w:author="The Si Tran" w:date="2012-12-12T07:39:00Z">
                <w:rPr/>
              </w:rPrChange>
            </w:rPr>
            <w:delText xml:space="preserve"> dự báo phụ thuộc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1807" w:author="The Si Tran" w:date="2012-12-12T07:36:00Z"/>
          <w:del w:id="1808" w:author="superchickend" w:date="2012-12-12T08:19:00Z"/>
          <w:rFonts w:ascii="Times New Roman" w:hAnsi="Times New Roman"/>
          <w:sz w:val="26"/>
          <w:szCs w:val="26"/>
          <w:rPrChange w:id="1809" w:author="The Si Tran" w:date="2012-12-12T07:39:00Z">
            <w:rPr>
              <w:ins w:id="1810" w:author="The Si Tran" w:date="2012-12-12T07:36:00Z"/>
              <w:del w:id="1811" w:author="superchickend" w:date="2012-12-12T08:19:00Z"/>
            </w:rPr>
          </w:rPrChange>
        </w:rPr>
      </w:pPr>
      <w:ins w:id="1812" w:author="The Si Tran" w:date="2012-12-12T07:36:00Z">
        <w:del w:id="181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D22561" w:rsidDel="00925766">
            <w:rPr>
              <w:szCs w:val="26"/>
              <w:rPrChange w:id="1814" w:author="The Si Tran" w:date="2012-12-12T07:39:00Z">
                <w:rPr/>
              </w:rPrChange>
            </w:rPr>
            <w:delText>n dự báo phụ thuộc vào nhiều chuỗi dữ liệu.</w:delText>
          </w:r>
        </w:del>
      </w:ins>
    </w:p>
    <w:p w14:paraId="4740C896" w14:textId="77777777" w:rsidR="00962CF4" w:rsidDel="00925766" w:rsidRDefault="00962CF4" w:rsidP="00962CF4">
      <w:pPr>
        <w:rPr>
          <w:ins w:id="1815" w:author="The Si Tran" w:date="2012-12-12T07:36:00Z"/>
          <w:del w:id="1816" w:author="superchickend" w:date="2012-12-12T08:19:00Z"/>
        </w:rPr>
      </w:pPr>
      <w:ins w:id="1817" w:author="The Si Tran" w:date="2012-12-12T07:36:00Z">
        <w:del w:id="1818"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1819" w:author="The Si Tran" w:date="2012-12-12T07:36:00Z"/>
          <w:del w:id="1820" w:author="superchickend" w:date="2012-12-12T08:19:00Z"/>
        </w:rPr>
      </w:pPr>
      <w:ins w:id="1821" w:author="The Si Tran" w:date="2012-12-12T07:36:00Z">
        <w:del w:id="1822"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1823" w:author="The Si Tran" w:date="2012-12-12T07:40:00Z">
        <w:del w:id="1824" w:author="superchickend" w:date="2012-12-12T08:19:00Z">
          <w:r w:rsidR="00BB5797" w:rsidDel="00925766">
            <w:delText>2.2</w:delText>
          </w:r>
        </w:del>
      </w:ins>
      <w:ins w:id="1825" w:author="The Si Tran" w:date="2012-12-12T07:36:00Z">
        <w:del w:id="1826" w:author="superchickend" w:date="2012-12-12T08:19:00Z">
          <w:r w:rsidDel="00925766">
            <w:delText xml:space="preserve"> minh họa cách phân loại này.</w:delText>
          </w:r>
        </w:del>
      </w:ins>
    </w:p>
    <w:p w14:paraId="34E8E3A9" w14:textId="77777777" w:rsidR="00962CF4" w:rsidDel="00925766" w:rsidRDefault="00962CF4" w:rsidP="00962CF4">
      <w:pPr>
        <w:rPr>
          <w:ins w:id="1827" w:author="The Si Tran" w:date="2012-12-12T07:40:00Z"/>
          <w:del w:id="1828" w:author="superchickend" w:date="2012-12-12T08:19:00Z"/>
        </w:rPr>
      </w:pPr>
      <w:ins w:id="1829" w:author="The Si Tran" w:date="2012-12-12T07:36:00Z">
        <w:del w:id="1830" w:author="superchickend" w:date="2012-12-12T08:19:00Z">
          <w:r w:rsidRPr="00E94DAE" w:rsidDel="00925766">
            <w:rPr>
              <w:noProof/>
            </w:rPr>
            <w:drawing>
              <wp:inline distT="0" distB="0" distL="0" distR="0" wp14:anchorId="1619DFCE" wp14:editId="689AD067">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jc w:val="center"/>
        <w:rPr>
          <w:ins w:id="1831" w:author="The Si Tran" w:date="2012-12-12T07:40:00Z"/>
          <w:del w:id="1832" w:author="superchickend" w:date="2012-12-12T08:19:00Z"/>
          <w:b w:val="0"/>
        </w:rPr>
      </w:pPr>
      <w:ins w:id="1833" w:author="The Si Tran" w:date="2012-12-12T07:40:00Z">
        <w:del w:id="1834"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1835" w:author="The Si Tran" w:date="2012-12-12T07:36:00Z"/>
          <w:del w:id="1836" w:author="superchickend" w:date="2012-12-12T08:19:00Z"/>
        </w:rPr>
      </w:pPr>
      <w:ins w:id="1837" w:author="The Si Tran" w:date="2012-12-12T07:36:00Z">
        <w:del w:id="1838"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1839" w:author="The Si Tran" w:date="2012-12-12T07:36:00Z">
          <w:pPr>
            <w:pStyle w:val="Heading2"/>
          </w:pPr>
        </w:pPrChange>
      </w:pPr>
    </w:p>
    <w:p w14:paraId="644D3E22" w14:textId="34CD310B" w:rsidR="009F530B" w:rsidRDefault="009F530B" w:rsidP="00024D6E">
      <w:pPr>
        <w:pStyle w:val="Heading2"/>
        <w:rPr>
          <w:ins w:id="1840" w:author="The Si Tran" w:date="2012-12-11T21:26:00Z"/>
          <w:sz w:val="26"/>
          <w:szCs w:val="26"/>
        </w:rPr>
      </w:pPr>
      <w:bookmarkStart w:id="1841" w:name="_Toc343232957"/>
      <w:r w:rsidRPr="0049233F">
        <w:rPr>
          <w:sz w:val="26"/>
          <w:szCs w:val="26"/>
          <w:rPrChange w:id="1842" w:author="The Si Tran" w:date="2012-12-05T23:02:00Z">
            <w:rPr/>
          </w:rPrChange>
        </w:rPr>
        <w:t>Khái niệm thống kê liên quan</w:t>
      </w:r>
      <w:bookmarkEnd w:id="1841"/>
    </w:p>
    <w:p w14:paraId="025597E4" w14:textId="7C32D678" w:rsidR="00CA1785" w:rsidRDefault="00CA1785">
      <w:pPr>
        <w:pStyle w:val="Heading3"/>
        <w:rPr>
          <w:ins w:id="1843" w:author="The Si Tran" w:date="2012-12-12T08:07:00Z"/>
        </w:rPr>
        <w:pPrChange w:id="1844" w:author="The Si Tran" w:date="2012-12-11T21:26:00Z">
          <w:pPr>
            <w:pStyle w:val="Heading2"/>
          </w:pPr>
        </w:pPrChange>
      </w:pPr>
      <w:bookmarkStart w:id="1845" w:name="_Toc343232958"/>
      <w:ins w:id="1846" w:author="The Si Tran" w:date="2012-12-11T21:26:00Z">
        <w:r>
          <w:t>Hệ số tự tương quan</w:t>
        </w:r>
      </w:ins>
      <w:bookmarkEnd w:id="1845"/>
    </w:p>
    <w:p w14:paraId="28B0AAC5" w14:textId="77777777" w:rsidR="00BC6984" w:rsidRPr="00250D4D" w:rsidDel="00BC6984" w:rsidRDefault="00BC6984">
      <w:pPr>
        <w:rPr>
          <w:del w:id="1847" w:author="The Si Tran" w:date="2012-12-12T08:07:00Z"/>
        </w:rPr>
        <w:pPrChange w:id="1848" w:author="The Si Tran" w:date="2012-12-15T07:52:00Z">
          <w:pPr>
            <w:ind w:firstLine="720"/>
          </w:pPr>
        </w:pPrChange>
      </w:pPr>
      <w:moveToRangeStart w:id="1849" w:author="The Si Tran" w:date="2012-12-12T08:07:00Z" w:name="move343062963"/>
      <w:moveTo w:id="1850" w:author="The Si Tran" w:date="2012-12-12T08:07:00Z">
        <w:r w:rsidRPr="00250D4D">
          <w:t xml:space="preserve">Trong quá trình nghiên cứu chuỗi thời gian, ta nhận thấy rằng khi một biến được ghi nhận giá trị theo thời gian, các giá trị ở những thời điểm khác nhau có mối quan hệ </w:t>
        </w:r>
        <w:r w:rsidRPr="00250D4D">
          <w:lastRenderedPageBreak/>
          <w:t>hoặc tương quan với nhau. Để đo mức độ tương quan này, ta sử dụng hệ số tự tương quan (autocorrelation coefficient).</w:t>
        </w:r>
      </w:moveTo>
    </w:p>
    <w:moveToRangeEnd w:id="1849"/>
    <w:p w14:paraId="1C94101A" w14:textId="77777777" w:rsidR="00BC6984" w:rsidRPr="007C782C" w:rsidRDefault="00BC6984">
      <w:pPr>
        <w:rPr>
          <w:ins w:id="1851" w:author="The Si Tran" w:date="2012-12-11T21:28:00Z"/>
        </w:rPr>
        <w:pPrChange w:id="1852" w:author="The Si Tran" w:date="2012-12-15T07:52:00Z">
          <w:pPr>
            <w:pStyle w:val="Heading2"/>
          </w:pPr>
        </w:pPrChange>
      </w:pPr>
    </w:p>
    <w:p w14:paraId="363517AC" w14:textId="77777777" w:rsidR="00011A74" w:rsidRDefault="000E6941">
      <w:pPr>
        <w:rPr>
          <w:ins w:id="1853" w:author="The Si Tran" w:date="2012-12-14T07:22:00Z"/>
          <w:szCs w:val="26"/>
        </w:rPr>
        <w:pPrChange w:id="1854" w:author="The Si Tran" w:date="2012-12-14T07:22:00Z">
          <w:pPr>
            <w:ind w:firstLine="720"/>
          </w:pPr>
        </w:pPrChange>
      </w:pPr>
      <w:ins w:id="1855"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2DDA0178" w:rsidR="000E6941" w:rsidRPr="0049233F" w:rsidRDefault="000E6941">
      <w:pPr>
        <w:rPr>
          <w:ins w:id="1856" w:author="The Si Tran" w:date="2012-12-11T21:28:00Z"/>
          <w:szCs w:val="26"/>
        </w:rPr>
        <w:pPrChange w:id="1857" w:author="The Si Tran" w:date="2012-12-14T07:22:00Z">
          <w:pPr>
            <w:ind w:firstLine="720"/>
          </w:pPr>
        </w:pPrChange>
      </w:pPr>
      <w:ins w:id="1858" w:author="The Si Tran" w:date="2012-12-11T21:28:00Z">
        <w:r w:rsidRPr="002569E2">
          <w:rPr>
            <w:noProof/>
            <w:szCs w:val="26"/>
            <w:rPrChange w:id="1859" w:author="Unknown">
              <w:rPr>
                <w:rFonts w:cs="Arial"/>
                <w:b/>
                <w:bCs/>
                <w:iCs/>
                <w:noProof/>
                <w:sz w:val="28"/>
                <w:szCs w:val="28"/>
              </w:rPr>
            </w:rPrChange>
          </w:rPr>
          <mc:AlternateContent>
            <mc:Choice Requires="wps">
              <w:drawing>
                <wp:anchor distT="0" distB="0" distL="114300" distR="114300" simplePos="0" relativeHeight="251620352" behindDoc="0" locked="0" layoutInCell="1" allowOverlap="1" wp14:anchorId="49C4EA9E" wp14:editId="1639F73B">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B0605D" w:rsidRDefault="00B0605D" w:rsidP="000E6941">
                              <w:r>
                                <w:t>(2.</w:t>
                              </w:r>
                              <w:ins w:id="1860" w:author="The Si Tran" w:date="2012-12-11T23:15:00Z">
                                <w:r>
                                  <w:t>1</w:t>
                                </w:r>
                              </w:ins>
                              <w:del w:id="1861" w:author="The Si Tran" w:date="2012-12-11T23:15:00Z">
                                <w:r w:rsidDel="00E04C47">
                                  <w:delText>1</w:delText>
                                </w:r>
                              </w:del>
                              <w:del w:id="1862"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264pt;margin-top:37.95pt;width:54.75pt;height:33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" fillcolor="white [3201]" stroked="f" strokeweight=".5pt">
                  <v:textbox>
                    <w:txbxContent>
                      <w:p w14:paraId="59A9CEBB" w14:textId="77777777" w:rsidR="00B0605D" w:rsidRDefault="00B0605D" w:rsidP="000E6941">
                        <w:r>
                          <w:t>(2.</w:t>
                        </w:r>
                        <w:ins w:id="1863" w:author="The Si Tran" w:date="2012-12-11T23:15:00Z">
                          <w:r>
                            <w:t>1</w:t>
                          </w:r>
                        </w:ins>
                        <w:del w:id="1864" w:author="The Si Tran" w:date="2012-12-11T23:15:00Z">
                          <w:r w:rsidDel="00E04C47">
                            <w:delText>1</w:delText>
                          </w:r>
                        </w:del>
                        <w:del w:id="1865" w:author="The Si Tran" w:date="2012-12-14T04:10:00Z">
                          <w:r w:rsidDel="005131C3">
                            <w:delText>.1</w:delText>
                          </w:r>
                        </w:del>
                        <w:r>
                          <w:t>)</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4D696B" w:rsidRDefault="00B0605D" w:rsidP="00BA1E01">
      <w:pPr>
        <w:ind w:left="1440" w:firstLine="720"/>
        <w:rPr>
          <w:ins w:id="1866" w:author="The Si Tran" w:date="2012-12-11T21:28:00Z"/>
          <w:szCs w:val="26"/>
        </w:rPr>
      </w:pPr>
      <m:oMathPara>
        <m:oMathParaPr>
          <m:jc m:val="left"/>
        </m:oMathParaPr>
        <m:oMath>
          <m:sSub>
            <m:sSubPr>
              <m:ctrlPr>
                <w:ins w:id="1867" w:author="The Si Tran" w:date="2012-12-11T21:28:00Z">
                  <w:rPr>
                    <w:rFonts w:ascii="Cambria Math" w:hAnsi="Cambria Math"/>
                    <w:i/>
                    <w:szCs w:val="26"/>
                  </w:rPr>
                </w:ins>
              </m:ctrlPr>
            </m:sSubPr>
            <m:e>
              <w:ins w:id="1868" w:author="The Si Tran" w:date="2012-12-11T21:28:00Z">
                <m:r>
                  <w:rPr>
                    <w:rFonts w:ascii="Cambria Math" w:hAnsi="Cambria Math"/>
                    <w:szCs w:val="26"/>
                  </w:rPr>
                  <m:t>ρ</m:t>
                </m:r>
              </w:ins>
            </m:e>
            <m:sub>
              <w:ins w:id="1869" w:author="The Si Tran" w:date="2012-12-11T21:28:00Z">
                <m:r>
                  <w:rPr>
                    <w:rFonts w:ascii="Cambria Math" w:hAnsi="Cambria Math"/>
                    <w:szCs w:val="26"/>
                  </w:rPr>
                  <m:t>k</m:t>
                </m:r>
              </w:ins>
            </m:sub>
          </m:sSub>
          <w:ins w:id="1870" w:author="The Si Tran" w:date="2012-12-11T21:28:00Z">
            <m:r>
              <w:rPr>
                <w:rFonts w:ascii="Cambria Math" w:hAnsi="Cambria Math"/>
                <w:szCs w:val="26"/>
              </w:rPr>
              <m:t>=</m:t>
            </m:r>
          </w:ins>
          <m:f>
            <m:fPr>
              <m:ctrlPr>
                <w:ins w:id="1871" w:author="The Si Tran" w:date="2012-12-11T21:28:00Z">
                  <w:rPr>
                    <w:rFonts w:ascii="Cambria Math" w:hAnsi="Cambria Math"/>
                    <w:i/>
                    <w:szCs w:val="26"/>
                  </w:rPr>
                </w:ins>
              </m:ctrlPr>
            </m:fPr>
            <m:num>
              <w:ins w:id="1872" w:author="The Si Tran" w:date="2012-12-11T21:28:00Z">
                <m:r>
                  <w:rPr>
                    <w:rFonts w:ascii="Cambria Math" w:hAnsi="Cambria Math"/>
                    <w:szCs w:val="26"/>
                  </w:rPr>
                  <m:t>E</m:t>
                </m:r>
              </w:ins>
              <m:d>
                <m:dPr>
                  <m:begChr m:val="["/>
                  <m:endChr m:val="]"/>
                  <m:ctrlPr>
                    <w:ins w:id="1873" w:author="The Si Tran" w:date="2012-12-11T21:28:00Z">
                      <w:rPr>
                        <w:rFonts w:ascii="Cambria Math" w:hAnsi="Cambria Math"/>
                        <w:i/>
                        <w:szCs w:val="26"/>
                      </w:rPr>
                    </w:ins>
                  </m:ctrlPr>
                </m:dPr>
                <m:e>
                  <m:d>
                    <m:dPr>
                      <m:ctrlPr>
                        <w:ins w:id="1874" w:author="The Si Tran" w:date="2012-12-11T21:28:00Z">
                          <w:rPr>
                            <w:rFonts w:ascii="Cambria Math" w:hAnsi="Cambria Math"/>
                            <w:i/>
                            <w:szCs w:val="26"/>
                          </w:rPr>
                        </w:ins>
                      </m:ctrlPr>
                    </m:dPr>
                    <m:e>
                      <m:sSub>
                        <m:sSubPr>
                          <m:ctrlPr>
                            <w:ins w:id="1875" w:author="The Si Tran" w:date="2012-12-11T21:28:00Z">
                              <w:rPr>
                                <w:rFonts w:ascii="Cambria Math" w:hAnsi="Cambria Math"/>
                                <w:i/>
                                <w:szCs w:val="26"/>
                              </w:rPr>
                            </w:ins>
                          </m:ctrlPr>
                        </m:sSubPr>
                        <m:e>
                          <w:ins w:id="1876" w:author="The Si Tran" w:date="2012-12-11T21:28:00Z">
                            <m:r>
                              <w:rPr>
                                <w:rFonts w:ascii="Cambria Math" w:hAnsi="Cambria Math"/>
                                <w:szCs w:val="26"/>
                              </w:rPr>
                              <m:t>X</m:t>
                            </m:r>
                          </w:ins>
                        </m:e>
                        <m:sub>
                          <w:ins w:id="1877" w:author="The Si Tran" w:date="2012-12-11T21:28:00Z">
                            <m:r>
                              <w:rPr>
                                <w:rFonts w:ascii="Cambria Math" w:hAnsi="Cambria Math"/>
                                <w:szCs w:val="26"/>
                              </w:rPr>
                              <m:t>t</m:t>
                            </m:r>
                          </w:ins>
                        </m:sub>
                      </m:sSub>
                      <w:ins w:id="1878" w:author="The Si Tran" w:date="2012-12-11T21:28:00Z">
                        <m:r>
                          <w:rPr>
                            <w:rFonts w:ascii="Cambria Math" w:hAnsi="Cambria Math"/>
                            <w:szCs w:val="26"/>
                          </w:rPr>
                          <m:t>-μ</m:t>
                        </m:r>
                      </w:ins>
                    </m:e>
                  </m:d>
                  <m:d>
                    <m:dPr>
                      <m:ctrlPr>
                        <w:ins w:id="1879" w:author="The Si Tran" w:date="2012-12-11T21:28:00Z">
                          <w:rPr>
                            <w:rFonts w:ascii="Cambria Math" w:hAnsi="Cambria Math"/>
                            <w:i/>
                            <w:szCs w:val="26"/>
                          </w:rPr>
                        </w:ins>
                      </m:ctrlPr>
                    </m:dPr>
                    <m:e>
                      <m:sSub>
                        <m:sSubPr>
                          <m:ctrlPr>
                            <w:ins w:id="1880" w:author="The Si Tran" w:date="2012-12-11T21:28:00Z">
                              <w:rPr>
                                <w:rFonts w:ascii="Cambria Math" w:hAnsi="Cambria Math"/>
                                <w:i/>
                                <w:szCs w:val="26"/>
                              </w:rPr>
                            </w:ins>
                          </m:ctrlPr>
                        </m:sSubPr>
                        <m:e>
                          <w:ins w:id="1881" w:author="The Si Tran" w:date="2012-12-11T21:28:00Z">
                            <m:r>
                              <w:rPr>
                                <w:rFonts w:ascii="Cambria Math" w:hAnsi="Cambria Math"/>
                                <w:szCs w:val="26"/>
                              </w:rPr>
                              <m:t>X</m:t>
                            </m:r>
                          </w:ins>
                        </m:e>
                        <m:sub>
                          <w:ins w:id="1882" w:author="The Si Tran" w:date="2012-12-11T21:28:00Z">
                            <m:r>
                              <w:rPr>
                                <w:rFonts w:ascii="Cambria Math" w:hAnsi="Cambria Math"/>
                                <w:szCs w:val="26"/>
                              </w:rPr>
                              <m:t>t+k</m:t>
                            </m:r>
                          </w:ins>
                        </m:sub>
                      </m:sSub>
                      <w:ins w:id="1883" w:author="The Si Tran" w:date="2012-12-11T21:28:00Z">
                        <m:r>
                          <w:rPr>
                            <w:rFonts w:ascii="Cambria Math" w:hAnsi="Cambria Math"/>
                            <w:szCs w:val="26"/>
                          </w:rPr>
                          <m:t>-μ</m:t>
                        </m:r>
                      </w:ins>
                    </m:e>
                  </m:d>
                </m:e>
              </m:d>
            </m:num>
            <m:den>
              <m:rad>
                <m:radPr>
                  <m:degHide m:val="1"/>
                  <m:ctrlPr>
                    <w:ins w:id="1884" w:author="The Si Tran" w:date="2012-12-11T21:28:00Z">
                      <w:rPr>
                        <w:rFonts w:ascii="Cambria Math" w:hAnsi="Cambria Math"/>
                        <w:i/>
                        <w:szCs w:val="26"/>
                      </w:rPr>
                    </w:ins>
                  </m:ctrlPr>
                </m:radPr>
                <m:deg/>
                <m:e>
                  <w:ins w:id="1885" w:author="The Si Tran" w:date="2012-12-11T21:28:00Z">
                    <m:r>
                      <w:rPr>
                        <w:rFonts w:ascii="Cambria Math" w:hAnsi="Cambria Math"/>
                        <w:szCs w:val="26"/>
                      </w:rPr>
                      <m:t>Var</m:t>
                    </m:r>
                  </w:ins>
                  <m:d>
                    <m:dPr>
                      <m:ctrlPr>
                        <w:ins w:id="1886" w:author="The Si Tran" w:date="2012-12-11T21:28:00Z">
                          <w:rPr>
                            <w:rFonts w:ascii="Cambria Math" w:hAnsi="Cambria Math"/>
                            <w:i/>
                            <w:szCs w:val="26"/>
                          </w:rPr>
                        </w:ins>
                      </m:ctrlPr>
                    </m:dPr>
                    <m:e>
                      <m:sSub>
                        <m:sSubPr>
                          <m:ctrlPr>
                            <w:ins w:id="1887" w:author="The Si Tran" w:date="2012-12-11T21:28:00Z">
                              <w:rPr>
                                <w:rFonts w:ascii="Cambria Math" w:hAnsi="Cambria Math"/>
                                <w:i/>
                                <w:szCs w:val="26"/>
                              </w:rPr>
                            </w:ins>
                          </m:ctrlPr>
                        </m:sSubPr>
                        <m:e>
                          <w:ins w:id="1888" w:author="The Si Tran" w:date="2012-12-11T21:28:00Z">
                            <m:r>
                              <w:rPr>
                                <w:rFonts w:ascii="Cambria Math" w:hAnsi="Cambria Math"/>
                                <w:szCs w:val="26"/>
                              </w:rPr>
                              <m:t>X</m:t>
                            </m:r>
                          </w:ins>
                        </m:e>
                        <m:sub>
                          <w:ins w:id="1889" w:author="The Si Tran" w:date="2012-12-11T21:28:00Z">
                            <m:r>
                              <w:rPr>
                                <w:rFonts w:ascii="Cambria Math" w:hAnsi="Cambria Math"/>
                                <w:szCs w:val="26"/>
                              </w:rPr>
                              <m:t>t</m:t>
                            </m:r>
                          </w:ins>
                        </m:sub>
                      </m:sSub>
                    </m:e>
                  </m:d>
                  <w:ins w:id="1890" w:author="The Si Tran" w:date="2012-12-11T21:28:00Z">
                    <m:r>
                      <w:rPr>
                        <w:rFonts w:ascii="Cambria Math" w:hAnsi="Cambria Math"/>
                        <w:szCs w:val="26"/>
                      </w:rPr>
                      <m:t>Var</m:t>
                    </m:r>
                  </w:ins>
                  <m:d>
                    <m:dPr>
                      <m:ctrlPr>
                        <w:ins w:id="1891" w:author="The Si Tran" w:date="2012-12-11T21:28:00Z">
                          <w:rPr>
                            <w:rFonts w:ascii="Cambria Math" w:hAnsi="Cambria Math"/>
                            <w:i/>
                            <w:szCs w:val="26"/>
                          </w:rPr>
                        </w:ins>
                      </m:ctrlPr>
                    </m:dPr>
                    <m:e>
                      <m:sSub>
                        <m:sSubPr>
                          <m:ctrlPr>
                            <w:ins w:id="1892" w:author="The Si Tran" w:date="2012-12-11T21:28:00Z">
                              <w:rPr>
                                <w:rFonts w:ascii="Cambria Math" w:hAnsi="Cambria Math"/>
                                <w:i/>
                                <w:szCs w:val="26"/>
                              </w:rPr>
                            </w:ins>
                          </m:ctrlPr>
                        </m:sSubPr>
                        <m:e>
                          <w:ins w:id="1893" w:author="The Si Tran" w:date="2012-12-11T21:28:00Z">
                            <m:r>
                              <w:rPr>
                                <w:rFonts w:ascii="Cambria Math" w:hAnsi="Cambria Math"/>
                                <w:szCs w:val="26"/>
                              </w:rPr>
                              <m:t>X</m:t>
                            </m:r>
                          </w:ins>
                        </m:e>
                        <m:sub>
                          <w:ins w:id="1894" w:author="The Si Tran" w:date="2012-12-11T21:28:00Z">
                            <m:r>
                              <w:rPr>
                                <w:rFonts w:ascii="Cambria Math" w:hAnsi="Cambria Math"/>
                                <w:szCs w:val="26"/>
                              </w:rPr>
                              <m:t>t+k</m:t>
                            </m:r>
                          </w:ins>
                        </m:sub>
                      </m:sSub>
                    </m:e>
                  </m:d>
                </m:e>
              </m:rad>
            </m:den>
          </m:f>
        </m:oMath>
      </m:oMathPara>
    </w:p>
    <w:p w14:paraId="2919247D" w14:textId="77777777" w:rsidR="000E6941" w:rsidRPr="004D696B" w:rsidRDefault="000E6941">
      <w:pPr>
        <w:rPr>
          <w:ins w:id="1895" w:author="The Si Tran" w:date="2012-12-11T21:28:00Z"/>
        </w:rPr>
        <w:pPrChange w:id="1896" w:author="The Si Tran" w:date="2012-12-14T07:23:00Z">
          <w:pPr>
            <w:ind w:firstLine="720"/>
          </w:pPr>
        </w:pPrChange>
      </w:pPr>
      <w:ins w:id="1897" w:author="The Si Tran" w:date="2012-12-11T21:28:00Z">
        <w:r w:rsidRPr="004D696B">
          <w:t>Vớ</w:t>
        </w:r>
        <w:r w:rsidR="003044C9">
          <w:t>i:</w:t>
        </w:r>
      </w:ins>
    </w:p>
    <w:p w14:paraId="44999312" w14:textId="77777777" w:rsidR="000E6941" w:rsidRPr="00802E77" w:rsidRDefault="00B0605D">
      <w:pPr>
        <w:pStyle w:val="ListParagraph"/>
        <w:numPr>
          <w:ilvl w:val="0"/>
          <w:numId w:val="50"/>
        </w:numPr>
        <w:ind w:left="1800"/>
        <w:rPr>
          <w:ins w:id="1898" w:author="The Si Tran" w:date="2012-12-11T21:28:00Z"/>
          <w:szCs w:val="26"/>
        </w:rPr>
        <w:pPrChange w:id="1899" w:author="The Si Tran" w:date="2012-12-14T04:22:00Z">
          <w:pPr>
            <w:ind w:firstLine="720"/>
          </w:pPr>
        </w:pPrChange>
      </w:pPr>
      <m:oMath>
        <m:sSub>
          <m:sSubPr>
            <m:ctrlPr>
              <w:ins w:id="1900" w:author="The Si Tran" w:date="2012-12-11T21:28:00Z">
                <w:rPr>
                  <w:rFonts w:ascii="Cambria Math" w:hAnsi="Cambria Math"/>
                  <w:i/>
                  <w:sz w:val="26"/>
                  <w:szCs w:val="26"/>
                </w:rPr>
              </w:ins>
            </m:ctrlPr>
          </m:sSubPr>
          <m:e>
            <w:ins w:id="1901" w:author="The Si Tran" w:date="2012-12-11T21:28:00Z">
              <m:r>
                <w:rPr>
                  <w:rFonts w:ascii="Cambria Math" w:hAnsi="Cambria Math"/>
                  <w:sz w:val="26"/>
                  <w:szCs w:val="26"/>
                  <w:rPrChange w:id="1902" w:author="The Si Tran" w:date="2012-12-14T04:23:00Z">
                    <w:rPr>
                      <w:rFonts w:ascii="Cambria Math" w:hAnsi="Cambria Math"/>
                    </w:rPr>
                  </w:rPrChange>
                </w:rPr>
                <m:t>ρ</m:t>
              </m:r>
            </w:ins>
          </m:e>
          <m:sub>
            <w:ins w:id="1903" w:author="The Si Tran" w:date="2012-12-11T21:28:00Z">
              <m:r>
                <w:rPr>
                  <w:rFonts w:ascii="Cambria Math" w:hAnsi="Cambria Math"/>
                  <w:sz w:val="26"/>
                  <w:szCs w:val="26"/>
                  <w:rPrChange w:id="1904" w:author="The Si Tran" w:date="2012-12-14T04:23:00Z">
                    <w:rPr>
                      <w:rFonts w:ascii="Cambria Math" w:hAnsi="Cambria Math"/>
                    </w:rPr>
                  </w:rPrChange>
                </w:rPr>
                <m:t>k</m:t>
              </m:r>
            </w:ins>
          </m:sub>
        </m:sSub>
      </m:oMath>
      <w:ins w:id="1905" w:author="The Si Tran" w:date="2012-12-11T21:28:00Z">
        <w:r w:rsidR="000E6941" w:rsidRPr="00454557">
          <w:rPr>
            <w:rFonts w:ascii="Times New Roman" w:hAnsi="Times New Roman"/>
            <w:sz w:val="26"/>
            <w:szCs w:val="26"/>
            <w:rPrChange w:id="1906" w:author="The Si Tran" w:date="2012-12-14T04:23:00Z">
              <w:rPr/>
            </w:rPrChange>
          </w:rPr>
          <w:t xml:space="preserve"> là hệ số tự tương quan của </w:t>
        </w:r>
        <m:oMath>
          <m:r>
            <w:rPr>
              <w:rFonts w:ascii="Cambria Math" w:hAnsi="Cambria Math"/>
              <w:sz w:val="26"/>
              <w:szCs w:val="26"/>
              <w:rPrChange w:id="1907" w:author="The Si Tran" w:date="2012-12-14T04:23:00Z">
                <w:rPr>
                  <w:rFonts w:ascii="Cambria Math" w:hAnsi="Cambria Math"/>
                </w:rPr>
              </w:rPrChange>
            </w:rPr>
            <m:t>X</m:t>
          </m:r>
        </m:oMath>
        <w:r w:rsidR="000E6941" w:rsidRPr="00454557">
          <w:rPr>
            <w:rFonts w:ascii="Times New Roman" w:hAnsi="Times New Roman"/>
            <w:sz w:val="26"/>
            <w:szCs w:val="26"/>
            <w:rPrChange w:id="1908" w:author="The Si Tran" w:date="2012-12-14T04:23:00Z">
              <w:rPr/>
            </w:rPrChange>
          </w:rPr>
          <w:t xml:space="preserve"> ở độ trễ </w:t>
        </w:r>
        <m:oMath>
          <m:r>
            <w:rPr>
              <w:rFonts w:ascii="Cambria Math" w:hAnsi="Cambria Math"/>
              <w:sz w:val="26"/>
              <w:szCs w:val="26"/>
              <w:rPrChange w:id="1909" w:author="The Si Tran" w:date="2012-12-14T04:23:00Z">
                <w:rPr>
                  <w:rFonts w:ascii="Cambria Math" w:hAnsi="Cambria Math"/>
                </w:rPr>
              </w:rPrChange>
            </w:rPr>
            <m:t>k</m:t>
          </m:r>
        </m:oMath>
      </w:ins>
    </w:p>
    <w:p w14:paraId="52ABF434" w14:textId="77777777" w:rsidR="000E6941" w:rsidRPr="00802E77" w:rsidRDefault="000E6941">
      <w:pPr>
        <w:pStyle w:val="ListParagraph"/>
        <w:numPr>
          <w:ilvl w:val="0"/>
          <w:numId w:val="50"/>
        </w:numPr>
        <w:ind w:left="1800"/>
        <w:rPr>
          <w:ins w:id="1910" w:author="The Si Tran" w:date="2012-12-11T21:28:00Z"/>
          <w:szCs w:val="26"/>
        </w:rPr>
        <w:pPrChange w:id="1911" w:author="The Si Tran" w:date="2012-12-14T04:23:00Z">
          <w:pPr>
            <w:ind w:firstLine="720"/>
          </w:pPr>
        </w:pPrChange>
      </w:pPr>
      <w:ins w:id="1912" w:author="The Si Tran" w:date="2012-12-11T21:28:00Z">
        <m:oMath>
          <m:r>
            <w:rPr>
              <w:rFonts w:ascii="Cambria Math" w:hAnsi="Cambria Math"/>
              <w:sz w:val="26"/>
              <w:szCs w:val="26"/>
              <w:rPrChange w:id="1913" w:author="The Si Tran" w:date="2012-12-14T04:23:00Z">
                <w:rPr>
                  <w:rFonts w:ascii="Cambria Math" w:hAnsi="Cambria Math"/>
                </w:rPr>
              </w:rPrChange>
            </w:rPr>
            <m:t>μ</m:t>
          </m:r>
        </m:oMath>
        <w:r w:rsidRPr="00454557">
          <w:rPr>
            <w:rFonts w:ascii="Times New Roman" w:hAnsi="Times New Roman"/>
            <w:sz w:val="26"/>
            <w:szCs w:val="26"/>
            <w:rPrChange w:id="1914" w:author="The Si Tran" w:date="2012-12-14T04:23:00Z">
              <w:rPr/>
            </w:rPrChange>
          </w:rPr>
          <w:t xml:space="preserve"> là trung bình của </w:t>
        </w:r>
        <m:oMath>
          <m:sSub>
            <m:sSubPr>
              <m:ctrlPr>
                <w:rPr>
                  <w:rFonts w:ascii="Cambria Math" w:hAnsi="Cambria Math"/>
                  <w:i/>
                  <w:sz w:val="26"/>
                  <w:szCs w:val="26"/>
                </w:rPr>
              </m:ctrlPr>
            </m:sSubPr>
            <m:e>
              <m:r>
                <w:rPr>
                  <w:rFonts w:ascii="Cambria Math" w:hAnsi="Cambria Math"/>
                  <w:sz w:val="26"/>
                  <w:szCs w:val="26"/>
                  <w:rPrChange w:id="1915" w:author="The Si Tran" w:date="2012-12-14T04:23:00Z">
                    <w:rPr>
                      <w:rFonts w:ascii="Cambria Math" w:hAnsi="Cambria Math"/>
                    </w:rPr>
                  </w:rPrChange>
                </w:rPr>
                <m:t>X</m:t>
              </m:r>
            </m:e>
            <m:sub>
              <m:r>
                <w:rPr>
                  <w:rFonts w:ascii="Cambria Math" w:hAnsi="Cambria Math"/>
                  <w:sz w:val="26"/>
                  <w:szCs w:val="26"/>
                  <w:rPrChange w:id="1916" w:author="The Si Tran" w:date="2012-12-14T04:23:00Z">
                    <w:rPr>
                      <w:rFonts w:ascii="Cambria Math" w:hAnsi="Cambria Math"/>
                    </w:rPr>
                  </w:rPrChange>
                </w:rPr>
                <m:t>t</m:t>
              </m:r>
            </m:sub>
          </m:sSub>
        </m:oMath>
      </w:ins>
    </w:p>
    <w:p w14:paraId="29C4407D" w14:textId="06090A37" w:rsidR="000E6941" w:rsidRPr="004D696B" w:rsidRDefault="000E6941">
      <w:pPr>
        <w:rPr>
          <w:ins w:id="1917" w:author="The Si Tran" w:date="2012-12-11T21:28:00Z"/>
        </w:rPr>
        <w:pPrChange w:id="1918" w:author="The Si Tran" w:date="2012-12-14T07:23:00Z">
          <w:pPr>
            <w:ind w:firstLine="540"/>
          </w:pPr>
        </w:pPrChange>
      </w:pPr>
      <w:ins w:id="1919" w:author="The Si Tran" w:date="2012-12-11T21:28:00Z">
        <w:r w:rsidRPr="004D696B">
          <w:t>Nếu</w:t>
        </w:r>
      </w:ins>
      <w:ins w:id="1920"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1921"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1922" w:author="The Si Tran" w:date="2012-12-11T21:28:00Z"/>
        </w:rPr>
        <w:pPrChange w:id="1923" w:author="The Si Tran" w:date="2012-12-14T07:23:00Z">
          <w:pPr>
            <w:ind w:firstLine="540"/>
          </w:pPr>
        </w:pPrChange>
      </w:pPr>
      <w:ins w:id="1924" w:author="The Si Tran" w:date="2012-12-11T21:28:00Z">
        <w:r w:rsidRPr="004D696B">
          <w:t xml:space="preserve">Để biểu diễn sự tự tương quan của một biến theo nhiều độ trễ khác nhau một cách trực quan, ta dùng hàm tự tương quan. </w:t>
        </w:r>
      </w:ins>
    </w:p>
    <w:p w14:paraId="12E736BA" w14:textId="77777777" w:rsidR="000E6941" w:rsidRPr="004D696B" w:rsidRDefault="000E6941" w:rsidP="000E6941">
      <w:pPr>
        <w:rPr>
          <w:ins w:id="1925" w:author="The Si Tran" w:date="2012-12-11T21:28:00Z"/>
          <w:szCs w:val="26"/>
        </w:rPr>
      </w:pPr>
      <w:ins w:id="1926"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1927" w:author="The Si Tran" w:date="2012-12-11T21:45:00Z">
        <w:r w:rsidR="00F452AA">
          <w:rPr>
            <w:szCs w:val="26"/>
          </w:rPr>
          <w:t>s</w:t>
        </w:r>
      </w:ins>
      <w:ins w:id="1928" w:author="The Si Tran" w:date="2012-12-11T21:28:00Z">
        <w:r w:rsidRPr="0049233F">
          <w:rPr>
            <w:szCs w:val="26"/>
          </w:rPr>
          <w:t xml:space="preserve">) </w:t>
        </w:r>
        <w:r w:rsidRPr="004D696B">
          <w:rPr>
            <w:szCs w:val="26"/>
          </w:rPr>
          <w:t>là một đồ thị biểu diễn các hệ số tự tương quan theo các độ trễ khác nhau [1].</w:t>
        </w:r>
      </w:ins>
    </w:p>
    <w:p w14:paraId="4B2B48F3" w14:textId="77777777" w:rsidR="000E6941" w:rsidRPr="004D696B" w:rsidRDefault="000E6941">
      <w:pPr>
        <w:rPr>
          <w:ins w:id="1929" w:author="The Si Tran" w:date="2012-12-11T21:28:00Z"/>
        </w:rPr>
        <w:pPrChange w:id="1930" w:author="The Si Tran" w:date="2012-12-14T07:25:00Z">
          <w:pPr>
            <w:ind w:firstLine="540"/>
          </w:pPr>
        </w:pPrChange>
      </w:pPr>
      <w:ins w:id="1931" w:author="The Si Tran" w:date="2012-12-11T21:28:00Z">
        <w:r w:rsidRPr="004D696B">
          <w:t>Hình 2</w:t>
        </w:r>
      </w:ins>
      <w:ins w:id="1932" w:author="The Si Tran" w:date="2012-12-14T04:11:00Z">
        <w:r w:rsidR="008C7DAC">
          <w:t>.4</w:t>
        </w:r>
      </w:ins>
      <w:ins w:id="1933" w:author="The Si Tran" w:date="2012-12-11T21:28:00Z">
        <w:r w:rsidRPr="004D696B">
          <w:t xml:space="preserve"> là một ví dụ về hàm tự tương quan.</w:t>
        </w:r>
      </w:ins>
    </w:p>
    <w:p w14:paraId="569A61C6" w14:textId="77777777" w:rsidR="000E6941" w:rsidRPr="004D696B" w:rsidRDefault="000E6941" w:rsidP="000E6941">
      <w:pPr>
        <w:rPr>
          <w:ins w:id="1934" w:author="The Si Tran" w:date="2012-12-11T21:28:00Z"/>
          <w:szCs w:val="26"/>
        </w:rPr>
      </w:pPr>
      <w:ins w:id="1935" w:author="The Si Tran" w:date="2012-12-11T21:28:00Z">
        <w:r w:rsidRPr="002569E2">
          <w:rPr>
            <w:noProof/>
            <w:szCs w:val="26"/>
            <w:rPrChange w:id="1936" w:author="Unknown">
              <w:rPr>
                <w:rFonts w:cs="Arial"/>
                <w:b/>
                <w:bCs/>
                <w:iCs/>
                <w:noProof/>
                <w:sz w:val="28"/>
                <w:szCs w:val="28"/>
              </w:rPr>
            </w:rPrChange>
          </w:rPr>
          <w:drawing>
            <wp:inline distT="0" distB="0" distL="0" distR="0" wp14:anchorId="46AE703A" wp14:editId="48CE56EB">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CB48F0" w:rsidRDefault="000E6941">
      <w:pPr>
        <w:pStyle w:val="Hinh"/>
        <w:jc w:val="center"/>
        <w:rPr>
          <w:ins w:id="1937" w:author="The Si Tran" w:date="2012-12-11T21:28:00Z"/>
          <w:b w:val="0"/>
          <w:rPrChange w:id="1938" w:author="The Si Tran" w:date="2012-12-11T23:17:00Z">
            <w:rPr>
              <w:ins w:id="1939" w:author="The Si Tran" w:date="2012-12-11T21:28:00Z"/>
            </w:rPr>
          </w:rPrChange>
        </w:rPr>
        <w:pPrChange w:id="1940" w:author="The Si Tran" w:date="2012-12-11T23:17:00Z">
          <w:pPr>
            <w:pStyle w:val="Caption"/>
            <w:ind w:firstLine="540"/>
            <w:jc w:val="center"/>
          </w:pPr>
        </w:pPrChange>
      </w:pPr>
      <w:bookmarkStart w:id="1941" w:name="_Toc343029951"/>
      <w:bookmarkStart w:id="1942" w:name="_Toc343220884"/>
      <w:ins w:id="1943" w:author="The Si Tran" w:date="2012-12-11T21:28:00Z">
        <w:r w:rsidRPr="009B2B7A">
          <w:rPr>
            <w:rStyle w:val="HinhChar"/>
            <w:rFonts w:eastAsiaTheme="minorHAnsi"/>
            <w:b/>
            <w:rPrChange w:id="1944" w:author="The Si Tran" w:date="2012-12-11T23:16:00Z">
              <w:rPr/>
            </w:rPrChange>
          </w:rPr>
          <w:t xml:space="preserve">Hình </w:t>
        </w:r>
      </w:ins>
      <w:ins w:id="1945" w:author="The Si Tran" w:date="2012-12-14T04:10:00Z">
        <w:r w:rsidR="00E45C52">
          <w:rPr>
            <w:rStyle w:val="HinhChar"/>
            <w:rFonts w:eastAsiaTheme="minorHAnsi"/>
            <w:b/>
          </w:rPr>
          <w:t>2.4</w:t>
        </w:r>
        <w:r w:rsidR="00AE7DA7">
          <w:rPr>
            <w:rStyle w:val="HinhChar"/>
            <w:rFonts w:eastAsiaTheme="minorHAnsi"/>
            <w:b/>
          </w:rPr>
          <w:t>:</w:t>
        </w:r>
      </w:ins>
      <w:ins w:id="1946" w:author="The Si Tran" w:date="2012-12-11T21:28:00Z">
        <w:r w:rsidRPr="004D696B">
          <w:t xml:space="preserve"> </w:t>
        </w:r>
        <w:r w:rsidRPr="00CB48F0">
          <w:rPr>
            <w:b w:val="0"/>
            <w:rPrChange w:id="1947" w:author="The Si Tran" w:date="2012-12-11T23:17:00Z">
              <w:rPr/>
            </w:rPrChange>
          </w:rPr>
          <w:t>Hàm tự tương quan</w:t>
        </w:r>
        <w:bookmarkEnd w:id="1941"/>
        <w:bookmarkEnd w:id="1942"/>
      </w:ins>
    </w:p>
    <w:p w14:paraId="25528185" w14:textId="77777777" w:rsidR="000E6941" w:rsidRPr="004D696B" w:rsidRDefault="000E6941" w:rsidP="000E6941">
      <w:pPr>
        <w:rPr>
          <w:ins w:id="1948" w:author="The Si Tran" w:date="2012-12-11T21:28:00Z"/>
          <w:szCs w:val="26"/>
        </w:rPr>
      </w:pPr>
      <w:ins w:id="1949" w:author="The Si Tran" w:date="2012-12-11T21:28:00Z">
        <w:r w:rsidRPr="004D696B">
          <w:rPr>
            <w:szCs w:val="26"/>
          </w:rPr>
          <w:tab/>
        </w:r>
      </w:ins>
    </w:p>
    <w:p w14:paraId="693F8C47" w14:textId="77777777" w:rsidR="000E6941" w:rsidRPr="004D696B" w:rsidRDefault="000E6941">
      <w:pPr>
        <w:rPr>
          <w:ins w:id="1950" w:author="The Si Tran" w:date="2012-12-11T21:28:00Z"/>
        </w:rPr>
        <w:pPrChange w:id="1951" w:author="The Si Tran" w:date="2012-12-14T07:25:00Z">
          <w:pPr>
            <w:ind w:firstLine="720"/>
          </w:pPr>
        </w:pPrChange>
      </w:pPr>
      <w:ins w:id="1952" w:author="The Si Tran" w:date="2012-12-11T21:28:00Z">
        <w:r w:rsidRPr="004D696B">
          <w:lastRenderedPageBreak/>
          <w:t>Trong thực tế ta chỉ có thể tính được hệ số tự tương quan lấy mẫu và dùng thống kê để ước lượng các hệ số tự tương quan của đám đông (population).</w:t>
        </w:r>
      </w:ins>
    </w:p>
    <w:p w14:paraId="45F56C24" w14:textId="77777777" w:rsidR="000E6941" w:rsidRPr="0049233F" w:rsidRDefault="000E6941">
      <w:pPr>
        <w:rPr>
          <w:ins w:id="1953" w:author="The Si Tran" w:date="2012-12-11T21:28:00Z"/>
        </w:rPr>
        <w:pPrChange w:id="1954" w:author="The Si Tran" w:date="2012-12-14T07:25:00Z">
          <w:pPr>
            <w:ind w:firstLine="720"/>
          </w:pPr>
        </w:pPrChange>
      </w:pPr>
      <w:ins w:id="1955" w:author="The Si Tran" w:date="2012-12-11T21:28:00Z">
        <w:r w:rsidRPr="002569E2">
          <w:rPr>
            <w:noProof/>
            <w:rPrChange w:id="1956" w:author="Unknown">
              <w:rPr>
                <w:b/>
                <w:bCs/>
                <w:noProof/>
                <w:sz w:val="20"/>
                <w:szCs w:val="20"/>
              </w:rPr>
            </w:rPrChange>
          </w:rPr>
          <mc:AlternateContent>
            <mc:Choice Requires="wps">
              <w:drawing>
                <wp:anchor distT="0" distB="0" distL="114300" distR="114300" simplePos="0" relativeHeight="251621376" behindDoc="0" locked="0" layoutInCell="1" allowOverlap="1" wp14:anchorId="7D2D426A" wp14:editId="2EE94FF6">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B0605D" w:rsidRDefault="00B0605D" w:rsidP="000E6941">
                              <w:r>
                                <w:t>(2.</w:t>
                              </w:r>
                              <w:ins w:id="1957" w:author="The Si Tran" w:date="2012-12-14T04:12:00Z">
                                <w:r>
                                  <w:t>2</w:t>
                                </w:r>
                              </w:ins>
                              <w:del w:id="1958"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D426A" id="Text Box 59" o:spid="_x0000_s1028" type="#_x0000_t202" style="position:absolute;left:0;text-align:left;margin-left:379.5pt;margin-top:30.25pt;width:89.25pt;height:41.2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" fillcolor="white [3201]" stroked="f" strokeweight=".5pt">
                  <v:textbox>
                    <w:txbxContent>
                      <w:p w14:paraId="03C7AD97" w14:textId="77777777" w:rsidR="00B0605D" w:rsidRDefault="00B0605D" w:rsidP="000E6941">
                        <w:r>
                          <w:t>(2.</w:t>
                        </w:r>
                        <w:ins w:id="1959" w:author="The Si Tran" w:date="2012-12-14T04:12:00Z">
                          <w:r>
                            <w:t>2</w:t>
                          </w:r>
                        </w:ins>
                        <w:del w:id="1960" w:author="The Si Tran" w:date="2012-12-14T04:12:00Z">
                          <w:r w:rsidDel="008C7DAC">
                            <w:delText>1.2</w:delText>
                          </w:r>
                        </w:del>
                        <w:r>
                          <w:t>)</w:t>
                        </w:r>
                      </w:p>
                    </w:txbxContent>
                  </v:textbox>
                </v:shape>
              </w:pict>
            </mc:Fallback>
          </mc:AlternateContent>
        </w:r>
        <w:r w:rsidRPr="004D696B">
          <w:t>Công thức tính hệ số tự tương quan lấy mẫu:</w:t>
        </w:r>
      </w:ins>
    </w:p>
    <w:p w14:paraId="73426D94" w14:textId="77777777" w:rsidR="000E6941" w:rsidRPr="00097101" w:rsidRDefault="00B0605D">
      <w:pPr>
        <w:rPr>
          <w:ins w:id="1961" w:author="The Si Tran" w:date="2012-12-11T21:28:00Z"/>
        </w:rPr>
        <w:pPrChange w:id="1962" w:author="The Si Tran" w:date="2012-12-14T07:26:00Z">
          <w:pPr>
            <w:ind w:left="1440"/>
          </w:pPr>
        </w:pPrChange>
      </w:pPr>
      <m:oMathPara>
        <m:oMath>
          <m:sSub>
            <m:sSubPr>
              <m:ctrlPr>
                <w:ins w:id="1963" w:author="The Si Tran" w:date="2012-12-11T21:28:00Z">
                  <w:rPr>
                    <w:rFonts w:ascii="Cambria Math" w:hAnsi="Cambria Math"/>
                  </w:rPr>
                </w:ins>
              </m:ctrlPr>
            </m:sSubPr>
            <m:e>
              <w:ins w:id="1964" w:author="The Si Tran" w:date="2012-12-11T21:28:00Z">
                <m:r>
                  <w:rPr>
                    <w:rFonts w:ascii="Cambria Math" w:hAnsi="Cambria Math"/>
                  </w:rPr>
                  <m:t>r</m:t>
                </m:r>
              </w:ins>
            </m:e>
            <m:sub>
              <w:ins w:id="1965" w:author="The Si Tran" w:date="2012-12-11T21:28:00Z">
                <m:r>
                  <w:rPr>
                    <w:rFonts w:ascii="Cambria Math" w:hAnsi="Cambria Math"/>
                  </w:rPr>
                  <m:t>k</m:t>
                </m:r>
              </w:ins>
            </m:sub>
          </m:sSub>
          <w:ins w:id="1966" w:author="The Si Tran" w:date="2012-12-11T21:28:00Z">
            <m:r>
              <m:rPr>
                <m:sty m:val="p"/>
              </m:rPr>
              <w:rPr>
                <w:rFonts w:ascii="Cambria Math" w:hAnsi="Cambria Math"/>
              </w:rPr>
              <m:t>=</m:t>
            </m:r>
          </w:ins>
          <m:f>
            <m:fPr>
              <m:ctrlPr>
                <w:ins w:id="1967" w:author="The Si Tran" w:date="2012-12-11T21:28:00Z">
                  <w:rPr>
                    <w:rFonts w:ascii="Cambria Math" w:hAnsi="Cambria Math"/>
                  </w:rPr>
                </w:ins>
              </m:ctrlPr>
            </m:fPr>
            <m:num>
              <m:nary>
                <m:naryPr>
                  <m:chr m:val="∑"/>
                  <m:limLoc m:val="subSup"/>
                  <m:ctrlPr>
                    <w:ins w:id="1968" w:author="The Si Tran" w:date="2012-12-11T21:28:00Z">
                      <w:rPr>
                        <w:rFonts w:ascii="Cambria Math" w:hAnsi="Cambria Math"/>
                      </w:rPr>
                    </w:ins>
                  </m:ctrlPr>
                </m:naryPr>
                <m:sub>
                  <w:ins w:id="1969" w:author="The Si Tran" w:date="2012-12-11T21:28:00Z">
                    <m:r>
                      <w:rPr>
                        <w:rFonts w:ascii="Cambria Math" w:hAnsi="Cambria Math"/>
                      </w:rPr>
                      <m:t>k</m:t>
                    </m:r>
                    <m:r>
                      <m:rPr>
                        <m:sty m:val="p"/>
                      </m:rPr>
                      <w:rPr>
                        <w:rFonts w:ascii="Cambria Math" w:hAnsi="Cambria Math"/>
                      </w:rPr>
                      <m:t>=1</m:t>
                    </m:r>
                  </w:ins>
                </m:sub>
                <m:sup>
                  <w:ins w:id="1970"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1971" w:author="The Si Tran" w:date="2012-12-11T21:28:00Z">
                          <w:rPr>
                            <w:rFonts w:ascii="Cambria Math" w:hAnsi="Cambria Math"/>
                          </w:rPr>
                        </w:ins>
                      </m:ctrlPr>
                    </m:dPr>
                    <m:e>
                      <m:sSub>
                        <m:sSubPr>
                          <m:ctrlPr>
                            <w:ins w:id="1972" w:author="The Si Tran" w:date="2012-12-11T21:28:00Z">
                              <w:rPr>
                                <w:rFonts w:ascii="Cambria Math" w:hAnsi="Cambria Math"/>
                              </w:rPr>
                            </w:ins>
                          </m:ctrlPr>
                        </m:sSubPr>
                        <m:e>
                          <w:ins w:id="1973" w:author="The Si Tran" w:date="2012-12-11T21:28:00Z">
                            <m:r>
                              <w:rPr>
                                <w:rFonts w:ascii="Cambria Math" w:hAnsi="Cambria Math"/>
                              </w:rPr>
                              <m:t>X</m:t>
                            </m:r>
                          </w:ins>
                        </m:e>
                        <m:sub>
                          <w:ins w:id="1974" w:author="The Si Tran" w:date="2012-12-11T21:28:00Z">
                            <m:r>
                              <w:rPr>
                                <w:rFonts w:ascii="Cambria Math" w:hAnsi="Cambria Math"/>
                              </w:rPr>
                              <m:t>t</m:t>
                            </m:r>
                          </w:ins>
                        </m:sub>
                      </m:sSub>
                      <w:ins w:id="1975" w:author="The Si Tran" w:date="2012-12-11T21:28:00Z">
                        <m:r>
                          <m:rPr>
                            <m:sty m:val="p"/>
                          </m:rPr>
                          <w:rPr>
                            <w:rFonts w:ascii="Cambria Math" w:hAnsi="Cambria Math"/>
                          </w:rPr>
                          <m:t>-</m:t>
                        </m:r>
                      </w:ins>
                      <m:acc>
                        <m:accPr>
                          <m:chr m:val="̅"/>
                          <m:ctrlPr>
                            <w:ins w:id="1976" w:author="The Si Tran" w:date="2012-12-11T21:28:00Z">
                              <w:rPr>
                                <w:rFonts w:ascii="Cambria Math" w:hAnsi="Cambria Math"/>
                              </w:rPr>
                            </w:ins>
                          </m:ctrlPr>
                        </m:accPr>
                        <m:e>
                          <w:ins w:id="1977" w:author="The Si Tran" w:date="2012-12-11T21:28:00Z">
                            <m:r>
                              <w:rPr>
                                <w:rFonts w:ascii="Cambria Math" w:hAnsi="Cambria Math"/>
                              </w:rPr>
                              <m:t>X</m:t>
                            </m:r>
                          </w:ins>
                        </m:e>
                      </m:acc>
                    </m:e>
                  </m:d>
                  <m:d>
                    <m:dPr>
                      <m:ctrlPr>
                        <w:ins w:id="1978" w:author="The Si Tran" w:date="2012-12-11T21:28:00Z">
                          <w:rPr>
                            <w:rFonts w:ascii="Cambria Math" w:hAnsi="Cambria Math"/>
                          </w:rPr>
                        </w:ins>
                      </m:ctrlPr>
                    </m:dPr>
                    <m:e>
                      <m:sSub>
                        <m:sSubPr>
                          <m:ctrlPr>
                            <w:ins w:id="1979" w:author="The Si Tran" w:date="2012-12-11T21:28:00Z">
                              <w:rPr>
                                <w:rFonts w:ascii="Cambria Math" w:hAnsi="Cambria Math"/>
                              </w:rPr>
                            </w:ins>
                          </m:ctrlPr>
                        </m:sSubPr>
                        <m:e>
                          <w:ins w:id="1980" w:author="The Si Tran" w:date="2012-12-11T21:28:00Z">
                            <m:r>
                              <w:rPr>
                                <w:rFonts w:ascii="Cambria Math" w:hAnsi="Cambria Math"/>
                              </w:rPr>
                              <m:t>X</m:t>
                            </m:r>
                          </w:ins>
                        </m:e>
                        <m:sub>
                          <w:ins w:id="1981"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1982" w:author="The Si Tran" w:date="2012-12-11T21:28:00Z">
                        <m:r>
                          <m:rPr>
                            <m:sty m:val="p"/>
                          </m:rPr>
                          <w:rPr>
                            <w:rFonts w:ascii="Cambria Math" w:hAnsi="Cambria Math"/>
                          </w:rPr>
                          <m:t>-</m:t>
                        </m:r>
                      </w:ins>
                      <m:acc>
                        <m:accPr>
                          <m:chr m:val="̅"/>
                          <m:ctrlPr>
                            <w:ins w:id="1983" w:author="The Si Tran" w:date="2012-12-11T21:28:00Z">
                              <w:rPr>
                                <w:rFonts w:ascii="Cambria Math" w:hAnsi="Cambria Math"/>
                              </w:rPr>
                            </w:ins>
                          </m:ctrlPr>
                        </m:accPr>
                        <m:e>
                          <w:ins w:id="1984" w:author="The Si Tran" w:date="2012-12-11T21:28:00Z">
                            <m:r>
                              <w:rPr>
                                <w:rFonts w:ascii="Cambria Math" w:hAnsi="Cambria Math"/>
                              </w:rPr>
                              <m:t>X</m:t>
                            </m:r>
                          </w:ins>
                        </m:e>
                      </m:acc>
                    </m:e>
                  </m:d>
                </m:e>
              </m:nary>
            </m:num>
            <m:den>
              <m:nary>
                <m:naryPr>
                  <m:chr m:val="∑"/>
                  <m:limLoc m:val="subSup"/>
                  <m:ctrlPr>
                    <w:ins w:id="1985" w:author="The Si Tran" w:date="2012-12-11T21:28:00Z">
                      <w:rPr>
                        <w:rFonts w:ascii="Cambria Math" w:hAnsi="Cambria Math"/>
                      </w:rPr>
                    </w:ins>
                  </m:ctrlPr>
                </m:naryPr>
                <m:sub>
                  <w:ins w:id="1986" w:author="The Si Tran" w:date="2012-12-11T21:28:00Z">
                    <m:r>
                      <w:rPr>
                        <w:rFonts w:ascii="Cambria Math" w:hAnsi="Cambria Math"/>
                      </w:rPr>
                      <m:t>t</m:t>
                    </m:r>
                    <m:r>
                      <m:rPr>
                        <m:sty m:val="p"/>
                      </m:rPr>
                      <w:rPr>
                        <w:rFonts w:ascii="Cambria Math" w:hAnsi="Cambria Math"/>
                      </w:rPr>
                      <m:t>=1</m:t>
                    </m:r>
                  </w:ins>
                </m:sub>
                <m:sup>
                  <w:ins w:id="1987" w:author="The Si Tran" w:date="2012-12-11T21:28:00Z">
                    <m:r>
                      <w:rPr>
                        <w:rFonts w:ascii="Cambria Math" w:hAnsi="Cambria Math"/>
                      </w:rPr>
                      <m:t>T</m:t>
                    </m:r>
                  </w:ins>
                </m:sup>
                <m:e>
                  <m:sSup>
                    <m:sSupPr>
                      <m:ctrlPr>
                        <w:ins w:id="1988" w:author="The Si Tran" w:date="2012-12-11T21:28:00Z">
                          <w:rPr>
                            <w:rFonts w:ascii="Cambria Math" w:hAnsi="Cambria Math"/>
                          </w:rPr>
                        </w:ins>
                      </m:ctrlPr>
                    </m:sSupPr>
                    <m:e>
                      <m:d>
                        <m:dPr>
                          <m:ctrlPr>
                            <w:ins w:id="1989" w:author="The Si Tran" w:date="2012-12-11T21:28:00Z">
                              <w:rPr>
                                <w:rFonts w:ascii="Cambria Math" w:hAnsi="Cambria Math"/>
                              </w:rPr>
                            </w:ins>
                          </m:ctrlPr>
                        </m:dPr>
                        <m:e>
                          <m:sSub>
                            <m:sSubPr>
                              <m:ctrlPr>
                                <w:ins w:id="1990" w:author="The Si Tran" w:date="2012-12-11T21:28:00Z">
                                  <w:rPr>
                                    <w:rFonts w:ascii="Cambria Math" w:hAnsi="Cambria Math"/>
                                  </w:rPr>
                                </w:ins>
                              </m:ctrlPr>
                            </m:sSubPr>
                            <m:e>
                              <w:ins w:id="1991" w:author="The Si Tran" w:date="2012-12-11T21:28:00Z">
                                <m:r>
                                  <w:rPr>
                                    <w:rFonts w:ascii="Cambria Math" w:hAnsi="Cambria Math"/>
                                  </w:rPr>
                                  <m:t>X</m:t>
                                </m:r>
                              </w:ins>
                            </m:e>
                            <m:sub>
                              <w:ins w:id="1992" w:author="The Si Tran" w:date="2012-12-11T21:28:00Z">
                                <m:r>
                                  <w:rPr>
                                    <w:rFonts w:ascii="Cambria Math" w:hAnsi="Cambria Math"/>
                                  </w:rPr>
                                  <m:t>t</m:t>
                                </m:r>
                              </w:ins>
                            </m:sub>
                          </m:sSub>
                          <w:ins w:id="1993" w:author="The Si Tran" w:date="2012-12-11T21:28:00Z">
                            <m:r>
                              <m:rPr>
                                <m:sty m:val="p"/>
                              </m:rPr>
                              <w:rPr>
                                <w:rFonts w:ascii="Cambria Math" w:hAnsi="Cambria Math"/>
                              </w:rPr>
                              <m:t>-</m:t>
                            </m:r>
                          </w:ins>
                          <m:acc>
                            <m:accPr>
                              <m:chr m:val="̅"/>
                              <m:ctrlPr>
                                <w:ins w:id="1994" w:author="The Si Tran" w:date="2012-12-11T21:28:00Z">
                                  <w:rPr>
                                    <w:rFonts w:ascii="Cambria Math" w:hAnsi="Cambria Math"/>
                                  </w:rPr>
                                </w:ins>
                              </m:ctrlPr>
                            </m:accPr>
                            <m:e>
                              <w:ins w:id="1995" w:author="The Si Tran" w:date="2012-12-11T21:28:00Z">
                                <m:r>
                                  <w:rPr>
                                    <w:rFonts w:ascii="Cambria Math" w:hAnsi="Cambria Math"/>
                                  </w:rPr>
                                  <m:t>X</m:t>
                                </m:r>
                              </w:ins>
                            </m:e>
                          </m:acc>
                        </m:e>
                      </m:d>
                    </m:e>
                    <m:sup>
                      <w:ins w:id="1996" w:author="The Si Tran" w:date="2012-12-11T21:28:00Z">
                        <m:r>
                          <m:rPr>
                            <m:sty m:val="p"/>
                          </m:rPr>
                          <w:rPr>
                            <w:rFonts w:ascii="Cambria Math" w:hAnsi="Cambria Math"/>
                          </w:rPr>
                          <m:t>2</m:t>
                        </m:r>
                      </w:ins>
                    </m:sup>
                  </m:sSup>
                </m:e>
              </m:nary>
            </m:den>
          </m:f>
        </m:oMath>
      </m:oMathPara>
    </w:p>
    <w:p w14:paraId="5672B210" w14:textId="2D29C98A" w:rsidR="000E6941" w:rsidRPr="004D696B" w:rsidRDefault="000E6941">
      <w:pPr>
        <w:rPr>
          <w:ins w:id="1997" w:author="The Si Tran" w:date="2012-12-11T21:28:00Z"/>
        </w:rPr>
      </w:pPr>
      <w:ins w:id="1998" w:author="The Si Tran" w:date="2012-12-11T21:28:00Z">
        <w:r w:rsidRPr="004D696B">
          <w:t xml:space="preserve">Với </w:t>
        </w:r>
      </w:ins>
    </w:p>
    <w:p w14:paraId="0925EDDA" w14:textId="77777777" w:rsidR="000E6941" w:rsidRPr="00802E77" w:rsidRDefault="00B0605D">
      <w:pPr>
        <w:pStyle w:val="ListParagraph"/>
        <w:numPr>
          <w:ilvl w:val="1"/>
          <w:numId w:val="52"/>
        </w:numPr>
        <w:spacing w:line="360" w:lineRule="auto"/>
        <w:ind w:left="1800"/>
        <w:rPr>
          <w:ins w:id="1999" w:author="The Si Tran" w:date="2012-12-11T21:28:00Z"/>
          <w:szCs w:val="26"/>
        </w:rPr>
        <w:pPrChange w:id="2000" w:author="The Si Tran" w:date="2012-12-14T04:26:00Z">
          <w:pPr/>
        </w:pPrChange>
      </w:pPr>
      <m:oMath>
        <m:sSub>
          <m:sSubPr>
            <m:ctrlPr>
              <w:ins w:id="2001" w:author="The Si Tran" w:date="2012-12-11T21:28:00Z">
                <w:rPr>
                  <w:rFonts w:ascii="Cambria Math" w:hAnsi="Cambria Math"/>
                  <w:i/>
                  <w:sz w:val="26"/>
                  <w:szCs w:val="26"/>
                </w:rPr>
              </w:ins>
            </m:ctrlPr>
          </m:sSubPr>
          <m:e>
            <w:ins w:id="2002" w:author="The Si Tran" w:date="2012-12-11T21:28:00Z">
              <m:r>
                <w:rPr>
                  <w:rFonts w:ascii="Cambria Math" w:hAnsi="Cambria Math"/>
                  <w:sz w:val="26"/>
                  <w:szCs w:val="26"/>
                  <w:rPrChange w:id="2003" w:author="The Si Tran" w:date="2012-12-14T04:24:00Z">
                    <w:rPr>
                      <w:rFonts w:ascii="Cambria Math" w:hAnsi="Cambria Math"/>
                    </w:rPr>
                  </w:rPrChange>
                </w:rPr>
                <m:t>r</m:t>
              </m:r>
            </w:ins>
          </m:e>
          <m:sub>
            <w:ins w:id="2004" w:author="The Si Tran" w:date="2012-12-11T21:28:00Z">
              <m:r>
                <w:rPr>
                  <w:rFonts w:ascii="Cambria Math" w:hAnsi="Cambria Math"/>
                  <w:sz w:val="26"/>
                  <w:szCs w:val="26"/>
                  <w:rPrChange w:id="2005" w:author="The Si Tran" w:date="2012-12-14T04:24:00Z">
                    <w:rPr>
                      <w:rFonts w:ascii="Cambria Math" w:hAnsi="Cambria Math"/>
                    </w:rPr>
                  </w:rPrChange>
                </w:rPr>
                <m:t>k</m:t>
              </m:r>
            </w:ins>
          </m:sub>
        </m:sSub>
      </m:oMath>
      <w:ins w:id="2006" w:author="The Si Tran" w:date="2012-12-11T21:28:00Z">
        <w:r w:rsidR="000E6941" w:rsidRPr="00454557">
          <w:rPr>
            <w:rFonts w:ascii="Times New Roman" w:hAnsi="Times New Roman"/>
            <w:sz w:val="26"/>
            <w:szCs w:val="26"/>
            <w:rPrChange w:id="2007" w:author="The Si Tran" w:date="2012-12-14T04:24:00Z">
              <w:rPr/>
            </w:rPrChange>
          </w:rPr>
          <w:t xml:space="preserve"> là hệ số tự tương quan lấy mẫu ở độ trễ </w:t>
        </w:r>
        <m:oMath>
          <m:r>
            <w:rPr>
              <w:rFonts w:ascii="Cambria Math" w:hAnsi="Cambria Math"/>
              <w:sz w:val="26"/>
              <w:szCs w:val="26"/>
              <w:rPrChange w:id="2008" w:author="The Si Tran" w:date="2012-12-14T04:24:00Z">
                <w:rPr>
                  <w:rFonts w:ascii="Cambria Math" w:hAnsi="Cambria Math"/>
                </w:rPr>
              </w:rPrChange>
            </w:rPr>
            <m:t>k</m:t>
          </m:r>
        </m:oMath>
      </w:ins>
    </w:p>
    <w:p w14:paraId="0F22761A" w14:textId="77777777" w:rsidR="000E6941" w:rsidRPr="00802E77" w:rsidRDefault="00B0605D">
      <w:pPr>
        <w:pStyle w:val="ListParagraph"/>
        <w:numPr>
          <w:ilvl w:val="1"/>
          <w:numId w:val="52"/>
        </w:numPr>
        <w:spacing w:line="360" w:lineRule="auto"/>
        <w:ind w:left="1800"/>
        <w:rPr>
          <w:ins w:id="2009" w:author="The Si Tran" w:date="2012-12-11T21:28:00Z"/>
          <w:szCs w:val="26"/>
        </w:rPr>
        <w:pPrChange w:id="2010" w:author="The Si Tran" w:date="2012-12-14T04:26:00Z">
          <w:pPr/>
        </w:pPrChange>
      </w:pPr>
      <m:oMath>
        <m:acc>
          <m:accPr>
            <m:chr m:val="̅"/>
            <m:ctrlPr>
              <w:ins w:id="2011" w:author="The Si Tran" w:date="2012-12-11T21:28:00Z">
                <w:rPr>
                  <w:rFonts w:ascii="Cambria Math" w:hAnsi="Cambria Math"/>
                  <w:i/>
                  <w:sz w:val="26"/>
                  <w:szCs w:val="26"/>
                </w:rPr>
              </w:ins>
            </m:ctrlPr>
          </m:accPr>
          <m:e>
            <w:ins w:id="2012" w:author="The Si Tran" w:date="2012-12-11T21:28:00Z">
              <m:r>
                <w:rPr>
                  <w:rFonts w:ascii="Cambria Math" w:hAnsi="Cambria Math"/>
                  <w:sz w:val="26"/>
                  <w:szCs w:val="26"/>
                  <w:rPrChange w:id="2013" w:author="The Si Tran" w:date="2012-12-14T04:24:00Z">
                    <w:rPr>
                      <w:rFonts w:ascii="Cambria Math" w:hAnsi="Cambria Math"/>
                    </w:rPr>
                  </w:rPrChange>
                </w:rPr>
                <m:t>X</m:t>
              </m:r>
            </w:ins>
          </m:e>
        </m:acc>
      </m:oMath>
      <w:ins w:id="2014" w:author="The Si Tran" w:date="2012-12-11T21:28:00Z">
        <w:r w:rsidR="000E6941" w:rsidRPr="00454557">
          <w:rPr>
            <w:rFonts w:ascii="Times New Roman" w:hAnsi="Times New Roman"/>
            <w:sz w:val="26"/>
            <w:szCs w:val="26"/>
            <w:rPrChange w:id="2015" w:author="The Si Tran" w:date="2012-12-14T04:24:00Z">
              <w:rPr/>
            </w:rPrChange>
          </w:rPr>
          <w:t xml:space="preserve"> là trung bình mẫu của </w:t>
        </w:r>
        <m:oMath>
          <m:sSub>
            <m:sSubPr>
              <m:ctrlPr>
                <w:rPr>
                  <w:rFonts w:ascii="Cambria Math" w:hAnsi="Cambria Math"/>
                  <w:i/>
                  <w:sz w:val="26"/>
                  <w:szCs w:val="26"/>
                </w:rPr>
              </m:ctrlPr>
            </m:sSubPr>
            <m:e>
              <m:r>
                <w:rPr>
                  <w:rFonts w:ascii="Cambria Math" w:hAnsi="Cambria Math"/>
                  <w:sz w:val="26"/>
                  <w:szCs w:val="26"/>
                  <w:rPrChange w:id="2016" w:author="The Si Tran" w:date="2012-12-14T04:24:00Z">
                    <w:rPr>
                      <w:rFonts w:ascii="Cambria Math" w:hAnsi="Cambria Math"/>
                    </w:rPr>
                  </w:rPrChange>
                </w:rPr>
                <m:t>X</m:t>
              </m:r>
            </m:e>
            <m:sub>
              <m:r>
                <w:rPr>
                  <w:rFonts w:ascii="Cambria Math" w:hAnsi="Cambria Math"/>
                  <w:sz w:val="26"/>
                  <w:szCs w:val="26"/>
                  <w:rPrChange w:id="2017" w:author="The Si Tran" w:date="2012-12-14T04:24:00Z">
                    <w:rPr>
                      <w:rFonts w:ascii="Cambria Math" w:hAnsi="Cambria Math"/>
                    </w:rPr>
                  </w:rPrChange>
                </w:rPr>
                <m:t>t</m:t>
              </m:r>
            </m:sub>
          </m:sSub>
        </m:oMath>
      </w:ins>
    </w:p>
    <w:p w14:paraId="381975DF" w14:textId="77777777" w:rsidR="000E6941" w:rsidRPr="00802E77" w:rsidRDefault="000E6941">
      <w:pPr>
        <w:pStyle w:val="ListParagraph"/>
        <w:numPr>
          <w:ilvl w:val="1"/>
          <w:numId w:val="52"/>
        </w:numPr>
        <w:spacing w:line="360" w:lineRule="auto"/>
        <w:ind w:left="1800"/>
        <w:rPr>
          <w:ins w:id="2018" w:author="The Si Tran" w:date="2012-12-11T21:28:00Z"/>
          <w:szCs w:val="26"/>
          <w:lang w:val="fr-FR"/>
        </w:rPr>
        <w:pPrChange w:id="2019" w:author="The Si Tran" w:date="2012-12-14T04:26:00Z">
          <w:pPr/>
        </w:pPrChange>
      </w:pPr>
      <w:ins w:id="2020" w:author="The Si Tran" w:date="2012-12-11T21:28:00Z">
        <m:oMath>
          <m:r>
            <w:rPr>
              <w:rFonts w:ascii="Cambria Math" w:hAnsi="Cambria Math"/>
              <w:sz w:val="26"/>
              <w:szCs w:val="26"/>
              <w:lang w:val="fr-FR"/>
              <w:rPrChange w:id="2021" w:author="The Si Tran" w:date="2012-12-14T04:24:00Z">
                <w:rPr>
                  <w:rFonts w:ascii="Cambria Math" w:hAnsi="Cambria Math"/>
                  <w:lang w:val="fr-FR"/>
                </w:rPr>
              </w:rPrChange>
            </w:rPr>
            <m:t>T</m:t>
          </m:r>
        </m:oMath>
        <w:r w:rsidRPr="00454557">
          <w:rPr>
            <w:rFonts w:ascii="Times New Roman" w:hAnsi="Times New Roman"/>
            <w:sz w:val="26"/>
            <w:szCs w:val="26"/>
            <w:lang w:val="fr-FR"/>
            <w:rPrChange w:id="2022" w:author="The Si Tran" w:date="2012-12-14T04:24:00Z">
              <w:rPr>
                <w:lang w:val="fr-FR"/>
              </w:rPr>
            </w:rPrChange>
          </w:rPr>
          <w:t xml:space="preserve"> là số phần tử của mẫu.</w:t>
        </w:r>
      </w:ins>
    </w:p>
    <w:p w14:paraId="7CD95DB3" w14:textId="77777777" w:rsidR="000E6941" w:rsidRPr="004D696B" w:rsidRDefault="00454557">
      <w:pPr>
        <w:rPr>
          <w:ins w:id="2023" w:author="The Si Tran" w:date="2012-12-11T21:28:00Z"/>
          <w:lang w:val="fr-FR"/>
        </w:rPr>
        <w:pPrChange w:id="2024" w:author="The Si Tran" w:date="2012-12-14T07:27:00Z">
          <w:pPr>
            <w:ind w:firstLine="720"/>
          </w:pPr>
        </w:pPrChange>
      </w:pPr>
      <w:ins w:id="2025" w:author="The Si Tran" w:date="2012-12-11T21:28:00Z">
        <w:r w:rsidRPr="002569E2">
          <w:rPr>
            <w:noProof/>
            <w:rPrChange w:id="2026" w:author="Unknown">
              <w:rPr>
                <w:b/>
                <w:bCs/>
                <w:noProof/>
                <w:sz w:val="20"/>
                <w:szCs w:val="20"/>
              </w:rPr>
            </w:rPrChange>
          </w:rPr>
          <mc:AlternateContent>
            <mc:Choice Requires="wps">
              <w:drawing>
                <wp:anchor distT="0" distB="0" distL="114300" distR="114300" simplePos="0" relativeHeight="251622400" behindDoc="0" locked="0" layoutInCell="1" allowOverlap="1" wp14:anchorId="2F103CE2" wp14:editId="47AD5AFF">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B0605D" w:rsidRDefault="00B0605D" w:rsidP="000E6941">
                              <w:r>
                                <w:t>(2.</w:t>
                              </w:r>
                              <w:ins w:id="2027" w:author="The Si Tran" w:date="2012-12-14T04:12:00Z">
                                <w:r>
                                  <w:t>3</w:t>
                                </w:r>
                              </w:ins>
                              <w:del w:id="2028"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B0605D" w:rsidRDefault="00B0605D" w:rsidP="000E6941">
                        <w:r>
                          <w:t>(2.</w:t>
                        </w:r>
                        <w:ins w:id="2029" w:author="The Si Tran" w:date="2012-12-14T04:12:00Z">
                          <w:r>
                            <w:t>3</w:t>
                          </w:r>
                        </w:ins>
                        <w:del w:id="2030"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rPr>
          <w:ins w:id="2031" w:author="The Si Tran" w:date="2012-12-11T21:28:00Z"/>
          <w:lang w:val="fr-FR"/>
        </w:rPr>
        <w:pPrChange w:id="2032" w:author="The Si Tran" w:date="2012-12-14T07:26:00Z">
          <w:pPr>
            <w:ind w:left="1440" w:firstLine="720"/>
          </w:pPr>
        </w:pPrChange>
      </w:pPr>
      <w:ins w:id="2033"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034" w:author="The Si Tran" w:date="2012-12-11T21:28:00Z"/>
          <w:lang w:val="fr-FR"/>
        </w:rPr>
      </w:pPr>
      <w:ins w:id="2035" w:author="The Si Tran" w:date="2012-12-11T21:28:00Z">
        <w:r w:rsidRPr="004D696B">
          <w:rPr>
            <w:lang w:val="fr-FR"/>
          </w:rPr>
          <w:t>Với :</w:t>
        </w:r>
      </w:ins>
    </w:p>
    <w:p w14:paraId="4B1A748A" w14:textId="77777777" w:rsidR="000E6941" w:rsidRPr="00802E77" w:rsidRDefault="00B0605D">
      <w:pPr>
        <w:pStyle w:val="ListParagraph"/>
        <w:numPr>
          <w:ilvl w:val="1"/>
          <w:numId w:val="54"/>
        </w:numPr>
        <w:ind w:left="1800"/>
        <w:rPr>
          <w:ins w:id="2036" w:author="The Si Tran" w:date="2012-12-11T21:28:00Z"/>
          <w:szCs w:val="26"/>
          <w:lang w:val="fr-FR"/>
        </w:rPr>
        <w:pPrChange w:id="2037" w:author="The Si Tran" w:date="2012-12-14T04:27:00Z">
          <w:pPr/>
        </w:pPrChange>
      </w:pPr>
      <m:oMath>
        <m:sSub>
          <m:sSubPr>
            <m:ctrlPr>
              <w:ins w:id="2038" w:author="The Si Tran" w:date="2012-12-11T21:28:00Z">
                <w:rPr>
                  <w:rFonts w:ascii="Cambria Math" w:hAnsi="Cambria Math"/>
                  <w:i/>
                  <w:sz w:val="26"/>
                  <w:szCs w:val="26"/>
                  <w:lang w:val="fr-FR"/>
                </w:rPr>
              </w:ins>
            </m:ctrlPr>
          </m:sSubPr>
          <m:e>
            <w:ins w:id="2039" w:author="The Si Tran" w:date="2012-12-11T21:28:00Z">
              <m:r>
                <w:rPr>
                  <w:rFonts w:ascii="Cambria Math" w:hAnsi="Cambria Math"/>
                  <w:sz w:val="26"/>
                  <w:szCs w:val="26"/>
                  <w:lang w:val="fr-FR"/>
                  <w:rPrChange w:id="2040" w:author="The Si Tran" w:date="2012-12-14T04:27:00Z">
                    <w:rPr>
                      <w:rFonts w:ascii="Cambria Math" w:hAnsi="Cambria Math"/>
                      <w:lang w:val="fr-FR"/>
                    </w:rPr>
                  </w:rPrChange>
                </w:rPr>
                <m:t>r</m:t>
              </m:r>
            </w:ins>
          </m:e>
          <m:sub>
            <w:ins w:id="2041" w:author="The Si Tran" w:date="2012-12-11T21:28:00Z">
              <m:r>
                <w:rPr>
                  <w:rFonts w:ascii="Cambria Math" w:hAnsi="Cambria Math"/>
                  <w:sz w:val="26"/>
                  <w:szCs w:val="26"/>
                  <w:lang w:val="fr-FR"/>
                  <w:rPrChange w:id="2042" w:author="The Si Tran" w:date="2012-12-14T04:27:00Z">
                    <w:rPr>
                      <w:rFonts w:ascii="Cambria Math" w:hAnsi="Cambria Math"/>
                      <w:lang w:val="fr-FR"/>
                    </w:rPr>
                  </w:rPrChange>
                </w:rPr>
                <m:t>k</m:t>
              </m:r>
            </w:ins>
          </m:sub>
        </m:sSub>
      </m:oMath>
      <w:ins w:id="2043" w:author="The Si Tran" w:date="2012-12-11T21:28:00Z">
        <w:r w:rsidR="000E6941" w:rsidRPr="00454557">
          <w:rPr>
            <w:rFonts w:ascii="Times New Roman" w:hAnsi="Times New Roman"/>
            <w:sz w:val="26"/>
            <w:szCs w:val="26"/>
            <w:lang w:val="fr-FR"/>
            <w:rPrChange w:id="2044" w:author="The Si Tran" w:date="2012-12-14T04:27:00Z">
              <w:rPr>
                <w:lang w:val="fr-FR"/>
              </w:rPr>
            </w:rPrChange>
          </w:rPr>
          <w:t xml:space="preserve"> là hệ số tự tương quan mẫu ở độ trễ </w:t>
        </w:r>
        <m:oMath>
          <m:r>
            <w:rPr>
              <w:rFonts w:ascii="Cambria Math" w:hAnsi="Cambria Math"/>
              <w:sz w:val="26"/>
              <w:szCs w:val="26"/>
              <w:lang w:val="fr-FR"/>
              <w:rPrChange w:id="2045" w:author="The Si Tran" w:date="2012-12-14T04:27:00Z">
                <w:rPr>
                  <w:rFonts w:ascii="Cambria Math" w:hAnsi="Cambria Math"/>
                  <w:lang w:val="fr-FR"/>
                </w:rPr>
              </w:rPrChange>
            </w:rPr>
            <m:t>i</m:t>
          </m:r>
        </m:oMath>
      </w:ins>
    </w:p>
    <w:p w14:paraId="50F5B6E9" w14:textId="77777777" w:rsidR="000E6941" w:rsidRPr="00802E77" w:rsidRDefault="000E6941">
      <w:pPr>
        <w:pStyle w:val="ListParagraph"/>
        <w:numPr>
          <w:ilvl w:val="1"/>
          <w:numId w:val="54"/>
        </w:numPr>
        <w:ind w:left="1800"/>
        <w:rPr>
          <w:ins w:id="2046" w:author="The Si Tran" w:date="2012-12-11T21:28:00Z"/>
          <w:szCs w:val="26"/>
          <w:lang w:val="fr-FR"/>
        </w:rPr>
        <w:pPrChange w:id="2047" w:author="The Si Tran" w:date="2012-12-14T04:27:00Z">
          <w:pPr/>
        </w:pPrChange>
      </w:pPr>
      <w:ins w:id="2048" w:author="The Si Tran" w:date="2012-12-11T21:28:00Z">
        <m:oMath>
          <m:r>
            <w:rPr>
              <w:rFonts w:ascii="Cambria Math" w:hAnsi="Cambria Math"/>
              <w:sz w:val="26"/>
              <w:szCs w:val="26"/>
              <w:lang w:val="fr-FR"/>
              <w:rPrChange w:id="2049" w:author="The Si Tran" w:date="2012-12-14T04:27:00Z">
                <w:rPr>
                  <w:rFonts w:ascii="Cambria Math" w:hAnsi="Cambria Math"/>
                  <w:lang w:val="fr-FR"/>
                </w:rPr>
              </w:rPrChange>
            </w:rPr>
            <m:t>k</m:t>
          </m:r>
        </m:oMath>
        <w:r w:rsidRPr="00454557">
          <w:rPr>
            <w:rFonts w:ascii="Times New Roman" w:hAnsi="Times New Roman"/>
            <w:sz w:val="26"/>
            <w:szCs w:val="26"/>
            <w:lang w:val="fr-FR"/>
            <w:rPrChange w:id="2050" w:author="The Si Tran" w:date="2012-12-14T04:27:00Z">
              <w:rPr>
                <w:lang w:val="fr-FR"/>
              </w:rPr>
            </w:rPrChange>
          </w:rPr>
          <w:t xml:space="preserve"> là độ trễ</w:t>
        </w:r>
      </w:ins>
    </w:p>
    <w:p w14:paraId="7D76EE3E" w14:textId="77777777" w:rsidR="000E6941" w:rsidRPr="00802E77" w:rsidRDefault="000E6941">
      <w:pPr>
        <w:pStyle w:val="ListParagraph"/>
        <w:numPr>
          <w:ilvl w:val="1"/>
          <w:numId w:val="54"/>
        </w:numPr>
        <w:ind w:left="1800"/>
        <w:rPr>
          <w:ins w:id="2051" w:author="The Si Tran" w:date="2012-12-11T21:28:00Z"/>
          <w:szCs w:val="26"/>
          <w:lang w:val="fr-FR"/>
        </w:rPr>
        <w:pPrChange w:id="2052" w:author="The Si Tran" w:date="2012-12-14T04:27:00Z">
          <w:pPr/>
        </w:pPrChange>
      </w:pPr>
      <w:ins w:id="2053" w:author="The Si Tran" w:date="2012-12-11T21:28:00Z">
        <m:oMath>
          <m:r>
            <w:rPr>
              <w:rFonts w:ascii="Cambria Math" w:hAnsi="Cambria Math"/>
              <w:sz w:val="26"/>
              <w:szCs w:val="26"/>
              <w:lang w:val="fr-FR"/>
              <w:rPrChange w:id="2054" w:author="The Si Tran" w:date="2012-12-14T04:27:00Z">
                <w:rPr>
                  <w:rFonts w:ascii="Cambria Math" w:hAnsi="Cambria Math"/>
                  <w:lang w:val="fr-FR"/>
                </w:rPr>
              </w:rPrChange>
            </w:rPr>
            <m:t>n</m:t>
          </m:r>
        </m:oMath>
        <w:r w:rsidRPr="00454557">
          <w:rPr>
            <w:rFonts w:ascii="Times New Roman" w:hAnsi="Times New Roman"/>
            <w:sz w:val="26"/>
            <w:szCs w:val="26"/>
            <w:lang w:val="fr-FR"/>
            <w:rPrChange w:id="2055" w:author="The Si Tran" w:date="2012-12-14T04:27:00Z">
              <w:rPr>
                <w:lang w:val="fr-FR"/>
              </w:rPr>
            </w:rPrChange>
          </w:rPr>
          <w:t xml:space="preserve"> là kích cỡ mẫu  </w:t>
        </w:r>
      </w:ins>
    </w:p>
    <w:p w14:paraId="569ECC6A" w14:textId="77777777" w:rsidR="000E6941" w:rsidRPr="004D696B" w:rsidRDefault="000E6941">
      <w:pPr>
        <w:rPr>
          <w:ins w:id="2056" w:author="The Si Tran" w:date="2012-12-11T21:28:00Z"/>
          <w:lang w:val="fr-FR"/>
        </w:rPr>
        <w:pPrChange w:id="2057" w:author="The Si Tran" w:date="2012-12-14T07:27:00Z">
          <w:pPr>
            <w:ind w:firstLine="720"/>
          </w:pPr>
        </w:pPrChange>
      </w:pPr>
      <w:ins w:id="2058"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059" w:author="The Si Tran" w:date="2012-12-11T21:26:00Z"/>
          <w:lang w:val="fr-FR"/>
          <w:rPrChange w:id="2060" w:author="The Si Tran" w:date="2012-12-11T21:40:00Z">
            <w:rPr>
              <w:ins w:id="2061" w:author="The Si Tran" w:date="2012-12-11T21:26:00Z"/>
            </w:rPr>
          </w:rPrChange>
        </w:rPr>
        <w:pPrChange w:id="2062" w:author="The Si Tran" w:date="2012-12-14T07:27:00Z">
          <w:pPr>
            <w:pStyle w:val="Heading2"/>
          </w:pPr>
        </w:pPrChange>
      </w:pPr>
      <w:ins w:id="2063"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064" w:author="The Si Tran" w:date="2012-12-11T23:05:00Z"/>
        </w:rPr>
        <w:pPrChange w:id="2065" w:author="The Si Tran" w:date="2012-12-11T21:26:00Z">
          <w:pPr>
            <w:pStyle w:val="Heading2"/>
          </w:pPr>
        </w:pPrChange>
      </w:pPr>
      <w:bookmarkStart w:id="2066" w:name="_Toc343232959"/>
      <w:ins w:id="2067" w:author="The Si Tran" w:date="2012-12-11T21:26:00Z">
        <w:r>
          <w:t>Hệ số tự tương quan riêng phần</w:t>
        </w:r>
      </w:ins>
      <w:bookmarkEnd w:id="2066"/>
    </w:p>
    <w:p w14:paraId="0FED98C2" w14:textId="30FF7DBE" w:rsidR="00177321" w:rsidRDefault="00177321">
      <w:pPr>
        <w:rPr>
          <w:ins w:id="2068" w:author="The Si Tran" w:date="2012-12-11T23:05:00Z"/>
        </w:rPr>
        <w:pPrChange w:id="2069" w:author="The Si Tran" w:date="2012-12-14T07:27:00Z">
          <w:pPr>
            <w:pStyle w:val="ListParagraph"/>
            <w:ind w:left="0"/>
          </w:pPr>
        </w:pPrChange>
      </w:pPr>
      <w:ins w:id="2070"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w:t>
        </w:r>
        <w:r>
          <w:lastRenderedPageBreak/>
          <w:t xml:space="preserve">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77777777" w:rsidR="00177321" w:rsidRPr="0011407F" w:rsidRDefault="00177321" w:rsidP="00177321">
      <w:pPr>
        <w:pStyle w:val="ListParagraph"/>
        <w:ind w:left="0"/>
        <w:rPr>
          <w:ins w:id="2071" w:author="The Si Tran" w:date="2012-12-11T23:05:00Z"/>
          <w:rFonts w:ascii="Times New Roman" w:eastAsiaTheme="minorEastAsia" w:hAnsi="Times New Roman"/>
          <w:sz w:val="26"/>
          <w:szCs w:val="26"/>
        </w:rPr>
      </w:pPr>
      <w:ins w:id="2072" w:author="The Si Tran" w:date="2012-12-11T23:06:00Z">
        <w:r>
          <w:rPr>
            <w:rFonts w:ascii="Times New Roman" w:eastAsiaTheme="minorEastAsia" w:hAnsi="Times New Roman"/>
            <w:sz w:val="26"/>
            <w:szCs w:val="26"/>
          </w:rPr>
          <w:tab/>
        </w:r>
      </w:ins>
      <w:ins w:id="2073"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14:paraId="013A95FA" w14:textId="77777777" w:rsidR="00177321" w:rsidRDefault="00177321" w:rsidP="00177321">
      <w:pPr>
        <w:pStyle w:val="ListParagraph"/>
        <w:ind w:left="0"/>
        <w:rPr>
          <w:ins w:id="2074" w:author="The Si Tran" w:date="2012-12-11T23:05:00Z"/>
          <w:rFonts w:ascii="Times New Roman" w:eastAsiaTheme="minorEastAsia" w:hAnsi="Times New Roman"/>
          <w:sz w:val="26"/>
          <w:szCs w:val="26"/>
        </w:rPr>
      </w:pPr>
      <w:ins w:id="2075"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14:paraId="3F985569" w14:textId="77777777" w:rsidR="00177321" w:rsidRPr="001E0FF2" w:rsidRDefault="00177321" w:rsidP="00177321">
      <w:pPr>
        <w:pStyle w:val="ListParagraph"/>
        <w:ind w:left="0"/>
        <w:rPr>
          <w:ins w:id="2076" w:author="The Si Tran" w:date="2012-12-11T23:05:00Z"/>
          <w:rFonts w:ascii="Times New Roman" w:eastAsiaTheme="minorEastAsia" w:hAnsi="Times New Roman"/>
          <w:sz w:val="26"/>
          <w:szCs w:val="26"/>
        </w:rPr>
      </w:pPr>
      <w:ins w:id="2077" w:author="The Si Tran" w:date="2012-12-11T23:06:00Z">
        <w:r>
          <w:rPr>
            <w:rFonts w:ascii="Times New Roman" w:eastAsiaTheme="minorEastAsia" w:hAnsi="Times New Roman"/>
            <w:sz w:val="26"/>
            <w:szCs w:val="26"/>
          </w:rPr>
          <w:tab/>
        </w:r>
      </w:ins>
      <m:oMath>
        <m:sSub>
          <m:sSubPr>
            <m:ctrlPr>
              <w:ins w:id="2078" w:author="The Si Tran" w:date="2012-12-11T23:05:00Z">
                <w:rPr>
                  <w:rFonts w:ascii="Cambria Math" w:eastAsiaTheme="minorEastAsia" w:hAnsi="Cambria Math"/>
                  <w:i/>
                  <w:sz w:val="26"/>
                  <w:szCs w:val="26"/>
                </w:rPr>
              </w:ins>
            </m:ctrlPr>
          </m:sSubPr>
          <m:e>
            <w:ins w:id="2079" w:author="The Si Tran" w:date="2012-12-11T23:05:00Z">
              <m:r>
                <w:rPr>
                  <w:rFonts w:ascii="Cambria Math" w:eastAsiaTheme="minorEastAsia" w:hAnsi="Cambria Math"/>
                  <w:sz w:val="26"/>
                  <w:szCs w:val="26"/>
                </w:rPr>
                <m:t>C</m:t>
              </m:r>
            </w:ins>
          </m:e>
          <m:sub>
            <w:ins w:id="2080" w:author="The Si Tran" w:date="2012-12-11T23:05:00Z">
              <m:r>
                <w:rPr>
                  <w:rFonts w:ascii="Cambria Math" w:eastAsiaTheme="minorEastAsia" w:hAnsi="Cambria Math"/>
                  <w:sz w:val="26"/>
                  <w:szCs w:val="26"/>
                </w:rPr>
                <m:t>kk</m:t>
              </m:r>
            </w:ins>
          </m:sub>
        </m:sSub>
        <w:ins w:id="2081" w:author="The Si Tran" w:date="2012-12-11T23:05:00Z">
          <m:r>
            <w:rPr>
              <w:rFonts w:ascii="Cambria Math" w:eastAsiaTheme="minorEastAsia" w:hAnsi="Cambria Math"/>
              <w:sz w:val="26"/>
              <w:szCs w:val="26"/>
            </w:rPr>
            <m:t>=</m:t>
          </m:r>
        </w:ins>
        <m:f>
          <m:fPr>
            <m:ctrlPr>
              <w:ins w:id="2082" w:author="The Si Tran" w:date="2012-12-11T23:05:00Z">
                <w:rPr>
                  <w:rFonts w:ascii="Cambria Math" w:eastAsiaTheme="minorEastAsia" w:hAnsi="Cambria Math"/>
                  <w:i/>
                  <w:sz w:val="26"/>
                  <w:szCs w:val="26"/>
                </w:rPr>
              </w:ins>
            </m:ctrlPr>
          </m:fPr>
          <m:num>
            <m:sSub>
              <m:sSubPr>
                <m:ctrlPr>
                  <w:ins w:id="2083" w:author="The Si Tran" w:date="2012-12-11T23:05:00Z">
                    <w:rPr>
                      <w:rFonts w:ascii="Cambria Math" w:eastAsiaTheme="minorEastAsia" w:hAnsi="Cambria Math"/>
                      <w:i/>
                      <w:sz w:val="26"/>
                      <w:szCs w:val="26"/>
                    </w:rPr>
                  </w:ins>
                </m:ctrlPr>
              </m:sSubPr>
              <m:e>
                <w:ins w:id="2084" w:author="The Si Tran" w:date="2012-12-11T23:05:00Z">
                  <m:r>
                    <w:rPr>
                      <w:rFonts w:ascii="Cambria Math" w:eastAsiaTheme="minorEastAsia" w:hAnsi="Cambria Math"/>
                      <w:sz w:val="26"/>
                      <w:szCs w:val="26"/>
                    </w:rPr>
                    <m:t>r</m:t>
                  </m:r>
                </w:ins>
              </m:e>
              <m:sub>
                <w:ins w:id="2085" w:author="The Si Tran" w:date="2012-12-11T23:05:00Z">
                  <m:r>
                    <w:rPr>
                      <w:rFonts w:ascii="Cambria Math" w:eastAsiaTheme="minorEastAsia" w:hAnsi="Cambria Math"/>
                      <w:sz w:val="26"/>
                      <w:szCs w:val="26"/>
                    </w:rPr>
                    <m:t>k</m:t>
                  </m:r>
                </w:ins>
              </m:sub>
            </m:sSub>
            <w:ins w:id="2086" w:author="The Si Tran" w:date="2012-12-11T23:05:00Z">
              <m:r>
                <w:rPr>
                  <w:rFonts w:ascii="Cambria Math" w:eastAsiaTheme="minorEastAsia" w:hAnsi="Cambria Math"/>
                  <w:sz w:val="26"/>
                  <w:szCs w:val="26"/>
                </w:rPr>
                <m:t>-</m:t>
              </m:r>
            </w:ins>
            <m:nary>
              <m:naryPr>
                <m:chr m:val="∑"/>
                <m:limLoc m:val="subSup"/>
                <m:ctrlPr>
                  <w:ins w:id="2087" w:author="The Si Tran" w:date="2012-12-11T23:05:00Z">
                    <w:rPr>
                      <w:rFonts w:ascii="Cambria Math" w:eastAsiaTheme="minorEastAsia" w:hAnsi="Cambria Math"/>
                      <w:i/>
                      <w:sz w:val="26"/>
                      <w:szCs w:val="26"/>
                    </w:rPr>
                  </w:ins>
                </m:ctrlPr>
              </m:naryPr>
              <m:sub>
                <w:ins w:id="2088" w:author="The Si Tran" w:date="2012-12-11T23:05:00Z">
                  <m:r>
                    <w:rPr>
                      <w:rFonts w:ascii="Cambria Math" w:eastAsiaTheme="minorEastAsia" w:hAnsi="Cambria Math"/>
                      <w:sz w:val="26"/>
                      <w:szCs w:val="26"/>
                    </w:rPr>
                    <m:t>j</m:t>
                  </m:r>
                </w:ins>
              </m:sub>
              <m:sup>
                <w:ins w:id="2089" w:author="The Si Tran" w:date="2012-12-11T23:05:00Z">
                  <m:r>
                    <w:rPr>
                      <w:rFonts w:ascii="Cambria Math" w:eastAsiaTheme="minorEastAsia" w:hAnsi="Cambria Math"/>
                      <w:sz w:val="26"/>
                      <w:szCs w:val="26"/>
                    </w:rPr>
                    <m:t>k-1</m:t>
                  </m:r>
                </w:ins>
              </m:sup>
              <m:e>
                <m:sSub>
                  <m:sSubPr>
                    <m:ctrlPr>
                      <w:ins w:id="2090" w:author="The Si Tran" w:date="2012-12-11T23:05:00Z">
                        <w:rPr>
                          <w:rFonts w:ascii="Cambria Math" w:eastAsiaTheme="minorEastAsia" w:hAnsi="Cambria Math"/>
                          <w:i/>
                          <w:sz w:val="26"/>
                          <w:szCs w:val="26"/>
                        </w:rPr>
                      </w:ins>
                    </m:ctrlPr>
                  </m:sSubPr>
                  <m:e>
                    <w:ins w:id="2091" w:author="The Si Tran" w:date="2012-12-11T23:05:00Z">
                      <m:r>
                        <w:rPr>
                          <w:rFonts w:ascii="Cambria Math" w:eastAsiaTheme="minorEastAsia" w:hAnsi="Cambria Math"/>
                          <w:sz w:val="26"/>
                          <w:szCs w:val="26"/>
                        </w:rPr>
                        <m:t>C</m:t>
                      </m:r>
                    </w:ins>
                  </m:e>
                  <m:sub>
                    <w:ins w:id="2092" w:author="The Si Tran" w:date="2012-12-11T23:05:00Z">
                      <m:r>
                        <w:rPr>
                          <w:rFonts w:ascii="Cambria Math" w:eastAsiaTheme="minorEastAsia" w:hAnsi="Cambria Math"/>
                          <w:sz w:val="26"/>
                          <w:szCs w:val="26"/>
                        </w:rPr>
                        <m:t>k-1,j</m:t>
                      </m:r>
                    </w:ins>
                  </m:sub>
                </m:sSub>
                <w:ins w:id="2093" w:author="The Si Tran" w:date="2012-12-11T23:05:00Z">
                  <m:r>
                    <w:rPr>
                      <w:rFonts w:ascii="Cambria Math" w:eastAsiaTheme="minorEastAsia" w:hAnsi="Cambria Math"/>
                      <w:sz w:val="26"/>
                      <w:szCs w:val="26"/>
                    </w:rPr>
                    <m:t>×</m:t>
                  </m:r>
                </w:ins>
                <m:sSub>
                  <m:sSubPr>
                    <m:ctrlPr>
                      <w:ins w:id="2094" w:author="The Si Tran" w:date="2012-12-11T23:05:00Z">
                        <w:rPr>
                          <w:rFonts w:ascii="Cambria Math" w:eastAsiaTheme="minorEastAsia" w:hAnsi="Cambria Math"/>
                          <w:i/>
                          <w:sz w:val="26"/>
                          <w:szCs w:val="26"/>
                        </w:rPr>
                      </w:ins>
                    </m:ctrlPr>
                  </m:sSubPr>
                  <m:e>
                    <w:ins w:id="2095" w:author="The Si Tran" w:date="2012-12-11T23:05:00Z">
                      <m:r>
                        <w:rPr>
                          <w:rFonts w:ascii="Cambria Math" w:eastAsiaTheme="minorEastAsia" w:hAnsi="Cambria Math"/>
                          <w:sz w:val="26"/>
                          <w:szCs w:val="26"/>
                        </w:rPr>
                        <m:t>r</m:t>
                      </m:r>
                    </w:ins>
                  </m:e>
                  <m:sub>
                    <w:ins w:id="2096" w:author="The Si Tran" w:date="2012-12-11T23:05:00Z">
                      <m:r>
                        <w:rPr>
                          <w:rFonts w:ascii="Cambria Math" w:eastAsiaTheme="minorEastAsia" w:hAnsi="Cambria Math"/>
                          <w:sz w:val="26"/>
                          <w:szCs w:val="26"/>
                        </w:rPr>
                        <m:t>k-j</m:t>
                      </m:r>
                    </w:ins>
                  </m:sub>
                </m:sSub>
              </m:e>
            </m:nary>
          </m:num>
          <m:den>
            <w:ins w:id="2097" w:author="The Si Tran" w:date="2012-12-11T23:05:00Z">
              <m:r>
                <w:rPr>
                  <w:rFonts w:ascii="Cambria Math" w:eastAsiaTheme="minorEastAsia" w:hAnsi="Cambria Math"/>
                  <w:sz w:val="26"/>
                  <w:szCs w:val="26"/>
                </w:rPr>
                <m:t>1-</m:t>
              </m:r>
            </w:ins>
            <m:nary>
              <m:naryPr>
                <m:chr m:val="∑"/>
                <m:limLoc m:val="subSup"/>
                <m:ctrlPr>
                  <w:ins w:id="2098" w:author="The Si Tran" w:date="2012-12-11T23:05:00Z">
                    <w:rPr>
                      <w:rFonts w:ascii="Cambria Math" w:eastAsiaTheme="minorEastAsia" w:hAnsi="Cambria Math"/>
                      <w:i/>
                      <w:sz w:val="26"/>
                      <w:szCs w:val="26"/>
                    </w:rPr>
                  </w:ins>
                </m:ctrlPr>
              </m:naryPr>
              <m:sub>
                <w:ins w:id="2099" w:author="The Si Tran" w:date="2012-12-11T23:05:00Z">
                  <m:r>
                    <w:rPr>
                      <w:rFonts w:ascii="Cambria Math" w:eastAsiaTheme="minorEastAsia" w:hAnsi="Cambria Math"/>
                      <w:sz w:val="26"/>
                      <w:szCs w:val="26"/>
                    </w:rPr>
                    <m:t>j</m:t>
                  </m:r>
                </w:ins>
              </m:sub>
              <m:sup>
                <w:ins w:id="2100" w:author="The Si Tran" w:date="2012-12-11T23:05:00Z">
                  <m:r>
                    <w:rPr>
                      <w:rFonts w:ascii="Cambria Math" w:eastAsiaTheme="minorEastAsia" w:hAnsi="Cambria Math"/>
                      <w:sz w:val="26"/>
                      <w:szCs w:val="26"/>
                    </w:rPr>
                    <m:t>k-1</m:t>
                  </m:r>
                </w:ins>
              </m:sup>
              <m:e>
                <m:sSub>
                  <m:sSubPr>
                    <m:ctrlPr>
                      <w:ins w:id="2101" w:author="The Si Tran" w:date="2012-12-11T23:05:00Z">
                        <w:rPr>
                          <w:rFonts w:ascii="Cambria Math" w:eastAsiaTheme="minorEastAsia" w:hAnsi="Cambria Math"/>
                          <w:i/>
                          <w:sz w:val="26"/>
                          <w:szCs w:val="26"/>
                        </w:rPr>
                      </w:ins>
                    </m:ctrlPr>
                  </m:sSubPr>
                  <m:e>
                    <w:ins w:id="2102" w:author="The Si Tran" w:date="2012-12-11T23:05:00Z">
                      <m:r>
                        <w:rPr>
                          <w:rFonts w:ascii="Cambria Math" w:eastAsiaTheme="minorEastAsia" w:hAnsi="Cambria Math"/>
                          <w:sz w:val="26"/>
                          <w:szCs w:val="26"/>
                        </w:rPr>
                        <m:t>C</m:t>
                      </m:r>
                    </w:ins>
                  </m:e>
                  <m:sub>
                    <w:ins w:id="2103" w:author="The Si Tran" w:date="2012-12-11T23:05:00Z">
                      <m:r>
                        <w:rPr>
                          <w:rFonts w:ascii="Cambria Math" w:eastAsiaTheme="minorEastAsia" w:hAnsi="Cambria Math"/>
                          <w:sz w:val="26"/>
                          <w:szCs w:val="26"/>
                        </w:rPr>
                        <m:t>k-1,j</m:t>
                      </m:r>
                    </w:ins>
                  </m:sub>
                </m:sSub>
                <w:ins w:id="2104" w:author="The Si Tran" w:date="2012-12-11T23:05:00Z">
                  <m:r>
                    <w:rPr>
                      <w:rFonts w:ascii="Cambria Math" w:eastAsiaTheme="minorEastAsia" w:hAnsi="Cambria Math"/>
                      <w:sz w:val="26"/>
                      <w:szCs w:val="26"/>
                    </w:rPr>
                    <m:t>×</m:t>
                  </m:r>
                </w:ins>
                <m:sSub>
                  <m:sSubPr>
                    <m:ctrlPr>
                      <w:ins w:id="2105" w:author="The Si Tran" w:date="2012-12-11T23:05:00Z">
                        <w:rPr>
                          <w:rFonts w:ascii="Cambria Math" w:eastAsiaTheme="minorEastAsia" w:hAnsi="Cambria Math"/>
                          <w:i/>
                          <w:sz w:val="26"/>
                          <w:szCs w:val="26"/>
                        </w:rPr>
                      </w:ins>
                    </m:ctrlPr>
                  </m:sSubPr>
                  <m:e>
                    <w:ins w:id="2106" w:author="The Si Tran" w:date="2012-12-11T23:05:00Z">
                      <m:r>
                        <w:rPr>
                          <w:rFonts w:ascii="Cambria Math" w:eastAsiaTheme="minorEastAsia" w:hAnsi="Cambria Math"/>
                          <w:sz w:val="26"/>
                          <w:szCs w:val="26"/>
                        </w:rPr>
                        <m:t>r</m:t>
                      </m:r>
                    </w:ins>
                  </m:e>
                  <m:sub>
                    <w:ins w:id="2107" w:author="The Si Tran" w:date="2012-12-11T23:05:00Z">
                      <m:r>
                        <w:rPr>
                          <w:rFonts w:ascii="Cambria Math" w:eastAsiaTheme="minorEastAsia" w:hAnsi="Cambria Math"/>
                          <w:sz w:val="26"/>
                          <w:szCs w:val="26"/>
                        </w:rPr>
                        <m:t>j</m:t>
                      </m:r>
                    </w:ins>
                  </m:sub>
                </m:sSub>
              </m:e>
            </m:nary>
          </m:den>
        </m:f>
      </m:oMath>
    </w:p>
    <w:p w14:paraId="04D4AA41" w14:textId="5487B44B" w:rsidR="00177321" w:rsidRPr="00444FC1" w:rsidRDefault="00177321">
      <w:pPr>
        <w:pStyle w:val="ListParagraph"/>
        <w:ind w:left="0"/>
        <w:rPr>
          <w:rFonts w:eastAsiaTheme="minorEastAsia"/>
          <w:sz w:val="26"/>
          <w:szCs w:val="26"/>
          <w:rPrChange w:id="2108" w:author="The Si Tran" w:date="2012-12-14T07:27:00Z">
            <w:rPr/>
          </w:rPrChange>
        </w:rPr>
        <w:pPrChange w:id="2109" w:author="The Si Tran" w:date="2012-12-14T07:27:00Z">
          <w:pPr>
            <w:pStyle w:val="Heading2"/>
          </w:pPr>
        </w:pPrChange>
      </w:pPr>
      <w:ins w:id="2110" w:author="The Si Tran" w:date="2012-12-11T23:06:00Z">
        <w:r>
          <w:rPr>
            <w:rFonts w:ascii="Times New Roman" w:eastAsiaTheme="minorEastAsia" w:hAnsi="Times New Roman"/>
            <w:sz w:val="26"/>
            <w:szCs w:val="26"/>
          </w:rPr>
          <w:tab/>
        </w:r>
      </w:ins>
      <m:oMath>
        <m:sSub>
          <m:sSubPr>
            <m:ctrlPr>
              <w:ins w:id="2111" w:author="The Si Tran" w:date="2012-12-11T23:05:00Z">
                <w:rPr>
                  <w:rFonts w:ascii="Cambria Math" w:eastAsiaTheme="minorEastAsia" w:hAnsi="Cambria Math"/>
                  <w:i/>
                  <w:sz w:val="26"/>
                  <w:szCs w:val="26"/>
                </w:rPr>
              </w:ins>
            </m:ctrlPr>
          </m:sSubPr>
          <m:e>
            <w:ins w:id="2112" w:author="The Si Tran" w:date="2012-12-11T23:05:00Z">
              <m:r>
                <w:rPr>
                  <w:rFonts w:ascii="Cambria Math" w:eastAsiaTheme="minorEastAsia" w:hAnsi="Cambria Math"/>
                  <w:sz w:val="26"/>
                  <w:szCs w:val="26"/>
                </w:rPr>
                <m:t>C</m:t>
              </m:r>
            </w:ins>
          </m:e>
          <m:sub>
            <w:ins w:id="2113" w:author="The Si Tran" w:date="2012-12-11T23:05:00Z">
              <m:r>
                <w:rPr>
                  <w:rFonts w:ascii="Cambria Math" w:eastAsiaTheme="minorEastAsia" w:hAnsi="Cambria Math"/>
                  <w:sz w:val="26"/>
                  <w:szCs w:val="26"/>
                </w:rPr>
                <m:t>k+1,j</m:t>
              </m:r>
            </w:ins>
          </m:sub>
        </m:sSub>
        <w:ins w:id="2114" w:author="The Si Tran" w:date="2012-12-11T23:05:00Z">
          <m:r>
            <w:rPr>
              <w:rFonts w:ascii="Cambria Math" w:eastAsiaTheme="minorEastAsia" w:hAnsi="Cambria Math"/>
              <w:sz w:val="26"/>
              <w:szCs w:val="26"/>
            </w:rPr>
            <m:t>=</m:t>
          </m:r>
        </w:ins>
        <m:sSub>
          <m:sSubPr>
            <m:ctrlPr>
              <w:ins w:id="2115" w:author="The Si Tran" w:date="2012-12-11T23:05:00Z">
                <w:rPr>
                  <w:rFonts w:ascii="Cambria Math" w:eastAsiaTheme="minorEastAsia" w:hAnsi="Cambria Math"/>
                  <w:i/>
                  <w:sz w:val="26"/>
                  <w:szCs w:val="26"/>
                </w:rPr>
              </w:ins>
            </m:ctrlPr>
          </m:sSubPr>
          <m:e>
            <w:ins w:id="2116" w:author="The Si Tran" w:date="2012-12-11T23:05:00Z">
              <m:r>
                <w:rPr>
                  <w:rFonts w:ascii="Cambria Math" w:eastAsiaTheme="minorEastAsia" w:hAnsi="Cambria Math"/>
                  <w:sz w:val="26"/>
                  <w:szCs w:val="26"/>
                </w:rPr>
                <m:t>C</m:t>
              </m:r>
            </w:ins>
          </m:e>
          <m:sub>
            <w:ins w:id="2117" w:author="The Si Tran" w:date="2012-12-11T23:05:00Z">
              <m:r>
                <w:rPr>
                  <w:rFonts w:ascii="Cambria Math" w:eastAsiaTheme="minorEastAsia" w:hAnsi="Cambria Math"/>
                  <w:sz w:val="26"/>
                  <w:szCs w:val="26"/>
                </w:rPr>
                <m:t>kj</m:t>
              </m:r>
            </w:ins>
          </m:sub>
        </m:sSub>
        <w:ins w:id="2118" w:author="The Si Tran" w:date="2012-12-11T23:05:00Z">
          <m:r>
            <w:rPr>
              <w:rFonts w:ascii="Cambria Math" w:eastAsiaTheme="minorEastAsia" w:hAnsi="Cambria Math"/>
              <w:sz w:val="26"/>
              <w:szCs w:val="26"/>
            </w:rPr>
            <m:t>-</m:t>
          </m:r>
        </w:ins>
        <m:sSub>
          <m:sSubPr>
            <m:ctrlPr>
              <w:ins w:id="2119" w:author="The Si Tran" w:date="2012-12-11T23:05:00Z">
                <w:rPr>
                  <w:rFonts w:ascii="Cambria Math" w:eastAsiaTheme="minorEastAsia" w:hAnsi="Cambria Math"/>
                  <w:i/>
                  <w:sz w:val="26"/>
                  <w:szCs w:val="26"/>
                </w:rPr>
              </w:ins>
            </m:ctrlPr>
          </m:sSubPr>
          <m:e>
            <w:ins w:id="2120" w:author="The Si Tran" w:date="2012-12-11T23:05:00Z">
              <m:r>
                <w:rPr>
                  <w:rFonts w:ascii="Cambria Math" w:eastAsiaTheme="minorEastAsia" w:hAnsi="Cambria Math"/>
                  <w:sz w:val="26"/>
                  <w:szCs w:val="26"/>
                </w:rPr>
                <m:t>C</m:t>
              </m:r>
            </w:ins>
          </m:e>
          <m:sub>
            <w:ins w:id="2121" w:author="The Si Tran" w:date="2012-12-11T23:05:00Z">
              <m:r>
                <w:rPr>
                  <w:rFonts w:ascii="Cambria Math" w:eastAsiaTheme="minorEastAsia" w:hAnsi="Cambria Math"/>
                  <w:sz w:val="26"/>
                  <w:szCs w:val="26"/>
                </w:rPr>
                <m:t>k+1,k+1</m:t>
              </m:r>
            </w:ins>
          </m:sub>
        </m:sSub>
        <w:ins w:id="2122" w:author="The Si Tran" w:date="2012-12-11T23:05:00Z">
          <m:r>
            <w:rPr>
              <w:rFonts w:ascii="Cambria Math" w:eastAsiaTheme="minorEastAsia" w:hAnsi="Cambria Math"/>
              <w:sz w:val="26"/>
              <w:szCs w:val="26"/>
            </w:rPr>
            <m:t>×</m:t>
          </m:r>
        </w:ins>
        <m:sSub>
          <m:sSubPr>
            <m:ctrlPr>
              <w:ins w:id="2123" w:author="The Si Tran" w:date="2012-12-11T23:05:00Z">
                <w:rPr>
                  <w:rFonts w:ascii="Cambria Math" w:eastAsiaTheme="minorEastAsia" w:hAnsi="Cambria Math"/>
                  <w:i/>
                  <w:sz w:val="26"/>
                  <w:szCs w:val="26"/>
                </w:rPr>
              </w:ins>
            </m:ctrlPr>
          </m:sSubPr>
          <m:e>
            <w:ins w:id="2124" w:author="The Si Tran" w:date="2012-12-11T23:05:00Z">
              <m:r>
                <w:rPr>
                  <w:rFonts w:ascii="Cambria Math" w:eastAsiaTheme="minorEastAsia" w:hAnsi="Cambria Math"/>
                  <w:sz w:val="26"/>
                  <w:szCs w:val="26"/>
                </w:rPr>
                <m:t>C</m:t>
              </m:r>
            </w:ins>
          </m:e>
          <m:sub>
            <w:ins w:id="2125" w:author="The Si Tran" w:date="2012-12-11T23:05:00Z">
              <m:r>
                <w:rPr>
                  <w:rFonts w:ascii="Cambria Math" w:eastAsiaTheme="minorEastAsia" w:hAnsi="Cambria Math"/>
                  <w:sz w:val="26"/>
                  <w:szCs w:val="26"/>
                </w:rPr>
                <m:t>k,k+1-j</m:t>
              </m:r>
            </w:ins>
          </m:sub>
        </m:sSub>
      </m:oMath>
    </w:p>
    <w:p w14:paraId="6D942BAB" w14:textId="5122E121" w:rsidR="00024D6E" w:rsidRPr="0049233F" w:rsidRDefault="00CD217B" w:rsidP="00024D6E">
      <w:pPr>
        <w:pStyle w:val="Heading2"/>
        <w:rPr>
          <w:sz w:val="26"/>
          <w:szCs w:val="26"/>
          <w:rPrChange w:id="2126" w:author="The Si Tran" w:date="2012-12-05T23:02:00Z">
            <w:rPr/>
          </w:rPrChange>
        </w:rPr>
      </w:pPr>
      <w:bookmarkStart w:id="2127" w:name="_Toc343232960"/>
      <w:r w:rsidRPr="0049233F">
        <w:rPr>
          <w:sz w:val="26"/>
          <w:szCs w:val="26"/>
          <w:rPrChange w:id="2128" w:author="The Si Tran" w:date="2012-12-05T23:02:00Z">
            <w:rPr/>
          </w:rPrChange>
        </w:rPr>
        <w:t>Nhận biết c</w:t>
      </w:r>
      <w:r w:rsidR="00024D6E" w:rsidRPr="0049233F">
        <w:rPr>
          <w:sz w:val="26"/>
          <w:szCs w:val="26"/>
          <w:rPrChange w:id="2129" w:author="The Si Tran" w:date="2012-12-05T23:02:00Z">
            <w:rPr/>
          </w:rPrChange>
        </w:rPr>
        <w:t>ác</w:t>
      </w:r>
      <w:r w:rsidRPr="0049233F">
        <w:rPr>
          <w:sz w:val="26"/>
          <w:szCs w:val="26"/>
          <w:rPrChange w:id="2130" w:author="The Si Tran" w:date="2012-12-05T23:02:00Z">
            <w:rPr/>
          </w:rPrChange>
        </w:rPr>
        <w:t xml:space="preserve"> thành phần của chuỗi thời gian bằng phương pháp phân tích </w:t>
      </w:r>
      <w:r w:rsidR="000E05CE" w:rsidRPr="0049233F">
        <w:rPr>
          <w:sz w:val="26"/>
          <w:szCs w:val="26"/>
          <w:rPrChange w:id="2131" w:author="The Si Tran" w:date="2012-12-05T23:02:00Z">
            <w:rPr/>
          </w:rPrChange>
        </w:rPr>
        <w:t>hệ số tự tương quan:</w:t>
      </w:r>
      <w:bookmarkEnd w:id="2127"/>
    </w:p>
    <w:p w14:paraId="685C37D4" w14:textId="77777777" w:rsidR="005E5CD3" w:rsidRPr="0049233F" w:rsidRDefault="000E05CE">
      <w:pPr>
        <w:rPr>
          <w:lang w:val="fr-FR"/>
          <w:rPrChange w:id="2132" w:author="The Si Tran" w:date="2012-12-05T23:02:00Z">
            <w:rPr>
              <w:sz w:val="28"/>
              <w:szCs w:val="28"/>
              <w:lang w:val="fr-FR"/>
            </w:rPr>
          </w:rPrChange>
        </w:rPr>
      </w:pPr>
      <w:r w:rsidRPr="0049233F">
        <w:rPr>
          <w:lang w:val="fr-FR"/>
          <w:rPrChange w:id="2133"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134" w:author="The Si Tran" w:date="2012-12-05T23:02:00Z">
            <w:rPr>
              <w:rFonts w:cs="Arial"/>
              <w:b/>
              <w:bCs/>
              <w:iCs/>
              <w:sz w:val="28"/>
              <w:szCs w:val="28"/>
              <w:lang w:val="fr-FR"/>
            </w:rPr>
          </w:rPrChange>
        </w:rPr>
        <w:t>xu hướng (trend), chu kỳ (cyclical), mùa (seasonal), bất quy tắc</w:t>
      </w:r>
      <w:ins w:id="2135" w:author="The Si Tran" w:date="2012-12-05T23:48:00Z">
        <w:r w:rsidR="005B11DB">
          <w:rPr>
            <w:lang w:val="fr-FR"/>
          </w:rPr>
          <w:t xml:space="preserve"> </w:t>
        </w:r>
      </w:ins>
      <w:r w:rsidR="005E5CD3" w:rsidRPr="0049233F">
        <w:rPr>
          <w:lang w:val="fr-FR"/>
          <w:rPrChange w:id="2136"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137" w:author="The Si Tran" w:date="2012-12-14T07:28:00Z">
            <w:rPr>
              <w:sz w:val="28"/>
              <w:szCs w:val="28"/>
              <w:lang w:val="fr-FR"/>
            </w:rPr>
          </w:rPrChange>
        </w:rPr>
        <w:pPrChange w:id="2138" w:author="The Si Tran" w:date="2012-12-14T07:28:00Z">
          <w:pPr>
            <w:ind w:firstLine="540"/>
          </w:pPr>
        </w:pPrChange>
      </w:pPr>
      <w:r w:rsidRPr="00444FC1">
        <w:rPr>
          <w:b/>
          <w:lang w:val="fr-FR"/>
          <w:rPrChange w:id="2139" w:author="The Si Tran" w:date="2012-12-14T07:28:00Z">
            <w:rPr>
              <w:rFonts w:cs="Arial"/>
              <w:b/>
              <w:bCs/>
              <w:iCs/>
              <w:sz w:val="28"/>
              <w:szCs w:val="28"/>
              <w:lang w:val="fr-FR"/>
            </w:rPr>
          </w:rPrChange>
        </w:rPr>
        <w:t>Thành phần xu hướng</w:t>
      </w:r>
      <w:ins w:id="2140" w:author="The Si Tran" w:date="2012-12-05T23:48:00Z">
        <w:r w:rsidR="005B11DB" w:rsidRPr="00444FC1">
          <w:rPr>
            <w:b/>
            <w:lang w:val="fr-FR"/>
            <w:rPrChange w:id="2141" w:author="The Si Tran" w:date="2012-12-14T07:28:00Z">
              <w:rPr>
                <w:lang w:val="fr-FR"/>
              </w:rPr>
            </w:rPrChange>
          </w:rPr>
          <w:t xml:space="preserve"> </w:t>
        </w:r>
      </w:ins>
      <w:r w:rsidRPr="00444FC1">
        <w:rPr>
          <w:b/>
          <w:lang w:val="fr-FR"/>
          <w:rPrChange w:id="2142"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143" w:author="The Si Tran" w:date="2012-12-14T04:38:00Z"/>
          <w:lang w:val="fr-FR"/>
          <w:rPrChange w:id="2144" w:author="The Si Tran" w:date="2012-12-05T23:02:00Z">
            <w:rPr>
              <w:del w:id="2145" w:author="The Si Tran" w:date="2012-12-14T04:38:00Z"/>
              <w:sz w:val="28"/>
              <w:szCs w:val="28"/>
              <w:lang w:val="fr-FR"/>
            </w:rPr>
          </w:rPrChange>
        </w:rPr>
        <w:pPrChange w:id="2146" w:author="The Si Tran" w:date="2012-12-14T07:28:00Z">
          <w:pPr>
            <w:ind w:firstLine="540"/>
          </w:pPr>
        </w:pPrChange>
      </w:pPr>
      <w:r w:rsidRPr="0049233F">
        <w:rPr>
          <w:lang w:val="fr-FR"/>
          <w:rPrChange w:id="2147"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148" w:author="The Si Tran" w:date="2012-12-05T23:02:00Z">
            <w:rPr>
              <w:rFonts w:cs="Arial"/>
              <w:b/>
              <w:bCs/>
              <w:iCs/>
              <w:sz w:val="28"/>
              <w:szCs w:val="28"/>
              <w:lang w:val="fr-FR"/>
            </w:rPr>
          </w:rPrChange>
        </w:rPr>
        <w:t>ột giai đoạn dài hạn nào đó [1]</w:t>
      </w:r>
      <w:r w:rsidRPr="0049233F">
        <w:rPr>
          <w:lang w:val="fr-FR"/>
          <w:rPrChange w:id="2149" w:author="The Si Tran" w:date="2012-12-05T23:02:00Z">
            <w:rPr>
              <w:rFonts w:cs="Arial"/>
              <w:b/>
              <w:bCs/>
              <w:iCs/>
              <w:sz w:val="28"/>
              <w:szCs w:val="28"/>
              <w:lang w:val="fr-FR"/>
            </w:rPr>
          </w:rPrChange>
        </w:rPr>
        <w:t xml:space="preserve">. Nếu một chuỗi thời gian có </w:t>
      </w:r>
      <w:r w:rsidR="002702C6" w:rsidRPr="0049233F">
        <w:rPr>
          <w:lang w:val="fr-FR"/>
          <w:rPrChange w:id="2150" w:author="The Si Tran" w:date="2012-12-05T23:02:00Z">
            <w:rPr>
              <w:rFonts w:cs="Arial"/>
              <w:b/>
              <w:bCs/>
              <w:iCs/>
              <w:sz w:val="28"/>
              <w:szCs w:val="28"/>
              <w:lang w:val="fr-FR"/>
            </w:rPr>
          </w:rPrChange>
        </w:rPr>
        <w:t xml:space="preserve">chứa </w:t>
      </w:r>
      <w:r w:rsidRPr="0049233F">
        <w:rPr>
          <w:lang w:val="fr-FR"/>
          <w:rPrChange w:id="2151"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152" w:author="The Si Tran" w:date="2012-12-05T23:02:00Z">
            <w:rPr>
              <w:rFonts w:cs="Arial"/>
              <w:b/>
              <w:bCs/>
              <w:iCs/>
              <w:sz w:val="28"/>
              <w:szCs w:val="28"/>
              <w:lang w:val="fr-FR"/>
            </w:rPr>
          </w:rPrChange>
        </w:rPr>
        <w:t xml:space="preserve"> Hình </w:t>
      </w:r>
      <w:ins w:id="2153" w:author="The Si Tran" w:date="2012-12-14T04:29:00Z">
        <w:r w:rsidR="007F6AD1">
          <w:rPr>
            <w:lang w:val="fr-FR"/>
          </w:rPr>
          <w:t>2.5</w:t>
        </w:r>
      </w:ins>
      <w:del w:id="2154" w:author="The Si Tran" w:date="2012-12-14T04:29:00Z">
        <w:r w:rsidR="000E05CE" w:rsidRPr="0049233F" w:rsidDel="007F6AD1">
          <w:rPr>
            <w:lang w:val="fr-FR"/>
            <w:rPrChange w:id="2155" w:author="The Si Tran" w:date="2012-12-05T23:02:00Z">
              <w:rPr>
                <w:rFonts w:cs="Arial"/>
                <w:b/>
                <w:bCs/>
                <w:iCs/>
                <w:sz w:val="28"/>
                <w:szCs w:val="28"/>
                <w:lang w:val="fr-FR"/>
              </w:rPr>
            </w:rPrChange>
          </w:rPr>
          <w:delText>3</w:delText>
        </w:r>
      </w:del>
      <w:r w:rsidR="000E05CE" w:rsidRPr="0049233F">
        <w:rPr>
          <w:lang w:val="fr-FR"/>
          <w:rPrChange w:id="2156" w:author="The Si Tran" w:date="2012-12-05T23:02:00Z">
            <w:rPr>
              <w:rFonts w:cs="Arial"/>
              <w:b/>
              <w:bCs/>
              <w:iCs/>
              <w:sz w:val="28"/>
              <w:szCs w:val="28"/>
              <w:lang w:val="fr-FR"/>
            </w:rPr>
          </w:rPrChange>
        </w:rPr>
        <w:t xml:space="preserve"> và </w:t>
      </w:r>
      <w:ins w:id="2157" w:author="The Si Tran" w:date="2012-12-14T04:29:00Z">
        <w:r w:rsidR="007F6AD1">
          <w:rPr>
            <w:lang w:val="fr-FR"/>
          </w:rPr>
          <w:t>2.6</w:t>
        </w:r>
      </w:ins>
      <w:del w:id="2158" w:author="The Si Tran" w:date="2012-12-14T04:29:00Z">
        <w:r w:rsidR="000E05CE" w:rsidRPr="0049233F" w:rsidDel="007F6AD1">
          <w:rPr>
            <w:lang w:val="fr-FR"/>
            <w:rPrChange w:id="2159" w:author="The Si Tran" w:date="2012-12-05T23:02:00Z">
              <w:rPr>
                <w:rFonts w:cs="Arial"/>
                <w:b/>
                <w:bCs/>
                <w:iCs/>
                <w:sz w:val="28"/>
                <w:szCs w:val="28"/>
                <w:lang w:val="fr-FR"/>
              </w:rPr>
            </w:rPrChange>
          </w:rPr>
          <w:delText>4</w:delText>
        </w:r>
      </w:del>
      <w:r w:rsidR="000E05CE" w:rsidRPr="0049233F">
        <w:rPr>
          <w:lang w:val="fr-FR"/>
          <w:rPrChange w:id="2160" w:author="The Si Tran" w:date="2012-12-05T23:02:00Z">
            <w:rPr>
              <w:rFonts w:cs="Arial"/>
              <w:b/>
              <w:bCs/>
              <w:iCs/>
              <w:sz w:val="28"/>
              <w:szCs w:val="28"/>
              <w:lang w:val="fr-FR"/>
            </w:rPr>
          </w:rPrChange>
        </w:rPr>
        <w:t xml:space="preserve"> là một minh họa </w:t>
      </w:r>
      <w:r w:rsidRPr="0049233F">
        <w:rPr>
          <w:lang w:val="fr-FR"/>
          <w:rPrChange w:id="2161"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162"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163" w:author="The Si Tran" w:date="2012-12-05T23:02:00Z">
            <w:rPr>
              <w:sz w:val="28"/>
              <w:szCs w:val="28"/>
              <w:lang w:val="fr-FR"/>
            </w:rPr>
          </w:rPrChange>
        </w:rPr>
      </w:pPr>
    </w:p>
    <w:p w14:paraId="397695C3" w14:textId="77777777" w:rsidR="005E5CD3" w:rsidDel="00B14D71" w:rsidRDefault="005E5CD3">
      <w:pPr>
        <w:jc w:val="center"/>
        <w:rPr>
          <w:del w:id="2164" w:author="The Si Tran" w:date="2012-12-11T23:19:00Z"/>
          <w:szCs w:val="26"/>
          <w:lang w:val="fr-FR"/>
        </w:rPr>
        <w:pPrChange w:id="2165" w:author="The Si Tran" w:date="2012-12-11T23:20:00Z">
          <w:pPr/>
        </w:pPrChange>
      </w:pPr>
      <w:r w:rsidRPr="0049233F">
        <w:rPr>
          <w:noProof/>
          <w:szCs w:val="26"/>
          <w:rPrChange w:id="2166" w:author="Unknown">
            <w:rPr>
              <w:noProof/>
              <w:sz w:val="28"/>
              <w:szCs w:val="28"/>
            </w:rPr>
          </w:rPrChange>
        </w:rPr>
        <w:drawing>
          <wp:inline distT="0" distB="0" distL="0" distR="0" wp14:anchorId="1ABE0FFF" wp14:editId="6088BF2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ind w:firstLine="720"/>
        <w:jc w:val="center"/>
        <w:rPr>
          <w:del w:id="2167" w:author="The Si Tran" w:date="2012-12-11T23:19:00Z"/>
          <w:szCs w:val="26"/>
          <w:lang w:val="fr-FR"/>
          <w:rPrChange w:id="2168" w:author="The Si Tran" w:date="2012-12-05T23:02:00Z">
            <w:rPr>
              <w:del w:id="2169" w:author="The Si Tran" w:date="2012-12-11T23:19:00Z"/>
              <w:sz w:val="28"/>
              <w:szCs w:val="28"/>
              <w:lang w:val="fr-FR"/>
            </w:rPr>
          </w:rPrChange>
        </w:rPr>
        <w:pPrChange w:id="2170" w:author="The Si Tran" w:date="2012-12-11T23:20:00Z">
          <w:pPr/>
        </w:pPrChange>
      </w:pPr>
    </w:p>
    <w:p w14:paraId="0EB2DAD1" w14:textId="77777777" w:rsidR="005E5CD3" w:rsidRPr="0049233F" w:rsidRDefault="005E5CD3">
      <w:pPr>
        <w:jc w:val="center"/>
        <w:rPr>
          <w:szCs w:val="26"/>
          <w:lang w:val="fr-FR"/>
          <w:rPrChange w:id="2171" w:author="The Si Tran" w:date="2012-12-05T23:02:00Z">
            <w:rPr>
              <w:sz w:val="28"/>
              <w:szCs w:val="28"/>
              <w:lang w:val="fr-FR"/>
            </w:rPr>
          </w:rPrChange>
        </w:rPr>
        <w:pPrChange w:id="2172" w:author="The Si Tran" w:date="2012-12-11T23:20:00Z">
          <w:pPr/>
        </w:pPrChange>
      </w:pPr>
    </w:p>
    <w:p w14:paraId="7E81300E" w14:textId="52AFD164" w:rsidR="005E5CD3" w:rsidDel="00B14D71" w:rsidRDefault="005E5CD3">
      <w:pPr>
        <w:pStyle w:val="Hinh"/>
        <w:jc w:val="center"/>
        <w:rPr>
          <w:del w:id="2173" w:author="The Si Tran" w:date="2012-12-14T04:39:00Z"/>
        </w:rPr>
        <w:pPrChange w:id="2174" w:author="The Si Tran" w:date="2012-12-14T04:39:00Z">
          <w:pPr/>
        </w:pPrChange>
      </w:pPr>
      <w:bookmarkStart w:id="2175" w:name="_Toc312142077"/>
      <w:bookmarkStart w:id="2176" w:name="_Toc343029952"/>
      <w:bookmarkStart w:id="2177" w:name="_Toc343220885"/>
      <w:r w:rsidRPr="00D9284D">
        <w:rPr>
          <w:rPrChange w:id="2178" w:author="The Si Tran" w:date="2012-12-11T23:18:00Z">
            <w:rPr>
              <w:sz w:val="28"/>
              <w:szCs w:val="28"/>
              <w:lang w:val="fr-FR"/>
            </w:rPr>
          </w:rPrChange>
        </w:rPr>
        <w:t xml:space="preserve">Hình </w:t>
      </w:r>
      <w:del w:id="2179" w:author="The Si Tran" w:date="2012-12-11T23:18:00Z">
        <w:r w:rsidRPr="00D9284D" w:rsidDel="00D9284D">
          <w:rPr>
            <w:rPrChange w:id="2180" w:author="The Si Tran" w:date="2012-12-11T23:18:00Z">
              <w:rPr>
                <w:sz w:val="28"/>
                <w:szCs w:val="28"/>
              </w:rPr>
            </w:rPrChange>
          </w:rPr>
          <w:fldChar w:fldCharType="begin"/>
        </w:r>
        <w:r w:rsidRPr="00D9284D" w:rsidDel="00D9284D">
          <w:rPr>
            <w:rPrChange w:id="2181" w:author="The Si Tran" w:date="2012-12-11T23:18:00Z">
              <w:rPr>
                <w:sz w:val="28"/>
                <w:szCs w:val="28"/>
                <w:lang w:val="fr-FR"/>
              </w:rPr>
            </w:rPrChange>
          </w:rPr>
          <w:delInstrText xml:space="preserve"> SEQ Hình \* ARABIC </w:delInstrText>
        </w:r>
        <w:r w:rsidRPr="00D9284D" w:rsidDel="00D9284D">
          <w:rPr>
            <w:rPrChange w:id="2182" w:author="The Si Tran" w:date="2012-12-11T23:18:00Z">
              <w:rPr>
                <w:sz w:val="28"/>
                <w:szCs w:val="28"/>
              </w:rPr>
            </w:rPrChange>
          </w:rPr>
          <w:fldChar w:fldCharType="separate"/>
        </w:r>
        <w:r w:rsidRPr="00D9284D" w:rsidDel="00D9284D">
          <w:rPr>
            <w:rPrChange w:id="2183" w:author="The Si Tran" w:date="2012-12-11T23:18:00Z">
              <w:rPr>
                <w:noProof/>
                <w:sz w:val="28"/>
                <w:szCs w:val="28"/>
                <w:lang w:val="fr-FR"/>
              </w:rPr>
            </w:rPrChange>
          </w:rPr>
          <w:delText>3</w:delText>
        </w:r>
        <w:r w:rsidRPr="00D9284D" w:rsidDel="00D9284D">
          <w:rPr>
            <w:rPrChange w:id="2184" w:author="The Si Tran" w:date="2012-12-11T23:18:00Z">
              <w:rPr>
                <w:sz w:val="28"/>
                <w:szCs w:val="28"/>
              </w:rPr>
            </w:rPrChange>
          </w:rPr>
          <w:fldChar w:fldCharType="end"/>
        </w:r>
        <w:r w:rsidRPr="00D9284D" w:rsidDel="00D9284D">
          <w:rPr>
            <w:rPrChange w:id="2185" w:author="The Si Tran" w:date="2012-12-11T23:18:00Z">
              <w:rPr>
                <w:sz w:val="28"/>
                <w:szCs w:val="28"/>
                <w:lang w:val="fr-FR"/>
              </w:rPr>
            </w:rPrChange>
          </w:rPr>
          <w:delText xml:space="preserve"> </w:delText>
        </w:r>
      </w:del>
      <w:ins w:id="2186" w:author="The Si Tran" w:date="2012-12-11T23:18:00Z">
        <w:r w:rsidR="00D9284D">
          <w:t>2.</w:t>
        </w:r>
        <w:r w:rsidR="007F6AD1">
          <w:t>5:</w:t>
        </w:r>
        <w:r w:rsidR="00D9284D" w:rsidRPr="00D9284D">
          <w:rPr>
            <w:rPrChange w:id="2187" w:author="The Si Tran" w:date="2012-12-11T23:18:00Z">
              <w:rPr>
                <w:sz w:val="28"/>
                <w:szCs w:val="28"/>
                <w:lang w:val="fr-FR"/>
              </w:rPr>
            </w:rPrChange>
          </w:rPr>
          <w:t xml:space="preserve"> </w:t>
        </w:r>
      </w:ins>
      <w:r w:rsidRPr="00444FC1">
        <w:rPr>
          <w:rPrChange w:id="2188" w:author="The Si Tran" w:date="2012-12-14T07:28:00Z">
            <w:rPr>
              <w:sz w:val="28"/>
              <w:szCs w:val="28"/>
              <w:lang w:val="fr-FR"/>
            </w:rPr>
          </w:rPrChange>
        </w:rPr>
        <w:t>Độ tăng nhiệt độ trung bình hàng năm từ 1856 đến 2005</w:t>
      </w:r>
      <w:bookmarkEnd w:id="2175"/>
      <w:bookmarkEnd w:id="2176"/>
      <w:bookmarkEnd w:id="2177"/>
    </w:p>
    <w:p w14:paraId="3D1D88C4" w14:textId="77777777" w:rsidR="00B14D71" w:rsidRPr="00D9284D" w:rsidRDefault="00B14D71">
      <w:pPr>
        <w:pStyle w:val="Hinh"/>
        <w:jc w:val="center"/>
        <w:rPr>
          <w:ins w:id="2189" w:author="The Si Tran" w:date="2012-12-14T04:39:00Z"/>
          <w:rPrChange w:id="2190" w:author="The Si Tran" w:date="2012-12-11T23:18:00Z">
            <w:rPr>
              <w:ins w:id="2191" w:author="The Si Tran" w:date="2012-12-14T04:39:00Z"/>
              <w:sz w:val="28"/>
              <w:szCs w:val="28"/>
              <w:lang w:val="fr-FR"/>
            </w:rPr>
          </w:rPrChange>
        </w:rPr>
        <w:pPrChange w:id="2192" w:author="The Si Tran" w:date="2012-12-11T23:20:00Z">
          <w:pPr>
            <w:pStyle w:val="Caption"/>
            <w:ind w:firstLine="540"/>
          </w:pPr>
        </w:pPrChange>
      </w:pPr>
    </w:p>
    <w:p w14:paraId="31148E76" w14:textId="77777777" w:rsidR="005E5CD3" w:rsidRPr="0049233F" w:rsidDel="00B14D71" w:rsidRDefault="005E5CD3" w:rsidP="005E5CD3">
      <w:pPr>
        <w:rPr>
          <w:del w:id="2193" w:author="The Si Tran" w:date="2012-12-14T04:39:00Z"/>
          <w:szCs w:val="26"/>
          <w:lang w:val="fr-FR"/>
          <w:rPrChange w:id="2194" w:author="The Si Tran" w:date="2012-12-05T23:02:00Z">
            <w:rPr>
              <w:del w:id="2195" w:author="The Si Tran" w:date="2012-12-14T04:39:00Z"/>
              <w:sz w:val="28"/>
              <w:szCs w:val="28"/>
              <w:lang w:val="fr-FR"/>
            </w:rPr>
          </w:rPrChange>
        </w:rPr>
      </w:pPr>
    </w:p>
    <w:p w14:paraId="7CAA14BD" w14:textId="77777777" w:rsidR="005E5CD3" w:rsidRPr="0049233F" w:rsidRDefault="005E5CD3">
      <w:pPr>
        <w:pStyle w:val="Hinh"/>
        <w:jc w:val="center"/>
        <w:rPr>
          <w:lang w:val="fr-FR"/>
          <w:rPrChange w:id="2196" w:author="The Si Tran" w:date="2012-12-05T23:02:00Z">
            <w:rPr>
              <w:sz w:val="28"/>
              <w:szCs w:val="28"/>
              <w:lang w:val="fr-FR"/>
            </w:rPr>
          </w:rPrChange>
        </w:rPr>
        <w:pPrChange w:id="2197" w:author="The Si Tran" w:date="2012-12-14T04:39:00Z">
          <w:pPr/>
        </w:pPrChange>
      </w:pPr>
    </w:p>
    <w:p w14:paraId="23EA88A1" w14:textId="77777777" w:rsidR="005E5CD3" w:rsidRPr="0049233F" w:rsidRDefault="005E5CD3">
      <w:pPr>
        <w:jc w:val="center"/>
        <w:rPr>
          <w:szCs w:val="26"/>
          <w:lang w:val="fr-FR"/>
          <w:rPrChange w:id="2198" w:author="The Si Tran" w:date="2012-12-05T23:02:00Z">
            <w:rPr>
              <w:sz w:val="28"/>
              <w:szCs w:val="28"/>
              <w:lang w:val="fr-FR"/>
            </w:rPr>
          </w:rPrChange>
        </w:rPr>
        <w:pPrChange w:id="2199" w:author="The Si Tran" w:date="2012-12-14T04:38:00Z">
          <w:pPr/>
        </w:pPrChange>
      </w:pPr>
      <w:r w:rsidRPr="0049233F">
        <w:rPr>
          <w:noProof/>
          <w:szCs w:val="26"/>
          <w:rPrChange w:id="2200" w:author="Unknown">
            <w:rPr>
              <w:b/>
              <w:bCs/>
              <w:noProof/>
              <w:sz w:val="28"/>
              <w:szCs w:val="28"/>
            </w:rPr>
          </w:rPrChange>
        </w:rPr>
        <w:lastRenderedPageBreak/>
        <w:drawing>
          <wp:inline distT="0" distB="0" distL="0" distR="0" wp14:anchorId="1089E5D1" wp14:editId="791B19A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201" w:author="The Si Tran" w:date="2012-12-11T23:21:00Z"/>
          <w:lang w:val="fr-FR"/>
        </w:rPr>
        <w:pPrChange w:id="2202" w:author="The Si Tran" w:date="2012-12-11T23:21:00Z">
          <w:pPr/>
        </w:pPrChange>
      </w:pPr>
      <w:bookmarkStart w:id="2203" w:name="_Toc343220886"/>
      <w:bookmarkStart w:id="2204" w:name="_Toc312142078"/>
      <w:bookmarkStart w:id="2205" w:name="_Toc343029953"/>
      <w:r w:rsidRPr="0049233F">
        <w:rPr>
          <w:lang w:val="fr-FR"/>
          <w:rPrChange w:id="2206" w:author="The Si Tran" w:date="2012-12-05T23:02:00Z">
            <w:rPr>
              <w:sz w:val="28"/>
              <w:szCs w:val="28"/>
              <w:lang w:val="fr-FR"/>
            </w:rPr>
          </w:rPrChange>
        </w:rPr>
        <w:t xml:space="preserve">Hình </w:t>
      </w:r>
      <w:del w:id="2207" w:author="The Si Tran" w:date="2012-12-11T23:21:00Z">
        <w:r w:rsidRPr="0049233F" w:rsidDel="00F9196F">
          <w:rPr>
            <w:rPrChange w:id="2208" w:author="The Si Tran" w:date="2012-12-05T23:02:00Z">
              <w:rPr>
                <w:sz w:val="28"/>
                <w:szCs w:val="28"/>
              </w:rPr>
            </w:rPrChange>
          </w:rPr>
          <w:fldChar w:fldCharType="begin"/>
        </w:r>
        <w:r w:rsidRPr="0049233F" w:rsidDel="00F9196F">
          <w:rPr>
            <w:lang w:val="fr-FR"/>
            <w:rPrChange w:id="2209" w:author="The Si Tran" w:date="2012-12-05T23:02:00Z">
              <w:rPr>
                <w:sz w:val="28"/>
                <w:szCs w:val="28"/>
                <w:lang w:val="fr-FR"/>
              </w:rPr>
            </w:rPrChange>
          </w:rPr>
          <w:delInstrText xml:space="preserve"> SEQ Hình \* ARABIC </w:delInstrText>
        </w:r>
        <w:r w:rsidRPr="0049233F" w:rsidDel="00F9196F">
          <w:rPr>
            <w:rPrChange w:id="2210" w:author="The Si Tran" w:date="2012-12-05T23:02:00Z">
              <w:rPr>
                <w:sz w:val="28"/>
                <w:szCs w:val="28"/>
              </w:rPr>
            </w:rPrChange>
          </w:rPr>
          <w:fldChar w:fldCharType="separate"/>
        </w:r>
        <w:r w:rsidRPr="0049233F" w:rsidDel="00F9196F">
          <w:rPr>
            <w:noProof/>
            <w:lang w:val="fr-FR"/>
            <w:rPrChange w:id="2211" w:author="The Si Tran" w:date="2012-12-05T23:02:00Z">
              <w:rPr>
                <w:noProof/>
                <w:sz w:val="28"/>
                <w:szCs w:val="28"/>
                <w:lang w:val="fr-FR"/>
              </w:rPr>
            </w:rPrChange>
          </w:rPr>
          <w:delText>4</w:delText>
        </w:r>
        <w:r w:rsidRPr="0049233F" w:rsidDel="00F9196F">
          <w:rPr>
            <w:rPrChange w:id="2212" w:author="The Si Tran" w:date="2012-12-05T23:02:00Z">
              <w:rPr>
                <w:sz w:val="28"/>
                <w:szCs w:val="28"/>
              </w:rPr>
            </w:rPrChange>
          </w:rPr>
          <w:fldChar w:fldCharType="end"/>
        </w:r>
        <w:r w:rsidRPr="0049233F" w:rsidDel="00F9196F">
          <w:rPr>
            <w:lang w:val="fr-FR"/>
            <w:rPrChange w:id="2213" w:author="The Si Tran" w:date="2012-12-05T23:02:00Z">
              <w:rPr>
                <w:sz w:val="28"/>
                <w:szCs w:val="28"/>
                <w:lang w:val="fr-FR"/>
              </w:rPr>
            </w:rPrChange>
          </w:rPr>
          <w:delText xml:space="preserve"> </w:delText>
        </w:r>
      </w:del>
      <w:ins w:id="2214" w:author="The Si Tran" w:date="2012-12-11T23:21:00Z">
        <w:r w:rsidR="00F9196F">
          <w:t>2.</w:t>
        </w:r>
        <w:r w:rsidR="007F6AD1">
          <w:t>6:</w:t>
        </w:r>
        <w:r w:rsidR="00F9196F" w:rsidRPr="0049233F">
          <w:rPr>
            <w:lang w:val="fr-FR"/>
            <w:rPrChange w:id="2215" w:author="The Si Tran" w:date="2012-12-05T23:02:00Z">
              <w:rPr>
                <w:sz w:val="28"/>
                <w:szCs w:val="28"/>
                <w:lang w:val="fr-FR"/>
              </w:rPr>
            </w:rPrChange>
          </w:rPr>
          <w:t xml:space="preserve"> </w:t>
        </w:r>
      </w:ins>
      <w:r w:rsidRPr="00444FC1">
        <w:rPr>
          <w:lang w:val="fr-FR"/>
          <w:rPrChange w:id="2216" w:author="The Si Tran" w:date="2012-12-14T07:28:00Z">
            <w:rPr>
              <w:sz w:val="28"/>
              <w:szCs w:val="28"/>
              <w:lang w:val="fr-FR"/>
            </w:rPr>
          </w:rPrChange>
        </w:rPr>
        <w:t>Hàm tự tương quan của chuỗi tăng nhiệt độ trung bình hàng năm từ 1856 đến 2005</w:t>
      </w:r>
      <w:bookmarkEnd w:id="2203"/>
      <w:del w:id="2217" w:author="The Si Tran" w:date="2012-12-11T23:21:00Z">
        <w:r w:rsidRPr="00F9196F" w:rsidDel="00CF6224">
          <w:rPr>
            <w:lang w:val="fr-FR"/>
            <w:rPrChange w:id="2218" w:author="The Si Tran" w:date="2012-12-11T23:20:00Z">
              <w:rPr>
                <w:sz w:val="28"/>
                <w:szCs w:val="28"/>
                <w:lang w:val="fr-FR"/>
              </w:rPr>
            </w:rPrChange>
          </w:rPr>
          <w:delText>.</w:delText>
        </w:r>
        <w:bookmarkEnd w:id="2204"/>
        <w:bookmarkEnd w:id="2205"/>
      </w:del>
    </w:p>
    <w:p w14:paraId="4209720A" w14:textId="77777777" w:rsidR="00CF6224" w:rsidRPr="0049233F" w:rsidRDefault="00CF6224">
      <w:pPr>
        <w:pStyle w:val="Hinh"/>
        <w:rPr>
          <w:ins w:id="2219" w:author="The Si Tran" w:date="2012-12-11T23:21:00Z"/>
          <w:lang w:val="fr-FR"/>
          <w:rPrChange w:id="2220" w:author="The Si Tran" w:date="2012-12-05T23:02:00Z">
            <w:rPr>
              <w:ins w:id="2221" w:author="The Si Tran" w:date="2012-12-11T23:21:00Z"/>
              <w:sz w:val="28"/>
              <w:szCs w:val="28"/>
              <w:lang w:val="fr-FR"/>
            </w:rPr>
          </w:rPrChange>
        </w:rPr>
        <w:pPrChange w:id="2222" w:author="The Si Tran" w:date="2012-12-11T23:21:00Z">
          <w:pPr>
            <w:pStyle w:val="Caption"/>
            <w:ind w:firstLine="540"/>
          </w:pPr>
        </w:pPrChange>
      </w:pPr>
    </w:p>
    <w:p w14:paraId="7F68B947" w14:textId="77777777" w:rsidR="005E5CD3" w:rsidRPr="0049233F" w:rsidDel="00B14D71" w:rsidRDefault="005E5CD3">
      <w:pPr>
        <w:pStyle w:val="Hinh"/>
        <w:rPr>
          <w:del w:id="2223" w:author="The Si Tran" w:date="2012-12-14T04:39:00Z"/>
          <w:lang w:val="fr-FR"/>
          <w:rPrChange w:id="2224" w:author="The Si Tran" w:date="2012-12-05T23:02:00Z">
            <w:rPr>
              <w:del w:id="2225" w:author="The Si Tran" w:date="2012-12-14T04:39:00Z"/>
              <w:sz w:val="28"/>
              <w:szCs w:val="28"/>
              <w:lang w:val="fr-FR"/>
            </w:rPr>
          </w:rPrChange>
        </w:rPr>
        <w:pPrChange w:id="2226" w:author="The Si Tran" w:date="2012-12-11T23:21:00Z">
          <w:pPr/>
        </w:pPrChange>
      </w:pPr>
    </w:p>
    <w:p w14:paraId="6F98DC37" w14:textId="77777777" w:rsidR="000E05CE" w:rsidDel="00444FC1" w:rsidRDefault="000E05CE">
      <w:pPr>
        <w:rPr>
          <w:del w:id="2227" w:author="The Si Tran" w:date="2012-12-14T07:29:00Z"/>
          <w:szCs w:val="26"/>
          <w:lang w:val="fr-FR"/>
        </w:rPr>
        <w:pPrChange w:id="2228" w:author="The Si Tran" w:date="2012-12-14T07:29:00Z">
          <w:pPr>
            <w:ind w:firstLine="720"/>
          </w:pPr>
        </w:pPrChange>
      </w:pPr>
      <w:del w:id="2229" w:author="The Si Tran" w:date="2012-12-14T07:29:00Z">
        <w:r w:rsidRPr="0049233F" w:rsidDel="00444FC1">
          <w:rPr>
            <w:lang w:val="fr-FR"/>
            <w:rPrChange w:id="2230" w:author="The Si Tran" w:date="2012-12-05T23:02:00Z">
              <w:rPr>
                <w:sz w:val="28"/>
                <w:szCs w:val="28"/>
                <w:lang w:val="fr-FR"/>
              </w:rPr>
            </w:rPrChange>
          </w:rPr>
          <w:tab/>
        </w:r>
      </w:del>
      <w:r w:rsidRPr="0049233F">
        <w:rPr>
          <w:lang w:val="fr-FR"/>
          <w:rPrChange w:id="2231" w:author="The Si Tran" w:date="2012-12-05T23:02:00Z">
            <w:rPr>
              <w:sz w:val="28"/>
              <w:szCs w:val="28"/>
              <w:lang w:val="fr-FR"/>
            </w:rPr>
          </w:rPrChange>
        </w:rPr>
        <w:t xml:space="preserve">Chuỗi thời gian tĩnh (stationary time series) là chuỗi thời gian có trung bình và phương sai độc lập với thời gian </w:t>
      </w:r>
      <w:r w:rsidRPr="0049233F">
        <w:rPr>
          <w:lang w:val="fr-FR"/>
          <w:rPrChange w:id="2232" w:author="The Si Tran" w:date="2012-12-05T23:02:00Z">
            <w:rPr>
              <w:sz w:val="28"/>
              <w:szCs w:val="28"/>
              <w:lang w:val="fr-FR"/>
            </w:rPr>
          </w:rPrChange>
        </w:rPr>
        <w:fldChar w:fldCharType="begin"/>
      </w:r>
      <w:r w:rsidRPr="0049233F">
        <w:rPr>
          <w:lang w:val="fr-FR"/>
          <w:rPrChange w:id="2233"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del w:id="2234" w:author="The Si Tran" w:date="2012-12-12T14:11:00Z">
        <w:r w:rsidRPr="0049233F">
          <w:rPr>
            <w:lang w:val="fr-FR"/>
            <w:rPrChange w:id="2235" w:author="The Si Tran" w:date="2012-12-05T23:02:00Z">
              <w:rPr>
                <w:sz w:val="28"/>
                <w:szCs w:val="28"/>
                <w:lang w:val="fr-FR"/>
              </w:rPr>
            </w:rPrChange>
          </w:rPr>
          <w:fldChar w:fldCharType="separate"/>
        </w:r>
        <w:r w:rsidRPr="0049233F" w:rsidDel="009D276E">
          <w:delText>[1]</w:delText>
        </w:r>
      </w:del>
      <w:r w:rsidRPr="0049233F">
        <w:rPr>
          <w:lang w:val="fr-FR"/>
          <w:rPrChange w:id="2236" w:author="The Si Tran" w:date="2012-12-05T23:02:00Z">
            <w:rPr>
              <w:sz w:val="28"/>
              <w:szCs w:val="28"/>
              <w:lang w:val="fr-FR"/>
            </w:rPr>
          </w:rPrChange>
        </w:rPr>
        <w:fldChar w:fldCharType="end"/>
      </w:r>
      <w:r w:rsidRPr="0049233F">
        <w:rPr>
          <w:lang w:val="fr-FR"/>
          <w:rPrChange w:id="2237" w:author="The Si Tran" w:date="2012-12-05T23:02:00Z">
            <w:rPr>
              <w:sz w:val="28"/>
              <w:szCs w:val="28"/>
              <w:lang w:val="fr-FR"/>
            </w:rPr>
          </w:rPrChange>
        </w:rPr>
        <w:t xml:space="preserve">. Có nghĩa rằng, </w:t>
      </w:r>
      <w:del w:id="2238" w:author="The Si Tran" w:date="2012-12-14T07:29:00Z">
        <w:r w:rsidRPr="0049233F" w:rsidDel="00444FC1">
          <w:rPr>
            <w:lang w:val="fr-FR"/>
            <w:rPrChange w:id="2239" w:author="The Si Tran" w:date="2012-12-05T23:02:00Z">
              <w:rPr>
                <w:sz w:val="28"/>
                <w:szCs w:val="28"/>
                <w:lang w:val="fr-FR"/>
              </w:rPr>
            </w:rPrChange>
          </w:rPr>
          <w:delText xml:space="preserve"> </w:delText>
        </w:r>
      </w:del>
      <w:r w:rsidRPr="0049233F">
        <w:rPr>
          <w:lang w:val="fr-FR"/>
          <w:rPrChange w:id="2240"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241" w:author="The Si Tran" w:date="2012-12-14T07:29:00Z"/>
          <w:lang w:val="fr-FR"/>
          <w:rPrChange w:id="2242" w:author="The Si Tran" w:date="2012-12-05T23:02:00Z">
            <w:rPr>
              <w:ins w:id="2243" w:author="The Si Tran" w:date="2012-12-14T07:29:00Z"/>
              <w:sz w:val="28"/>
              <w:szCs w:val="28"/>
              <w:lang w:val="fr-FR"/>
            </w:rPr>
          </w:rPrChange>
        </w:rPr>
      </w:pPr>
    </w:p>
    <w:p w14:paraId="56451AE5" w14:textId="77777777" w:rsidR="00024E93" w:rsidRPr="0049233F" w:rsidRDefault="00024E93">
      <w:pPr>
        <w:rPr>
          <w:szCs w:val="26"/>
          <w:lang w:val="fr-FR"/>
          <w:rPrChange w:id="2244" w:author="The Si Tran" w:date="2012-12-05T23:02:00Z">
            <w:rPr>
              <w:sz w:val="28"/>
              <w:szCs w:val="28"/>
              <w:lang w:val="fr-FR"/>
            </w:rPr>
          </w:rPrChange>
        </w:rPr>
        <w:pPrChange w:id="2245" w:author="The Si Tran" w:date="2012-12-14T07:29:00Z">
          <w:pPr>
            <w:ind w:firstLine="720"/>
          </w:pPr>
        </w:pPrChange>
      </w:pPr>
      <w:r w:rsidRPr="0049233F">
        <w:rPr>
          <w:szCs w:val="26"/>
          <w:lang w:val="fr-FR"/>
          <w:rPrChange w:id="2246"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77777777" w:rsidR="00024E93" w:rsidRPr="0049233F" w:rsidRDefault="00024E93" w:rsidP="00024E93">
      <w:pPr>
        <w:rPr>
          <w:szCs w:val="26"/>
          <w:lang w:val="fr-FR"/>
          <w:rPrChange w:id="2247" w:author="The Si Tran" w:date="2012-12-05T23:02:00Z">
            <w:rPr>
              <w:sz w:val="28"/>
              <w:szCs w:val="28"/>
              <w:lang w:val="fr-FR"/>
            </w:rPr>
          </w:rPrChange>
        </w:rPr>
      </w:pPr>
      <w:r w:rsidRPr="0049233F">
        <w:rPr>
          <w:b/>
          <w:szCs w:val="26"/>
          <w:lang w:val="fr-FR"/>
          <w:rPrChange w:id="2248" w:author="The Si Tran" w:date="2012-12-05T23:02:00Z">
            <w:rPr>
              <w:b/>
              <w:sz w:val="28"/>
              <w:szCs w:val="28"/>
              <w:lang w:val="fr-FR"/>
            </w:rPr>
          </w:rPrChange>
        </w:rPr>
        <w:t>Định Nghĩa :</w:t>
      </w:r>
      <w:r w:rsidRPr="0049233F">
        <w:rPr>
          <w:szCs w:val="26"/>
          <w:lang w:val="fr-FR"/>
          <w:rPrChange w:id="2249" w:author="The Si Tran" w:date="2012-12-05T23:02:00Z">
            <w:rPr>
              <w:sz w:val="28"/>
              <w:szCs w:val="28"/>
              <w:lang w:val="fr-FR"/>
            </w:rPr>
          </w:rPrChange>
        </w:rPr>
        <w:t xml:space="preserve"> Một chuỗi thời gian </w:t>
      </w:r>
      <m:oMath>
        <m:d>
          <m:dPr>
            <m:begChr m:val="{"/>
            <m:endChr m:val="}"/>
            <m:ctrlPr>
              <w:ins w:id="2250" w:author="The Si Tran" w:date="2012-12-05T23:48:00Z">
                <w:rPr>
                  <w:rFonts w:ascii="Cambria Math" w:hAnsi="Cambria Math"/>
                  <w:i/>
                  <w:szCs w:val="26"/>
                  <w:lang w:val="fr-FR"/>
                </w:rPr>
              </w:ins>
            </m:ctrlPr>
          </m:dPr>
          <m:e>
            <m:sSub>
              <m:sSubPr>
                <m:ctrlPr>
                  <w:ins w:id="2251" w:author="The Si Tran" w:date="2012-12-05T23:48:00Z">
                    <w:rPr>
                      <w:rFonts w:ascii="Cambria Math" w:hAnsi="Cambria Math"/>
                      <w:i/>
                      <w:szCs w:val="26"/>
                      <w:lang w:val="fr-FR"/>
                    </w:rPr>
                  </w:ins>
                </m:ctrlPr>
              </m:sSubPr>
              <m:e>
                <w:ins w:id="2252" w:author="The Si Tran" w:date="2012-12-05T23:48:00Z">
                  <m:r>
                    <w:rPr>
                      <w:rFonts w:ascii="Cambria Math" w:hAnsi="Cambria Math"/>
                      <w:szCs w:val="26"/>
                      <w:lang w:val="fr-FR"/>
                    </w:rPr>
                    <m:t>X</m:t>
                  </m:r>
                </w:ins>
              </m:e>
              <m:sub>
                <w:ins w:id="2253" w:author="The Si Tran" w:date="2012-12-05T23:48:00Z">
                  <m:r>
                    <w:rPr>
                      <w:rFonts w:ascii="Cambria Math" w:hAnsi="Cambria Math"/>
                      <w:szCs w:val="26"/>
                      <w:lang w:val="fr-FR"/>
                    </w:rPr>
                    <m:t>t</m:t>
                  </m:r>
                </w:ins>
              </m:sub>
            </m:sSub>
          </m:e>
        </m:d>
      </m:oMath>
      <w:del w:id="2254" w:author="The Si Tran" w:date="2012-12-05T23:48:00Z">
        <w:r w:rsidRPr="0049233F" w:rsidDel="005B11DB">
          <w:rPr>
            <w:szCs w:val="26"/>
            <w:lang w:val="fr-FR"/>
            <w:rPrChange w:id="2255" w:author="The Si Tran" w:date="2012-12-05T23:02:00Z">
              <w:rPr>
                <w:sz w:val="28"/>
                <w:szCs w:val="28"/>
                <w:lang w:val="fr-FR"/>
              </w:rPr>
            </w:rPrChange>
          </w:rPr>
          <w:delText>{X</w:delText>
        </w:r>
        <w:r w:rsidRPr="0049233F" w:rsidDel="005B11DB">
          <w:rPr>
            <w:szCs w:val="26"/>
            <w:vertAlign w:val="subscript"/>
            <w:lang w:val="fr-FR"/>
            <w:rPrChange w:id="2256" w:author="The Si Tran" w:date="2012-12-05T23:02:00Z">
              <w:rPr>
                <w:sz w:val="28"/>
                <w:szCs w:val="28"/>
                <w:vertAlign w:val="subscript"/>
                <w:lang w:val="fr-FR"/>
              </w:rPr>
            </w:rPrChange>
          </w:rPr>
          <w:delText>t</w:delText>
        </w:r>
        <w:r w:rsidRPr="0049233F" w:rsidDel="005B11DB">
          <w:rPr>
            <w:szCs w:val="26"/>
            <w:lang w:val="fr-FR"/>
            <w:rPrChange w:id="2257" w:author="The Si Tran" w:date="2012-12-05T23:02:00Z">
              <w:rPr>
                <w:sz w:val="28"/>
                <w:szCs w:val="28"/>
                <w:lang w:val="fr-FR"/>
              </w:rPr>
            </w:rPrChange>
          </w:rPr>
          <w:delText>}</w:delText>
        </w:r>
      </w:del>
      <w:r w:rsidRPr="0049233F">
        <w:rPr>
          <w:szCs w:val="26"/>
          <w:lang w:val="fr-FR"/>
          <w:rPrChange w:id="2258" w:author="The Si Tran" w:date="2012-12-05T23:02:00Z">
            <w:rPr>
              <w:sz w:val="28"/>
              <w:szCs w:val="28"/>
              <w:lang w:val="fr-FR"/>
            </w:rPr>
          </w:rPrChange>
        </w:rPr>
        <w:t xml:space="preserve"> có tính chất tĩnh hay gọi là chuỗi thời gian tĩnh nếu nó thỏa mãn hai tính chất sau </w:t>
      </w:r>
    </w:p>
    <w:p w14:paraId="263EDCF4" w14:textId="77777777" w:rsidR="00024E93" w:rsidRPr="0049233F" w:rsidRDefault="00024E93" w:rsidP="00024E93">
      <w:pPr>
        <w:rPr>
          <w:szCs w:val="26"/>
          <w:lang w:val="fr-FR"/>
          <w:rPrChange w:id="2259" w:author="The Si Tran" w:date="2012-12-05T23:02:00Z">
            <w:rPr>
              <w:sz w:val="28"/>
              <w:szCs w:val="28"/>
              <w:lang w:val="fr-FR"/>
            </w:rPr>
          </w:rPrChange>
        </w:rPr>
      </w:pPr>
      <w:r w:rsidRPr="0049233F">
        <w:rPr>
          <w:szCs w:val="26"/>
          <w:lang w:val="fr-FR"/>
          <w:rPrChange w:id="2260" w:author="The Si Tran" w:date="2012-12-05T23:02:00Z">
            <w:rPr>
              <w:sz w:val="28"/>
              <w:szCs w:val="28"/>
              <w:lang w:val="fr-FR"/>
            </w:rPr>
          </w:rPrChange>
        </w:rPr>
        <w:t xml:space="preserve">         (1) </w:t>
      </w:r>
      <w:ins w:id="2261"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262" w:author="The Si Tran" w:date="2012-12-05T23:49:00Z">
        <m:oMath>
          <m:r>
            <w:rPr>
              <w:rFonts w:ascii="Cambria Math" w:hAnsi="Cambria Math"/>
              <w:szCs w:val="26"/>
              <w:lang w:val="fr-FR"/>
            </w:rPr>
            <m:t>=μ ∀t</m:t>
          </m:r>
        </m:oMath>
      </w:ins>
      <w:r w:rsidRPr="0049233F">
        <w:rPr>
          <w:szCs w:val="26"/>
          <w:lang w:val="fr-FR"/>
          <w:rPrChange w:id="2263" w:author="The Si Tran" w:date="2012-12-05T23:02:00Z">
            <w:rPr>
              <w:sz w:val="28"/>
              <w:szCs w:val="28"/>
              <w:lang w:val="fr-FR"/>
            </w:rPr>
          </w:rPrChange>
        </w:rPr>
        <w:t xml:space="preserve"> </w:t>
      </w:r>
      <w:del w:id="2264" w:author="The Si Tran" w:date="2012-12-05T23:49:00Z">
        <w:r w:rsidRPr="00082976" w:rsidDel="00CB56EB">
          <w:rPr>
            <w:position w:val="-12"/>
            <w:szCs w:val="26"/>
            <w:lang w:val="fr-FR"/>
          </w:rPr>
          <w:object w:dxaOrig="1400" w:dyaOrig="360" w14:anchorId="29CEAC57">
            <v:shape id="_x0000_i1039" type="#_x0000_t75" style="width:89.6pt;height:24.3pt" o:ole="">
              <v:imagedata r:id="rId43" o:title=""/>
            </v:shape>
            <o:OLEObject Type="Embed" ProgID="Equation.DSMT4" ShapeID="_x0000_i1039" DrawAspect="Content" ObjectID="_1417153741" r:id="rId44"/>
          </w:object>
        </w:r>
      </w:del>
    </w:p>
    <w:p w14:paraId="54AF470B" w14:textId="77777777" w:rsidR="00024E93" w:rsidRPr="0049233F" w:rsidRDefault="00024E93" w:rsidP="00024E93">
      <w:pPr>
        <w:rPr>
          <w:szCs w:val="26"/>
          <w:lang w:val="fr-FR"/>
          <w:rPrChange w:id="2265" w:author="The Si Tran" w:date="2012-12-05T23:02:00Z">
            <w:rPr>
              <w:sz w:val="28"/>
              <w:szCs w:val="28"/>
              <w:lang w:val="fr-FR"/>
            </w:rPr>
          </w:rPrChange>
        </w:rPr>
      </w:pPr>
      <w:r w:rsidRPr="0049233F">
        <w:rPr>
          <w:szCs w:val="26"/>
          <w:lang w:val="fr-FR"/>
          <w:rPrChange w:id="2266" w:author="The Si Tran" w:date="2012-12-05T23:02:00Z">
            <w:rPr>
              <w:sz w:val="28"/>
              <w:szCs w:val="28"/>
              <w:lang w:val="fr-FR"/>
            </w:rPr>
          </w:rPrChange>
        </w:rPr>
        <w:t xml:space="preserve">         (2)</w:t>
      </w:r>
      <w:del w:id="2267" w:author="The Si Tran" w:date="2012-12-05T23:51:00Z">
        <w:r w:rsidRPr="0049233F" w:rsidDel="00187396">
          <w:rPr>
            <w:szCs w:val="26"/>
            <w:lang w:val="fr-FR"/>
            <w:rPrChange w:id="2268" w:author="The Si Tran" w:date="2012-12-05T23:02:00Z">
              <w:rPr>
                <w:sz w:val="28"/>
                <w:szCs w:val="28"/>
                <w:lang w:val="fr-FR"/>
              </w:rPr>
            </w:rPrChange>
          </w:rPr>
          <w:delText xml:space="preserve"> </w:delText>
        </w:r>
        <w:r w:rsidRPr="0049233F" w:rsidDel="00623920">
          <w:rPr>
            <w:szCs w:val="26"/>
            <w:lang w:val="fr-FR"/>
            <w:rPrChange w:id="2269" w:author="The Si Tran" w:date="2012-12-05T23:02:00Z">
              <w:rPr>
                <w:sz w:val="28"/>
                <w:szCs w:val="28"/>
                <w:lang w:val="fr-FR"/>
              </w:rPr>
            </w:rPrChange>
          </w:rPr>
          <w:delText xml:space="preserve"> </w:delText>
        </w:r>
      </w:del>
      <w:r w:rsidRPr="0049233F">
        <w:rPr>
          <w:szCs w:val="26"/>
          <w:lang w:val="fr-FR"/>
          <w:rPrChange w:id="2270" w:author="The Si Tran" w:date="2012-12-05T23:02:00Z">
            <w:rPr>
              <w:sz w:val="28"/>
              <w:szCs w:val="28"/>
              <w:lang w:val="fr-FR"/>
            </w:rPr>
          </w:rPrChange>
        </w:rPr>
        <w:t xml:space="preserve"> </w:t>
      </w:r>
      <w:ins w:id="2271"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272" w:author="The Si Tran" w:date="2012-12-05T23:51:00Z">
        <w:r w:rsidRPr="00082976" w:rsidDel="003019D0">
          <w:rPr>
            <w:position w:val="-12"/>
            <w:szCs w:val="26"/>
            <w:lang w:val="fr-FR"/>
          </w:rPr>
          <w:object w:dxaOrig="2200" w:dyaOrig="360" w14:anchorId="78B648E3">
            <v:shape id="_x0000_i1040" type="#_x0000_t75" style="width:168.3pt;height:27.65pt" o:ole="">
              <v:imagedata r:id="rId45" o:title=""/>
            </v:shape>
            <o:OLEObject Type="Embed" ProgID="Equation.DSMT4" ShapeID="_x0000_i1040" DrawAspect="Content" ObjectID="_1417153742" r:id="rId46"/>
          </w:object>
        </w:r>
      </w:del>
      <w:r w:rsidRPr="00B312F5">
        <w:rPr>
          <w:position w:val="-4"/>
          <w:szCs w:val="26"/>
          <w:lang w:val="fr-FR"/>
        </w:rPr>
        <w:object w:dxaOrig="180" w:dyaOrig="279" w14:anchorId="04173104">
          <v:shape id="_x0000_i1041" type="#_x0000_t75" style="width:9.2pt;height:14.25pt" o:ole="">
            <v:imagedata r:id="rId21" o:title=""/>
          </v:shape>
          <o:OLEObject Type="Embed" ProgID="Equation.DSMT4" ShapeID="_x0000_i1041" DrawAspect="Content" ObjectID="_1417153743" r:id="rId47"/>
        </w:object>
      </w:r>
    </w:p>
    <w:p w14:paraId="634558FF" w14:textId="77777777" w:rsidR="00AC34B6" w:rsidRPr="0049233F" w:rsidRDefault="00024E93" w:rsidP="00AC34B6">
      <w:pPr>
        <w:rPr>
          <w:szCs w:val="26"/>
          <w:lang w:val="fr-FR"/>
          <w:rPrChange w:id="2273" w:author="The Si Tran" w:date="2012-12-05T23:02:00Z">
            <w:rPr>
              <w:sz w:val="28"/>
              <w:szCs w:val="28"/>
              <w:lang w:val="fr-FR"/>
            </w:rPr>
          </w:rPrChange>
        </w:rPr>
      </w:pPr>
      <w:r w:rsidRPr="0049233F">
        <w:rPr>
          <w:szCs w:val="26"/>
          <w:lang w:val="fr-FR"/>
          <w:rPrChange w:id="2274"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rsidP="00AC34B6">
      <w:pPr>
        <w:rPr>
          <w:szCs w:val="26"/>
          <w:lang w:val="fr-FR"/>
          <w:rPrChange w:id="2275" w:author="The Si Tran" w:date="2012-12-05T23:02:00Z">
            <w:rPr>
              <w:sz w:val="28"/>
              <w:szCs w:val="28"/>
              <w:lang w:val="fr-FR"/>
            </w:rPr>
          </w:rPrChange>
        </w:rPr>
      </w:pPr>
      <w:r w:rsidRPr="0049233F">
        <w:rPr>
          <w:noProof/>
          <w:szCs w:val="26"/>
          <w:rPrChange w:id="2276" w:author="Unknown">
            <w:rPr>
              <w:noProof/>
              <w:sz w:val="28"/>
              <w:szCs w:val="28"/>
            </w:rPr>
          </w:rPrChange>
        </w:rPr>
        <w:drawing>
          <wp:inline distT="0" distB="0" distL="0" distR="0" wp14:anchorId="08C0265F" wp14:editId="1FB51D7A">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277" w:author="The Si Tran" w:date="2012-12-05T23:02:00Z">
            <w:rPr>
              <w:sz w:val="28"/>
              <w:szCs w:val="28"/>
              <w:lang w:val="fr-FR"/>
            </w:rPr>
          </w:rPrChange>
        </w:rPr>
      </w:pPr>
      <w:r w:rsidRPr="0049233F">
        <w:rPr>
          <w:szCs w:val="26"/>
          <w:lang w:val="fr-FR"/>
          <w:rPrChange w:id="2278" w:author="The Si Tran" w:date="2012-12-05T23:02:00Z">
            <w:rPr>
              <w:sz w:val="28"/>
              <w:szCs w:val="28"/>
              <w:lang w:val="fr-FR"/>
            </w:rPr>
          </w:rPrChange>
        </w:rPr>
        <w:lastRenderedPageBreak/>
        <w:t>chuỗi thời gian tĩnh</w:t>
      </w:r>
    </w:p>
    <w:p w14:paraId="0EB81842" w14:textId="77777777" w:rsidR="00AC34B6" w:rsidRPr="0049233F" w:rsidRDefault="00AC34B6" w:rsidP="00AC34B6">
      <w:pPr>
        <w:rPr>
          <w:szCs w:val="26"/>
          <w:lang w:val="fr-FR"/>
          <w:rPrChange w:id="2279" w:author="The Si Tran" w:date="2012-12-05T23:02:00Z">
            <w:rPr>
              <w:sz w:val="28"/>
              <w:szCs w:val="28"/>
              <w:lang w:val="fr-FR"/>
            </w:rPr>
          </w:rPrChange>
        </w:rPr>
      </w:pPr>
      <w:r w:rsidRPr="0049233F">
        <w:rPr>
          <w:szCs w:val="26"/>
          <w:lang w:val="fr-FR"/>
          <w:rPrChange w:id="2280" w:author="The Si Tran" w:date="2012-12-05T23:02:00Z">
            <w:rPr>
              <w:sz w:val="28"/>
              <w:szCs w:val="28"/>
              <w:lang w:val="fr-FR"/>
            </w:rPr>
          </w:rPrChange>
        </w:rPr>
        <w:t xml:space="preserve">   </w:t>
      </w:r>
      <w:r w:rsidRPr="0049233F">
        <w:rPr>
          <w:noProof/>
          <w:szCs w:val="26"/>
          <w:rPrChange w:id="2281" w:author="Unknown">
            <w:rPr>
              <w:noProof/>
              <w:sz w:val="28"/>
              <w:szCs w:val="28"/>
            </w:rPr>
          </w:rPrChange>
        </w:rPr>
        <w:drawing>
          <wp:inline distT="0" distB="0" distL="0" distR="0" wp14:anchorId="08084898" wp14:editId="02388F24">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282" w:author="The Si Tran" w:date="2012-12-05T23:02:00Z">
            <w:rPr>
              <w:sz w:val="28"/>
              <w:szCs w:val="28"/>
              <w:lang w:val="fr-FR"/>
            </w:rPr>
          </w:rPrChange>
        </w:rPr>
      </w:pPr>
      <w:r w:rsidRPr="0049233F">
        <w:rPr>
          <w:szCs w:val="26"/>
          <w:lang w:val="fr-FR"/>
          <w:rPrChange w:id="2283"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284" w:author="The Si Tran" w:date="2012-12-05T23:02:00Z">
            <w:rPr>
              <w:sz w:val="28"/>
              <w:szCs w:val="28"/>
              <w:lang w:val="fr-FR"/>
            </w:rPr>
          </w:rPrChange>
        </w:rPr>
        <w:pPrChange w:id="2285" w:author="The Si Tran" w:date="2012-12-11T23:21:00Z">
          <w:pPr>
            <w:pStyle w:val="Caption"/>
            <w:ind w:firstLine="540"/>
          </w:pPr>
        </w:pPrChange>
      </w:pPr>
      <w:r w:rsidRPr="0049233F">
        <w:rPr>
          <w:lang w:val="fr-FR"/>
          <w:rPrChange w:id="2286" w:author="The Si Tran" w:date="2012-12-05T23:02:00Z">
            <w:rPr>
              <w:sz w:val="28"/>
              <w:szCs w:val="28"/>
              <w:lang w:val="fr-FR"/>
            </w:rPr>
          </w:rPrChange>
        </w:rPr>
        <w:t xml:space="preserve">    </w:t>
      </w:r>
      <w:bookmarkStart w:id="2287" w:name="_Toc312142080"/>
      <w:bookmarkStart w:id="2288" w:name="_Toc343029954"/>
      <w:bookmarkStart w:id="2289" w:name="_Toc343220887"/>
      <w:r w:rsidRPr="0049233F">
        <w:rPr>
          <w:lang w:val="fr-FR"/>
          <w:rPrChange w:id="2290" w:author="The Si Tran" w:date="2012-12-05T23:02:00Z">
            <w:rPr>
              <w:sz w:val="32"/>
              <w:szCs w:val="32"/>
              <w:lang w:val="fr-FR"/>
            </w:rPr>
          </w:rPrChange>
        </w:rPr>
        <w:t xml:space="preserve">Hình </w:t>
      </w:r>
      <w:del w:id="2291" w:author="The Si Tran" w:date="2012-12-11T23:21:00Z">
        <w:r w:rsidRPr="0049233F" w:rsidDel="004F02C0">
          <w:rPr>
            <w:rPrChange w:id="2292" w:author="The Si Tran" w:date="2012-12-05T23:02:00Z">
              <w:rPr>
                <w:sz w:val="32"/>
                <w:szCs w:val="32"/>
              </w:rPr>
            </w:rPrChange>
          </w:rPr>
          <w:fldChar w:fldCharType="begin"/>
        </w:r>
        <w:r w:rsidRPr="0049233F" w:rsidDel="004F02C0">
          <w:rPr>
            <w:lang w:val="fr-FR"/>
            <w:rPrChange w:id="2293" w:author="The Si Tran" w:date="2012-12-05T23:02:00Z">
              <w:rPr>
                <w:sz w:val="32"/>
                <w:szCs w:val="32"/>
                <w:lang w:val="fr-FR"/>
              </w:rPr>
            </w:rPrChange>
          </w:rPr>
          <w:delInstrText xml:space="preserve"> SEQ Hình \* ARABIC </w:delInstrText>
        </w:r>
        <w:r w:rsidRPr="0049233F" w:rsidDel="004F02C0">
          <w:rPr>
            <w:rPrChange w:id="2294" w:author="The Si Tran" w:date="2012-12-05T23:02:00Z">
              <w:rPr>
                <w:sz w:val="32"/>
                <w:szCs w:val="32"/>
              </w:rPr>
            </w:rPrChange>
          </w:rPr>
          <w:fldChar w:fldCharType="separate"/>
        </w:r>
        <w:r w:rsidRPr="0049233F" w:rsidDel="004F02C0">
          <w:rPr>
            <w:noProof/>
            <w:lang w:val="fr-FR"/>
            <w:rPrChange w:id="2295" w:author="The Si Tran" w:date="2012-12-05T23:02:00Z">
              <w:rPr>
                <w:noProof/>
                <w:sz w:val="32"/>
                <w:szCs w:val="32"/>
                <w:lang w:val="fr-FR"/>
              </w:rPr>
            </w:rPrChange>
          </w:rPr>
          <w:delText>6</w:delText>
        </w:r>
        <w:r w:rsidRPr="0049233F" w:rsidDel="004F02C0">
          <w:rPr>
            <w:rPrChange w:id="2296" w:author="The Si Tran" w:date="2012-12-05T23:02:00Z">
              <w:rPr>
                <w:sz w:val="32"/>
                <w:szCs w:val="32"/>
              </w:rPr>
            </w:rPrChange>
          </w:rPr>
          <w:fldChar w:fldCharType="end"/>
        </w:r>
        <w:r w:rsidRPr="0049233F" w:rsidDel="004F02C0">
          <w:rPr>
            <w:lang w:val="fr-FR"/>
            <w:rPrChange w:id="2297" w:author="The Si Tran" w:date="2012-12-05T23:02:00Z">
              <w:rPr>
                <w:sz w:val="28"/>
                <w:szCs w:val="28"/>
                <w:lang w:val="fr-FR"/>
              </w:rPr>
            </w:rPrChange>
          </w:rPr>
          <w:delText xml:space="preserve"> </w:delText>
        </w:r>
      </w:del>
      <w:ins w:id="2298" w:author="The Si Tran" w:date="2012-12-11T23:21:00Z">
        <w:r w:rsidR="004F02C0">
          <w:t>2.</w:t>
        </w:r>
        <w:r w:rsidR="00B14D71">
          <w:t>7</w:t>
        </w:r>
        <w:r w:rsidR="004F02C0" w:rsidRPr="0049233F">
          <w:rPr>
            <w:lang w:val="fr-FR"/>
            <w:rPrChange w:id="2299" w:author="The Si Tran" w:date="2012-12-05T23:02:00Z">
              <w:rPr>
                <w:sz w:val="28"/>
                <w:szCs w:val="28"/>
                <w:lang w:val="fr-FR"/>
              </w:rPr>
            </w:rPrChange>
          </w:rPr>
          <w:t xml:space="preserve"> </w:t>
        </w:r>
      </w:ins>
      <w:r w:rsidRPr="004F02C0">
        <w:rPr>
          <w:b w:val="0"/>
          <w:lang w:val="fr-FR"/>
          <w:rPrChange w:id="2300" w:author="The Si Tran" w:date="2012-12-11T23:21:00Z">
            <w:rPr>
              <w:sz w:val="28"/>
              <w:szCs w:val="28"/>
              <w:lang w:val="fr-FR"/>
            </w:rPr>
          </w:rPrChange>
        </w:rPr>
        <w:t>(a)</w:t>
      </w:r>
      <w:r w:rsidRPr="0049233F">
        <w:rPr>
          <w:lang w:val="fr-FR"/>
          <w:rPrChange w:id="2301" w:author="The Si Tran" w:date="2012-12-05T23:02:00Z">
            <w:rPr>
              <w:sz w:val="28"/>
              <w:szCs w:val="28"/>
              <w:lang w:val="fr-FR"/>
            </w:rPr>
          </w:rPrChange>
        </w:rPr>
        <w:t xml:space="preserve"> </w:t>
      </w:r>
      <w:r w:rsidRPr="004F02C0">
        <w:rPr>
          <w:b w:val="0"/>
          <w:lang w:val="fr-FR"/>
          <w:rPrChange w:id="2302" w:author="The Si Tran" w:date="2012-12-11T23:21:00Z">
            <w:rPr>
              <w:sz w:val="28"/>
              <w:szCs w:val="28"/>
              <w:lang w:val="fr-FR"/>
            </w:rPr>
          </w:rPrChange>
        </w:rPr>
        <w:t>Chuỗi thời gian tĩnh, (b) chuỗi thời gian không tĩnh.</w:t>
      </w:r>
      <w:bookmarkEnd w:id="2287"/>
      <w:bookmarkEnd w:id="2288"/>
      <w:bookmarkEnd w:id="2289"/>
    </w:p>
    <w:p w14:paraId="787DB4BD" w14:textId="77777777" w:rsidR="00AC34B6" w:rsidRPr="0049233F" w:rsidRDefault="00AC34B6" w:rsidP="005E5CD3">
      <w:pPr>
        <w:rPr>
          <w:szCs w:val="26"/>
          <w:lang w:val="fr-FR"/>
          <w:rPrChange w:id="2303" w:author="The Si Tran" w:date="2012-12-05T23:02:00Z">
            <w:rPr>
              <w:sz w:val="28"/>
              <w:szCs w:val="28"/>
              <w:lang w:val="fr-FR"/>
            </w:rPr>
          </w:rPrChange>
        </w:rPr>
      </w:pPr>
      <w:r w:rsidRPr="0049233F">
        <w:rPr>
          <w:szCs w:val="26"/>
          <w:lang w:val="fr-FR"/>
          <w:rPrChange w:id="2304" w:author="The Si Tran" w:date="2012-12-05T23:02:00Z">
            <w:rPr>
              <w:b/>
              <w:bCs/>
              <w:sz w:val="28"/>
              <w:szCs w:val="28"/>
              <w:lang w:val="fr-FR"/>
            </w:rPr>
          </w:rPrChange>
        </w:rPr>
        <w:tab/>
      </w:r>
    </w:p>
    <w:p w14:paraId="098BB42B" w14:textId="77777777" w:rsidR="00AC34B6" w:rsidRPr="0049233F" w:rsidRDefault="00AC34B6" w:rsidP="005E5CD3">
      <w:pPr>
        <w:rPr>
          <w:szCs w:val="26"/>
          <w:lang w:val="fr-FR"/>
          <w:rPrChange w:id="2305" w:author="The Si Tran" w:date="2012-12-05T23:02:00Z">
            <w:rPr>
              <w:sz w:val="28"/>
              <w:szCs w:val="28"/>
              <w:lang w:val="fr-FR"/>
            </w:rPr>
          </w:rPrChange>
        </w:rPr>
      </w:pPr>
      <w:r w:rsidRPr="0049233F">
        <w:rPr>
          <w:szCs w:val="26"/>
          <w:lang w:val="fr-FR"/>
          <w:rPrChange w:id="2306" w:author="The Si Tran" w:date="2012-12-05T23:02:00Z">
            <w:rPr>
              <w:b/>
              <w:bCs/>
              <w:sz w:val="28"/>
              <w:szCs w:val="28"/>
              <w:lang w:val="fr-FR"/>
            </w:rPr>
          </w:rPrChange>
        </w:rPr>
        <w:tab/>
      </w:r>
      <w:r w:rsidR="00B87EB5" w:rsidRPr="0049233F">
        <w:rPr>
          <w:szCs w:val="26"/>
          <w:lang w:val="fr-FR"/>
          <w:rPrChange w:id="2307" w:author="The Si Tran" w:date="2012-12-05T23:02:00Z">
            <w:rPr>
              <w:b/>
              <w:bCs/>
              <w:sz w:val="28"/>
              <w:szCs w:val="28"/>
              <w:lang w:val="fr-FR"/>
            </w:rPr>
          </w:rPrChange>
        </w:rPr>
        <w:t>C</w:t>
      </w:r>
      <w:r w:rsidRPr="0049233F">
        <w:rPr>
          <w:szCs w:val="26"/>
          <w:lang w:val="fr-FR"/>
          <w:rPrChange w:id="2308" w:author="The Si Tran" w:date="2012-12-05T23:02:00Z">
            <w:rPr>
              <w:b/>
              <w:bCs/>
              <w:sz w:val="28"/>
              <w:szCs w:val="28"/>
              <w:lang w:val="fr-FR"/>
            </w:rPr>
          </w:rPrChange>
        </w:rPr>
        <w:t xml:space="preserve">huỗi thời gian không tĩnh </w:t>
      </w:r>
      <w:r w:rsidR="00B87EB5" w:rsidRPr="0049233F">
        <w:rPr>
          <w:szCs w:val="26"/>
          <w:lang w:val="fr-FR"/>
          <w:rPrChange w:id="2309" w:author="The Si Tran" w:date="2012-12-05T23:02:00Z">
            <w:rPr>
              <w:b/>
              <w:bCs/>
              <w:sz w:val="28"/>
              <w:szCs w:val="28"/>
              <w:lang w:val="fr-FR"/>
            </w:rPr>
          </w:rPrChange>
        </w:rPr>
        <w:t xml:space="preserve">rất khó để biểu diễn </w:t>
      </w:r>
      <w:r w:rsidRPr="0049233F">
        <w:rPr>
          <w:szCs w:val="26"/>
          <w:lang w:val="fr-FR"/>
          <w:rPrChange w:id="2310" w:author="The Si Tran" w:date="2012-12-05T23:02:00Z">
            <w:rPr>
              <w:b/>
              <w:bCs/>
              <w:sz w:val="28"/>
              <w:szCs w:val="28"/>
              <w:lang w:val="fr-FR"/>
            </w:rPr>
          </w:rPrChange>
        </w:rPr>
        <w:t>bằng mô hình toán học</w:t>
      </w:r>
      <w:r w:rsidR="00B87EB5" w:rsidRPr="0049233F">
        <w:rPr>
          <w:szCs w:val="26"/>
          <w:lang w:val="fr-FR"/>
          <w:rPrChange w:id="2311" w:author="The Si Tran" w:date="2012-12-05T23:02:00Z">
            <w:rPr>
              <w:b/>
              <w:bCs/>
              <w:sz w:val="28"/>
              <w:szCs w:val="28"/>
              <w:lang w:val="fr-FR"/>
            </w:rPr>
          </w:rPrChange>
        </w:rPr>
        <w:t xml:space="preserve"> và thực hiên dự báo </w:t>
      </w:r>
      <w:r w:rsidR="00B87EB5" w:rsidRPr="0049233F">
        <w:rPr>
          <w:szCs w:val="26"/>
          <w:lang w:val="fr-FR"/>
          <w:rPrChange w:id="2312" w:author="The Si Tran" w:date="2012-12-05T23:02:00Z">
            <w:rPr>
              <w:b/>
              <w:bCs/>
              <w:sz w:val="28"/>
              <w:szCs w:val="28"/>
              <w:lang w:val="fr-FR"/>
            </w:rPr>
          </w:rPrChange>
        </w:rPr>
        <w:fldChar w:fldCharType="begin"/>
      </w:r>
      <w:r w:rsidR="00B87EB5" w:rsidRPr="0049233F">
        <w:rPr>
          <w:szCs w:val="26"/>
          <w:lang w:val="fr-FR"/>
          <w:rPrChange w:id="2313" w:author="The Si Tran" w:date="2012-12-05T23:02:00Z">
            <w:rPr>
              <w:b/>
              <w:bCs/>
              <w:sz w:val="28"/>
              <w:szCs w:val="28"/>
              <w:lang w:val="fr-FR"/>
            </w:rPr>
          </w:rPrChange>
        </w:rPr>
        <w:instrText xml:space="preserve"> REF  www_investopedia_com </w:instrText>
      </w:r>
      <w:r w:rsidR="0049233F" w:rsidRPr="0049233F">
        <w:rPr>
          <w:szCs w:val="26"/>
          <w:lang w:val="fr-FR"/>
        </w:rPr>
        <w:instrText xml:space="preserve"> \* MERGEFORMAT </w:instrText>
      </w:r>
      <w:del w:id="2314" w:author="The Si Tran" w:date="2012-12-12T14:11:00Z">
        <w:r w:rsidR="00B87EB5" w:rsidRPr="0049233F">
          <w:rPr>
            <w:szCs w:val="26"/>
            <w:lang w:val="fr-FR"/>
            <w:rPrChange w:id="2315" w:author="The Si Tran" w:date="2012-12-05T23:02:00Z">
              <w:rPr>
                <w:b/>
                <w:bCs/>
                <w:sz w:val="28"/>
                <w:szCs w:val="28"/>
                <w:lang w:val="fr-FR"/>
              </w:rPr>
            </w:rPrChange>
          </w:rPr>
          <w:fldChar w:fldCharType="separate"/>
        </w:r>
        <w:r w:rsidR="00B87EB5" w:rsidRPr="0049233F" w:rsidDel="009D276E">
          <w:rPr>
            <w:szCs w:val="26"/>
            <w:rPrChange w:id="2316" w:author="The Si Tran" w:date="2012-12-05T23:02:00Z">
              <w:rPr>
                <w:b/>
                <w:bCs/>
                <w:sz w:val="20"/>
                <w:szCs w:val="20"/>
              </w:rPr>
            </w:rPrChange>
          </w:rPr>
          <w:delText>[2]</w:delText>
        </w:r>
      </w:del>
      <w:r w:rsidR="00B87EB5" w:rsidRPr="0049233F">
        <w:rPr>
          <w:szCs w:val="26"/>
          <w:lang w:val="fr-FR"/>
          <w:rPrChange w:id="2317" w:author="The Si Tran" w:date="2012-12-05T23:02:00Z">
            <w:rPr>
              <w:b/>
              <w:bCs/>
              <w:sz w:val="28"/>
              <w:szCs w:val="28"/>
              <w:lang w:val="fr-FR"/>
            </w:rPr>
          </w:rPrChange>
        </w:rPr>
        <w:fldChar w:fldCharType="end"/>
      </w:r>
      <w:r w:rsidR="00B87EB5" w:rsidRPr="0049233F">
        <w:rPr>
          <w:szCs w:val="26"/>
          <w:lang w:val="fr-FR"/>
          <w:rPrChange w:id="2318" w:author="The Si Tran" w:date="2012-12-05T23:02:00Z">
            <w:rPr>
              <w:b/>
              <w:bCs/>
              <w:sz w:val="28"/>
              <w:szCs w:val="28"/>
              <w:lang w:val="fr-FR"/>
            </w:rPr>
          </w:rPrChange>
        </w:rPr>
        <w:t>. Tuy nhiên,</w:t>
      </w:r>
      <w:r w:rsidRPr="0049233F">
        <w:rPr>
          <w:szCs w:val="26"/>
          <w:lang w:val="fr-FR"/>
          <w:rPrChange w:id="2319" w:author="The Si Tran" w:date="2012-12-05T23:02:00Z">
            <w:rPr>
              <w:b/>
              <w:bCs/>
              <w:sz w:val="28"/>
              <w:szCs w:val="28"/>
              <w:lang w:val="fr-FR"/>
            </w:rPr>
          </w:rPrChange>
        </w:rPr>
        <w:t xml:space="preserve"> </w:t>
      </w:r>
      <w:r w:rsidR="00B87EB5" w:rsidRPr="0049233F">
        <w:rPr>
          <w:szCs w:val="26"/>
          <w:lang w:val="fr-FR"/>
          <w:rPrChange w:id="2320"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2321" w:author="The Si Tran" w:date="2012-12-05T23:02:00Z">
            <w:rPr>
              <w:b/>
              <w:bCs/>
              <w:sz w:val="28"/>
              <w:szCs w:val="28"/>
              <w:lang w:val="fr-FR"/>
            </w:rPr>
          </w:rPrChange>
        </w:rPr>
        <w:t>, đồng nghĩa với việc loại bỏ thành phần xu hướng ra khỏi chuỗi thời gian không tĩnh</w:t>
      </w:r>
      <w:r w:rsidR="00B87EB5" w:rsidRPr="0049233F">
        <w:rPr>
          <w:szCs w:val="26"/>
          <w:lang w:val="fr-FR"/>
          <w:rPrChange w:id="2322" w:author="The Si Tran" w:date="2012-12-05T23:02:00Z">
            <w:rPr>
              <w:b/>
              <w:bCs/>
              <w:sz w:val="28"/>
              <w:szCs w:val="28"/>
              <w:lang w:val="fr-FR"/>
            </w:rPr>
          </w:rPrChange>
        </w:rPr>
        <w:t xml:space="preserve">. Một trong những phương </w:t>
      </w:r>
      <w:r w:rsidR="000F1F6F" w:rsidRPr="0049233F">
        <w:rPr>
          <w:szCs w:val="26"/>
          <w:lang w:val="fr-FR"/>
          <w:rPrChange w:id="2323" w:author="The Si Tran" w:date="2012-12-05T23:02:00Z">
            <w:rPr>
              <w:b/>
              <w:bCs/>
              <w:sz w:val="28"/>
              <w:szCs w:val="28"/>
              <w:lang w:val="fr-FR"/>
            </w:rPr>
          </w:rPrChange>
        </w:rPr>
        <w:t>pháp phổ biến được sử dụng là phương pháp lấy hiệu (differencing)</w:t>
      </w:r>
    </w:p>
    <w:p w14:paraId="4F8B92B0" w14:textId="77777777" w:rsidR="003219CB" w:rsidRPr="0049233F" w:rsidRDefault="00AC34B6" w:rsidP="003219CB">
      <w:pPr>
        <w:rPr>
          <w:szCs w:val="26"/>
          <w:lang w:val="fr-FR"/>
          <w:rPrChange w:id="2324" w:author="The Si Tran" w:date="2012-12-05T23:02:00Z">
            <w:rPr>
              <w:sz w:val="28"/>
              <w:szCs w:val="28"/>
              <w:lang w:val="fr-FR"/>
            </w:rPr>
          </w:rPrChange>
        </w:rPr>
      </w:pPr>
      <w:r w:rsidRPr="0049233F">
        <w:rPr>
          <w:szCs w:val="26"/>
          <w:lang w:val="fr-FR"/>
          <w:rPrChange w:id="2325" w:author="The Si Tran" w:date="2012-12-05T23:02:00Z">
            <w:rPr>
              <w:b/>
              <w:bCs/>
              <w:sz w:val="28"/>
              <w:szCs w:val="28"/>
              <w:lang w:val="fr-FR"/>
            </w:rPr>
          </w:rPrChange>
        </w:rPr>
        <w:tab/>
      </w:r>
      <w:r w:rsidR="003219CB" w:rsidRPr="0049233F">
        <w:rPr>
          <w:szCs w:val="26"/>
          <w:lang w:val="fr-FR"/>
          <w:rPrChange w:id="2326" w:author="The Si Tran" w:date="2012-12-05T23:02:00Z">
            <w:rPr>
              <w:b/>
              <w:bCs/>
              <w:sz w:val="28"/>
              <w:szCs w:val="28"/>
              <w:lang w:val="fr-FR"/>
            </w:rPr>
          </w:rPrChange>
        </w:rPr>
        <w:t xml:space="preserve">Đối với một chuỗi thời gian không tĩnh </w:t>
      </w:r>
      <m:oMath>
        <m:d>
          <m:dPr>
            <m:begChr m:val="{"/>
            <m:endChr m:val="}"/>
            <m:ctrlPr>
              <w:ins w:id="2327" w:author="The Si Tran" w:date="2012-12-05T23:52:00Z">
                <w:rPr>
                  <w:rFonts w:ascii="Cambria Math" w:hAnsi="Cambria Math"/>
                  <w:i/>
                  <w:szCs w:val="26"/>
                  <w:lang w:val="fr-FR"/>
                </w:rPr>
              </w:ins>
            </m:ctrlPr>
          </m:dPr>
          <m:e>
            <m:sSub>
              <m:sSubPr>
                <m:ctrlPr>
                  <w:ins w:id="2328" w:author="The Si Tran" w:date="2012-12-05T23:52:00Z">
                    <w:rPr>
                      <w:rFonts w:ascii="Cambria Math" w:hAnsi="Cambria Math"/>
                      <w:i/>
                      <w:szCs w:val="26"/>
                      <w:lang w:val="fr-FR"/>
                    </w:rPr>
                  </w:ins>
                </m:ctrlPr>
              </m:sSubPr>
              <m:e>
                <w:ins w:id="2329" w:author="The Si Tran" w:date="2012-12-05T23:52:00Z">
                  <m:r>
                    <w:rPr>
                      <w:rFonts w:ascii="Cambria Math" w:hAnsi="Cambria Math"/>
                      <w:szCs w:val="26"/>
                      <w:lang w:val="fr-FR"/>
                    </w:rPr>
                    <m:t>X</m:t>
                  </m:r>
                </w:ins>
              </m:e>
              <m:sub>
                <w:ins w:id="2330" w:author="The Si Tran" w:date="2012-12-05T23:52:00Z">
                  <m:r>
                    <w:rPr>
                      <w:rFonts w:ascii="Cambria Math" w:hAnsi="Cambria Math"/>
                      <w:szCs w:val="26"/>
                      <w:lang w:val="fr-FR"/>
                    </w:rPr>
                    <m:t>t</m:t>
                  </m:r>
                </w:ins>
              </m:sub>
            </m:sSub>
          </m:e>
        </m:d>
      </m:oMath>
      <w:ins w:id="2331" w:author="The Si Tran" w:date="2012-12-05T23:52:00Z">
        <w:r w:rsidR="00623920" w:rsidRPr="00100B8E">
          <w:rPr>
            <w:szCs w:val="26"/>
            <w:lang w:val="fr-FR"/>
          </w:rPr>
          <w:t xml:space="preserve"> </w:t>
        </w:r>
      </w:ins>
      <w:del w:id="2332" w:author="The Si Tran" w:date="2012-12-05T23:51:00Z">
        <w:r w:rsidR="003219CB" w:rsidRPr="0049233F" w:rsidDel="00623920">
          <w:rPr>
            <w:szCs w:val="26"/>
            <w:lang w:val="fr-FR"/>
            <w:rPrChange w:id="2333" w:author="The Si Tran" w:date="2012-12-05T23:02:00Z">
              <w:rPr>
                <w:b/>
                <w:bCs/>
                <w:sz w:val="28"/>
                <w:szCs w:val="28"/>
                <w:lang w:val="fr-FR"/>
              </w:rPr>
            </w:rPrChange>
          </w:rPr>
          <w:delText>{X</w:delText>
        </w:r>
        <w:r w:rsidR="003219CB" w:rsidRPr="0049233F" w:rsidDel="00623920">
          <w:rPr>
            <w:szCs w:val="26"/>
            <w:vertAlign w:val="subscript"/>
            <w:lang w:val="fr-FR"/>
            <w:rPrChange w:id="2334" w:author="The Si Tran" w:date="2012-12-05T23:02:00Z">
              <w:rPr>
                <w:b/>
                <w:bCs/>
                <w:sz w:val="28"/>
                <w:szCs w:val="28"/>
                <w:vertAlign w:val="subscript"/>
                <w:lang w:val="fr-FR"/>
              </w:rPr>
            </w:rPrChange>
          </w:rPr>
          <w:delText>t</w:delText>
        </w:r>
        <w:r w:rsidR="003219CB" w:rsidRPr="0049233F" w:rsidDel="00623920">
          <w:rPr>
            <w:szCs w:val="26"/>
            <w:lang w:val="fr-FR"/>
            <w:rPrChange w:id="2335" w:author="The Si Tran" w:date="2012-12-05T23:02:00Z">
              <w:rPr>
                <w:b/>
                <w:bCs/>
                <w:sz w:val="28"/>
                <w:szCs w:val="28"/>
                <w:lang w:val="fr-FR"/>
              </w:rPr>
            </w:rPrChange>
          </w:rPr>
          <w:delText>}</w:delText>
        </w:r>
      </w:del>
      <w:r w:rsidR="003219CB" w:rsidRPr="0049233F">
        <w:rPr>
          <w:szCs w:val="26"/>
          <w:lang w:val="fr-FR"/>
          <w:rPrChange w:id="2336" w:author="The Si Tran" w:date="2012-12-05T23:02:00Z">
            <w:rPr>
              <w:b/>
              <w:bCs/>
              <w:sz w:val="28"/>
              <w:szCs w:val="28"/>
              <w:lang w:val="fr-FR"/>
            </w:rPr>
          </w:rPrChange>
        </w:rPr>
        <w:t xml:space="preserve">, ta áp dụng toán tử lấy hiệu </w:t>
      </w:r>
      <w:ins w:id="2337" w:author="The Si Tran" w:date="2012-12-05T23:52:00Z">
        <m:oMath>
          <m:r>
            <w:rPr>
              <w:rFonts w:ascii="Cambria Math" w:hAnsi="Cambria Math"/>
              <w:szCs w:val="26"/>
              <w:lang w:val="fr-FR"/>
            </w:rPr>
            <m:t>∆</m:t>
          </m:r>
        </m:oMath>
      </w:ins>
      <w:del w:id="2338" w:author="The Si Tran" w:date="2012-12-05T23:52:00Z">
        <w:r w:rsidR="003219CB" w:rsidRPr="0049233F" w:rsidDel="00623920">
          <w:rPr>
            <w:szCs w:val="26"/>
            <w:lang w:val="fr-FR"/>
            <w:rPrChange w:id="2339" w:author="The Si Tran" w:date="2012-12-05T23:02:00Z">
              <w:rPr>
                <w:b/>
                <w:bCs/>
                <w:sz w:val="28"/>
                <w:szCs w:val="28"/>
                <w:lang w:val="fr-FR"/>
              </w:rPr>
            </w:rPrChange>
          </w:rPr>
          <w:delText>∆</w:delText>
        </w:r>
      </w:del>
      <w:r w:rsidR="003219CB" w:rsidRPr="0049233F">
        <w:rPr>
          <w:szCs w:val="26"/>
          <w:lang w:val="fr-FR"/>
          <w:rPrChange w:id="2340" w:author="The Si Tran" w:date="2012-12-05T23:02:00Z">
            <w:rPr>
              <w:b/>
              <w:bCs/>
              <w:sz w:val="28"/>
              <w:szCs w:val="28"/>
              <w:lang w:val="fr-FR"/>
            </w:rPr>
          </w:rPrChange>
        </w:rPr>
        <w:t xml:space="preserve"> lên </w:t>
      </w:r>
      <m:oMath>
        <m:sSub>
          <m:sSubPr>
            <m:ctrlPr>
              <w:ins w:id="2341" w:author="The Si Tran" w:date="2012-12-05T23:52:00Z">
                <w:rPr>
                  <w:rFonts w:ascii="Cambria Math" w:hAnsi="Cambria Math"/>
                  <w:i/>
                  <w:szCs w:val="26"/>
                  <w:lang w:val="fr-FR"/>
                </w:rPr>
              </w:ins>
            </m:ctrlPr>
          </m:sSubPr>
          <m:e>
            <w:ins w:id="2342" w:author="The Si Tran" w:date="2012-12-05T23:52:00Z">
              <m:r>
                <w:rPr>
                  <w:rFonts w:ascii="Cambria Math" w:hAnsi="Cambria Math"/>
                  <w:szCs w:val="26"/>
                  <w:lang w:val="fr-FR"/>
                </w:rPr>
                <m:t>X</m:t>
              </m:r>
            </w:ins>
          </m:e>
          <m:sub>
            <w:ins w:id="2343" w:author="The Si Tran" w:date="2012-12-05T23:52:00Z">
              <m:r>
                <w:rPr>
                  <w:rFonts w:ascii="Cambria Math" w:hAnsi="Cambria Math"/>
                  <w:szCs w:val="26"/>
                  <w:lang w:val="fr-FR"/>
                </w:rPr>
                <m:t>t</m:t>
              </m:r>
            </w:ins>
          </m:sub>
        </m:sSub>
      </m:oMath>
      <w:del w:id="2344" w:author="The Si Tran" w:date="2012-12-05T23:52:00Z">
        <w:r w:rsidR="003219CB" w:rsidRPr="0049233F" w:rsidDel="00623920">
          <w:rPr>
            <w:szCs w:val="26"/>
            <w:lang w:val="fr-FR"/>
            <w:rPrChange w:id="2345" w:author="The Si Tran" w:date="2012-12-05T23:02:00Z">
              <w:rPr>
                <w:b/>
                <w:bCs/>
                <w:sz w:val="28"/>
                <w:szCs w:val="28"/>
                <w:lang w:val="fr-FR"/>
              </w:rPr>
            </w:rPrChange>
          </w:rPr>
          <w:delText>X</w:delText>
        </w:r>
        <w:r w:rsidR="003219CB" w:rsidRPr="0049233F" w:rsidDel="00623920">
          <w:rPr>
            <w:szCs w:val="26"/>
            <w:vertAlign w:val="subscript"/>
            <w:lang w:val="fr-FR"/>
            <w:rPrChange w:id="2346" w:author="The Si Tran" w:date="2012-12-05T23:02:00Z">
              <w:rPr>
                <w:b/>
                <w:bCs/>
                <w:sz w:val="28"/>
                <w:szCs w:val="28"/>
                <w:vertAlign w:val="subscript"/>
                <w:lang w:val="fr-FR"/>
              </w:rPr>
            </w:rPrChange>
          </w:rPr>
          <w:delText>t</w:delText>
        </w:r>
      </w:del>
      <w:r w:rsidR="003219CB" w:rsidRPr="0049233F">
        <w:rPr>
          <w:szCs w:val="26"/>
          <w:lang w:val="fr-FR"/>
          <w:rPrChange w:id="2347" w:author="The Si Tran" w:date="2012-12-05T23:02:00Z">
            <w:rPr>
              <w:b/>
              <w:bCs/>
              <w:sz w:val="28"/>
              <w:szCs w:val="28"/>
              <w:lang w:val="fr-FR"/>
            </w:rPr>
          </w:rPrChange>
        </w:rPr>
        <w:t xml:space="preserve"> để được một chuỗi thời gian mới </w:t>
      </w:r>
      <w:ins w:id="2348" w:author="The Si Tran" w:date="2012-12-05T23:52:00Z">
        <m:oMath>
          <m:r>
            <w:rPr>
              <w:rFonts w:ascii="Cambria Math" w:hAnsi="Cambria Math"/>
              <w:szCs w:val="26"/>
              <w:lang w:val="fr-FR"/>
            </w:rPr>
            <m:t>∆</m:t>
          </m:r>
        </m:oMath>
      </w:ins>
      <m:oMath>
        <m:sSub>
          <m:sSubPr>
            <m:ctrlPr>
              <w:ins w:id="2349" w:author="The Si Tran" w:date="2012-12-05T23:53:00Z">
                <w:rPr>
                  <w:rFonts w:ascii="Cambria Math" w:hAnsi="Cambria Math"/>
                  <w:i/>
                  <w:szCs w:val="26"/>
                  <w:lang w:val="fr-FR"/>
                </w:rPr>
              </w:ins>
            </m:ctrlPr>
          </m:sSubPr>
          <m:e>
            <w:ins w:id="2350" w:author="The Si Tran" w:date="2012-12-05T23:53:00Z">
              <m:r>
                <w:rPr>
                  <w:rFonts w:ascii="Cambria Math" w:hAnsi="Cambria Math"/>
                  <w:szCs w:val="26"/>
                  <w:lang w:val="fr-FR"/>
                </w:rPr>
                <m:t>X</m:t>
              </m:r>
            </w:ins>
          </m:e>
          <m:sub>
            <w:ins w:id="2351" w:author="The Si Tran" w:date="2012-12-05T23:53:00Z">
              <m:r>
                <w:rPr>
                  <w:rFonts w:ascii="Cambria Math" w:hAnsi="Cambria Math"/>
                  <w:szCs w:val="26"/>
                  <w:lang w:val="fr-FR"/>
                </w:rPr>
                <m:t>t</m:t>
              </m:r>
            </w:ins>
          </m:sub>
        </m:sSub>
      </m:oMath>
      <w:del w:id="2352" w:author="The Si Tran" w:date="2012-12-05T23:52:00Z">
        <w:r w:rsidR="003219CB" w:rsidRPr="0049233F" w:rsidDel="00623920">
          <w:rPr>
            <w:szCs w:val="26"/>
            <w:lang w:val="fr-FR"/>
            <w:rPrChange w:id="2353" w:author="The Si Tran" w:date="2012-12-05T23:02:00Z">
              <w:rPr>
                <w:b/>
                <w:bCs/>
                <w:sz w:val="28"/>
                <w:szCs w:val="28"/>
                <w:lang w:val="fr-FR"/>
              </w:rPr>
            </w:rPrChange>
          </w:rPr>
          <w:delText>∆X</w:delText>
        </w:r>
        <w:r w:rsidR="003219CB" w:rsidRPr="0049233F" w:rsidDel="00623920">
          <w:rPr>
            <w:szCs w:val="26"/>
            <w:vertAlign w:val="subscript"/>
            <w:lang w:val="fr-FR"/>
            <w:rPrChange w:id="2354" w:author="The Si Tran" w:date="2012-12-05T23:02:00Z">
              <w:rPr>
                <w:b/>
                <w:bCs/>
                <w:sz w:val="28"/>
                <w:szCs w:val="28"/>
                <w:vertAlign w:val="subscript"/>
                <w:lang w:val="fr-FR"/>
              </w:rPr>
            </w:rPrChange>
          </w:rPr>
          <w:delText>t</w:delText>
        </w:r>
      </w:del>
      <w:r w:rsidR="003219CB" w:rsidRPr="0049233F">
        <w:rPr>
          <w:szCs w:val="26"/>
          <w:lang w:val="fr-FR"/>
          <w:rPrChange w:id="2355" w:author="The Si Tran" w:date="2012-12-05T23:02:00Z">
            <w:rPr>
              <w:b/>
              <w:bCs/>
              <w:sz w:val="28"/>
              <w:szCs w:val="28"/>
              <w:lang w:val="fr-FR"/>
            </w:rPr>
          </w:rPrChange>
        </w:rPr>
        <w:t xml:space="preserve"> với </w:t>
      </w:r>
      <w:del w:id="2356" w:author="The Si Tran" w:date="2012-12-05T23:52:00Z">
        <w:r w:rsidR="003219CB" w:rsidRPr="0049233F" w:rsidDel="00623920">
          <w:rPr>
            <w:szCs w:val="26"/>
            <w:lang w:val="fr-FR"/>
            <w:rPrChange w:id="2357" w:author="The Si Tran" w:date="2012-12-05T23:02:00Z">
              <w:rPr>
                <w:b/>
                <w:bCs/>
                <w:sz w:val="28"/>
                <w:szCs w:val="28"/>
                <w:lang w:val="fr-FR"/>
              </w:rPr>
            </w:rPrChange>
          </w:rPr>
          <w:delText>:</w:delText>
        </w:r>
      </w:del>
    </w:p>
    <w:p w14:paraId="38874533" w14:textId="77777777" w:rsidR="003219CB" w:rsidRPr="0049233F" w:rsidRDefault="003219CB" w:rsidP="003219CB">
      <w:pPr>
        <w:rPr>
          <w:szCs w:val="26"/>
          <w:lang w:val="fr-FR"/>
          <w:rPrChange w:id="2358" w:author="The Si Tran" w:date="2012-12-05T23:02:00Z">
            <w:rPr>
              <w:sz w:val="28"/>
              <w:szCs w:val="28"/>
              <w:lang w:val="fr-FR"/>
            </w:rPr>
          </w:rPrChange>
        </w:rPr>
      </w:pPr>
      <w:r w:rsidRPr="0049233F">
        <w:rPr>
          <w:szCs w:val="26"/>
          <w:lang w:val="fr-FR"/>
          <w:rPrChange w:id="2359" w:author="The Si Tran" w:date="2012-12-05T23:02:00Z">
            <w:rPr>
              <w:b/>
              <w:bCs/>
              <w:sz w:val="28"/>
              <w:szCs w:val="28"/>
              <w:lang w:val="fr-FR"/>
            </w:rPr>
          </w:rPrChange>
        </w:rPr>
        <w:t xml:space="preserve">                          </w:t>
      </w:r>
      <w:ins w:id="2360"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2361" w:author="The Si Tran" w:date="2012-12-05T23:53:00Z">
        <w:r w:rsidRPr="0049233F" w:rsidDel="003967AA">
          <w:rPr>
            <w:szCs w:val="26"/>
            <w:lang w:val="fr-FR"/>
            <w:rPrChange w:id="2362" w:author="The Si Tran" w:date="2012-12-05T23:02:00Z">
              <w:rPr>
                <w:b/>
                <w:bCs/>
                <w:sz w:val="28"/>
                <w:szCs w:val="28"/>
                <w:lang w:val="fr-FR"/>
              </w:rPr>
            </w:rPrChange>
          </w:rPr>
          <w:delText>∆X</w:delText>
        </w:r>
        <w:r w:rsidRPr="0049233F" w:rsidDel="003967AA">
          <w:rPr>
            <w:szCs w:val="26"/>
            <w:vertAlign w:val="subscript"/>
            <w:lang w:val="fr-FR"/>
            <w:rPrChange w:id="2363" w:author="The Si Tran" w:date="2012-12-05T23:02:00Z">
              <w:rPr>
                <w:b/>
                <w:bCs/>
                <w:sz w:val="28"/>
                <w:szCs w:val="28"/>
                <w:vertAlign w:val="subscript"/>
                <w:lang w:val="fr-FR"/>
              </w:rPr>
            </w:rPrChange>
          </w:rPr>
          <w:delText>t</w:delText>
        </w:r>
        <w:r w:rsidRPr="0049233F" w:rsidDel="003967AA">
          <w:rPr>
            <w:szCs w:val="26"/>
            <w:lang w:val="fr-FR"/>
            <w:rPrChange w:id="2364" w:author="The Si Tran" w:date="2012-12-05T23:02:00Z">
              <w:rPr>
                <w:b/>
                <w:bCs/>
                <w:sz w:val="28"/>
                <w:szCs w:val="28"/>
                <w:lang w:val="fr-FR"/>
              </w:rPr>
            </w:rPrChange>
          </w:rPr>
          <w:delText xml:space="preserve"> = X</w:delText>
        </w:r>
        <w:r w:rsidRPr="0049233F" w:rsidDel="003967AA">
          <w:rPr>
            <w:szCs w:val="26"/>
            <w:vertAlign w:val="subscript"/>
            <w:lang w:val="fr-FR"/>
            <w:rPrChange w:id="2365" w:author="The Si Tran" w:date="2012-12-05T23:02:00Z">
              <w:rPr>
                <w:b/>
                <w:bCs/>
                <w:sz w:val="28"/>
                <w:szCs w:val="28"/>
                <w:vertAlign w:val="subscript"/>
                <w:lang w:val="fr-FR"/>
              </w:rPr>
            </w:rPrChange>
          </w:rPr>
          <w:delText>t</w:delText>
        </w:r>
        <w:r w:rsidRPr="0049233F" w:rsidDel="003967AA">
          <w:rPr>
            <w:szCs w:val="26"/>
            <w:lang w:val="fr-FR"/>
            <w:rPrChange w:id="2366" w:author="The Si Tran" w:date="2012-12-05T23:02:00Z">
              <w:rPr>
                <w:b/>
                <w:bCs/>
                <w:sz w:val="28"/>
                <w:szCs w:val="28"/>
                <w:lang w:val="fr-FR"/>
              </w:rPr>
            </w:rPrChange>
          </w:rPr>
          <w:delText xml:space="preserve"> – X</w:delText>
        </w:r>
        <w:r w:rsidRPr="0049233F" w:rsidDel="003967AA">
          <w:rPr>
            <w:szCs w:val="26"/>
            <w:vertAlign w:val="subscript"/>
            <w:lang w:val="fr-FR"/>
            <w:rPrChange w:id="2367" w:author="The Si Tran" w:date="2012-12-05T23:02:00Z">
              <w:rPr>
                <w:b/>
                <w:bCs/>
                <w:sz w:val="28"/>
                <w:szCs w:val="28"/>
                <w:vertAlign w:val="subscript"/>
                <w:lang w:val="fr-FR"/>
              </w:rPr>
            </w:rPrChange>
          </w:rPr>
          <w:delText>t-1</w:delText>
        </w:r>
      </w:del>
    </w:p>
    <w:p w14:paraId="38769882" w14:textId="77777777" w:rsidR="00AC34B6" w:rsidRPr="0049233F" w:rsidRDefault="003219CB" w:rsidP="005E5CD3">
      <w:pPr>
        <w:rPr>
          <w:szCs w:val="26"/>
          <w:vertAlign w:val="subscript"/>
          <w:lang w:val="fr-FR"/>
          <w:rPrChange w:id="2368" w:author="The Si Tran" w:date="2012-12-05T23:02:00Z">
            <w:rPr>
              <w:sz w:val="28"/>
              <w:szCs w:val="28"/>
              <w:vertAlign w:val="subscript"/>
              <w:lang w:val="fr-FR"/>
            </w:rPr>
          </w:rPrChange>
        </w:rPr>
      </w:pPr>
      <w:r w:rsidRPr="0049233F">
        <w:rPr>
          <w:szCs w:val="26"/>
          <w:lang w:val="fr-FR"/>
          <w:rPrChange w:id="2369" w:author="The Si Tran" w:date="2012-12-05T23:02:00Z">
            <w:rPr>
              <w:b/>
              <w:bCs/>
              <w:sz w:val="28"/>
              <w:szCs w:val="28"/>
              <w:lang w:val="fr-FR"/>
            </w:rPr>
          </w:rPrChange>
        </w:rPr>
        <w:t xml:space="preserve">Nếu </w:t>
      </w:r>
      <w:ins w:id="237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371" w:author="The Si Tran" w:date="2012-12-05T23:54:00Z">
        <w:r w:rsidRPr="0049233F" w:rsidDel="00D10148">
          <w:rPr>
            <w:szCs w:val="26"/>
            <w:lang w:val="fr-FR"/>
            <w:rPrChange w:id="2372" w:author="The Si Tran" w:date="2012-12-05T23:02:00Z">
              <w:rPr>
                <w:b/>
                <w:bCs/>
                <w:sz w:val="28"/>
                <w:szCs w:val="28"/>
                <w:lang w:val="fr-FR"/>
              </w:rPr>
            </w:rPrChange>
          </w:rPr>
          <w:delText>∆X</w:delText>
        </w:r>
        <w:r w:rsidRPr="0049233F" w:rsidDel="00D10148">
          <w:rPr>
            <w:szCs w:val="26"/>
            <w:vertAlign w:val="subscript"/>
            <w:lang w:val="fr-FR"/>
            <w:rPrChange w:id="2373" w:author="The Si Tran" w:date="2012-12-05T23:02:00Z">
              <w:rPr>
                <w:b/>
                <w:bCs/>
                <w:sz w:val="28"/>
                <w:szCs w:val="28"/>
                <w:vertAlign w:val="subscript"/>
                <w:lang w:val="fr-FR"/>
              </w:rPr>
            </w:rPrChange>
          </w:rPr>
          <w:delText>t</w:delText>
        </w:r>
        <w:r w:rsidRPr="0049233F" w:rsidDel="00D10148">
          <w:rPr>
            <w:szCs w:val="26"/>
            <w:lang w:val="fr-FR"/>
            <w:rPrChange w:id="2374" w:author="The Si Tran" w:date="2012-12-05T23:02:00Z">
              <w:rPr>
                <w:b/>
                <w:bCs/>
                <w:sz w:val="28"/>
                <w:szCs w:val="28"/>
                <w:lang w:val="fr-FR"/>
              </w:rPr>
            </w:rPrChange>
          </w:rPr>
          <w:delText xml:space="preserve"> </w:delText>
        </w:r>
      </w:del>
      <w:r w:rsidRPr="0049233F">
        <w:rPr>
          <w:szCs w:val="26"/>
          <w:lang w:val="fr-FR"/>
          <w:rPrChange w:id="2375" w:author="The Si Tran" w:date="2012-12-05T23:02:00Z">
            <w:rPr>
              <w:b/>
              <w:bCs/>
              <w:sz w:val="28"/>
              <w:szCs w:val="28"/>
              <w:lang w:val="fr-FR"/>
            </w:rPr>
          </w:rPrChange>
        </w:rPr>
        <w:t xml:space="preserve">là chuỗi tĩnh thì ta xây dựng mô hình mô tả </w:t>
      </w:r>
      <w:del w:id="2376" w:author="The Si Tran" w:date="2012-12-05T23:54:00Z">
        <w:r w:rsidRPr="0049233F" w:rsidDel="00271306">
          <w:rPr>
            <w:szCs w:val="26"/>
            <w:lang w:val="fr-FR"/>
            <w:rPrChange w:id="2377" w:author="The Si Tran" w:date="2012-12-05T23:02:00Z">
              <w:rPr>
                <w:b/>
                <w:bCs/>
                <w:sz w:val="28"/>
                <w:szCs w:val="28"/>
                <w:lang w:val="fr-FR"/>
              </w:rPr>
            </w:rPrChange>
          </w:rPr>
          <w:delText>∆X</w:delText>
        </w:r>
        <w:r w:rsidRPr="0049233F" w:rsidDel="00271306">
          <w:rPr>
            <w:szCs w:val="26"/>
            <w:vertAlign w:val="subscript"/>
            <w:lang w:val="fr-FR"/>
            <w:rPrChange w:id="2378" w:author="The Si Tran" w:date="2012-12-05T23:02:00Z">
              <w:rPr>
                <w:b/>
                <w:bCs/>
                <w:sz w:val="28"/>
                <w:szCs w:val="28"/>
                <w:vertAlign w:val="subscript"/>
                <w:lang w:val="fr-FR"/>
              </w:rPr>
            </w:rPrChange>
          </w:rPr>
          <w:delText>t</w:delText>
        </w:r>
        <w:r w:rsidRPr="0049233F" w:rsidDel="00271306">
          <w:rPr>
            <w:szCs w:val="26"/>
            <w:lang w:val="fr-FR"/>
            <w:rPrChange w:id="2379" w:author="The Si Tran" w:date="2012-12-05T23:02:00Z">
              <w:rPr>
                <w:b/>
                <w:bCs/>
                <w:sz w:val="28"/>
                <w:szCs w:val="28"/>
                <w:lang w:val="fr-FR"/>
              </w:rPr>
            </w:rPrChange>
          </w:rPr>
          <w:delText xml:space="preserve"> </w:delText>
        </w:r>
      </w:del>
      <w:ins w:id="238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381" w:author="The Si Tran" w:date="2012-12-05T23:02:00Z">
            <w:rPr>
              <w:b/>
              <w:bCs/>
              <w:sz w:val="28"/>
              <w:szCs w:val="28"/>
              <w:lang w:val="fr-FR"/>
            </w:rPr>
          </w:rPrChange>
        </w:rPr>
        <w:t xml:space="preserve">rồi từ đó suy ra </w:t>
      </w:r>
      <m:oMath>
        <m:sSub>
          <m:sSubPr>
            <m:ctrlPr>
              <w:ins w:id="2382" w:author="The Si Tran" w:date="2012-12-05T23:54:00Z">
                <w:rPr>
                  <w:rFonts w:ascii="Cambria Math" w:hAnsi="Cambria Math"/>
                  <w:i/>
                  <w:szCs w:val="26"/>
                  <w:lang w:val="fr-FR"/>
                </w:rPr>
              </w:ins>
            </m:ctrlPr>
          </m:sSubPr>
          <m:e>
            <w:ins w:id="2383" w:author="The Si Tran" w:date="2012-12-05T23:54:00Z">
              <m:r>
                <w:rPr>
                  <w:rFonts w:ascii="Cambria Math" w:hAnsi="Cambria Math"/>
                  <w:szCs w:val="26"/>
                  <w:lang w:val="fr-FR"/>
                </w:rPr>
                <m:t>X</m:t>
              </m:r>
            </w:ins>
          </m:e>
          <m:sub>
            <w:ins w:id="2384" w:author="The Si Tran" w:date="2012-12-05T23:54:00Z">
              <m:r>
                <w:rPr>
                  <w:rFonts w:ascii="Cambria Math" w:hAnsi="Cambria Math"/>
                  <w:szCs w:val="26"/>
                  <w:lang w:val="fr-FR"/>
                </w:rPr>
                <m:t>t</m:t>
              </m:r>
            </w:ins>
          </m:sub>
        </m:sSub>
      </m:oMath>
      <w:del w:id="2385" w:author="The Si Tran" w:date="2012-12-05T23:54:00Z">
        <w:r w:rsidRPr="0049233F" w:rsidDel="00271306">
          <w:rPr>
            <w:szCs w:val="26"/>
            <w:lang w:val="fr-FR"/>
            <w:rPrChange w:id="2386" w:author="The Si Tran" w:date="2012-12-05T23:02:00Z">
              <w:rPr>
                <w:b/>
                <w:bCs/>
                <w:sz w:val="28"/>
                <w:szCs w:val="28"/>
                <w:lang w:val="fr-FR"/>
              </w:rPr>
            </w:rPrChange>
          </w:rPr>
          <w:delText>X</w:delText>
        </w:r>
        <w:r w:rsidRPr="0049233F" w:rsidDel="00271306">
          <w:rPr>
            <w:szCs w:val="26"/>
            <w:vertAlign w:val="subscript"/>
            <w:lang w:val="fr-FR"/>
            <w:rPrChange w:id="2387" w:author="The Si Tran" w:date="2012-12-05T23:02:00Z">
              <w:rPr>
                <w:b/>
                <w:bCs/>
                <w:sz w:val="28"/>
                <w:szCs w:val="28"/>
                <w:vertAlign w:val="subscript"/>
                <w:lang w:val="fr-FR"/>
              </w:rPr>
            </w:rPrChange>
          </w:rPr>
          <w:delText>t</w:delText>
        </w:r>
      </w:del>
      <w:r w:rsidRPr="0049233F">
        <w:rPr>
          <w:szCs w:val="26"/>
          <w:lang w:val="fr-FR"/>
          <w:rPrChange w:id="2388" w:author="The Si Tran" w:date="2012-12-05T23:02:00Z">
            <w:rPr>
              <w:b/>
              <w:bCs/>
              <w:sz w:val="28"/>
              <w:szCs w:val="28"/>
              <w:lang w:val="fr-FR"/>
            </w:rPr>
          </w:rPrChange>
        </w:rPr>
        <w:t>. Nếu</w:t>
      </w:r>
      <w:ins w:id="2389"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390" w:author="The Si Tran" w:date="2012-12-05T23:54:00Z">
        <w:r w:rsidRPr="0049233F" w:rsidDel="0023677B">
          <w:rPr>
            <w:szCs w:val="26"/>
            <w:lang w:val="fr-FR"/>
            <w:rPrChange w:id="2391" w:author="The Si Tran" w:date="2012-12-05T23:02:00Z">
              <w:rPr>
                <w:b/>
                <w:bCs/>
                <w:sz w:val="28"/>
                <w:szCs w:val="28"/>
                <w:lang w:val="fr-FR"/>
              </w:rPr>
            </w:rPrChange>
          </w:rPr>
          <w:delText xml:space="preserve"> ∆X</w:delText>
        </w:r>
        <w:r w:rsidRPr="0049233F" w:rsidDel="0023677B">
          <w:rPr>
            <w:szCs w:val="26"/>
            <w:vertAlign w:val="subscript"/>
            <w:lang w:val="fr-FR"/>
            <w:rPrChange w:id="2392" w:author="The Si Tran" w:date="2012-12-05T23:02:00Z">
              <w:rPr>
                <w:b/>
                <w:bCs/>
                <w:sz w:val="28"/>
                <w:szCs w:val="28"/>
                <w:vertAlign w:val="subscript"/>
                <w:lang w:val="fr-FR"/>
              </w:rPr>
            </w:rPrChange>
          </w:rPr>
          <w:delText>t</w:delText>
        </w:r>
      </w:del>
      <w:r w:rsidRPr="0049233F">
        <w:rPr>
          <w:szCs w:val="26"/>
          <w:lang w:val="fr-FR"/>
          <w:rPrChange w:id="2393" w:author="The Si Tran" w:date="2012-12-05T23:02:00Z">
            <w:rPr>
              <w:b/>
              <w:bCs/>
              <w:sz w:val="28"/>
              <w:szCs w:val="28"/>
              <w:lang w:val="fr-FR"/>
            </w:rPr>
          </w:rPrChange>
        </w:rPr>
        <w:t xml:space="preserve"> vẫn là chuỗi không tĩnh, ta tiếp tục áp dụng toán tử </w:t>
      </w:r>
      <w:ins w:id="2394" w:author="The Si Tran" w:date="2012-12-05T23:54:00Z">
        <m:oMath>
          <m:r>
            <w:rPr>
              <w:rFonts w:ascii="Cambria Math" w:hAnsi="Cambria Math"/>
              <w:szCs w:val="26"/>
              <w:lang w:val="fr-FR"/>
            </w:rPr>
            <m:t>∆</m:t>
          </m:r>
        </m:oMath>
      </w:ins>
      <w:ins w:id="2395" w:author="The Si Tran" w:date="2012-12-05T23:55:00Z">
        <w:r w:rsidR="00013058">
          <w:rPr>
            <w:szCs w:val="26"/>
            <w:lang w:val="fr-FR"/>
          </w:rPr>
          <w:t xml:space="preserve"> </w:t>
        </w:r>
      </w:ins>
      <w:del w:id="2396" w:author="The Si Tran" w:date="2012-12-05T23:54:00Z">
        <w:r w:rsidRPr="0049233F" w:rsidDel="0023677B">
          <w:rPr>
            <w:szCs w:val="26"/>
            <w:lang w:val="fr-FR"/>
            <w:rPrChange w:id="2397" w:author="The Si Tran" w:date="2012-12-05T23:02:00Z">
              <w:rPr>
                <w:b/>
                <w:bCs/>
                <w:sz w:val="28"/>
                <w:szCs w:val="28"/>
                <w:lang w:val="fr-FR"/>
              </w:rPr>
            </w:rPrChange>
          </w:rPr>
          <w:delText xml:space="preserve">∆ </w:delText>
        </w:r>
      </w:del>
      <w:r w:rsidRPr="0049233F">
        <w:rPr>
          <w:szCs w:val="26"/>
          <w:lang w:val="fr-FR"/>
          <w:rPrChange w:id="2398" w:author="The Si Tran" w:date="2012-12-05T23:02:00Z">
            <w:rPr>
              <w:b/>
              <w:bCs/>
              <w:sz w:val="28"/>
              <w:szCs w:val="28"/>
              <w:lang w:val="fr-FR"/>
            </w:rPr>
          </w:rPrChange>
        </w:rPr>
        <w:t xml:space="preserve">cho chuỗi </w:t>
      </w:r>
      <w:ins w:id="239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400" w:author="The Si Tran" w:date="2012-12-05T23:54:00Z">
        <w:r w:rsidRPr="0049233F" w:rsidDel="0023677B">
          <w:rPr>
            <w:szCs w:val="26"/>
            <w:lang w:val="fr-FR"/>
            <w:rPrChange w:id="2401" w:author="The Si Tran" w:date="2012-12-05T23:02:00Z">
              <w:rPr>
                <w:b/>
                <w:bCs/>
                <w:sz w:val="28"/>
                <w:szCs w:val="28"/>
                <w:lang w:val="fr-FR"/>
              </w:rPr>
            </w:rPrChange>
          </w:rPr>
          <w:delText>∆X</w:delText>
        </w:r>
        <w:r w:rsidRPr="0049233F" w:rsidDel="0023677B">
          <w:rPr>
            <w:szCs w:val="26"/>
            <w:vertAlign w:val="subscript"/>
            <w:lang w:val="fr-FR"/>
            <w:rPrChange w:id="2402" w:author="The Si Tran" w:date="2012-12-05T23:02:00Z">
              <w:rPr>
                <w:b/>
                <w:bCs/>
                <w:sz w:val="28"/>
                <w:szCs w:val="28"/>
                <w:vertAlign w:val="subscript"/>
                <w:lang w:val="fr-FR"/>
              </w:rPr>
            </w:rPrChange>
          </w:rPr>
          <w:delText>t</w:delText>
        </w:r>
      </w:del>
    </w:p>
    <w:p w14:paraId="38C58B0B" w14:textId="77777777" w:rsidR="005E5CD3" w:rsidRPr="0049233F" w:rsidRDefault="005E5CD3" w:rsidP="005E5CD3">
      <w:pPr>
        <w:ind w:firstLine="540"/>
        <w:rPr>
          <w:b/>
          <w:szCs w:val="26"/>
          <w:lang w:val="fr-FR"/>
          <w:rPrChange w:id="2403" w:author="The Si Tran" w:date="2012-12-05T23:02:00Z">
            <w:rPr>
              <w:b/>
              <w:sz w:val="28"/>
              <w:szCs w:val="28"/>
              <w:lang w:val="fr-FR"/>
            </w:rPr>
          </w:rPrChange>
        </w:rPr>
      </w:pPr>
      <w:r w:rsidRPr="0049233F">
        <w:rPr>
          <w:b/>
          <w:szCs w:val="26"/>
          <w:lang w:val="fr-FR"/>
          <w:rPrChange w:id="2404" w:author="The Si Tran" w:date="2012-12-05T23:02:00Z">
            <w:rPr>
              <w:b/>
              <w:bCs/>
              <w:sz w:val="28"/>
              <w:szCs w:val="28"/>
              <w:lang w:val="fr-FR"/>
            </w:rPr>
          </w:rPrChange>
        </w:rPr>
        <w:t>Thành phần chu kỳ (cyclical)</w:t>
      </w:r>
    </w:p>
    <w:p w14:paraId="0D73FA58" w14:textId="77777777" w:rsidR="005E5CD3" w:rsidRPr="0049233F" w:rsidRDefault="005E5CD3" w:rsidP="005E5CD3">
      <w:pPr>
        <w:ind w:firstLine="540"/>
        <w:rPr>
          <w:szCs w:val="26"/>
          <w:lang w:val="fr-FR"/>
          <w:rPrChange w:id="2405" w:author="The Si Tran" w:date="2012-12-05T23:02:00Z">
            <w:rPr>
              <w:sz w:val="28"/>
              <w:szCs w:val="28"/>
              <w:lang w:val="fr-FR"/>
            </w:rPr>
          </w:rPrChange>
        </w:rPr>
      </w:pPr>
      <w:r w:rsidRPr="0049233F">
        <w:rPr>
          <w:szCs w:val="26"/>
          <w:lang w:val="fr-FR"/>
          <w:rPrChange w:id="2406"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407"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408"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9233F" w:rsidRDefault="005E5CD3" w:rsidP="005E5CD3">
      <w:pPr>
        <w:ind w:firstLine="540"/>
        <w:rPr>
          <w:b/>
          <w:szCs w:val="26"/>
          <w:lang w:val="fr-FR"/>
          <w:rPrChange w:id="2409" w:author="The Si Tran" w:date="2012-12-05T23:02:00Z">
            <w:rPr>
              <w:b/>
              <w:sz w:val="28"/>
              <w:szCs w:val="28"/>
              <w:lang w:val="fr-FR"/>
            </w:rPr>
          </w:rPrChange>
        </w:rPr>
      </w:pPr>
      <w:r w:rsidRPr="0049233F">
        <w:rPr>
          <w:b/>
          <w:szCs w:val="26"/>
          <w:lang w:val="fr-FR"/>
          <w:rPrChange w:id="2410" w:author="The Si Tran" w:date="2012-12-05T23:02:00Z">
            <w:rPr>
              <w:b/>
              <w:bCs/>
              <w:sz w:val="28"/>
              <w:szCs w:val="28"/>
              <w:lang w:val="fr-FR"/>
            </w:rPr>
          </w:rPrChange>
        </w:rPr>
        <w:t>Thành phần bất quy tắc (irregular)</w:t>
      </w:r>
    </w:p>
    <w:p w14:paraId="0034CF76" w14:textId="77777777" w:rsidR="005E5CD3" w:rsidRPr="0049233F" w:rsidRDefault="005E5CD3" w:rsidP="005E5CD3">
      <w:pPr>
        <w:ind w:firstLine="540"/>
        <w:rPr>
          <w:szCs w:val="26"/>
          <w:lang w:val="fr-FR"/>
          <w:rPrChange w:id="2411" w:author="The Si Tran" w:date="2012-12-05T23:02:00Z">
            <w:rPr>
              <w:sz w:val="28"/>
              <w:szCs w:val="28"/>
              <w:lang w:val="fr-FR"/>
            </w:rPr>
          </w:rPrChange>
        </w:rPr>
      </w:pPr>
      <w:r w:rsidRPr="0049233F">
        <w:rPr>
          <w:szCs w:val="26"/>
          <w:lang w:val="fr-FR"/>
          <w:rPrChange w:id="2412" w:author="The Si Tran" w:date="2012-12-05T23:02:00Z">
            <w:rPr>
              <w:b/>
              <w:bCs/>
              <w:sz w:val="28"/>
              <w:szCs w:val="28"/>
              <w:lang w:val="fr-FR"/>
            </w:rPr>
          </w:rPrChange>
        </w:rPr>
        <w:lastRenderedPageBreak/>
        <w:t xml:space="preserve"> Là thành phần thể hiện sự biến đổi ngẫu nhiên không thể đoán được của chuỗi thời gian [1].</w:t>
      </w:r>
    </w:p>
    <w:p w14:paraId="0507999E" w14:textId="77777777" w:rsidR="005E5CD3" w:rsidRPr="0049233F" w:rsidRDefault="005E5CD3" w:rsidP="005E5CD3">
      <w:pPr>
        <w:ind w:firstLine="540"/>
        <w:rPr>
          <w:b/>
          <w:szCs w:val="26"/>
          <w:lang w:val="fr-FR"/>
          <w:rPrChange w:id="2413" w:author="The Si Tran" w:date="2012-12-05T23:02:00Z">
            <w:rPr>
              <w:b/>
              <w:sz w:val="28"/>
              <w:szCs w:val="28"/>
              <w:lang w:val="fr-FR"/>
            </w:rPr>
          </w:rPrChange>
        </w:rPr>
      </w:pPr>
      <w:r w:rsidRPr="0049233F">
        <w:rPr>
          <w:b/>
          <w:szCs w:val="26"/>
          <w:lang w:val="fr-FR"/>
          <w:rPrChange w:id="2414" w:author="The Si Tran" w:date="2012-12-05T23:02:00Z">
            <w:rPr>
              <w:b/>
              <w:bCs/>
              <w:sz w:val="28"/>
              <w:szCs w:val="28"/>
              <w:lang w:val="fr-FR"/>
            </w:rPr>
          </w:rPrChange>
        </w:rPr>
        <w:t>Thành phần mùa (Seasonal)</w:t>
      </w:r>
    </w:p>
    <w:p w14:paraId="0F9CFB46" w14:textId="77777777" w:rsidR="005E5CD3" w:rsidRPr="0049233F" w:rsidRDefault="005E5CD3" w:rsidP="005E5CD3">
      <w:pPr>
        <w:ind w:firstLine="540"/>
        <w:rPr>
          <w:szCs w:val="26"/>
          <w:lang w:val="fr-FR"/>
          <w:rPrChange w:id="2415" w:author="The Si Tran" w:date="2012-12-05T23:02:00Z">
            <w:rPr>
              <w:sz w:val="28"/>
              <w:szCs w:val="28"/>
              <w:lang w:val="fr-FR"/>
            </w:rPr>
          </w:rPrChange>
        </w:rPr>
      </w:pPr>
      <w:r w:rsidRPr="0049233F">
        <w:rPr>
          <w:szCs w:val="26"/>
          <w:lang w:val="fr-FR"/>
          <w:rPrChange w:id="2416" w:author="The Si Tran" w:date="2012-12-05T23:02:00Z">
            <w:rPr>
              <w:b/>
              <w:bCs/>
              <w:sz w:val="28"/>
              <w:szCs w:val="28"/>
              <w:lang w:val="fr-FR"/>
            </w:rPr>
          </w:rPrChange>
        </w:rPr>
        <w:t xml:space="preserve"> </w:t>
      </w:r>
      <w:r w:rsidR="00E26A6D" w:rsidRPr="0049233F">
        <w:rPr>
          <w:szCs w:val="26"/>
          <w:lang w:val="fr-FR"/>
          <w:rPrChange w:id="2417" w:author="The Si Tran" w:date="2012-12-05T23:02:00Z">
            <w:rPr>
              <w:b/>
              <w:bCs/>
              <w:sz w:val="28"/>
              <w:szCs w:val="28"/>
              <w:lang w:val="fr-FR"/>
            </w:rPr>
          </w:rPrChange>
        </w:rPr>
        <w:t>Theo như định nghĩa bên trên thì đây l</w:t>
      </w:r>
      <w:r w:rsidRPr="0049233F">
        <w:rPr>
          <w:szCs w:val="26"/>
          <w:lang w:val="fr-FR"/>
          <w:rPrChange w:id="2418"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419" w:author="The Si Tran" w:date="2012-12-14T04:30:00Z">
        <w:r w:rsidR="00D20536">
          <w:rPr>
            <w:szCs w:val="26"/>
            <w:lang w:val="fr-FR"/>
          </w:rPr>
          <w:t>2.6</w:t>
        </w:r>
      </w:ins>
      <w:del w:id="2420" w:author="The Si Tran" w:date="2012-12-14T04:30:00Z">
        <w:r w:rsidRPr="0049233F" w:rsidDel="00D20536">
          <w:rPr>
            <w:szCs w:val="26"/>
            <w:lang w:val="fr-FR"/>
            <w:rPrChange w:id="2421" w:author="The Si Tran" w:date="2012-12-05T23:02:00Z">
              <w:rPr>
                <w:b/>
                <w:bCs/>
                <w:sz w:val="28"/>
                <w:szCs w:val="28"/>
                <w:lang w:val="fr-FR"/>
              </w:rPr>
            </w:rPrChange>
          </w:rPr>
          <w:delText>5</w:delText>
        </w:r>
      </w:del>
      <w:r w:rsidRPr="0049233F">
        <w:rPr>
          <w:szCs w:val="26"/>
          <w:lang w:val="fr-FR"/>
          <w:rPrChange w:id="2422" w:author="The Si Tran" w:date="2012-12-05T23:02:00Z">
            <w:rPr>
              <w:b/>
              <w:bCs/>
              <w:sz w:val="28"/>
              <w:szCs w:val="28"/>
              <w:lang w:val="fr-FR"/>
            </w:rPr>
          </w:rPrChange>
        </w:rPr>
        <w:t xml:space="preserve"> là đồ thị của một chuỗi thời gian có tính mùa</w:t>
      </w:r>
      <w:ins w:id="2423" w:author="The Si Tran" w:date="2012-12-14T04:30:00Z">
        <w:r w:rsidR="00D20536">
          <w:rPr>
            <w:szCs w:val="26"/>
            <w:lang w:val="fr-FR"/>
          </w:rPr>
          <w:t>.</w:t>
        </w:r>
      </w:ins>
    </w:p>
    <w:p w14:paraId="1460691C" w14:textId="77777777" w:rsidR="005E5CD3" w:rsidRPr="0049233F" w:rsidRDefault="005E5CD3">
      <w:pPr>
        <w:jc w:val="center"/>
        <w:rPr>
          <w:szCs w:val="26"/>
          <w:lang w:val="fr-FR"/>
          <w:rPrChange w:id="2424" w:author="The Si Tran" w:date="2012-12-05T23:02:00Z">
            <w:rPr>
              <w:sz w:val="28"/>
              <w:szCs w:val="28"/>
              <w:lang w:val="fr-FR"/>
            </w:rPr>
          </w:rPrChange>
        </w:rPr>
        <w:pPrChange w:id="2425" w:author="The Si Tran" w:date="2012-12-11T23:22:00Z">
          <w:pPr/>
        </w:pPrChange>
      </w:pPr>
      <w:r w:rsidRPr="0049233F">
        <w:rPr>
          <w:noProof/>
          <w:szCs w:val="26"/>
          <w:rPrChange w:id="2426" w:author="Unknown">
            <w:rPr>
              <w:noProof/>
              <w:sz w:val="28"/>
              <w:szCs w:val="28"/>
            </w:rPr>
          </w:rPrChange>
        </w:rPr>
        <w:drawing>
          <wp:inline distT="0" distB="0" distL="0" distR="0" wp14:anchorId="60A3E341" wp14:editId="4ED805EF">
            <wp:extent cx="5123344" cy="308138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1755" cy="3086447"/>
                    </a:xfrm>
                    <a:prstGeom prst="rect">
                      <a:avLst/>
                    </a:prstGeom>
                    <a:noFill/>
                    <a:ln>
                      <a:noFill/>
                    </a:ln>
                  </pic:spPr>
                </pic:pic>
              </a:graphicData>
            </a:graphic>
          </wp:inline>
        </w:drawing>
      </w:r>
    </w:p>
    <w:p w14:paraId="51AD1F11" w14:textId="2A1E7368" w:rsidR="005E5CD3" w:rsidRPr="0049233F" w:rsidDel="00565563" w:rsidRDefault="005E5CD3">
      <w:pPr>
        <w:pStyle w:val="Hinh"/>
        <w:jc w:val="center"/>
        <w:rPr>
          <w:del w:id="2427" w:author="The Si Tran" w:date="2012-12-14T04:34:00Z"/>
          <w:lang w:val="fr-FR"/>
          <w:rPrChange w:id="2428" w:author="The Si Tran" w:date="2012-12-05T23:02:00Z">
            <w:rPr>
              <w:del w:id="2429" w:author="The Si Tran" w:date="2012-12-14T04:34:00Z"/>
              <w:sz w:val="28"/>
              <w:szCs w:val="28"/>
              <w:lang w:val="fr-FR"/>
            </w:rPr>
          </w:rPrChange>
        </w:rPr>
        <w:pPrChange w:id="2430" w:author="The Si Tran" w:date="2012-12-11T23:22:00Z">
          <w:pPr>
            <w:pStyle w:val="Caption"/>
            <w:ind w:left="720" w:firstLine="720"/>
          </w:pPr>
        </w:pPrChange>
      </w:pPr>
      <w:bookmarkStart w:id="2431" w:name="_Toc312142079"/>
      <w:bookmarkStart w:id="2432" w:name="_Toc343029955"/>
      <w:bookmarkStart w:id="2433" w:name="_Toc343220888"/>
      <w:r w:rsidRPr="0049233F">
        <w:rPr>
          <w:lang w:val="fr-FR"/>
          <w:rPrChange w:id="2434" w:author="The Si Tran" w:date="2012-12-05T23:02:00Z">
            <w:rPr>
              <w:sz w:val="28"/>
              <w:szCs w:val="28"/>
              <w:lang w:val="fr-FR"/>
            </w:rPr>
          </w:rPrChange>
        </w:rPr>
        <w:t xml:space="preserve">Hình </w:t>
      </w:r>
      <w:del w:id="2435" w:author="The Si Tran" w:date="2012-12-11T23:22:00Z">
        <w:r w:rsidRPr="0049233F" w:rsidDel="000D0624">
          <w:rPr>
            <w:rPrChange w:id="2436" w:author="The Si Tran" w:date="2012-12-05T23:02:00Z">
              <w:rPr>
                <w:sz w:val="28"/>
                <w:szCs w:val="28"/>
              </w:rPr>
            </w:rPrChange>
          </w:rPr>
          <w:fldChar w:fldCharType="begin"/>
        </w:r>
        <w:r w:rsidRPr="0049233F" w:rsidDel="000D0624">
          <w:rPr>
            <w:lang w:val="fr-FR"/>
            <w:rPrChange w:id="2437" w:author="The Si Tran" w:date="2012-12-05T23:02:00Z">
              <w:rPr>
                <w:sz w:val="28"/>
                <w:szCs w:val="28"/>
                <w:lang w:val="fr-FR"/>
              </w:rPr>
            </w:rPrChange>
          </w:rPr>
          <w:delInstrText xml:space="preserve"> SEQ Hình \* ARABIC </w:delInstrText>
        </w:r>
        <w:r w:rsidRPr="0049233F" w:rsidDel="000D0624">
          <w:rPr>
            <w:rPrChange w:id="2438" w:author="The Si Tran" w:date="2012-12-05T23:02:00Z">
              <w:rPr>
                <w:sz w:val="28"/>
                <w:szCs w:val="28"/>
              </w:rPr>
            </w:rPrChange>
          </w:rPr>
          <w:fldChar w:fldCharType="separate"/>
        </w:r>
        <w:r w:rsidRPr="0049233F" w:rsidDel="000D0624">
          <w:rPr>
            <w:noProof/>
            <w:lang w:val="fr-FR"/>
            <w:rPrChange w:id="2439" w:author="The Si Tran" w:date="2012-12-05T23:02:00Z">
              <w:rPr>
                <w:noProof/>
                <w:sz w:val="28"/>
                <w:szCs w:val="28"/>
                <w:lang w:val="fr-FR"/>
              </w:rPr>
            </w:rPrChange>
          </w:rPr>
          <w:delText>5</w:delText>
        </w:r>
        <w:r w:rsidRPr="0049233F" w:rsidDel="000D0624">
          <w:rPr>
            <w:rPrChange w:id="2440" w:author="The Si Tran" w:date="2012-12-05T23:02:00Z">
              <w:rPr>
                <w:sz w:val="28"/>
                <w:szCs w:val="28"/>
              </w:rPr>
            </w:rPrChange>
          </w:rPr>
          <w:fldChar w:fldCharType="end"/>
        </w:r>
        <w:r w:rsidRPr="0049233F" w:rsidDel="000D0624">
          <w:rPr>
            <w:lang w:val="fr-FR"/>
            <w:rPrChange w:id="2441" w:author="The Si Tran" w:date="2012-12-05T23:02:00Z">
              <w:rPr>
                <w:sz w:val="28"/>
                <w:szCs w:val="28"/>
                <w:lang w:val="fr-FR"/>
              </w:rPr>
            </w:rPrChange>
          </w:rPr>
          <w:delText xml:space="preserve"> </w:delText>
        </w:r>
      </w:del>
      <w:ins w:id="2442" w:author="The Si Tran" w:date="2012-12-11T23:22:00Z">
        <w:r w:rsidR="00B14D71">
          <w:t>2.7</w:t>
        </w:r>
      </w:ins>
      <w:ins w:id="2443" w:author="The Si Tran" w:date="2012-12-14T04:30:00Z">
        <w:r w:rsidR="00D20536">
          <w:t>:</w:t>
        </w:r>
      </w:ins>
      <w:ins w:id="2444" w:author="The Si Tran" w:date="2012-12-11T23:22:00Z">
        <w:r w:rsidR="000D0624" w:rsidRPr="0049233F">
          <w:rPr>
            <w:lang w:val="fr-FR"/>
            <w:rPrChange w:id="2445" w:author="The Si Tran" w:date="2012-12-05T23:02:00Z">
              <w:rPr>
                <w:sz w:val="28"/>
                <w:szCs w:val="28"/>
                <w:lang w:val="fr-FR"/>
              </w:rPr>
            </w:rPrChange>
          </w:rPr>
          <w:t xml:space="preserve"> </w:t>
        </w:r>
      </w:ins>
      <w:r w:rsidRPr="000D0624">
        <w:rPr>
          <w:lang w:val="fr-FR"/>
          <w:rPrChange w:id="2446" w:author="The Si Tran" w:date="2012-12-11T23:22:00Z">
            <w:rPr>
              <w:sz w:val="28"/>
              <w:szCs w:val="28"/>
              <w:lang w:val="fr-FR"/>
            </w:rPr>
          </w:rPrChange>
        </w:rPr>
        <w:t>Chuỗi thời gian có tính mùa</w:t>
      </w:r>
      <w:del w:id="2447" w:author="The Si Tran" w:date="2012-12-14T04:34:00Z">
        <w:r w:rsidRPr="000D0624" w:rsidDel="00565563">
          <w:rPr>
            <w:lang w:val="fr-FR"/>
            <w:rPrChange w:id="2448" w:author="The Si Tran" w:date="2012-12-11T23:22:00Z">
              <w:rPr>
                <w:sz w:val="28"/>
                <w:szCs w:val="28"/>
                <w:lang w:val="fr-FR"/>
              </w:rPr>
            </w:rPrChange>
          </w:rPr>
          <w:delText>.</w:delText>
        </w:r>
        <w:bookmarkEnd w:id="2431"/>
        <w:bookmarkEnd w:id="2432"/>
        <w:bookmarkEnd w:id="2433"/>
      </w:del>
    </w:p>
    <w:p w14:paraId="798DA0BB" w14:textId="77777777" w:rsidR="005E5CD3" w:rsidRPr="0049233F" w:rsidRDefault="005E5CD3">
      <w:pPr>
        <w:pStyle w:val="Hinh"/>
        <w:jc w:val="center"/>
        <w:rPr>
          <w:lang w:val="fr-FR"/>
          <w:rPrChange w:id="2449" w:author="The Si Tran" w:date="2012-12-05T23:02:00Z">
            <w:rPr>
              <w:sz w:val="28"/>
              <w:szCs w:val="28"/>
              <w:lang w:val="fr-FR"/>
            </w:rPr>
          </w:rPrChange>
        </w:rPr>
        <w:pPrChange w:id="2450" w:author="The Si Tran" w:date="2012-12-14T04:34:00Z">
          <w:pPr/>
        </w:pPrChange>
      </w:pPr>
      <w:del w:id="2451" w:author="The Si Tran" w:date="2012-12-14T04:34:00Z">
        <w:r w:rsidRPr="0049233F" w:rsidDel="00565563">
          <w:rPr>
            <w:lang w:val="fr-FR"/>
            <w:rPrChange w:id="2452" w:author="The Si Tran" w:date="2012-12-05T23:02:00Z">
              <w:rPr>
                <w:b/>
                <w:bCs/>
                <w:sz w:val="28"/>
                <w:szCs w:val="28"/>
                <w:lang w:val="fr-FR"/>
              </w:rPr>
            </w:rPrChange>
          </w:rPr>
          <w:tab/>
        </w:r>
      </w:del>
    </w:p>
    <w:p w14:paraId="495C2E74" w14:textId="77777777" w:rsidR="006A21F7" w:rsidRPr="0049233F" w:rsidRDefault="005E5CD3" w:rsidP="00565563">
      <w:pPr>
        <w:ind w:firstLine="720"/>
        <w:rPr>
          <w:szCs w:val="26"/>
          <w:lang w:val="fr-FR"/>
          <w:rPrChange w:id="2453" w:author="The Si Tran" w:date="2012-12-05T23:02:00Z">
            <w:rPr>
              <w:sz w:val="28"/>
              <w:szCs w:val="28"/>
              <w:lang w:val="fr-FR"/>
            </w:rPr>
          </w:rPrChange>
        </w:rPr>
      </w:pPr>
      <w:del w:id="2454" w:author="The Si Tran" w:date="2012-12-14T04:33:00Z">
        <w:r w:rsidRPr="0049233F" w:rsidDel="00565563">
          <w:rPr>
            <w:szCs w:val="26"/>
            <w:lang w:val="fr-FR"/>
            <w:rPrChange w:id="2455" w:author="The Si Tran" w:date="2012-12-05T23:02:00Z">
              <w:rPr>
                <w:b/>
                <w:bCs/>
                <w:sz w:val="28"/>
                <w:szCs w:val="28"/>
                <w:lang w:val="fr-FR"/>
              </w:rPr>
            </w:rPrChange>
          </w:rPr>
          <w:tab/>
        </w:r>
      </w:del>
      <w:r w:rsidRPr="0049233F">
        <w:rPr>
          <w:szCs w:val="26"/>
          <w:lang w:val="fr-FR"/>
          <w:rPrChange w:id="2456" w:author="The Si Tran" w:date="2012-12-05T23:02:00Z">
            <w:rPr>
              <w:b/>
              <w:bCs/>
              <w:sz w:val="28"/>
              <w:szCs w:val="28"/>
              <w:lang w:val="fr-FR"/>
            </w:rPr>
          </w:rPrChange>
        </w:rPr>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2457" w:author="The Si Tran" w:date="2012-12-05T23:02:00Z">
            <w:rPr>
              <w:b/>
              <w:bCs/>
              <w:sz w:val="28"/>
              <w:szCs w:val="28"/>
              <w:lang w:val="fr-FR"/>
            </w:rPr>
          </w:rPrChange>
        </w:rPr>
        <w:t>.</w:t>
      </w:r>
    </w:p>
    <w:p w14:paraId="706EF02E" w14:textId="77777777" w:rsidR="008D6389" w:rsidDel="00B828F5" w:rsidRDefault="008D6389" w:rsidP="00E078AF">
      <w:pPr>
        <w:rPr>
          <w:del w:id="2458" w:author="The Si Tran" w:date="2012-12-14T04:35:00Z"/>
          <w:szCs w:val="26"/>
          <w:lang w:val="fr-FR"/>
        </w:rPr>
      </w:pPr>
      <w:r w:rsidRPr="0049233F">
        <w:rPr>
          <w:szCs w:val="26"/>
          <w:lang w:val="fr-FR"/>
          <w:rPrChange w:id="2459"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2460" w:author="The Si Tran" w:date="2012-12-05T23:02:00Z">
            <w:rPr>
              <w:b/>
              <w:bCs/>
              <w:sz w:val="28"/>
              <w:szCs w:val="28"/>
              <w:lang w:val="fr-FR"/>
            </w:rPr>
          </w:rPrChange>
        </w:rPr>
        <w:fldChar w:fldCharType="begin"/>
      </w:r>
      <w:r w:rsidRPr="0049233F">
        <w:rPr>
          <w:szCs w:val="26"/>
          <w:lang w:val="fr-FR"/>
          <w:rPrChange w:id="2461"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del w:id="2462" w:author="The Si Tran" w:date="2012-12-12T14:11:00Z">
        <w:r w:rsidRPr="0049233F">
          <w:rPr>
            <w:szCs w:val="26"/>
            <w:lang w:val="fr-FR"/>
            <w:rPrChange w:id="2463" w:author="The Si Tran" w:date="2012-12-05T23:02:00Z">
              <w:rPr>
                <w:b/>
                <w:bCs/>
                <w:sz w:val="28"/>
                <w:szCs w:val="28"/>
                <w:lang w:val="fr-FR"/>
              </w:rPr>
            </w:rPrChange>
          </w:rPr>
          <w:fldChar w:fldCharType="separate"/>
        </w:r>
        <w:r w:rsidRPr="0049233F" w:rsidDel="009D276E">
          <w:rPr>
            <w:szCs w:val="26"/>
            <w:rPrChange w:id="2464" w:author="The Si Tran" w:date="2012-12-05T23:02:00Z">
              <w:rPr>
                <w:b/>
                <w:bCs/>
                <w:sz w:val="20"/>
                <w:szCs w:val="20"/>
              </w:rPr>
            </w:rPrChange>
          </w:rPr>
          <w:delText>[1]</w:delText>
        </w:r>
      </w:del>
      <w:r w:rsidRPr="0049233F">
        <w:rPr>
          <w:szCs w:val="26"/>
          <w:lang w:val="fr-FR"/>
          <w:rPrChange w:id="2465" w:author="The Si Tran" w:date="2012-12-05T23:02:00Z">
            <w:rPr>
              <w:b/>
              <w:bCs/>
              <w:sz w:val="28"/>
              <w:szCs w:val="28"/>
              <w:lang w:val="fr-FR"/>
            </w:rPr>
          </w:rPrChange>
        </w:rPr>
        <w:fldChar w:fldCharType="end"/>
      </w:r>
      <w:r w:rsidRPr="0049233F">
        <w:rPr>
          <w:szCs w:val="26"/>
          <w:lang w:val="fr-FR"/>
          <w:rPrChange w:id="2466" w:author="The Si Tran" w:date="2012-12-05T23:02:00Z">
            <w:rPr>
              <w:b/>
              <w:bCs/>
              <w:sz w:val="28"/>
              <w:szCs w:val="28"/>
              <w:lang w:val="fr-FR"/>
            </w:rPr>
          </w:rPrChange>
        </w:rPr>
        <w:t>.</w:t>
      </w:r>
    </w:p>
    <w:p w14:paraId="6B00FEF5" w14:textId="77777777" w:rsidR="00B828F5" w:rsidRPr="0049233F" w:rsidRDefault="00B828F5" w:rsidP="005A22B0">
      <w:pPr>
        <w:rPr>
          <w:ins w:id="2467" w:author="The Si Tran" w:date="2012-12-14T04:35:00Z"/>
          <w:szCs w:val="26"/>
          <w:lang w:val="fr-FR"/>
          <w:rPrChange w:id="2468" w:author="The Si Tran" w:date="2012-12-05T23:02:00Z">
            <w:rPr>
              <w:ins w:id="2469" w:author="The Si Tran" w:date="2012-12-14T04:35:00Z"/>
              <w:sz w:val="28"/>
              <w:szCs w:val="28"/>
              <w:lang w:val="fr-FR"/>
            </w:rPr>
          </w:rPrChange>
        </w:rPr>
      </w:pPr>
    </w:p>
    <w:p w14:paraId="2041ECB9" w14:textId="2DE0448B" w:rsidR="008D6389" w:rsidRPr="0049233F" w:rsidDel="00565563" w:rsidRDefault="00565563">
      <w:pPr>
        <w:pStyle w:val="Bang"/>
        <w:rPr>
          <w:del w:id="2470" w:author="The Si Tran" w:date="2012-12-14T04:33:00Z"/>
          <w:lang w:val="fr-FR"/>
          <w:rPrChange w:id="2471" w:author="The Si Tran" w:date="2012-12-05T23:02:00Z">
            <w:rPr>
              <w:del w:id="2472" w:author="The Si Tran" w:date="2012-12-14T04:33:00Z"/>
              <w:sz w:val="28"/>
              <w:szCs w:val="28"/>
              <w:lang w:val="fr-FR"/>
            </w:rPr>
          </w:rPrChange>
        </w:rPr>
        <w:pPrChange w:id="2473" w:author="The Si Tran" w:date="2012-12-14T04:42:00Z">
          <w:pPr/>
        </w:pPrChange>
      </w:pPr>
      <w:bookmarkStart w:id="2474" w:name="_Toc343226120"/>
      <w:ins w:id="2475" w:author="The Si Tran" w:date="2012-12-14T04:34:00Z">
        <w:r w:rsidRPr="00565563">
          <w:rPr>
            <w:b/>
            <w:lang w:val="fr-FR"/>
            <w:rPrChange w:id="2476" w:author="The Si Tran" w:date="2012-12-14T04:35:00Z">
              <w:rPr>
                <w:lang w:val="fr-FR"/>
              </w:rPr>
            </w:rPrChange>
          </w:rPr>
          <w:t>Bảng 2.1</w:t>
        </w:r>
      </w:ins>
      <w:ins w:id="2477" w:author="The Si Tran" w:date="2012-12-14T04:35:00Z">
        <w:r w:rsidRPr="00565563">
          <w:rPr>
            <w:b/>
            <w:lang w:val="fr-FR"/>
            <w:rPrChange w:id="2478" w:author="The Si Tran" w:date="2012-12-14T04:35:00Z">
              <w:rPr>
                <w:lang w:val="fr-FR"/>
              </w:rPr>
            </w:rPrChange>
          </w:rPr>
          <w:t> :</w:t>
        </w:r>
      </w:ins>
      <w:ins w:id="2479" w:author="The Si Tran" w:date="2012-12-14T04:34:00Z">
        <w:r>
          <w:rPr>
            <w:lang w:val="fr-FR"/>
          </w:rPr>
          <w:t xml:space="preserve"> M</w:t>
        </w:r>
        <w:r w:rsidRPr="004A02BE">
          <w:rPr>
            <w:lang w:val="fr-FR"/>
          </w:rPr>
          <w:t>ột số kĩ thuật dự đoán cho từng thành phần của chuỗi thời gian</w:t>
        </w:r>
      </w:ins>
      <w:bookmarkEnd w:id="2474"/>
    </w:p>
    <w:p w14:paraId="1C234874" w14:textId="77777777" w:rsidR="008D6389" w:rsidRPr="0049233F" w:rsidRDefault="008D6389">
      <w:pPr>
        <w:pStyle w:val="Bang"/>
        <w:rPr>
          <w:lang w:val="fr-FR"/>
          <w:rPrChange w:id="2480" w:author="The Si Tran" w:date="2012-12-05T23:02:00Z">
            <w:rPr>
              <w:sz w:val="28"/>
              <w:szCs w:val="28"/>
              <w:lang w:val="fr-FR"/>
            </w:rPr>
          </w:rPrChange>
        </w:rPr>
        <w:pPrChange w:id="2481" w:author="The Si Tran" w:date="2012-12-14T04:42:00Z">
          <w:pPr/>
        </w:pPrChange>
      </w:pPr>
      <w:del w:id="2482" w:author="The Si Tran" w:date="2012-12-14T04:33:00Z">
        <w:r w:rsidRPr="0049233F" w:rsidDel="00565563">
          <w:rPr>
            <w:lang w:val="fr-FR"/>
            <w:rPrChange w:id="2483"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484"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485">
          <w:tblGrid>
            <w:gridCol w:w="3082"/>
            <w:gridCol w:w="3129"/>
            <w:gridCol w:w="3110"/>
          </w:tblGrid>
        </w:tblGridChange>
      </w:tblGrid>
      <w:tr w:rsidR="008D6389" w:rsidRPr="00565563" w14:paraId="0E2BA307" w14:textId="77777777" w:rsidTr="00B828F5">
        <w:tc>
          <w:tcPr>
            <w:tcW w:w="1638" w:type="dxa"/>
            <w:tcPrChange w:id="2486" w:author="The Si Tran" w:date="2012-12-14T04:36:00Z">
              <w:tcPr>
                <w:tcW w:w="3192" w:type="dxa"/>
              </w:tcPr>
            </w:tcPrChange>
          </w:tcPr>
          <w:p w14:paraId="109F5C6A" w14:textId="77777777" w:rsidR="008D6389" w:rsidRPr="00B828F5" w:rsidRDefault="008D6389">
            <w:pPr>
              <w:spacing w:before="0"/>
              <w:jc w:val="center"/>
              <w:rPr>
                <w:b/>
                <w:szCs w:val="26"/>
                <w:lang w:val="fr-FR"/>
                <w:rPrChange w:id="2487" w:author="The Si Tran" w:date="2012-12-14T04:36:00Z">
                  <w:rPr>
                    <w:sz w:val="28"/>
                    <w:szCs w:val="28"/>
                    <w:lang w:val="fr-FR"/>
                  </w:rPr>
                </w:rPrChange>
              </w:rPr>
              <w:pPrChange w:id="2488" w:author="The Si Tran" w:date="2012-12-14T04:37:00Z">
                <w:pPr/>
              </w:pPrChange>
            </w:pPr>
            <w:r w:rsidRPr="00B828F5">
              <w:rPr>
                <w:b/>
                <w:szCs w:val="26"/>
                <w:lang w:val="fr-FR"/>
                <w:rPrChange w:id="2489" w:author="The Si Tran" w:date="2012-12-14T04:36:00Z">
                  <w:rPr>
                    <w:b/>
                    <w:bCs/>
                    <w:sz w:val="28"/>
                    <w:szCs w:val="28"/>
                    <w:lang w:val="fr-FR"/>
                  </w:rPr>
                </w:rPrChange>
              </w:rPr>
              <w:t>Thành phần</w:t>
            </w:r>
          </w:p>
        </w:tc>
        <w:tc>
          <w:tcPr>
            <w:tcW w:w="3960" w:type="dxa"/>
            <w:tcPrChange w:id="2490" w:author="The Si Tran" w:date="2012-12-14T04:36:00Z">
              <w:tcPr>
                <w:tcW w:w="3192" w:type="dxa"/>
              </w:tcPr>
            </w:tcPrChange>
          </w:tcPr>
          <w:p w14:paraId="4CA912EB" w14:textId="77777777" w:rsidR="008D6389" w:rsidRPr="00B828F5" w:rsidRDefault="008D6389">
            <w:pPr>
              <w:spacing w:before="0"/>
              <w:jc w:val="center"/>
              <w:rPr>
                <w:b/>
                <w:szCs w:val="26"/>
                <w:lang w:val="fr-FR"/>
                <w:rPrChange w:id="2491" w:author="The Si Tran" w:date="2012-12-14T04:36:00Z">
                  <w:rPr>
                    <w:sz w:val="28"/>
                    <w:szCs w:val="28"/>
                    <w:lang w:val="fr-FR"/>
                  </w:rPr>
                </w:rPrChange>
              </w:rPr>
              <w:pPrChange w:id="2492" w:author="The Si Tran" w:date="2012-12-14T04:37:00Z">
                <w:pPr/>
              </w:pPrChange>
            </w:pPr>
            <w:r w:rsidRPr="00B828F5">
              <w:rPr>
                <w:b/>
                <w:szCs w:val="26"/>
                <w:lang w:val="fr-FR"/>
                <w:rPrChange w:id="2493" w:author="The Si Tran" w:date="2012-12-14T04:36:00Z">
                  <w:rPr>
                    <w:b/>
                    <w:bCs/>
                    <w:sz w:val="28"/>
                    <w:szCs w:val="28"/>
                    <w:lang w:val="fr-FR"/>
                  </w:rPr>
                </w:rPrChange>
              </w:rPr>
              <w:t>Kĩ thuật dự báo</w:t>
            </w:r>
          </w:p>
        </w:tc>
        <w:tc>
          <w:tcPr>
            <w:tcW w:w="3690" w:type="dxa"/>
            <w:tcPrChange w:id="2494" w:author="The Si Tran" w:date="2012-12-14T04:36:00Z">
              <w:tcPr>
                <w:tcW w:w="3192" w:type="dxa"/>
              </w:tcPr>
            </w:tcPrChange>
          </w:tcPr>
          <w:p w14:paraId="0D4794FF" w14:textId="77777777" w:rsidR="008D6389" w:rsidRPr="00B828F5" w:rsidRDefault="000064E1">
            <w:pPr>
              <w:spacing w:before="0"/>
              <w:jc w:val="center"/>
              <w:rPr>
                <w:b/>
                <w:szCs w:val="26"/>
                <w:lang w:val="fr-FR"/>
                <w:rPrChange w:id="2495" w:author="The Si Tran" w:date="2012-12-14T04:36:00Z">
                  <w:rPr>
                    <w:sz w:val="28"/>
                    <w:szCs w:val="28"/>
                    <w:lang w:val="fr-FR"/>
                  </w:rPr>
                </w:rPrChange>
              </w:rPr>
              <w:pPrChange w:id="2496" w:author="The Si Tran" w:date="2012-12-14T04:37:00Z">
                <w:pPr/>
              </w:pPrChange>
            </w:pPr>
            <w:ins w:id="2497" w:author="The Si Tran" w:date="2012-12-12T14:00:00Z">
              <w:r w:rsidRPr="00B828F5">
                <w:rPr>
                  <w:b/>
                  <w:szCs w:val="26"/>
                  <w:lang w:val="fr-FR"/>
                  <w:rPrChange w:id="2498" w:author="The Si Tran" w:date="2012-12-14T04:36:00Z">
                    <w:rPr>
                      <w:szCs w:val="26"/>
                      <w:lang w:val="fr-FR"/>
                    </w:rPr>
                  </w:rPrChange>
                </w:rPr>
                <w:t>Áp</w:t>
              </w:r>
            </w:ins>
            <w:ins w:id="2499" w:author="The Si Tran" w:date="2012-12-12T13:59:00Z">
              <w:r w:rsidRPr="00B828F5">
                <w:rPr>
                  <w:b/>
                  <w:szCs w:val="26"/>
                  <w:lang w:val="fr-FR"/>
                  <w:rPrChange w:id="2500" w:author="The Si Tran" w:date="2012-12-14T04:36:00Z">
                    <w:rPr>
                      <w:szCs w:val="26"/>
                      <w:lang w:val="fr-FR"/>
                    </w:rPr>
                  </w:rPrChange>
                </w:rPr>
                <w:t xml:space="preserve"> dụng</w:t>
              </w:r>
            </w:ins>
            <w:del w:id="2501" w:author="The Si Tran" w:date="2012-12-12T13:59:00Z">
              <w:r w:rsidR="00075CBD" w:rsidRPr="00B828F5" w:rsidDel="000064E1">
                <w:rPr>
                  <w:b/>
                  <w:szCs w:val="26"/>
                  <w:lang w:val="fr-FR"/>
                  <w:rPrChange w:id="2502" w:author="The Si Tran" w:date="2012-12-14T04:36:00Z">
                    <w:rPr>
                      <w:b/>
                      <w:bCs/>
                      <w:sz w:val="28"/>
                      <w:szCs w:val="28"/>
                      <w:lang w:val="fr-FR"/>
                    </w:rPr>
                  </w:rPrChange>
                </w:rPr>
                <w:delText>Whenever ?</w:delText>
              </w:r>
            </w:del>
          </w:p>
        </w:tc>
      </w:tr>
      <w:tr w:rsidR="008D6389" w:rsidRPr="00565563" w14:paraId="74A0825D" w14:textId="77777777" w:rsidTr="00B828F5">
        <w:tc>
          <w:tcPr>
            <w:tcW w:w="1638" w:type="dxa"/>
            <w:tcPrChange w:id="2503" w:author="The Si Tran" w:date="2012-12-14T04:36:00Z">
              <w:tcPr>
                <w:tcW w:w="3192" w:type="dxa"/>
              </w:tcPr>
            </w:tcPrChange>
          </w:tcPr>
          <w:p w14:paraId="3B19F359" w14:textId="77777777" w:rsidR="008D6389" w:rsidRPr="00B828F5" w:rsidRDefault="002A35A8">
            <w:pPr>
              <w:spacing w:before="0"/>
              <w:jc w:val="center"/>
              <w:rPr>
                <w:szCs w:val="26"/>
                <w:lang w:val="fr-FR"/>
                <w:rPrChange w:id="2504" w:author="The Si Tran" w:date="2012-12-14T04:36:00Z">
                  <w:rPr>
                    <w:sz w:val="28"/>
                    <w:szCs w:val="28"/>
                    <w:lang w:val="fr-FR"/>
                  </w:rPr>
                </w:rPrChange>
              </w:rPr>
              <w:pPrChange w:id="2505" w:author="The Si Tran" w:date="2012-12-14T04:36:00Z">
                <w:pPr/>
              </w:pPrChange>
            </w:pPr>
            <w:r w:rsidRPr="00B828F5">
              <w:rPr>
                <w:szCs w:val="26"/>
                <w:lang w:val="fr-FR"/>
                <w:rPrChange w:id="2506" w:author="The Si Tran" w:date="2012-12-14T04:36:00Z">
                  <w:rPr>
                    <w:b/>
                    <w:bCs/>
                    <w:sz w:val="28"/>
                    <w:szCs w:val="28"/>
                    <w:lang w:val="fr-FR"/>
                  </w:rPr>
                </w:rPrChange>
              </w:rPr>
              <w:t xml:space="preserve">Chuỗi </w:t>
            </w:r>
            <w:r w:rsidRPr="00B828F5">
              <w:rPr>
                <w:szCs w:val="26"/>
                <w:lang w:val="fr-FR"/>
                <w:rPrChange w:id="2507" w:author="The Si Tran" w:date="2012-12-14T04:36:00Z">
                  <w:rPr>
                    <w:b/>
                    <w:bCs/>
                    <w:sz w:val="28"/>
                    <w:szCs w:val="28"/>
                    <w:lang w:val="fr-FR"/>
                  </w:rPr>
                </w:rPrChange>
              </w:rPr>
              <w:lastRenderedPageBreak/>
              <w:t>tĩnh</w:t>
            </w:r>
          </w:p>
        </w:tc>
        <w:tc>
          <w:tcPr>
            <w:tcW w:w="3960" w:type="dxa"/>
            <w:tcPrChange w:id="2508" w:author="The Si Tran" w:date="2012-12-14T04:36:00Z">
              <w:tcPr>
                <w:tcW w:w="3192" w:type="dxa"/>
              </w:tcPr>
            </w:tcPrChange>
          </w:tcPr>
          <w:p w14:paraId="6D9972D3" w14:textId="77777777" w:rsidR="008D6389" w:rsidRPr="00B828F5" w:rsidRDefault="002A35A8" w:rsidP="00097101">
            <w:pPr>
              <w:spacing w:before="0"/>
              <w:rPr>
                <w:szCs w:val="26"/>
                <w:lang w:val="fr-FR"/>
                <w:rPrChange w:id="2509" w:author="The Si Tran" w:date="2012-12-14T04:36:00Z">
                  <w:rPr>
                    <w:sz w:val="28"/>
                    <w:szCs w:val="28"/>
                    <w:lang w:val="fr-FR"/>
                  </w:rPr>
                </w:rPrChange>
              </w:rPr>
            </w:pPr>
            <w:r w:rsidRPr="00B828F5">
              <w:rPr>
                <w:szCs w:val="26"/>
                <w:lang w:val="fr-FR"/>
                <w:rPrChange w:id="2510" w:author="The Si Tran" w:date="2012-12-14T04:36:00Z">
                  <w:rPr>
                    <w:sz w:val="28"/>
                    <w:szCs w:val="28"/>
                    <w:lang w:val="fr-FR"/>
                  </w:rPr>
                </w:rPrChange>
              </w:rPr>
              <w:lastRenderedPageBreak/>
              <w:t xml:space="preserve">Trung bình đơn giản (simple </w:t>
            </w:r>
            <w:r w:rsidRPr="00B828F5">
              <w:rPr>
                <w:szCs w:val="26"/>
                <w:lang w:val="fr-FR"/>
                <w:rPrChange w:id="2511" w:author="The Si Tran" w:date="2012-12-14T04:36:00Z">
                  <w:rPr>
                    <w:sz w:val="28"/>
                    <w:szCs w:val="28"/>
                    <w:lang w:val="fr-FR"/>
                  </w:rPr>
                </w:rPrChange>
              </w:rPr>
              <w:lastRenderedPageBreak/>
              <w:t>average method)</w:t>
            </w:r>
          </w:p>
          <w:p w14:paraId="32D6EC29" w14:textId="77777777" w:rsidR="002A35A8" w:rsidRPr="00B828F5" w:rsidRDefault="002A35A8">
            <w:pPr>
              <w:spacing w:before="0"/>
              <w:rPr>
                <w:szCs w:val="26"/>
                <w:lang w:val="fr-FR"/>
                <w:rPrChange w:id="2512" w:author="The Si Tran" w:date="2012-12-14T04:36:00Z">
                  <w:rPr>
                    <w:sz w:val="28"/>
                    <w:szCs w:val="28"/>
                    <w:lang w:val="fr-FR"/>
                  </w:rPr>
                </w:rPrChange>
              </w:rPr>
              <w:pPrChange w:id="2513" w:author="The Si Tran" w:date="2012-12-14T04:36:00Z">
                <w:pPr/>
              </w:pPrChange>
            </w:pPr>
            <w:r w:rsidRPr="00B828F5">
              <w:rPr>
                <w:szCs w:val="26"/>
                <w:lang w:val="fr-FR"/>
                <w:rPrChange w:id="2514" w:author="The Si Tran" w:date="2012-12-14T04:36:00Z">
                  <w:rPr>
                    <w:sz w:val="28"/>
                    <w:szCs w:val="28"/>
                    <w:lang w:val="fr-FR"/>
                  </w:rPr>
                </w:rPrChange>
              </w:rPr>
              <w:t>Trung bình di động (moving average - MA)</w:t>
            </w:r>
          </w:p>
          <w:p w14:paraId="7A2E9CC2" w14:textId="77777777" w:rsidR="002A35A8" w:rsidRPr="00B828F5" w:rsidRDefault="002A35A8">
            <w:pPr>
              <w:spacing w:before="0"/>
              <w:rPr>
                <w:szCs w:val="26"/>
                <w:lang w:val="fr-FR"/>
                <w:rPrChange w:id="2515" w:author="The Si Tran" w:date="2012-12-14T04:36:00Z">
                  <w:rPr>
                    <w:sz w:val="28"/>
                    <w:szCs w:val="28"/>
                    <w:lang w:val="fr-FR"/>
                  </w:rPr>
                </w:rPrChange>
              </w:rPr>
              <w:pPrChange w:id="2516" w:author="The Si Tran" w:date="2012-12-14T04:36:00Z">
                <w:pPr/>
              </w:pPrChange>
            </w:pPr>
            <w:r w:rsidRPr="00B828F5">
              <w:rPr>
                <w:szCs w:val="26"/>
                <w:lang w:val="fr-FR"/>
                <w:rPrChange w:id="2517" w:author="The Si Tran" w:date="2012-12-14T04:36:00Z">
                  <w:rPr>
                    <w:sz w:val="28"/>
                    <w:szCs w:val="28"/>
                    <w:lang w:val="fr-FR"/>
                  </w:rPr>
                </w:rPrChange>
              </w:rPr>
              <w:t>Tự hồi quy kết hợp trung bình di động (Autoregressive moving average - ARMA)</w:t>
            </w:r>
          </w:p>
        </w:tc>
        <w:tc>
          <w:tcPr>
            <w:tcW w:w="3690" w:type="dxa"/>
            <w:tcPrChange w:id="2518" w:author="The Si Tran" w:date="2012-12-14T04:36:00Z">
              <w:tcPr>
                <w:tcW w:w="3192" w:type="dxa"/>
              </w:tcPr>
            </w:tcPrChange>
          </w:tcPr>
          <w:p w14:paraId="6940C3B2" w14:textId="77777777" w:rsidR="008D6389" w:rsidRPr="00B828F5" w:rsidRDefault="0040359E">
            <w:pPr>
              <w:spacing w:before="0"/>
              <w:rPr>
                <w:szCs w:val="26"/>
                <w:lang w:val="fr-FR"/>
                <w:rPrChange w:id="2519" w:author="The Si Tran" w:date="2012-12-14T04:36:00Z">
                  <w:rPr>
                    <w:sz w:val="28"/>
                    <w:szCs w:val="28"/>
                    <w:lang w:val="fr-FR"/>
                  </w:rPr>
                </w:rPrChange>
              </w:rPr>
              <w:pPrChange w:id="2520" w:author="The Si Tran" w:date="2012-12-14T04:36:00Z">
                <w:pPr/>
              </w:pPrChange>
            </w:pPr>
            <w:r w:rsidRPr="00B828F5">
              <w:rPr>
                <w:szCs w:val="26"/>
                <w:lang w:val="fr-FR"/>
                <w:rPrChange w:id="2521" w:author="The Si Tran" w:date="2012-12-14T04:36:00Z">
                  <w:rPr>
                    <w:sz w:val="28"/>
                    <w:szCs w:val="28"/>
                    <w:lang w:val="fr-FR"/>
                  </w:rPr>
                </w:rPrChange>
              </w:rPr>
              <w:lastRenderedPageBreak/>
              <w:t xml:space="preserve">Mô hình đơn giản có ít dữ </w:t>
            </w:r>
            <w:r w:rsidRPr="00B828F5">
              <w:rPr>
                <w:szCs w:val="26"/>
                <w:lang w:val="fr-FR"/>
                <w:rPrChange w:id="2522" w:author="The Si Tran" w:date="2012-12-14T04:36:00Z">
                  <w:rPr>
                    <w:sz w:val="28"/>
                    <w:szCs w:val="28"/>
                    <w:lang w:val="fr-FR"/>
                  </w:rPr>
                </w:rPrChange>
              </w:rPr>
              <w:lastRenderedPageBreak/>
              <w:t>liệu ban đầu như trường hợp mới thành lập của 1 công ty. Hoặc là những chuỗi thời gian được sinh ra trong những điều kiện, môi trường ổn định.</w:t>
            </w:r>
          </w:p>
        </w:tc>
      </w:tr>
      <w:tr w:rsidR="00572933" w:rsidRPr="00565563" w14:paraId="144C77CF" w14:textId="77777777" w:rsidTr="00B828F5">
        <w:tc>
          <w:tcPr>
            <w:tcW w:w="1638" w:type="dxa"/>
            <w:tcPrChange w:id="2523" w:author="The Si Tran" w:date="2012-12-14T04:36:00Z">
              <w:tcPr>
                <w:tcW w:w="3192" w:type="dxa"/>
              </w:tcPr>
            </w:tcPrChange>
          </w:tcPr>
          <w:p w14:paraId="4CB62FE8" w14:textId="77777777" w:rsidR="00572933" w:rsidRPr="00B828F5" w:rsidRDefault="00572933">
            <w:pPr>
              <w:spacing w:before="0"/>
              <w:jc w:val="center"/>
              <w:rPr>
                <w:szCs w:val="26"/>
                <w:lang w:val="fr-FR"/>
                <w:rPrChange w:id="2524" w:author="The Si Tran" w:date="2012-12-14T04:36:00Z">
                  <w:rPr>
                    <w:sz w:val="28"/>
                    <w:szCs w:val="28"/>
                    <w:lang w:val="fr-FR"/>
                  </w:rPr>
                </w:rPrChange>
              </w:rPr>
              <w:pPrChange w:id="2525" w:author="The Si Tran" w:date="2012-12-14T04:36:00Z">
                <w:pPr/>
              </w:pPrChange>
            </w:pPr>
            <w:r w:rsidRPr="00B828F5">
              <w:rPr>
                <w:szCs w:val="26"/>
                <w:lang w:val="fr-FR"/>
                <w:rPrChange w:id="2526" w:author="The Si Tran" w:date="2012-12-14T04:36:00Z">
                  <w:rPr>
                    <w:sz w:val="28"/>
                    <w:szCs w:val="28"/>
                    <w:lang w:val="fr-FR"/>
                  </w:rPr>
                </w:rPrChange>
              </w:rPr>
              <w:lastRenderedPageBreak/>
              <w:t>Xu hướng</w:t>
            </w:r>
          </w:p>
        </w:tc>
        <w:tc>
          <w:tcPr>
            <w:tcW w:w="3960" w:type="dxa"/>
            <w:tcPrChange w:id="2527" w:author="The Si Tran" w:date="2012-12-14T04:36:00Z">
              <w:tcPr>
                <w:tcW w:w="3192" w:type="dxa"/>
              </w:tcPr>
            </w:tcPrChange>
          </w:tcPr>
          <w:p w14:paraId="0458B685" w14:textId="77777777" w:rsidR="00572933" w:rsidRPr="00B828F5" w:rsidRDefault="00572933" w:rsidP="00097101">
            <w:pPr>
              <w:spacing w:before="0"/>
              <w:rPr>
                <w:szCs w:val="26"/>
                <w:lang w:val="fr-FR"/>
                <w:rPrChange w:id="2528" w:author="The Si Tran" w:date="2012-12-14T04:36:00Z">
                  <w:rPr>
                    <w:sz w:val="28"/>
                    <w:szCs w:val="28"/>
                    <w:lang w:val="fr-FR"/>
                  </w:rPr>
                </w:rPrChange>
              </w:rPr>
            </w:pPr>
            <w:r w:rsidRPr="00B828F5">
              <w:rPr>
                <w:szCs w:val="26"/>
                <w:lang w:val="fr-FR"/>
                <w:rPrChange w:id="2529" w:author="The Si Tran" w:date="2012-12-14T04:36:00Z">
                  <w:rPr>
                    <w:sz w:val="28"/>
                    <w:szCs w:val="28"/>
                    <w:lang w:val="fr-FR"/>
                  </w:rPr>
                </w:rPrChange>
              </w:rPr>
              <w:t>Trung bình di động (MA)</w:t>
            </w:r>
          </w:p>
          <w:p w14:paraId="5A5EBA9F" w14:textId="77777777" w:rsidR="00572933" w:rsidRPr="00B828F5" w:rsidRDefault="00572933">
            <w:pPr>
              <w:spacing w:before="0"/>
              <w:rPr>
                <w:szCs w:val="26"/>
                <w:lang w:val="fr-FR"/>
                <w:rPrChange w:id="2530" w:author="The Si Tran" w:date="2012-12-14T04:36:00Z">
                  <w:rPr>
                    <w:sz w:val="28"/>
                    <w:szCs w:val="28"/>
                    <w:lang w:val="fr-FR"/>
                  </w:rPr>
                </w:rPrChange>
              </w:rPr>
              <w:pPrChange w:id="2531" w:author="The Si Tran" w:date="2012-12-14T04:36:00Z">
                <w:pPr/>
              </w:pPrChange>
            </w:pPr>
            <w:r w:rsidRPr="00B828F5">
              <w:rPr>
                <w:szCs w:val="26"/>
                <w:lang w:val="fr-FR"/>
                <w:rPrChange w:id="2532" w:author="The Si Tran" w:date="2012-12-14T04:36:00Z">
                  <w:rPr>
                    <w:sz w:val="28"/>
                    <w:szCs w:val="28"/>
                    <w:lang w:val="fr-FR"/>
                  </w:rPr>
                </w:rPrChange>
              </w:rPr>
              <w:t>Tự hồi qui tích hợp trung bình di động (autoregressive integrated moving average – ARIMA)</w:t>
            </w:r>
          </w:p>
        </w:tc>
        <w:tc>
          <w:tcPr>
            <w:tcW w:w="3690" w:type="dxa"/>
            <w:tcPrChange w:id="2533" w:author="The Si Tran" w:date="2012-12-14T04:36:00Z">
              <w:tcPr>
                <w:tcW w:w="3192" w:type="dxa"/>
              </w:tcPr>
            </w:tcPrChange>
          </w:tcPr>
          <w:p w14:paraId="7F2A4956" w14:textId="77777777" w:rsidR="00572933" w:rsidRPr="00B828F5" w:rsidRDefault="006C1D46">
            <w:pPr>
              <w:spacing w:before="0"/>
              <w:rPr>
                <w:szCs w:val="26"/>
                <w:lang w:val="fr-FR"/>
                <w:rPrChange w:id="2534" w:author="The Si Tran" w:date="2012-12-14T04:36:00Z">
                  <w:rPr>
                    <w:sz w:val="28"/>
                    <w:szCs w:val="28"/>
                    <w:lang w:val="fr-FR"/>
                  </w:rPr>
                </w:rPrChange>
              </w:rPr>
              <w:pPrChange w:id="2535" w:author="The Si Tran" w:date="2012-12-14T04:36:00Z">
                <w:pPr/>
              </w:pPrChange>
            </w:pPr>
            <w:r w:rsidRPr="00B828F5">
              <w:rPr>
                <w:szCs w:val="26"/>
                <w:lang w:val="fr-FR"/>
                <w:rPrChange w:id="2536" w:author="The Si Tran" w:date="2012-12-14T04:36: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565563" w14:paraId="2E2BF25E" w14:textId="77777777" w:rsidTr="00B828F5">
        <w:tc>
          <w:tcPr>
            <w:tcW w:w="1638" w:type="dxa"/>
            <w:tcPrChange w:id="2537" w:author="The Si Tran" w:date="2012-12-14T04:36:00Z">
              <w:tcPr>
                <w:tcW w:w="3192" w:type="dxa"/>
              </w:tcPr>
            </w:tcPrChange>
          </w:tcPr>
          <w:p w14:paraId="549CF493" w14:textId="77777777" w:rsidR="00F077A6" w:rsidRPr="00B828F5" w:rsidRDefault="00F077A6">
            <w:pPr>
              <w:spacing w:before="0"/>
              <w:jc w:val="center"/>
              <w:rPr>
                <w:szCs w:val="26"/>
                <w:lang w:val="fr-FR"/>
                <w:rPrChange w:id="2538" w:author="The Si Tran" w:date="2012-12-14T04:36:00Z">
                  <w:rPr>
                    <w:sz w:val="28"/>
                    <w:szCs w:val="28"/>
                    <w:lang w:val="fr-FR"/>
                  </w:rPr>
                </w:rPrChange>
              </w:rPr>
              <w:pPrChange w:id="2539" w:author="The Si Tran" w:date="2012-12-14T04:36:00Z">
                <w:pPr/>
              </w:pPrChange>
            </w:pPr>
            <w:r w:rsidRPr="00B828F5">
              <w:rPr>
                <w:szCs w:val="26"/>
                <w:lang w:val="fr-FR"/>
                <w:rPrChange w:id="2540" w:author="The Si Tran" w:date="2012-12-14T04:36:00Z">
                  <w:rPr>
                    <w:sz w:val="28"/>
                    <w:szCs w:val="28"/>
                    <w:lang w:val="fr-FR"/>
                  </w:rPr>
                </w:rPrChange>
              </w:rPr>
              <w:t>Mùa</w:t>
            </w:r>
          </w:p>
        </w:tc>
        <w:tc>
          <w:tcPr>
            <w:tcW w:w="3960" w:type="dxa"/>
            <w:tcPrChange w:id="2541" w:author="The Si Tran" w:date="2012-12-14T04:36:00Z">
              <w:tcPr>
                <w:tcW w:w="3192" w:type="dxa"/>
              </w:tcPr>
            </w:tcPrChange>
          </w:tcPr>
          <w:p w14:paraId="245F83F8" w14:textId="77777777" w:rsidR="00F077A6" w:rsidRPr="00B828F5" w:rsidRDefault="00F077A6" w:rsidP="00097101">
            <w:pPr>
              <w:spacing w:before="0"/>
              <w:rPr>
                <w:szCs w:val="26"/>
                <w:lang w:val="fr-FR"/>
                <w:rPrChange w:id="2542" w:author="The Si Tran" w:date="2012-12-14T04:36:00Z">
                  <w:rPr>
                    <w:sz w:val="28"/>
                    <w:szCs w:val="28"/>
                    <w:lang w:val="fr-FR"/>
                  </w:rPr>
                </w:rPrChange>
              </w:rPr>
            </w:pPr>
            <w:r w:rsidRPr="00B828F5">
              <w:rPr>
                <w:szCs w:val="26"/>
                <w:lang w:val="fr-FR"/>
                <w:rPrChange w:id="2543" w:author="The Si Tran" w:date="2012-12-14T04:36:00Z">
                  <w:rPr>
                    <w:sz w:val="28"/>
                    <w:szCs w:val="28"/>
                    <w:lang w:val="fr-FR"/>
                  </w:rPr>
                </w:rPrChange>
              </w:rPr>
              <w:t>Mô hình làm trơn theo hàm mũ của Winter (Winter’s exponential smoothing)</w:t>
            </w:r>
          </w:p>
          <w:p w14:paraId="7F568F64" w14:textId="77777777" w:rsidR="00F077A6" w:rsidRPr="00B828F5" w:rsidRDefault="00CF32C5">
            <w:pPr>
              <w:spacing w:before="0"/>
              <w:rPr>
                <w:szCs w:val="26"/>
                <w:lang w:val="fr-FR"/>
                <w:rPrChange w:id="2544" w:author="The Si Tran" w:date="2012-12-14T04:36:00Z">
                  <w:rPr>
                    <w:sz w:val="28"/>
                    <w:szCs w:val="28"/>
                    <w:lang w:val="fr-FR"/>
                  </w:rPr>
                </w:rPrChange>
              </w:rPr>
              <w:pPrChange w:id="2545" w:author="The Si Tran" w:date="2012-12-14T04:36:00Z">
                <w:pPr/>
              </w:pPrChange>
            </w:pPr>
            <w:r w:rsidRPr="00B828F5">
              <w:rPr>
                <w:szCs w:val="26"/>
                <w:lang w:val="fr-FR"/>
                <w:rPrChange w:id="2546" w:author="The Si Tran" w:date="2012-12-14T04:36:00Z">
                  <w:rPr>
                    <w:sz w:val="28"/>
                    <w:szCs w:val="28"/>
                    <w:lang w:val="fr-FR"/>
                  </w:rPr>
                </w:rPrChange>
              </w:rPr>
              <w:t>Tự hồi qui tích hợp trung bình di động (ARIMA)</w:t>
            </w:r>
          </w:p>
        </w:tc>
        <w:tc>
          <w:tcPr>
            <w:tcW w:w="3690" w:type="dxa"/>
            <w:tcPrChange w:id="2547" w:author="The Si Tran" w:date="2012-12-14T04:36:00Z">
              <w:tcPr>
                <w:tcW w:w="3192" w:type="dxa"/>
              </w:tcPr>
            </w:tcPrChange>
          </w:tcPr>
          <w:p w14:paraId="36C7E86A" w14:textId="77777777" w:rsidR="00F077A6" w:rsidRPr="00B828F5" w:rsidRDefault="00AC4149">
            <w:pPr>
              <w:spacing w:before="0"/>
              <w:rPr>
                <w:szCs w:val="26"/>
                <w:lang w:val="fr-FR"/>
                <w:rPrChange w:id="2548" w:author="The Si Tran" w:date="2012-12-14T04:36:00Z">
                  <w:rPr>
                    <w:sz w:val="28"/>
                    <w:szCs w:val="28"/>
                    <w:lang w:val="fr-FR"/>
                  </w:rPr>
                </w:rPrChange>
              </w:rPr>
              <w:pPrChange w:id="2549" w:author="The Si Tran" w:date="2012-12-14T04:36:00Z">
                <w:pPr/>
              </w:pPrChange>
            </w:pPr>
            <w:r w:rsidRPr="00B828F5">
              <w:rPr>
                <w:szCs w:val="26"/>
                <w:lang w:val="fr-FR"/>
                <w:rPrChange w:id="2550" w:author="The Si Tran" w:date="2012-12-14T04:36:00Z">
                  <w:rPr>
                    <w:sz w:val="28"/>
                    <w:szCs w:val="28"/>
                    <w:lang w:val="fr-FR"/>
                  </w:rPr>
                </w:rPrChange>
              </w:rPr>
              <w:t>Những dữ liệu này thường gắn liền với chu kì thời tiết, hoặc là các mốc thời gian đặc biệt của năm (khai giảng, giáng sinh, Tết…)</w:t>
            </w:r>
          </w:p>
        </w:tc>
      </w:tr>
    </w:tbl>
    <w:p w14:paraId="66FDBB0A" w14:textId="77777777" w:rsidR="008D6389" w:rsidRPr="00565563" w:rsidRDefault="008D6389" w:rsidP="005A22B0">
      <w:pPr>
        <w:rPr>
          <w:sz w:val="22"/>
          <w:lang w:val="fr-FR"/>
          <w:rPrChange w:id="2551" w:author="The Si Tran" w:date="2012-12-14T04:33:00Z">
            <w:rPr>
              <w:sz w:val="28"/>
              <w:szCs w:val="28"/>
              <w:lang w:val="fr-FR"/>
            </w:rPr>
          </w:rPrChange>
        </w:rPr>
      </w:pPr>
    </w:p>
    <w:p w14:paraId="2EFD65FF" w14:textId="77777777" w:rsidR="00B35C7A" w:rsidRPr="0049233F" w:rsidRDefault="00B35C7A" w:rsidP="005A22B0">
      <w:pPr>
        <w:rPr>
          <w:szCs w:val="26"/>
          <w:lang w:val="fr-FR"/>
          <w:rPrChange w:id="2552" w:author="The Si Tran" w:date="2012-12-05T23:02:00Z">
            <w:rPr>
              <w:sz w:val="28"/>
              <w:szCs w:val="28"/>
              <w:lang w:val="fr-FR"/>
            </w:rPr>
          </w:rPrChange>
        </w:rPr>
      </w:pPr>
      <w:r w:rsidRPr="0049233F">
        <w:rPr>
          <w:szCs w:val="26"/>
          <w:lang w:val="fr-FR"/>
          <w:rPrChange w:id="2553"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554" w:author="The Si Tran" w:date="2012-12-05T23:02:00Z">
            <w:rPr>
              <w:sz w:val="28"/>
              <w:szCs w:val="28"/>
              <w:lang w:val="fr-FR"/>
            </w:rPr>
          </w:rPrChange>
        </w:rPr>
      </w:pPr>
      <w:r w:rsidRPr="0049233F">
        <w:rPr>
          <w:szCs w:val="26"/>
          <w:lang w:val="fr-FR"/>
          <w:rPrChange w:id="2555"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556" w:author="The Si Tran" w:date="2012-12-05T23:02:00Z">
            <w:rPr>
              <w:sz w:val="28"/>
              <w:szCs w:val="28"/>
              <w:lang w:val="fr-FR"/>
            </w:rPr>
          </w:rPrChange>
        </w:rPr>
      </w:pPr>
      <w:r w:rsidRPr="0049233F">
        <w:rPr>
          <w:szCs w:val="26"/>
          <w:lang w:val="fr-FR"/>
          <w:rPrChange w:id="2557" w:author="The Si Tran" w:date="2012-12-05T23:02:00Z">
            <w:rPr>
              <w:sz w:val="28"/>
              <w:szCs w:val="28"/>
              <w:lang w:val="fr-FR"/>
            </w:rPr>
          </w:rPrChange>
        </w:rPr>
        <w:tab/>
        <w:t xml:space="preserve">Lỗi (residual, forecast error) là sự sai khác giữa giá trị thực và giá trị dự đoán được. </w:t>
      </w:r>
    </w:p>
    <w:p w14:paraId="1CEC9DDB" w14:textId="77777777" w:rsidR="00926939" w:rsidRPr="00082976" w:rsidRDefault="00926939" w:rsidP="001E051F">
      <w:pPr>
        <w:ind w:left="1440"/>
        <w:rPr>
          <w:szCs w:val="26"/>
        </w:rPr>
      </w:pPr>
      <w:del w:id="2558" w:author="The Si Tran" w:date="2012-12-14T04:42:00Z">
        <w:r w:rsidRPr="0049233F" w:rsidDel="001E051F">
          <w:rPr>
            <w:szCs w:val="26"/>
            <w:lang w:val="fr-FR"/>
            <w:rPrChange w:id="2559" w:author="The Si Tran" w:date="2012-12-05T23:02:00Z">
              <w:rPr>
                <w:sz w:val="28"/>
                <w:szCs w:val="28"/>
                <w:lang w:val="fr-FR"/>
              </w:rPr>
            </w:rPrChange>
          </w:rPr>
          <w:tab/>
        </w:r>
        <w:r w:rsidRPr="0049233F" w:rsidDel="001E051F">
          <w:rPr>
            <w:szCs w:val="26"/>
            <w:lang w:val="fr-FR"/>
            <w:rPrChange w:id="2560" w:author="The Si Tran" w:date="2012-12-05T23:02:00Z">
              <w:rPr>
                <w:sz w:val="28"/>
                <w:szCs w:val="28"/>
                <w:lang w:val="fr-FR"/>
              </w:rPr>
            </w:rPrChange>
          </w:rPr>
          <w:tab/>
        </w:r>
        <w:r w:rsidRPr="0049233F" w:rsidDel="001E051F">
          <w:rPr>
            <w:szCs w:val="26"/>
            <w:lang w:val="fr-FR"/>
            <w:rPrChange w:id="2561" w:author="The Si Tran" w:date="2012-12-05T23:02:00Z">
              <w:rPr>
                <w:sz w:val="28"/>
                <w:szCs w:val="28"/>
                <w:lang w:val="fr-FR"/>
              </w:rPr>
            </w:rPrChange>
          </w:rPr>
          <w:tab/>
        </w:r>
      </w:del>
      <m:oMath>
        <m:sSub>
          <m:sSubPr>
            <m:ctrlPr>
              <w:ins w:id="2562" w:author="The Si Tran" w:date="2012-12-05T23:55:00Z">
                <w:rPr>
                  <w:rFonts w:ascii="Cambria Math" w:hAnsi="Cambria Math"/>
                  <w:i/>
                  <w:szCs w:val="26"/>
                  <w:lang w:val="fr-FR"/>
                </w:rPr>
              </w:ins>
            </m:ctrlPr>
          </m:sSubPr>
          <m:e>
            <w:ins w:id="2563" w:author="The Si Tran" w:date="2012-12-05T23:55:00Z">
              <m:r>
                <w:rPr>
                  <w:rFonts w:ascii="Cambria Math" w:hAnsi="Cambria Math"/>
                  <w:szCs w:val="26"/>
                  <w:lang w:val="fr-FR"/>
                </w:rPr>
                <m:t>e</m:t>
              </m:r>
            </w:ins>
          </m:e>
          <m:sub>
            <w:ins w:id="2564" w:author="The Si Tran" w:date="2012-12-05T23:55:00Z">
              <m:r>
                <w:rPr>
                  <w:rFonts w:ascii="Cambria Math" w:hAnsi="Cambria Math"/>
                  <w:szCs w:val="26"/>
                  <w:lang w:val="fr-FR"/>
                </w:rPr>
                <m:t>t</m:t>
              </m:r>
            </w:ins>
          </m:sub>
        </m:sSub>
        <w:ins w:id="2565" w:author="The Si Tran" w:date="2012-12-05T23:55:00Z">
          <m:r>
            <w:rPr>
              <w:rFonts w:ascii="Cambria Math" w:hAnsi="Cambria Math"/>
              <w:szCs w:val="26"/>
              <w:lang w:val="fr-FR"/>
            </w:rPr>
            <m:t>=</m:t>
          </m:r>
        </w:ins>
        <m:sSub>
          <m:sSubPr>
            <m:ctrlPr>
              <w:ins w:id="2566" w:author="The Si Tran" w:date="2012-12-05T23:55:00Z">
                <w:rPr>
                  <w:rFonts w:ascii="Cambria Math" w:hAnsi="Cambria Math"/>
                  <w:i/>
                  <w:szCs w:val="26"/>
                  <w:lang w:val="fr-FR"/>
                </w:rPr>
              </w:ins>
            </m:ctrlPr>
          </m:sSubPr>
          <m:e>
            <w:ins w:id="2567" w:author="The Si Tran" w:date="2012-12-05T23:55:00Z">
              <m:r>
                <w:rPr>
                  <w:rFonts w:ascii="Cambria Math" w:hAnsi="Cambria Math"/>
                  <w:szCs w:val="26"/>
                  <w:lang w:val="fr-FR"/>
                </w:rPr>
                <m:t>Y</m:t>
              </m:r>
            </w:ins>
          </m:e>
          <m:sub>
            <w:ins w:id="2568" w:author="The Si Tran" w:date="2012-12-05T23:55:00Z">
              <m:r>
                <w:rPr>
                  <w:rFonts w:ascii="Cambria Math" w:hAnsi="Cambria Math"/>
                  <w:szCs w:val="26"/>
                  <w:lang w:val="fr-FR"/>
                </w:rPr>
                <m:t>t</m:t>
              </m:r>
            </w:ins>
          </m:sub>
        </m:sSub>
        <w:ins w:id="2569" w:author="The Si Tran" w:date="2012-12-05T23:55:00Z">
          <m:r>
            <w:rPr>
              <w:rFonts w:ascii="Cambria Math" w:hAnsi="Cambria Math"/>
              <w:szCs w:val="26"/>
              <w:lang w:val="fr-FR"/>
            </w:rPr>
            <m:t>-</m:t>
          </m:r>
        </w:ins>
        <m:sSub>
          <m:sSubPr>
            <m:ctrlPr>
              <w:ins w:id="2570" w:author="The Si Tran" w:date="2012-12-05T23:56:00Z">
                <w:rPr>
                  <w:rFonts w:ascii="Cambria Math" w:hAnsi="Cambria Math"/>
                  <w:i/>
                  <w:szCs w:val="26"/>
                  <w:lang w:val="fr-FR"/>
                </w:rPr>
              </w:ins>
            </m:ctrlPr>
          </m:sSubPr>
          <m:e>
            <m:acc>
              <m:accPr>
                <m:ctrlPr>
                  <w:ins w:id="2571" w:author="The Si Tran" w:date="2012-12-05T23:56:00Z">
                    <w:rPr>
                      <w:rFonts w:ascii="Cambria Math" w:hAnsi="Cambria Math"/>
                      <w:i/>
                      <w:szCs w:val="26"/>
                      <w:lang w:val="fr-FR"/>
                    </w:rPr>
                  </w:ins>
                </m:ctrlPr>
              </m:accPr>
              <m:e>
                <w:ins w:id="2572" w:author="The Si Tran" w:date="2012-12-05T23:56:00Z">
                  <m:r>
                    <w:rPr>
                      <w:rFonts w:ascii="Cambria Math" w:hAnsi="Cambria Math"/>
                      <w:szCs w:val="26"/>
                      <w:lang w:val="fr-FR"/>
                    </w:rPr>
                    <m:t>Y</m:t>
                  </m:r>
                </w:ins>
              </m:e>
            </m:acc>
          </m:e>
          <m:sub>
            <w:ins w:id="2573" w:author="The Si Tran" w:date="2012-12-05T23:56:00Z">
              <m:r>
                <w:rPr>
                  <w:rFonts w:ascii="Cambria Math" w:hAnsi="Cambria Math"/>
                  <w:szCs w:val="26"/>
                  <w:lang w:val="fr-FR"/>
                </w:rPr>
                <m:t>t</m:t>
              </m:r>
            </w:ins>
          </m:sub>
        </m:sSub>
      </m:oMath>
      <w:del w:id="2574" w:author="The Si Tran" w:date="2012-12-05T23:56:00Z">
        <w:r w:rsidRPr="0049233F" w:rsidDel="009F0701">
          <w:rPr>
            <w:szCs w:val="26"/>
            <w:lang w:val="fr-FR"/>
            <w:rPrChange w:id="2575" w:author="The Si Tran" w:date="2012-12-05T23:02:00Z">
              <w:rPr>
                <w:sz w:val="28"/>
                <w:szCs w:val="28"/>
                <w:lang w:val="fr-FR"/>
              </w:rPr>
            </w:rPrChange>
          </w:rPr>
          <w:delText>e</w:delText>
        </w:r>
        <w:r w:rsidRPr="0049233F" w:rsidDel="009F0701">
          <w:rPr>
            <w:szCs w:val="26"/>
            <w:vertAlign w:val="subscript"/>
            <w:lang w:val="fr-FR"/>
            <w:rPrChange w:id="2576" w:author="The Si Tran" w:date="2012-12-05T23:02:00Z">
              <w:rPr>
                <w:sz w:val="28"/>
                <w:szCs w:val="28"/>
                <w:vertAlign w:val="subscript"/>
                <w:lang w:val="fr-FR"/>
              </w:rPr>
            </w:rPrChange>
          </w:rPr>
          <w:delText xml:space="preserve">t  </w:delText>
        </w:r>
        <w:r w:rsidRPr="0049233F" w:rsidDel="009F0701">
          <w:rPr>
            <w:szCs w:val="26"/>
            <w:lang w:val="fr-FR"/>
            <w:rPrChange w:id="2577" w:author="The Si Tran" w:date="2012-12-05T23:02:00Z">
              <w:rPr>
                <w:sz w:val="28"/>
                <w:szCs w:val="28"/>
                <w:lang w:val="fr-FR"/>
              </w:rPr>
            </w:rPrChange>
          </w:rPr>
          <w:delText>= Υ</w:delText>
        </w:r>
        <w:r w:rsidR="003176F1" w:rsidRPr="0049233F" w:rsidDel="009F0701">
          <w:rPr>
            <w:szCs w:val="26"/>
            <w:vertAlign w:val="subscript"/>
            <w:lang w:val="fr-FR"/>
            <w:rPrChange w:id="2578" w:author="The Si Tran" w:date="2012-12-05T23:02:00Z">
              <w:rPr>
                <w:sz w:val="28"/>
                <w:szCs w:val="28"/>
                <w:vertAlign w:val="subscript"/>
                <w:lang w:val="fr-FR"/>
              </w:rPr>
            </w:rPrChange>
          </w:rPr>
          <w:delText>t</w:delText>
        </w:r>
        <w:r w:rsidRPr="0049233F" w:rsidDel="009F0701">
          <w:rPr>
            <w:szCs w:val="26"/>
            <w:lang w:val="fr-FR"/>
            <w:rPrChange w:id="2579" w:author="The Si Tran" w:date="2012-12-05T23:02:00Z">
              <w:rPr>
                <w:sz w:val="28"/>
                <w:szCs w:val="28"/>
                <w:lang w:val="fr-FR"/>
              </w:rPr>
            </w:rPrChange>
          </w:rPr>
          <w:delText xml:space="preserve"> - </w:delText>
        </w:r>
        <w:r w:rsidRPr="00082976" w:rsidDel="009F0701">
          <w:rPr>
            <w:position w:val="-4"/>
            <w:szCs w:val="26"/>
          </w:rPr>
          <w:object w:dxaOrig="240" w:dyaOrig="300" w14:anchorId="0BC18A22">
            <v:shape id="_x0000_i1042" type="#_x0000_t75" style="width:10.05pt;height:15.05pt" o:ole="">
              <v:imagedata r:id="rId51" o:title=""/>
            </v:shape>
            <o:OLEObject Type="Embed" ProgID="Equation.DSMT4" ShapeID="_x0000_i1042" DrawAspect="Content" ObjectID="_1417153744" r:id="rId52"/>
          </w:object>
        </w:r>
        <w:r w:rsidR="003176F1" w:rsidRPr="002B1464" w:rsidDel="009F0701">
          <w:rPr>
            <w:szCs w:val="26"/>
            <w:vertAlign w:val="subscript"/>
          </w:rPr>
          <w:delText>t</w:delText>
        </w:r>
      </w:del>
    </w:p>
    <w:p w14:paraId="3C709FDE" w14:textId="77777777" w:rsidR="00B14D71" w:rsidRDefault="00926939" w:rsidP="005A22B0">
      <w:pPr>
        <w:rPr>
          <w:ins w:id="2580" w:author="The Si Tran" w:date="2012-12-14T04:41:00Z"/>
          <w:rFonts w:eastAsiaTheme="minorEastAsia"/>
          <w:szCs w:val="26"/>
        </w:rPr>
      </w:pPr>
      <w:r w:rsidRPr="005947EE">
        <w:rPr>
          <w:szCs w:val="26"/>
        </w:rPr>
        <w:tab/>
      </w:r>
      <w:ins w:id="2581" w:author="The Si Tran" w:date="2012-12-14T04:41:00Z">
        <w:r w:rsidR="00B14D71">
          <w:rPr>
            <w:szCs w:val="26"/>
          </w:rPr>
          <w:t>T</w:t>
        </w:r>
      </w:ins>
      <w:del w:id="2582"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B0605D">
      <w:pPr>
        <w:pStyle w:val="ListParagraph"/>
        <w:numPr>
          <w:ilvl w:val="1"/>
          <w:numId w:val="56"/>
        </w:numPr>
        <w:tabs>
          <w:tab w:val="left" w:pos="1350"/>
        </w:tabs>
        <w:spacing w:line="360" w:lineRule="auto"/>
        <w:ind w:left="1800"/>
        <w:rPr>
          <w:szCs w:val="26"/>
        </w:rPr>
        <w:pPrChange w:id="2583" w:author="The Si Tran" w:date="2012-12-14T04:43:00Z">
          <w:pPr/>
        </w:pPrChange>
      </w:pPr>
      <m:oMath>
        <m:sSub>
          <m:sSubPr>
            <m:ctrlPr>
              <w:ins w:id="2584" w:author="The Si Tran" w:date="2012-12-05T23:56:00Z">
                <w:rPr>
                  <w:rFonts w:ascii="Cambria Math" w:hAnsi="Cambria Math"/>
                  <w:i/>
                  <w:sz w:val="26"/>
                  <w:szCs w:val="26"/>
                  <w:lang w:val="fr-FR"/>
                </w:rPr>
              </w:ins>
            </m:ctrlPr>
          </m:sSubPr>
          <m:e>
            <w:ins w:id="2585" w:author="The Si Tran" w:date="2012-12-05T23:56:00Z">
              <m:r>
                <w:rPr>
                  <w:rFonts w:ascii="Cambria Math" w:hAnsi="Cambria Math"/>
                  <w:sz w:val="26"/>
                  <w:szCs w:val="26"/>
                  <w:lang w:val="fr-FR"/>
                  <w:rPrChange w:id="2586" w:author="The Si Tran" w:date="2012-12-14T04:43:00Z">
                    <w:rPr>
                      <w:rFonts w:ascii="Cambria Math" w:hAnsi="Cambria Math"/>
                      <w:lang w:val="fr-FR"/>
                    </w:rPr>
                  </w:rPrChange>
                </w:rPr>
                <m:t>e</m:t>
              </m:r>
            </w:ins>
          </m:e>
          <m:sub>
            <w:ins w:id="2587" w:author="The Si Tran" w:date="2012-12-05T23:56:00Z">
              <m:r>
                <w:rPr>
                  <w:rFonts w:ascii="Cambria Math" w:hAnsi="Cambria Math"/>
                  <w:sz w:val="26"/>
                  <w:szCs w:val="26"/>
                  <w:lang w:val="fr-FR"/>
                  <w:rPrChange w:id="2588" w:author="The Si Tran" w:date="2012-12-14T04:43:00Z">
                    <w:rPr>
                      <w:rFonts w:ascii="Cambria Math" w:hAnsi="Cambria Math"/>
                      <w:lang w:val="fr-FR"/>
                    </w:rPr>
                  </w:rPrChange>
                </w:rPr>
                <m:t>t</m:t>
              </m:r>
            </w:ins>
          </m:sub>
        </m:sSub>
      </m:oMath>
      <w:del w:id="2589" w:author="The Si Tran" w:date="2012-12-05T23:56:00Z">
        <w:r w:rsidR="00926939" w:rsidRPr="001E051F" w:rsidDel="009F0701">
          <w:rPr>
            <w:rFonts w:ascii="Times New Roman" w:hAnsi="Times New Roman"/>
            <w:sz w:val="26"/>
            <w:szCs w:val="26"/>
            <w:rPrChange w:id="2590" w:author="The Si Tran" w:date="2012-12-14T04:43:00Z">
              <w:rPr/>
            </w:rPrChange>
          </w:rPr>
          <w:delText>e</w:delText>
        </w:r>
        <w:r w:rsidR="00926939" w:rsidRPr="001E051F" w:rsidDel="009F0701">
          <w:rPr>
            <w:rFonts w:ascii="Times New Roman" w:hAnsi="Times New Roman"/>
            <w:sz w:val="26"/>
            <w:szCs w:val="26"/>
            <w:vertAlign w:val="subscript"/>
            <w:rPrChange w:id="2591" w:author="The Si Tran" w:date="2012-12-14T04:43:00Z">
              <w:rPr>
                <w:vertAlign w:val="subscript"/>
              </w:rPr>
            </w:rPrChange>
          </w:rPr>
          <w:delText>t</w:delText>
        </w:r>
      </w:del>
      <w:r w:rsidR="00926939" w:rsidRPr="001E051F">
        <w:rPr>
          <w:rFonts w:ascii="Times New Roman" w:hAnsi="Times New Roman"/>
          <w:sz w:val="26"/>
          <w:szCs w:val="26"/>
          <w:rPrChange w:id="2592" w:author="The Si Tran" w:date="2012-12-14T04:43:00Z">
            <w:rPr/>
          </w:rPrChange>
        </w:rPr>
        <w:t xml:space="preserve"> : lỗi</w:t>
      </w:r>
    </w:p>
    <w:p w14:paraId="0E3E28EC" w14:textId="77777777" w:rsidR="00926939" w:rsidRPr="00F445BC" w:rsidRDefault="00926939">
      <w:pPr>
        <w:pStyle w:val="ListParagraph"/>
        <w:numPr>
          <w:ilvl w:val="1"/>
          <w:numId w:val="56"/>
        </w:numPr>
        <w:spacing w:line="360" w:lineRule="auto"/>
        <w:ind w:left="1800"/>
        <w:rPr>
          <w:szCs w:val="26"/>
        </w:rPr>
        <w:pPrChange w:id="2593" w:author="The Si Tran" w:date="2012-12-14T04:43:00Z">
          <w:pPr/>
        </w:pPrChange>
      </w:pPr>
      <w:del w:id="2594" w:author="The Si Tran" w:date="2012-12-14T04:42:00Z">
        <w:r w:rsidRPr="001E051F" w:rsidDel="001E051F">
          <w:rPr>
            <w:rFonts w:ascii="Times New Roman" w:hAnsi="Times New Roman"/>
            <w:sz w:val="26"/>
            <w:szCs w:val="26"/>
            <w:rPrChange w:id="2595" w:author="The Si Tran" w:date="2012-12-14T04:43:00Z">
              <w:rPr/>
            </w:rPrChange>
          </w:rPr>
          <w:tab/>
        </w:r>
        <w:r w:rsidRPr="001E051F" w:rsidDel="001E051F">
          <w:rPr>
            <w:rFonts w:ascii="Times New Roman" w:hAnsi="Times New Roman"/>
            <w:sz w:val="26"/>
            <w:szCs w:val="26"/>
            <w:rPrChange w:id="2596" w:author="The Si Tran" w:date="2012-12-14T04:43:00Z">
              <w:rPr/>
            </w:rPrChange>
          </w:rPr>
          <w:tab/>
        </w:r>
        <w:r w:rsidRPr="001E051F" w:rsidDel="001E051F">
          <w:rPr>
            <w:rFonts w:ascii="Times New Roman" w:hAnsi="Times New Roman"/>
            <w:sz w:val="26"/>
            <w:szCs w:val="26"/>
            <w:rPrChange w:id="2597" w:author="The Si Tran" w:date="2012-12-14T04:43:00Z">
              <w:rPr/>
            </w:rPrChange>
          </w:rPr>
          <w:tab/>
        </w:r>
      </w:del>
      <m:oMath>
        <m:sSub>
          <m:sSubPr>
            <m:ctrlPr>
              <w:ins w:id="2598" w:author="The Si Tran" w:date="2012-12-05T23:57:00Z">
                <w:rPr>
                  <w:rFonts w:ascii="Cambria Math" w:hAnsi="Cambria Math"/>
                  <w:i/>
                  <w:sz w:val="26"/>
                  <w:szCs w:val="26"/>
                  <w:lang w:val="fr-FR"/>
                </w:rPr>
              </w:ins>
            </m:ctrlPr>
          </m:sSubPr>
          <m:e>
            <w:ins w:id="2599" w:author="The Si Tran" w:date="2012-12-05T23:57:00Z">
              <m:r>
                <w:rPr>
                  <w:rFonts w:ascii="Cambria Math" w:hAnsi="Cambria Math"/>
                  <w:sz w:val="26"/>
                  <w:szCs w:val="26"/>
                  <w:lang w:val="fr-FR"/>
                  <w:rPrChange w:id="2600" w:author="The Si Tran" w:date="2012-12-14T04:43:00Z">
                    <w:rPr>
                      <w:rFonts w:ascii="Cambria Math" w:hAnsi="Cambria Math"/>
                      <w:lang w:val="fr-FR"/>
                    </w:rPr>
                  </w:rPrChange>
                </w:rPr>
                <m:t>Y</m:t>
              </m:r>
            </w:ins>
          </m:e>
          <m:sub>
            <w:ins w:id="2601" w:author="The Si Tran" w:date="2012-12-05T23:57:00Z">
              <m:r>
                <w:rPr>
                  <w:rFonts w:ascii="Cambria Math" w:hAnsi="Cambria Math"/>
                  <w:sz w:val="26"/>
                  <w:szCs w:val="26"/>
                  <w:lang w:val="fr-FR"/>
                  <w:rPrChange w:id="2602" w:author="The Si Tran" w:date="2012-12-14T04:43:00Z">
                    <w:rPr>
                      <w:rFonts w:ascii="Cambria Math" w:hAnsi="Cambria Math"/>
                      <w:lang w:val="fr-FR"/>
                    </w:rPr>
                  </w:rPrChange>
                </w:rPr>
                <m:t>t</m:t>
              </m:r>
            </w:ins>
          </m:sub>
        </m:sSub>
      </m:oMath>
      <w:del w:id="2603" w:author="The Si Tran" w:date="2012-12-05T23:57:00Z">
        <w:r w:rsidRPr="001E051F" w:rsidDel="009F0701">
          <w:rPr>
            <w:rFonts w:ascii="Times New Roman" w:hAnsi="Times New Roman"/>
            <w:sz w:val="26"/>
            <w:szCs w:val="26"/>
            <w:rPrChange w:id="2604" w:author="The Si Tran" w:date="2012-12-14T04:43:00Z">
              <w:rPr/>
            </w:rPrChange>
          </w:rPr>
          <w:delText>Y</w:delText>
        </w:r>
      </w:del>
      <w:r w:rsidRPr="001E051F">
        <w:rPr>
          <w:rFonts w:ascii="Times New Roman" w:hAnsi="Times New Roman"/>
          <w:sz w:val="26"/>
          <w:szCs w:val="26"/>
          <w:rPrChange w:id="2605" w:author="The Si Tran" w:date="2012-12-14T04:43:00Z">
            <w:rPr/>
          </w:rPrChange>
        </w:rPr>
        <w:t xml:space="preserve"> : giá trị thực của biến quan sát</w:t>
      </w:r>
    </w:p>
    <w:p w14:paraId="01B49A0A" w14:textId="77777777" w:rsidR="00926939" w:rsidRPr="00F445BC" w:rsidRDefault="00926939">
      <w:pPr>
        <w:pStyle w:val="ListParagraph"/>
        <w:numPr>
          <w:ilvl w:val="1"/>
          <w:numId w:val="56"/>
        </w:numPr>
        <w:spacing w:line="360" w:lineRule="auto"/>
        <w:ind w:left="1800"/>
        <w:rPr>
          <w:szCs w:val="26"/>
        </w:rPr>
        <w:pPrChange w:id="2606" w:author="The Si Tran" w:date="2012-12-14T04:43:00Z">
          <w:pPr/>
        </w:pPrChange>
      </w:pPr>
      <w:del w:id="2607" w:author="The Si Tran" w:date="2012-12-14T04:42:00Z">
        <w:r w:rsidRPr="001E051F" w:rsidDel="001E051F">
          <w:rPr>
            <w:rFonts w:ascii="Times New Roman" w:hAnsi="Times New Roman"/>
            <w:sz w:val="26"/>
            <w:szCs w:val="26"/>
            <w:rPrChange w:id="2608" w:author="The Si Tran" w:date="2012-12-14T04:43:00Z">
              <w:rPr/>
            </w:rPrChange>
          </w:rPr>
          <w:lastRenderedPageBreak/>
          <w:tab/>
        </w:r>
        <w:r w:rsidRPr="001E051F" w:rsidDel="001E051F">
          <w:rPr>
            <w:rFonts w:ascii="Times New Roman" w:hAnsi="Times New Roman"/>
            <w:sz w:val="26"/>
            <w:szCs w:val="26"/>
            <w:rPrChange w:id="2609" w:author="The Si Tran" w:date="2012-12-14T04:43:00Z">
              <w:rPr/>
            </w:rPrChange>
          </w:rPr>
          <w:tab/>
        </w:r>
        <w:r w:rsidRPr="001E051F" w:rsidDel="001E051F">
          <w:rPr>
            <w:rFonts w:ascii="Times New Roman" w:hAnsi="Times New Roman"/>
            <w:sz w:val="26"/>
            <w:szCs w:val="26"/>
            <w:rPrChange w:id="2610" w:author="The Si Tran" w:date="2012-12-14T04:43:00Z">
              <w:rPr/>
            </w:rPrChange>
          </w:rPr>
          <w:tab/>
        </w:r>
      </w:del>
      <w:del w:id="2611" w:author="The Si Tran" w:date="2012-12-05T23:57:00Z">
        <w:r w:rsidRPr="001E051F" w:rsidDel="009F0701">
          <w:rPr>
            <w:rFonts w:ascii="Times New Roman" w:hAnsi="Times New Roman"/>
            <w:position w:val="-4"/>
            <w:sz w:val="26"/>
            <w:szCs w:val="26"/>
            <w:rPrChange w:id="2612" w:author="The Si Tran" w:date="2012-12-14T04:43:00Z">
              <w:rPr>
                <w:position w:val="-4"/>
                <w:szCs w:val="26"/>
              </w:rPr>
            </w:rPrChange>
          </w:rPr>
          <w:object w:dxaOrig="240" w:dyaOrig="300" w14:anchorId="1ADCE12B">
            <v:shape id="_x0000_i1043" type="#_x0000_t75" style="width:10.05pt;height:15.05pt" o:ole="">
              <v:imagedata r:id="rId51" o:title=""/>
            </v:shape>
            <o:OLEObject Type="Embed" ProgID="Equation.DSMT4" ShapeID="_x0000_i1043" DrawAspect="Content" ObjectID="_1417153745" r:id="rId53"/>
          </w:object>
        </w:r>
      </w:del>
      <m:oMath>
        <m:sSub>
          <m:sSubPr>
            <m:ctrlPr>
              <w:ins w:id="2613" w:author="The Si Tran" w:date="2012-12-05T23:57:00Z">
                <w:rPr>
                  <w:rFonts w:ascii="Cambria Math" w:hAnsi="Cambria Math"/>
                  <w:i/>
                  <w:sz w:val="26"/>
                  <w:szCs w:val="26"/>
                  <w:lang w:val="fr-FR"/>
                </w:rPr>
              </w:ins>
            </m:ctrlPr>
          </m:sSubPr>
          <m:e>
            <m:acc>
              <m:accPr>
                <m:ctrlPr>
                  <w:ins w:id="2614" w:author="The Si Tran" w:date="2012-12-05T23:57:00Z">
                    <w:rPr>
                      <w:rFonts w:ascii="Cambria Math" w:hAnsi="Cambria Math"/>
                      <w:i/>
                      <w:sz w:val="26"/>
                      <w:szCs w:val="26"/>
                      <w:lang w:val="fr-FR"/>
                    </w:rPr>
                  </w:ins>
                </m:ctrlPr>
              </m:accPr>
              <m:e>
                <w:ins w:id="2615" w:author="The Si Tran" w:date="2012-12-05T23:57:00Z">
                  <m:r>
                    <w:rPr>
                      <w:rFonts w:ascii="Cambria Math" w:hAnsi="Cambria Math"/>
                      <w:sz w:val="26"/>
                      <w:szCs w:val="26"/>
                      <w:lang w:val="fr-FR"/>
                      <w:rPrChange w:id="2616" w:author="The Si Tran" w:date="2012-12-14T04:43:00Z">
                        <w:rPr>
                          <w:rFonts w:ascii="Cambria Math" w:hAnsi="Cambria Math"/>
                          <w:lang w:val="fr-FR"/>
                        </w:rPr>
                      </w:rPrChange>
                    </w:rPr>
                    <m:t>Y</m:t>
                  </m:r>
                </w:ins>
              </m:e>
            </m:acc>
          </m:e>
          <m:sub>
            <w:ins w:id="2617" w:author="The Si Tran" w:date="2012-12-05T23:57:00Z">
              <m:r>
                <w:rPr>
                  <w:rFonts w:ascii="Cambria Math" w:hAnsi="Cambria Math"/>
                  <w:sz w:val="26"/>
                  <w:szCs w:val="26"/>
                  <w:lang w:val="fr-FR"/>
                  <w:rPrChange w:id="2618" w:author="The Si Tran" w:date="2012-12-14T04:43:00Z">
                    <w:rPr>
                      <w:rFonts w:ascii="Cambria Math" w:hAnsi="Cambria Math"/>
                      <w:lang w:val="fr-FR"/>
                    </w:rPr>
                  </w:rPrChange>
                </w:rPr>
                <m:t>t</m:t>
              </m:r>
            </w:ins>
          </m:sub>
        </m:sSub>
      </m:oMath>
      <w:r w:rsidRPr="001E051F">
        <w:rPr>
          <w:rFonts w:ascii="Times New Roman" w:hAnsi="Times New Roman"/>
          <w:sz w:val="26"/>
          <w:szCs w:val="26"/>
          <w:rPrChange w:id="2619" w:author="The Si Tran" w:date="2012-12-14T04:43:00Z">
            <w:rPr/>
          </w:rPrChange>
        </w:rPr>
        <w:t> : giá trị dự đoán được của biến quan sát</w:t>
      </w:r>
    </w:p>
    <w:p w14:paraId="08861CDF" w14:textId="77777777" w:rsidR="00926939" w:rsidRPr="001E051F" w:rsidRDefault="00926939">
      <w:pPr>
        <w:pStyle w:val="ListParagraph"/>
        <w:numPr>
          <w:ilvl w:val="1"/>
          <w:numId w:val="56"/>
        </w:numPr>
        <w:spacing w:line="360" w:lineRule="auto"/>
        <w:ind w:left="1800"/>
        <w:rPr>
          <w:sz w:val="26"/>
          <w:szCs w:val="26"/>
          <w:lang w:val="fr-FR"/>
          <w:rPrChange w:id="2620" w:author="The Si Tran" w:date="2012-12-14T04:43:00Z">
            <w:rPr>
              <w:sz w:val="28"/>
              <w:szCs w:val="28"/>
              <w:lang w:val="fr-FR"/>
            </w:rPr>
          </w:rPrChange>
        </w:rPr>
        <w:pPrChange w:id="2621" w:author="The Si Tran" w:date="2012-12-14T04:43:00Z">
          <w:pPr/>
        </w:pPrChange>
      </w:pPr>
      <w:del w:id="2622" w:author="The Si Tran" w:date="2012-12-14T04:42:00Z">
        <w:r w:rsidRPr="001E051F" w:rsidDel="001E051F">
          <w:rPr>
            <w:rFonts w:ascii="Times New Roman" w:hAnsi="Times New Roman"/>
            <w:sz w:val="26"/>
            <w:szCs w:val="26"/>
            <w:rPrChange w:id="2623" w:author="The Si Tran" w:date="2012-12-14T04:43:00Z">
              <w:rPr/>
            </w:rPrChange>
          </w:rPr>
          <w:tab/>
        </w:r>
        <w:r w:rsidRPr="001E051F" w:rsidDel="001E051F">
          <w:rPr>
            <w:rFonts w:ascii="Times New Roman" w:hAnsi="Times New Roman"/>
            <w:sz w:val="26"/>
            <w:szCs w:val="26"/>
            <w:rPrChange w:id="2624" w:author="The Si Tran" w:date="2012-12-14T04:43:00Z">
              <w:rPr/>
            </w:rPrChange>
          </w:rPr>
          <w:tab/>
        </w:r>
        <w:r w:rsidRPr="001E051F" w:rsidDel="001E051F">
          <w:rPr>
            <w:rFonts w:ascii="Times New Roman" w:hAnsi="Times New Roman"/>
            <w:sz w:val="26"/>
            <w:szCs w:val="26"/>
            <w:rPrChange w:id="2625" w:author="The Si Tran" w:date="2012-12-14T04:43:00Z">
              <w:rPr/>
            </w:rPrChange>
          </w:rPr>
          <w:tab/>
        </w:r>
      </w:del>
      <w:ins w:id="2626" w:author="The Si Tran" w:date="2012-12-05T23:57:00Z">
        <m:oMath>
          <m:r>
            <w:rPr>
              <w:rFonts w:ascii="Cambria Math" w:hAnsi="Cambria Math"/>
              <w:sz w:val="26"/>
              <w:szCs w:val="26"/>
              <w:rPrChange w:id="2627" w:author="The Si Tran" w:date="2012-12-14T04:43:00Z">
                <w:rPr>
                  <w:rFonts w:ascii="Cambria Math" w:hAnsi="Cambria Math"/>
                </w:rPr>
              </w:rPrChange>
            </w:rPr>
            <m:t>t</m:t>
          </m:r>
        </m:oMath>
      </w:ins>
      <w:del w:id="2628" w:author="The Si Tran" w:date="2012-12-05T23:57:00Z">
        <w:r w:rsidRPr="001E051F" w:rsidDel="009F0701">
          <w:rPr>
            <w:rFonts w:ascii="Times New Roman" w:hAnsi="Times New Roman"/>
            <w:sz w:val="26"/>
            <w:szCs w:val="26"/>
            <w:rPrChange w:id="2629" w:author="The Si Tran" w:date="2012-12-14T04:43:00Z">
              <w:rPr/>
            </w:rPrChange>
          </w:rPr>
          <w:delText>t</w:delText>
        </w:r>
      </w:del>
      <w:r w:rsidRPr="001E051F">
        <w:rPr>
          <w:rFonts w:ascii="Times New Roman" w:hAnsi="Times New Roman"/>
          <w:sz w:val="26"/>
          <w:szCs w:val="26"/>
          <w:rPrChange w:id="2630" w:author="The Si Tran" w:date="2012-12-14T04:43:00Z">
            <w:rPr/>
          </w:rPrChange>
        </w:rPr>
        <w:t xml:space="preserve"> : biến giá trị thời gian</w:t>
      </w:r>
    </w:p>
    <w:p w14:paraId="1C0E4313" w14:textId="77777777" w:rsidR="00926939" w:rsidRPr="0049233F" w:rsidRDefault="00926939" w:rsidP="005A22B0">
      <w:pPr>
        <w:rPr>
          <w:szCs w:val="26"/>
          <w:lang w:val="fr-FR"/>
          <w:rPrChange w:id="2631" w:author="The Si Tran" w:date="2012-12-05T23:02:00Z">
            <w:rPr>
              <w:sz w:val="28"/>
              <w:szCs w:val="28"/>
              <w:lang w:val="fr-FR"/>
            </w:rPr>
          </w:rPrChange>
        </w:rPr>
      </w:pPr>
      <w:r w:rsidRPr="0049233F">
        <w:rPr>
          <w:szCs w:val="26"/>
          <w:lang w:val="fr-FR"/>
          <w:rPrChange w:id="2632" w:author="The Si Tran" w:date="2012-12-05T23:02:00Z">
            <w:rPr>
              <w:sz w:val="28"/>
              <w:szCs w:val="28"/>
              <w:lang w:val="fr-FR"/>
            </w:rPr>
          </w:rPrChange>
        </w:rPr>
        <w:tab/>
        <w:t>Phương thức đánh giá phổ biến là trung bình lỗi tuyệt đối.</w:t>
      </w:r>
      <w:r w:rsidR="003176F1" w:rsidRPr="0049233F">
        <w:rPr>
          <w:szCs w:val="26"/>
          <w:lang w:val="fr-FR"/>
          <w:rPrChange w:id="2633" w:author="The Si Tran" w:date="2012-12-05T23:02:00Z">
            <w:rPr>
              <w:sz w:val="28"/>
              <w:szCs w:val="28"/>
              <w:lang w:val="fr-FR"/>
            </w:rPr>
          </w:rPrChange>
        </w:rPr>
        <w:t xml:space="preserve"> </w:t>
      </w:r>
    </w:p>
    <w:p w14:paraId="6A2FF2E0" w14:textId="77777777" w:rsidR="0050145A" w:rsidRDefault="007B0D12">
      <w:pPr>
        <w:rPr>
          <w:ins w:id="2634" w:author="The Si Tran" w:date="2012-12-06T00:09:00Z"/>
          <w:szCs w:val="26"/>
          <w:lang w:val="fr-FR"/>
        </w:rPr>
      </w:pPr>
      <w:r w:rsidRPr="0049233F">
        <w:rPr>
          <w:szCs w:val="26"/>
          <w:lang w:val="fr-FR"/>
          <w:rPrChange w:id="2635" w:author="The Si Tran" w:date="2012-12-05T23:02:00Z">
            <w:rPr>
              <w:sz w:val="28"/>
              <w:szCs w:val="28"/>
              <w:lang w:val="fr-FR"/>
            </w:rPr>
          </w:rPrChange>
        </w:rPr>
        <w:tab/>
      </w:r>
      <w:r w:rsidRPr="0049233F">
        <w:rPr>
          <w:szCs w:val="26"/>
          <w:lang w:val="fr-FR"/>
          <w:rPrChange w:id="2636" w:author="The Si Tran" w:date="2012-12-05T23:02:00Z">
            <w:rPr>
              <w:sz w:val="28"/>
              <w:szCs w:val="28"/>
              <w:lang w:val="fr-FR"/>
            </w:rPr>
          </w:rPrChange>
        </w:rPr>
        <w:tab/>
      </w:r>
      <w:del w:id="2637" w:author="The Si Tran" w:date="2012-12-14T04:43:00Z">
        <w:r w:rsidRPr="0049233F" w:rsidDel="001E051F">
          <w:rPr>
            <w:szCs w:val="26"/>
            <w:lang w:val="fr-FR"/>
            <w:rPrChange w:id="2638" w:author="The Si Tran" w:date="2012-12-05T23:02:00Z">
              <w:rPr>
                <w:sz w:val="28"/>
                <w:szCs w:val="28"/>
                <w:lang w:val="fr-FR"/>
              </w:rPr>
            </w:rPrChange>
          </w:rPr>
          <w:tab/>
        </w:r>
      </w:del>
      <w:ins w:id="2639" w:author="The Si Tran" w:date="2012-12-06T00:09:00Z">
        <m:oMath>
          <m:r>
            <w:rPr>
              <w:rFonts w:ascii="Cambria Math" w:hAnsi="Cambria Math"/>
              <w:szCs w:val="26"/>
            </w:rPr>
            <m:t>MA</m:t>
          </m:r>
        </m:oMath>
      </w:ins>
      <w:ins w:id="2640" w:author="The Si Tran" w:date="2012-12-08T15:24:00Z">
        <m:oMath>
          <m:r>
            <w:rPr>
              <w:rFonts w:ascii="Cambria Math" w:hAnsi="Cambria Math"/>
              <w:szCs w:val="26"/>
            </w:rPr>
            <m:t>E</m:t>
          </m:r>
        </m:oMath>
      </w:ins>
      <w:ins w:id="2641"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14:paraId="4C857B2A" w14:textId="77777777" w:rsidR="00926939" w:rsidRPr="002B1464" w:rsidDel="00D767FA" w:rsidRDefault="0050145A" w:rsidP="005A22B0">
      <w:pPr>
        <w:rPr>
          <w:del w:id="2642" w:author="The Si Tran" w:date="2012-12-06T00:08:00Z"/>
          <w:szCs w:val="26"/>
        </w:rPr>
      </w:pPr>
      <w:ins w:id="2643" w:author="The Si Tran" w:date="2012-12-06T00:09:00Z">
        <w:r>
          <w:rPr>
            <w:szCs w:val="26"/>
            <w:lang w:val="fr-FR"/>
          </w:rPr>
          <w:tab/>
        </w:r>
        <w:r>
          <w:rPr>
            <w:szCs w:val="26"/>
            <w:lang w:val="fr-FR"/>
          </w:rPr>
          <w:tab/>
        </w:r>
      </w:ins>
      <w:del w:id="2644" w:author="The Si Tran" w:date="2012-12-06T00:08:00Z">
        <w:r w:rsidR="007B0D12" w:rsidRPr="0049233F" w:rsidDel="00D767FA">
          <w:rPr>
            <w:szCs w:val="26"/>
            <w:lang w:val="fr-FR"/>
            <w:rPrChange w:id="2645" w:author="The Si Tran" w:date="2012-12-05T23:02:00Z">
              <w:rPr>
                <w:sz w:val="28"/>
                <w:szCs w:val="28"/>
                <w:lang w:val="fr-FR"/>
              </w:rPr>
            </w:rPrChange>
          </w:rPr>
          <w:delText xml:space="preserve">MAD  =  </w:delText>
        </w:r>
        <w:r w:rsidR="007B0D12" w:rsidRPr="00082976" w:rsidDel="00D767FA">
          <w:rPr>
            <w:position w:val="-28"/>
            <w:szCs w:val="26"/>
          </w:rPr>
          <w:object w:dxaOrig="1260" w:dyaOrig="680" w14:anchorId="26B6E58C">
            <v:shape id="_x0000_i1044" type="#_x0000_t75" style="width:62.8pt;height:32.65pt" o:ole="">
              <v:imagedata r:id="rId54" o:title=""/>
            </v:shape>
            <o:OLEObject Type="Embed" ProgID="Equation.DSMT4" ShapeID="_x0000_i1044" DrawAspect="Content" ObjectID="_1417153746" r:id="rId55"/>
          </w:object>
        </w:r>
      </w:del>
    </w:p>
    <w:p w14:paraId="37D2DF1D" w14:textId="77777777" w:rsidR="00C318D3" w:rsidRPr="00082976" w:rsidDel="0082455D" w:rsidRDefault="00C318D3">
      <w:pPr>
        <w:rPr>
          <w:del w:id="2646" w:author="The Si Tran" w:date="2012-12-06T00:08:00Z"/>
          <w:szCs w:val="26"/>
        </w:rPr>
      </w:pPr>
      <w:del w:id="2647" w:author="The Si Tran" w:date="2012-12-06T00:04:00Z">
        <w:r w:rsidRPr="00082976" w:rsidDel="00D767FA">
          <w:rPr>
            <w:szCs w:val="26"/>
          </w:rPr>
          <w:tab/>
        </w:r>
      </w:del>
      <w:del w:id="2648" w:author="The Si Tran" w:date="2012-12-06T00:08:00Z">
        <w:r w:rsidRPr="00082976" w:rsidDel="00D767FA">
          <w:rPr>
            <w:szCs w:val="26"/>
          </w:rPr>
          <w:tab/>
        </w:r>
      </w:del>
    </w:p>
    <w:p w14:paraId="2FC621BF" w14:textId="77777777" w:rsidR="00C318D3" w:rsidRPr="00E12D24" w:rsidDel="00D767FA" w:rsidRDefault="00C318D3">
      <w:pPr>
        <w:rPr>
          <w:del w:id="2649" w:author="The Si Tran" w:date="2012-12-06T00:04:00Z"/>
          <w:szCs w:val="26"/>
        </w:rPr>
      </w:pPr>
      <w:del w:id="2650" w:author="The Si Tran" w:date="2012-12-06T00:09:00Z">
        <w:r w:rsidRPr="005947EE" w:rsidDel="0050145A">
          <w:rPr>
            <w:szCs w:val="26"/>
          </w:rPr>
          <w:tab/>
        </w:r>
        <w:r w:rsidRPr="005947EE" w:rsidDel="0050145A">
          <w:rPr>
            <w:szCs w:val="26"/>
          </w:rPr>
          <w:tab/>
        </w:r>
      </w:del>
      <w:ins w:id="2651" w:author="The Si Tran" w:date="2012-12-05T23:58:00Z">
        <m:oMath>
          <m:r>
            <w:rPr>
              <w:rFonts w:ascii="Cambria Math" w:hAnsi="Cambria Math"/>
              <w:szCs w:val="26"/>
            </w:rPr>
            <m:t>MSE=</m:t>
          </m:r>
        </m:oMath>
      </w:ins>
      <m:oMath>
        <m:f>
          <m:fPr>
            <m:ctrlPr>
              <w:ins w:id="2652" w:author="The Si Tran" w:date="2012-12-06T00:00:00Z">
                <w:rPr>
                  <w:rFonts w:ascii="Cambria Math" w:hAnsi="Cambria Math"/>
                  <w:i/>
                  <w:szCs w:val="26"/>
                </w:rPr>
              </w:ins>
            </m:ctrlPr>
          </m:fPr>
          <m:num>
            <w:ins w:id="2653" w:author="The Si Tran" w:date="2012-12-06T00:00:00Z">
              <m:r>
                <w:rPr>
                  <w:rFonts w:ascii="Cambria Math" w:hAnsi="Cambria Math"/>
                  <w:szCs w:val="26"/>
                </w:rPr>
                <m:t>1</m:t>
              </m:r>
            </w:ins>
          </m:num>
          <m:den>
            <w:ins w:id="2654" w:author="The Si Tran" w:date="2012-12-06T00:00:00Z">
              <m:r>
                <w:rPr>
                  <w:rFonts w:ascii="Cambria Math" w:hAnsi="Cambria Math"/>
                  <w:szCs w:val="26"/>
                </w:rPr>
                <m:t>n</m:t>
              </m:r>
            </w:ins>
          </m:den>
        </m:f>
        <m:nary>
          <m:naryPr>
            <m:chr m:val="∑"/>
            <m:limLoc m:val="subSup"/>
            <m:ctrlPr>
              <w:ins w:id="2655" w:author="The Si Tran" w:date="2012-12-06T00:00:00Z">
                <w:rPr>
                  <w:rFonts w:ascii="Cambria Math" w:hAnsi="Cambria Math"/>
                  <w:i/>
                  <w:szCs w:val="26"/>
                </w:rPr>
              </w:ins>
            </m:ctrlPr>
          </m:naryPr>
          <m:sub>
            <w:ins w:id="2656" w:author="The Si Tran" w:date="2012-12-06T00:01:00Z">
              <m:r>
                <w:rPr>
                  <w:rFonts w:ascii="Cambria Math" w:hAnsi="Cambria Math"/>
                  <w:szCs w:val="26"/>
                </w:rPr>
                <m:t>t</m:t>
              </m:r>
            </w:ins>
            <w:ins w:id="2657" w:author="The Si Tran" w:date="2012-12-06T00:00:00Z">
              <m:r>
                <w:rPr>
                  <w:rFonts w:ascii="Cambria Math" w:hAnsi="Cambria Math"/>
                  <w:szCs w:val="26"/>
                </w:rPr>
                <m:t>=1</m:t>
              </m:r>
            </w:ins>
          </m:sub>
          <m:sup>
            <w:ins w:id="2658" w:author="The Si Tran" w:date="2012-12-06T00:00:00Z">
              <m:r>
                <w:rPr>
                  <w:rFonts w:ascii="Cambria Math" w:hAnsi="Cambria Math"/>
                  <w:szCs w:val="26"/>
                </w:rPr>
                <m:t>n</m:t>
              </m:r>
            </w:ins>
          </m:sup>
          <m:e>
            <m:sSup>
              <m:sSupPr>
                <m:ctrlPr>
                  <w:ins w:id="2659" w:author="The Si Tran" w:date="2012-12-06T00:01:00Z">
                    <w:rPr>
                      <w:rFonts w:ascii="Cambria Math" w:hAnsi="Cambria Math"/>
                      <w:i/>
                      <w:szCs w:val="26"/>
                    </w:rPr>
                  </w:ins>
                </m:ctrlPr>
              </m:sSupPr>
              <m:e>
                <m:d>
                  <m:dPr>
                    <m:ctrlPr>
                      <w:ins w:id="2660" w:author="The Si Tran" w:date="2012-12-06T00:01:00Z">
                        <w:rPr>
                          <w:rFonts w:ascii="Cambria Math" w:hAnsi="Cambria Math"/>
                          <w:i/>
                          <w:szCs w:val="26"/>
                        </w:rPr>
                      </w:ins>
                    </m:ctrlPr>
                  </m:dPr>
                  <m:e>
                    <m:sSub>
                      <m:sSubPr>
                        <m:ctrlPr>
                          <w:ins w:id="2661" w:author="The Si Tran" w:date="2012-12-06T00:01:00Z">
                            <w:rPr>
                              <w:rFonts w:ascii="Cambria Math" w:hAnsi="Cambria Math"/>
                              <w:i/>
                              <w:szCs w:val="26"/>
                            </w:rPr>
                          </w:ins>
                        </m:ctrlPr>
                      </m:sSubPr>
                      <m:e>
                        <m:acc>
                          <m:accPr>
                            <m:ctrlPr>
                              <w:ins w:id="2662" w:author="The Si Tran" w:date="2012-12-06T00:01:00Z">
                                <w:rPr>
                                  <w:rFonts w:ascii="Cambria Math" w:hAnsi="Cambria Math"/>
                                  <w:i/>
                                  <w:szCs w:val="26"/>
                                </w:rPr>
                              </w:ins>
                            </m:ctrlPr>
                          </m:accPr>
                          <m:e>
                            <w:ins w:id="2663" w:author="The Si Tran" w:date="2012-12-06T00:01:00Z">
                              <m:r>
                                <w:rPr>
                                  <w:rFonts w:ascii="Cambria Math" w:hAnsi="Cambria Math"/>
                                  <w:szCs w:val="26"/>
                                </w:rPr>
                                <m:t>Y</m:t>
                              </m:r>
                            </w:ins>
                          </m:e>
                        </m:acc>
                      </m:e>
                      <m:sub>
                        <w:ins w:id="2664" w:author="The Si Tran" w:date="2012-12-06T00:01:00Z">
                          <m:r>
                            <w:rPr>
                              <w:rFonts w:ascii="Cambria Math" w:hAnsi="Cambria Math"/>
                              <w:szCs w:val="26"/>
                            </w:rPr>
                            <m:t>t</m:t>
                          </m:r>
                        </w:ins>
                      </m:sub>
                    </m:sSub>
                    <w:ins w:id="2665" w:author="The Si Tran" w:date="2012-12-06T00:01:00Z">
                      <m:r>
                        <w:rPr>
                          <w:rFonts w:ascii="Cambria Math" w:hAnsi="Cambria Math"/>
                          <w:szCs w:val="26"/>
                        </w:rPr>
                        <m:t>-</m:t>
                      </m:r>
                    </w:ins>
                    <m:sSub>
                      <m:sSubPr>
                        <m:ctrlPr>
                          <w:ins w:id="2666" w:author="The Si Tran" w:date="2012-12-06T00:02:00Z">
                            <w:rPr>
                              <w:rFonts w:ascii="Cambria Math" w:hAnsi="Cambria Math"/>
                              <w:i/>
                              <w:szCs w:val="26"/>
                            </w:rPr>
                          </w:ins>
                        </m:ctrlPr>
                      </m:sSubPr>
                      <m:e>
                        <w:ins w:id="2667" w:author="The Si Tran" w:date="2012-12-06T00:02:00Z">
                          <m:r>
                            <w:rPr>
                              <w:rFonts w:ascii="Cambria Math" w:hAnsi="Cambria Math"/>
                              <w:szCs w:val="26"/>
                            </w:rPr>
                            <m:t>Y</m:t>
                          </m:r>
                        </w:ins>
                      </m:e>
                      <m:sub>
                        <w:ins w:id="2668" w:author="The Si Tran" w:date="2012-12-06T00:02:00Z">
                          <m:r>
                            <w:rPr>
                              <w:rFonts w:ascii="Cambria Math" w:hAnsi="Cambria Math"/>
                              <w:szCs w:val="26"/>
                            </w:rPr>
                            <m:t>t</m:t>
                          </m:r>
                        </w:ins>
                      </m:sub>
                    </m:sSub>
                  </m:e>
                </m:d>
              </m:e>
              <m:sup>
                <w:ins w:id="2669" w:author="The Si Tran" w:date="2012-12-06T00:01:00Z">
                  <m:r>
                    <w:rPr>
                      <w:rFonts w:ascii="Cambria Math" w:hAnsi="Cambria Math"/>
                      <w:szCs w:val="26"/>
                    </w:rPr>
                    <m:t>2</m:t>
                  </m:r>
                </w:ins>
              </m:sup>
            </m:sSup>
          </m:e>
        </m:nary>
      </m:oMath>
      <w:del w:id="2670" w:author="The Si Tran" w:date="2012-12-05T23:58:00Z">
        <w:r w:rsidRPr="005947EE" w:rsidDel="00ED7D29">
          <w:rPr>
            <w:szCs w:val="26"/>
          </w:rPr>
          <w:tab/>
          <w:delText>MSE</w:delText>
        </w:r>
      </w:del>
    </w:p>
    <w:p w14:paraId="5F09576E" w14:textId="77777777" w:rsidR="00C318D3" w:rsidRPr="00263465" w:rsidRDefault="00C318D3">
      <w:pPr>
        <w:rPr>
          <w:szCs w:val="26"/>
        </w:rPr>
      </w:pPr>
    </w:p>
    <w:p w14:paraId="046BF5E6" w14:textId="77777777" w:rsidR="00C318D3" w:rsidRPr="005947EE" w:rsidDel="00D767FA" w:rsidRDefault="00C318D3" w:rsidP="005A22B0">
      <w:pPr>
        <w:rPr>
          <w:del w:id="2671" w:author="The Si Tran" w:date="2012-12-06T00:08:00Z"/>
          <w:szCs w:val="26"/>
        </w:rPr>
      </w:pPr>
      <w:r w:rsidRPr="00B312F5">
        <w:rPr>
          <w:szCs w:val="26"/>
        </w:rPr>
        <w:tab/>
      </w:r>
      <w:r w:rsidRPr="00B312F5">
        <w:rPr>
          <w:szCs w:val="26"/>
        </w:rPr>
        <w:tab/>
      </w:r>
      <w:del w:id="2672" w:author="The Si Tran" w:date="2012-12-14T04:43:00Z">
        <w:r w:rsidRPr="00B312F5" w:rsidDel="001E051F">
          <w:rPr>
            <w:szCs w:val="26"/>
          </w:rPr>
          <w:tab/>
        </w:r>
      </w:del>
      <w:del w:id="2673" w:author="The Si Tran" w:date="2012-12-06T00:02:00Z">
        <w:r w:rsidRPr="00B312F5" w:rsidDel="00734CBA">
          <w:rPr>
            <w:szCs w:val="26"/>
          </w:rPr>
          <w:delText>MAPE</w:delText>
        </w:r>
      </w:del>
      <w:ins w:id="2674"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2675" w:author="The Si Tran" w:date="2012-12-06T00:03:00Z">
                <w:rPr>
                  <w:rFonts w:ascii="Cambria Math" w:hAnsi="Cambria Math"/>
                  <w:i/>
                  <w:szCs w:val="26"/>
                </w:rPr>
              </w:ins>
            </m:ctrlPr>
          </m:naryPr>
          <m:sub>
            <w:ins w:id="2676" w:author="The Si Tran" w:date="2012-12-06T00:03:00Z">
              <m:r>
                <w:rPr>
                  <w:rFonts w:ascii="Cambria Math" w:hAnsi="Cambria Math"/>
                  <w:szCs w:val="26"/>
                </w:rPr>
                <m:t>t=1</m:t>
              </m:r>
            </w:ins>
          </m:sub>
          <m:sup>
            <w:ins w:id="2677" w:author="The Si Tran" w:date="2012-12-06T00:03:00Z">
              <m:r>
                <w:rPr>
                  <w:rFonts w:ascii="Cambria Math" w:hAnsi="Cambria Math"/>
                  <w:szCs w:val="26"/>
                </w:rPr>
                <m:t>n</m:t>
              </m:r>
            </w:ins>
          </m:sup>
          <m:e>
            <m:d>
              <m:dPr>
                <m:begChr m:val="|"/>
                <m:endChr m:val="|"/>
                <m:ctrlPr>
                  <w:ins w:id="2678" w:author="The Si Tran" w:date="2012-12-06T00:03:00Z">
                    <w:rPr>
                      <w:rFonts w:ascii="Cambria Math" w:hAnsi="Cambria Math"/>
                      <w:i/>
                      <w:szCs w:val="26"/>
                    </w:rPr>
                  </w:ins>
                </m:ctrlPr>
              </m:dPr>
              <m:e>
                <m:f>
                  <m:fPr>
                    <m:ctrlPr>
                      <w:ins w:id="2679" w:author="The Si Tran" w:date="2012-12-06T00:03:00Z">
                        <w:rPr>
                          <w:rFonts w:ascii="Cambria Math" w:hAnsi="Cambria Math"/>
                          <w:i/>
                          <w:szCs w:val="26"/>
                        </w:rPr>
                      </w:ins>
                    </m:ctrlPr>
                  </m:fPr>
                  <m:num>
                    <m:sSub>
                      <m:sSubPr>
                        <m:ctrlPr>
                          <w:ins w:id="2680" w:author="The Si Tran" w:date="2012-12-06T00:03:00Z">
                            <w:rPr>
                              <w:rFonts w:ascii="Cambria Math" w:hAnsi="Cambria Math"/>
                              <w:i/>
                              <w:szCs w:val="26"/>
                            </w:rPr>
                          </w:ins>
                        </m:ctrlPr>
                      </m:sSubPr>
                      <m:e>
                        <m:acc>
                          <m:accPr>
                            <m:ctrlPr>
                              <w:ins w:id="2681" w:author="The Si Tran" w:date="2012-12-06T00:03:00Z">
                                <w:rPr>
                                  <w:rFonts w:ascii="Cambria Math" w:hAnsi="Cambria Math"/>
                                  <w:i/>
                                  <w:szCs w:val="26"/>
                                </w:rPr>
                              </w:ins>
                            </m:ctrlPr>
                          </m:accPr>
                          <m:e>
                            <w:ins w:id="2682" w:author="The Si Tran" w:date="2012-12-06T00:03:00Z">
                              <m:r>
                                <w:rPr>
                                  <w:rFonts w:ascii="Cambria Math" w:hAnsi="Cambria Math"/>
                                  <w:szCs w:val="26"/>
                                </w:rPr>
                                <m:t>Y</m:t>
                              </m:r>
                            </w:ins>
                          </m:e>
                        </m:acc>
                      </m:e>
                      <m:sub>
                        <w:ins w:id="2683" w:author="The Si Tran" w:date="2012-12-06T00:03:00Z">
                          <m:r>
                            <w:rPr>
                              <w:rFonts w:ascii="Cambria Math" w:hAnsi="Cambria Math"/>
                              <w:szCs w:val="26"/>
                            </w:rPr>
                            <m:t>t-</m:t>
                          </m:r>
                        </w:ins>
                      </m:sub>
                    </m:sSub>
                    <m:sSub>
                      <m:sSubPr>
                        <m:ctrlPr>
                          <w:ins w:id="2684" w:author="The Si Tran" w:date="2012-12-06T00:04:00Z">
                            <w:rPr>
                              <w:rFonts w:ascii="Cambria Math" w:hAnsi="Cambria Math"/>
                              <w:i/>
                              <w:szCs w:val="26"/>
                            </w:rPr>
                          </w:ins>
                        </m:ctrlPr>
                      </m:sSubPr>
                      <m:e>
                        <w:ins w:id="2685" w:author="The Si Tran" w:date="2012-12-06T00:04:00Z">
                          <m:r>
                            <w:rPr>
                              <w:rFonts w:ascii="Cambria Math" w:hAnsi="Cambria Math"/>
                              <w:szCs w:val="26"/>
                            </w:rPr>
                            <m:t>Y</m:t>
                          </m:r>
                        </w:ins>
                      </m:e>
                      <m:sub>
                        <w:ins w:id="2686" w:author="The Si Tran" w:date="2012-12-06T00:04:00Z">
                          <m:r>
                            <w:rPr>
                              <w:rFonts w:ascii="Cambria Math" w:hAnsi="Cambria Math"/>
                              <w:szCs w:val="26"/>
                            </w:rPr>
                            <m:t>t</m:t>
                          </m:r>
                        </w:ins>
                      </m:sub>
                    </m:sSub>
                  </m:num>
                  <m:den>
                    <m:sSub>
                      <m:sSubPr>
                        <m:ctrlPr>
                          <w:ins w:id="2687" w:author="The Si Tran" w:date="2012-12-06T00:04:00Z">
                            <w:rPr>
                              <w:rFonts w:ascii="Cambria Math" w:hAnsi="Cambria Math"/>
                              <w:i/>
                              <w:szCs w:val="26"/>
                            </w:rPr>
                          </w:ins>
                        </m:ctrlPr>
                      </m:sSubPr>
                      <m:e>
                        <w:ins w:id="2688" w:author="The Si Tran" w:date="2012-12-06T00:04:00Z">
                          <m:r>
                            <w:rPr>
                              <w:rFonts w:ascii="Cambria Math" w:hAnsi="Cambria Math"/>
                              <w:szCs w:val="26"/>
                            </w:rPr>
                            <m:t>Y</m:t>
                          </m:r>
                        </w:ins>
                      </m:e>
                      <m:sub>
                        <w:ins w:id="2689" w:author="The Si Tran" w:date="2012-12-06T00:04:00Z">
                          <m:r>
                            <w:rPr>
                              <w:rFonts w:ascii="Cambria Math" w:hAnsi="Cambria Math"/>
                              <w:szCs w:val="26"/>
                            </w:rPr>
                            <m:t>t</m:t>
                          </m:r>
                        </w:ins>
                      </m:sub>
                    </m:sSub>
                  </m:den>
                </m:f>
              </m:e>
            </m:d>
          </m:e>
        </m:nary>
      </m:oMath>
    </w:p>
    <w:p w14:paraId="3CC5315A" w14:textId="77777777" w:rsidR="00C318D3" w:rsidRPr="00E12D24" w:rsidRDefault="00C318D3" w:rsidP="005A22B0">
      <w:pPr>
        <w:rPr>
          <w:szCs w:val="26"/>
        </w:rPr>
      </w:pPr>
    </w:p>
    <w:p w14:paraId="74031765" w14:textId="77777777" w:rsidR="00726875" w:rsidRDefault="00C318D3" w:rsidP="005A22B0">
      <w:pPr>
        <w:rPr>
          <w:ins w:id="2690"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691" w:author="The Si Tran" w:date="2012-12-12T07:56:00Z"/>
        </w:rPr>
        <w:pPrChange w:id="2692" w:author="The Si Tran" w:date="2012-12-12T07:56:00Z">
          <w:pPr>
            <w:spacing w:before="0" w:after="200" w:line="276" w:lineRule="auto"/>
            <w:jc w:val="left"/>
          </w:pPr>
        </w:pPrChange>
      </w:pPr>
      <w:ins w:id="2693" w:author="The Si Tran" w:date="2012-12-12T07:56:00Z">
        <w:r>
          <w:br w:type="page"/>
        </w:r>
      </w:ins>
    </w:p>
    <w:p w14:paraId="252F9628" w14:textId="77777777" w:rsidR="00C318D3" w:rsidRPr="0095710D" w:rsidDel="004F5E08" w:rsidRDefault="00C318D3" w:rsidP="005A22B0">
      <w:pPr>
        <w:rPr>
          <w:del w:id="2694" w:author="The Si Tran" w:date="2012-12-11T21:17:00Z"/>
          <w:sz w:val="32"/>
          <w:szCs w:val="32"/>
          <w:lang w:val="fr-FR"/>
          <w:rPrChange w:id="2695" w:author="The Si Tran" w:date="2012-12-12T13:54:00Z">
            <w:rPr>
              <w:del w:id="2696" w:author="The Si Tran" w:date="2012-12-11T21:17:00Z"/>
              <w:sz w:val="28"/>
              <w:szCs w:val="28"/>
              <w:lang w:val="fr-FR"/>
            </w:rPr>
          </w:rPrChange>
        </w:rPr>
      </w:pPr>
      <w:del w:id="2697" w:author="The Si Tran" w:date="2012-12-08T15:24:00Z">
        <w:r w:rsidRPr="0095710D" w:rsidDel="004E0543">
          <w:rPr>
            <w:sz w:val="32"/>
            <w:szCs w:val="32"/>
            <w:rPrChange w:id="2698" w:author="The Si Tran" w:date="2012-12-12T13:54:00Z">
              <w:rPr>
                <w:szCs w:val="26"/>
              </w:rPr>
            </w:rPrChange>
          </w:rPr>
          <w:lastRenderedPageBreak/>
          <w:delText>MPE</w:delText>
        </w:r>
      </w:del>
      <w:bookmarkStart w:id="2699" w:name="_Toc343083575"/>
      <w:bookmarkStart w:id="2700" w:name="_Toc343083789"/>
      <w:bookmarkStart w:id="2701" w:name="_Toc343084000"/>
      <w:bookmarkStart w:id="2702" w:name="_Toc343220759"/>
      <w:bookmarkStart w:id="2703" w:name="_Toc343232263"/>
      <w:bookmarkStart w:id="2704" w:name="_Toc343232676"/>
      <w:bookmarkStart w:id="2705" w:name="_Toc343232961"/>
      <w:bookmarkEnd w:id="2699"/>
      <w:bookmarkEnd w:id="2700"/>
      <w:bookmarkEnd w:id="2701"/>
      <w:bookmarkEnd w:id="2702"/>
      <w:bookmarkEnd w:id="2703"/>
      <w:bookmarkEnd w:id="2704"/>
      <w:bookmarkEnd w:id="2705"/>
    </w:p>
    <w:p w14:paraId="2DA0346E" w14:textId="77777777" w:rsidR="00D92047" w:rsidRPr="0095710D" w:rsidDel="004F5E08" w:rsidRDefault="00D92047" w:rsidP="005A22B0">
      <w:pPr>
        <w:rPr>
          <w:del w:id="2706" w:author="The Si Tran" w:date="2012-12-11T21:17:00Z"/>
          <w:sz w:val="32"/>
          <w:szCs w:val="32"/>
          <w:lang w:val="fr-FR"/>
          <w:rPrChange w:id="2707" w:author="The Si Tran" w:date="2012-12-12T13:54:00Z">
            <w:rPr>
              <w:del w:id="2708" w:author="The Si Tran" w:date="2012-12-11T21:17:00Z"/>
              <w:sz w:val="28"/>
              <w:szCs w:val="28"/>
              <w:lang w:val="fr-FR"/>
            </w:rPr>
          </w:rPrChange>
        </w:rPr>
      </w:pPr>
      <w:bookmarkStart w:id="2709" w:name="_Toc343083576"/>
      <w:bookmarkStart w:id="2710" w:name="_Toc343083790"/>
      <w:bookmarkStart w:id="2711" w:name="_Toc343084001"/>
      <w:bookmarkStart w:id="2712" w:name="_Toc343220760"/>
      <w:bookmarkStart w:id="2713" w:name="_Toc343232264"/>
      <w:bookmarkStart w:id="2714" w:name="_Toc343232677"/>
      <w:bookmarkStart w:id="2715" w:name="_Toc343232962"/>
      <w:bookmarkEnd w:id="2709"/>
      <w:bookmarkEnd w:id="2710"/>
      <w:bookmarkEnd w:id="2711"/>
      <w:bookmarkEnd w:id="2712"/>
      <w:bookmarkEnd w:id="2713"/>
      <w:bookmarkEnd w:id="2714"/>
      <w:bookmarkEnd w:id="2715"/>
    </w:p>
    <w:p w14:paraId="760826C4" w14:textId="77777777" w:rsidR="006A21F7" w:rsidRPr="0095710D" w:rsidDel="00726875" w:rsidRDefault="006A21F7" w:rsidP="005A22B0">
      <w:pPr>
        <w:rPr>
          <w:del w:id="2716" w:author="The Si Tran" w:date="2012-12-12T07:56:00Z"/>
          <w:sz w:val="32"/>
          <w:szCs w:val="32"/>
          <w:rPrChange w:id="2717" w:author="The Si Tran" w:date="2012-12-12T13:54:00Z">
            <w:rPr>
              <w:del w:id="2718" w:author="The Si Tran" w:date="2012-12-12T07:56:00Z"/>
              <w:szCs w:val="26"/>
            </w:rPr>
          </w:rPrChange>
        </w:rPr>
      </w:pPr>
      <w:bookmarkStart w:id="2719" w:name="_Toc343083577"/>
      <w:bookmarkStart w:id="2720" w:name="_Toc343083791"/>
      <w:bookmarkStart w:id="2721" w:name="_Toc343084002"/>
      <w:bookmarkStart w:id="2722" w:name="_Toc343220761"/>
      <w:bookmarkStart w:id="2723" w:name="_Toc343232265"/>
      <w:bookmarkStart w:id="2724" w:name="_Toc343232678"/>
      <w:bookmarkStart w:id="2725" w:name="_Toc343232963"/>
      <w:bookmarkEnd w:id="2719"/>
      <w:bookmarkEnd w:id="2720"/>
      <w:bookmarkEnd w:id="2721"/>
      <w:bookmarkEnd w:id="2722"/>
      <w:bookmarkEnd w:id="2723"/>
      <w:bookmarkEnd w:id="2724"/>
      <w:bookmarkEnd w:id="2725"/>
    </w:p>
    <w:p w14:paraId="31C41FFF" w14:textId="77777777" w:rsidR="006A21F7" w:rsidRPr="0095710D" w:rsidRDefault="006A21F7" w:rsidP="006A21F7">
      <w:pPr>
        <w:pStyle w:val="Heading1"/>
        <w:jc w:val="left"/>
      </w:pPr>
      <w:bookmarkStart w:id="2726" w:name="_Toc343232964"/>
      <w:r w:rsidRPr="0095710D">
        <w:rPr>
          <w:rPrChange w:id="2727" w:author="The Si Tran" w:date="2012-12-12T13:54:00Z">
            <w:rPr>
              <w:rFonts w:cs="Times New Roman"/>
              <w:b w:val="0"/>
              <w:bCs w:val="0"/>
              <w:kern w:val="0"/>
              <w:sz w:val="26"/>
              <w:szCs w:val="22"/>
            </w:rPr>
          </w:rPrChange>
        </w:rPr>
        <w:t xml:space="preserve">: </w:t>
      </w:r>
      <w:del w:id="2728" w:author="The Si Tran" w:date="2012-12-12T13:54:00Z">
        <w:r w:rsidRPr="0095710D" w:rsidDel="0095710D">
          <w:rPr>
            <w:rPrChange w:id="2729" w:author="The Si Tran" w:date="2012-12-12T13:54:00Z">
              <w:rPr>
                <w:rFonts w:cs="Times New Roman"/>
                <w:b w:val="0"/>
                <w:bCs w:val="0"/>
                <w:kern w:val="0"/>
                <w:sz w:val="26"/>
                <w:szCs w:val="22"/>
              </w:rPr>
            </w:rPrChange>
          </w:rPr>
          <w:delText>Mô hình ARIMA</w:delText>
        </w:r>
      </w:del>
      <w:ins w:id="2730" w:author="The Si Tran" w:date="2012-12-12T13:54:00Z">
        <w:r w:rsidR="0095710D" w:rsidRPr="0095710D">
          <w:rPr>
            <w:rPrChange w:id="2731" w:author="The Si Tran" w:date="2012-12-12T13:54:00Z">
              <w:rPr>
                <w:sz w:val="26"/>
                <w:szCs w:val="26"/>
              </w:rPr>
            </w:rPrChange>
          </w:rPr>
          <w:t>MÔ HÌNH ARIMA</w:t>
        </w:r>
      </w:ins>
      <w:bookmarkEnd w:id="2726"/>
    </w:p>
    <w:p w14:paraId="4C0C379A" w14:textId="77777777" w:rsidR="006A21F7" w:rsidRPr="0049233F" w:rsidDel="00555D32" w:rsidRDefault="006A21F7" w:rsidP="006A21F7">
      <w:pPr>
        <w:ind w:firstLine="547"/>
        <w:rPr>
          <w:del w:id="2732" w:author="The Si Tran" w:date="2012-12-14T04:45:00Z"/>
          <w:szCs w:val="26"/>
          <w:lang w:val="fr-FR"/>
          <w:rPrChange w:id="2733" w:author="The Si Tran" w:date="2012-12-05T23:02:00Z">
            <w:rPr>
              <w:del w:id="2734" w:author="The Si Tran" w:date="2012-12-14T04:45:00Z"/>
              <w:sz w:val="28"/>
              <w:szCs w:val="28"/>
              <w:lang w:val="fr-FR"/>
            </w:rPr>
          </w:rPrChange>
        </w:rPr>
      </w:pPr>
      <w:r w:rsidRPr="0049233F">
        <w:rPr>
          <w:szCs w:val="26"/>
          <w:lang w:val="fr-FR"/>
          <w:rPrChange w:id="2735"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2736"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2737" w:author="The Si Tran" w:date="2012-12-05T23:02:00Z">
            <w:rPr>
              <w:lang w:val="fr-FR"/>
            </w:rPr>
          </w:rPrChange>
        </w:rPr>
      </w:pPr>
      <w:bookmarkStart w:id="2738" w:name="_Toc312142550"/>
      <w:bookmarkStart w:id="2739" w:name="_Toc343232965"/>
      <w:r w:rsidRPr="0049233F">
        <w:rPr>
          <w:sz w:val="26"/>
          <w:szCs w:val="26"/>
          <w:lang w:val="fr-FR"/>
          <w:rPrChange w:id="2740" w:author="The Si Tran" w:date="2012-12-05T23:02:00Z">
            <w:rPr>
              <w:rFonts w:cs="Times New Roman"/>
              <w:b w:val="0"/>
              <w:bCs w:val="0"/>
              <w:iCs w:val="0"/>
              <w:sz w:val="26"/>
              <w:szCs w:val="22"/>
              <w:lang w:val="fr-FR"/>
            </w:rPr>
          </w:rPrChange>
        </w:rPr>
        <w:t>Mô hình trung bình di động bậc q, MA(q)</w:t>
      </w:r>
      <w:bookmarkEnd w:id="2738"/>
      <w:bookmarkEnd w:id="2739"/>
    </w:p>
    <w:p w14:paraId="2E4BA18E" w14:textId="77777777" w:rsidR="006A21F7" w:rsidRPr="0049233F" w:rsidDel="007B42A6" w:rsidRDefault="006A21F7" w:rsidP="006A21F7">
      <w:pPr>
        <w:ind w:left="540"/>
        <w:rPr>
          <w:del w:id="2741" w:author="The Si Tran" w:date="2012-12-12T00:09:00Z"/>
          <w:color w:val="FF0000"/>
          <w:szCs w:val="26"/>
          <w:lang w:val="fr-FR"/>
          <w:rPrChange w:id="2742" w:author="The Si Tran" w:date="2012-12-05T23:02:00Z">
            <w:rPr>
              <w:del w:id="2743" w:author="The Si Tran" w:date="2012-12-12T00:09:00Z"/>
              <w:color w:val="FF0000"/>
              <w:sz w:val="36"/>
              <w:lang w:val="fr-FR"/>
            </w:rPr>
          </w:rPrChange>
        </w:rPr>
      </w:pPr>
      <w:del w:id="2744" w:author="The Si Tran" w:date="2012-12-12T00:09:00Z">
        <w:r w:rsidRPr="0049233F" w:rsidDel="007B42A6">
          <w:rPr>
            <w:color w:val="FF0000"/>
            <w:szCs w:val="26"/>
            <w:lang w:val="fr-FR"/>
            <w:rPrChange w:id="2745" w:author="The Si Tran" w:date="2012-12-05T23:02:00Z">
              <w:rPr>
                <w:color w:val="FF0000"/>
                <w:sz w:val="36"/>
                <w:lang w:val="fr-FR"/>
              </w:rPr>
            </w:rPrChange>
          </w:rPr>
          <w:delText>Giới thiệu mô hình di động</w:delText>
        </w:r>
      </w:del>
    </w:p>
    <w:p w14:paraId="26819609" w14:textId="77777777" w:rsidR="006A21F7" w:rsidRPr="0049233F" w:rsidDel="004657FC" w:rsidRDefault="006A21F7" w:rsidP="006A21F7">
      <w:pPr>
        <w:ind w:left="540"/>
        <w:rPr>
          <w:del w:id="2746" w:author="The Si Tran" w:date="2012-12-06T03:56:00Z"/>
          <w:color w:val="FF0000"/>
          <w:szCs w:val="26"/>
          <w:lang w:val="fr-FR"/>
          <w:rPrChange w:id="2747" w:author="The Si Tran" w:date="2012-12-05T23:02:00Z">
            <w:rPr>
              <w:del w:id="2748" w:author="The Si Tran" w:date="2012-12-06T03:56:00Z"/>
              <w:color w:val="FF0000"/>
              <w:sz w:val="36"/>
              <w:lang w:val="fr-FR"/>
            </w:rPr>
          </w:rPrChange>
        </w:rPr>
      </w:pPr>
      <w:del w:id="2749" w:author="The Si Tran" w:date="2012-12-06T03:56:00Z">
        <w:r w:rsidRPr="0049233F" w:rsidDel="004657FC">
          <w:rPr>
            <w:color w:val="FF0000"/>
            <w:szCs w:val="26"/>
            <w:lang w:val="fr-FR"/>
            <w:rPrChange w:id="2750" w:author="The Si Tran" w:date="2012-12-05T23:02:00Z">
              <w:rPr>
                <w:color w:val="FF0000"/>
                <w:sz w:val="36"/>
                <w:lang w:val="fr-FR"/>
              </w:rPr>
            </w:rPrChange>
          </w:rPr>
          <w:delText>Cách thức tính các hệ số trong mô hình ?</w:delText>
        </w:r>
      </w:del>
    </w:p>
    <w:p w14:paraId="54659BC1" w14:textId="77777777" w:rsidR="006A21F7" w:rsidRDefault="006A21F7" w:rsidP="006A21F7">
      <w:pPr>
        <w:ind w:firstLine="540"/>
        <w:rPr>
          <w:ins w:id="2751" w:author="The Si Tran" w:date="2012-12-06T00:09:00Z"/>
          <w:szCs w:val="26"/>
          <w:lang w:val="fr-FR"/>
        </w:rPr>
      </w:pPr>
      <w:r w:rsidRPr="0049233F">
        <w:rPr>
          <w:szCs w:val="26"/>
          <w:lang w:val="fr-FR"/>
          <w:rPrChange w:id="2752" w:author="The Si Tran" w:date="2012-12-05T23:02:00Z">
            <w:rPr>
              <w:sz w:val="28"/>
              <w:szCs w:val="28"/>
              <w:lang w:val="fr-FR"/>
            </w:rPr>
          </w:rPrChange>
        </w:rPr>
        <w:t xml:space="preserve">Mô hình MA(q) là mô hình có dạng </w:t>
      </w:r>
    </w:p>
    <w:p w14:paraId="591515B3" w14:textId="77777777" w:rsidR="003D0FA1" w:rsidRPr="003D0FA1" w:rsidDel="004657FC" w:rsidRDefault="00B0605D">
      <w:pPr>
        <w:ind w:left="1440" w:firstLine="720"/>
        <w:rPr>
          <w:del w:id="2753" w:author="The Si Tran" w:date="2012-12-06T03:55:00Z"/>
          <w:szCs w:val="26"/>
          <w:lang w:val="fr-FR"/>
          <w:rPrChange w:id="2754" w:author="The Si Tran" w:date="2012-12-06T00:10:00Z">
            <w:rPr>
              <w:del w:id="2755" w:author="The Si Tran" w:date="2012-12-06T03:55:00Z"/>
              <w:sz w:val="28"/>
              <w:szCs w:val="28"/>
              <w:lang w:val="fr-FR"/>
            </w:rPr>
          </w:rPrChange>
        </w:rPr>
        <w:pPrChange w:id="2756" w:author="The Si Tran" w:date="2012-12-06T03:55:00Z">
          <w:pPr>
            <w:ind w:firstLine="540"/>
          </w:pPr>
        </w:pPrChange>
      </w:pPr>
      <m:oMathPara>
        <m:oMathParaPr>
          <m:jc m:val="left"/>
        </m:oMathParaPr>
        <m:oMath>
          <m:sSub>
            <m:sSubPr>
              <m:ctrlPr>
                <w:ins w:id="2757" w:author="The Si Tran" w:date="2012-12-06T00:10:00Z">
                  <w:rPr>
                    <w:rFonts w:ascii="Cambria Math" w:hAnsi="Cambria Math"/>
                    <w:i/>
                    <w:szCs w:val="26"/>
                    <w:lang w:val="fr-FR"/>
                  </w:rPr>
                </w:ins>
              </m:ctrlPr>
            </m:sSubPr>
            <m:e>
              <w:ins w:id="2758" w:author="The Si Tran" w:date="2012-12-06T00:10:00Z">
                <m:r>
                  <w:rPr>
                    <w:rFonts w:ascii="Cambria Math" w:hAnsi="Cambria Math"/>
                    <w:szCs w:val="26"/>
                    <w:lang w:val="fr-FR"/>
                  </w:rPr>
                  <m:t>y</m:t>
                </m:r>
              </w:ins>
            </m:e>
            <m:sub>
              <w:ins w:id="2759" w:author="The Si Tran" w:date="2012-12-06T00:10:00Z">
                <m:r>
                  <w:rPr>
                    <w:rFonts w:ascii="Cambria Math" w:hAnsi="Cambria Math"/>
                    <w:szCs w:val="26"/>
                    <w:lang w:val="fr-FR"/>
                  </w:rPr>
                  <m:t>t</m:t>
                </m:r>
              </w:ins>
            </m:sub>
          </m:sSub>
          <w:ins w:id="2760" w:author="The Si Tran" w:date="2012-12-06T00:10:00Z">
            <m:r>
              <w:rPr>
                <w:rFonts w:ascii="Cambria Math" w:hAnsi="Cambria Math"/>
                <w:szCs w:val="26"/>
                <w:lang w:val="fr-FR"/>
              </w:rPr>
              <m:t>=μ+</m:t>
            </m:r>
          </w:ins>
          <m:sSub>
            <m:sSubPr>
              <m:ctrlPr>
                <w:ins w:id="2761" w:author="The Si Tran" w:date="2012-12-06T00:10:00Z">
                  <w:rPr>
                    <w:rFonts w:ascii="Cambria Math" w:hAnsi="Cambria Math"/>
                    <w:i/>
                    <w:szCs w:val="26"/>
                    <w:lang w:val="fr-FR"/>
                  </w:rPr>
                </w:ins>
              </m:ctrlPr>
            </m:sSubPr>
            <m:e>
              <w:ins w:id="2762" w:author="The Si Tran" w:date="2012-12-06T00:10:00Z">
                <m:r>
                  <w:rPr>
                    <w:rFonts w:ascii="Cambria Math" w:hAnsi="Cambria Math"/>
                    <w:szCs w:val="26"/>
                    <w:lang w:val="fr-FR"/>
                  </w:rPr>
                  <m:t>ε</m:t>
                </m:r>
              </w:ins>
            </m:e>
            <m:sub>
              <w:ins w:id="2763" w:author="The Si Tran" w:date="2012-12-06T00:10:00Z">
                <m:r>
                  <w:rPr>
                    <w:rFonts w:ascii="Cambria Math" w:hAnsi="Cambria Math"/>
                    <w:szCs w:val="26"/>
                    <w:lang w:val="fr-FR"/>
                  </w:rPr>
                  <m:t>t</m:t>
                </m:r>
              </w:ins>
            </m:sub>
          </m:sSub>
          <w:ins w:id="2764" w:author="The Si Tran" w:date="2012-12-06T00:10:00Z">
            <m:r>
              <w:rPr>
                <w:rFonts w:ascii="Cambria Math" w:hAnsi="Cambria Math"/>
                <w:szCs w:val="26"/>
                <w:lang w:val="fr-FR"/>
              </w:rPr>
              <m:t>-</m:t>
            </m:r>
          </w:ins>
          <m:sSub>
            <m:sSubPr>
              <m:ctrlPr>
                <w:ins w:id="2765" w:author="The Si Tran" w:date="2012-12-06T00:10:00Z">
                  <w:rPr>
                    <w:rFonts w:ascii="Cambria Math" w:hAnsi="Cambria Math"/>
                    <w:i/>
                    <w:szCs w:val="26"/>
                    <w:lang w:val="fr-FR"/>
                  </w:rPr>
                </w:ins>
              </m:ctrlPr>
            </m:sSubPr>
            <m:e>
              <w:ins w:id="2766" w:author="The Si Tran" w:date="2012-12-06T00:10:00Z">
                <m:r>
                  <w:rPr>
                    <w:rFonts w:ascii="Cambria Math" w:hAnsi="Cambria Math"/>
                    <w:szCs w:val="26"/>
                    <w:lang w:val="fr-FR"/>
                  </w:rPr>
                  <m:t>θ</m:t>
                </m:r>
              </w:ins>
            </m:e>
            <m:sub>
              <w:ins w:id="2767" w:author="The Si Tran" w:date="2012-12-06T00:10:00Z">
                <m:r>
                  <w:rPr>
                    <w:rFonts w:ascii="Cambria Math" w:hAnsi="Cambria Math"/>
                    <w:szCs w:val="26"/>
                    <w:lang w:val="fr-FR"/>
                  </w:rPr>
                  <m:t>1</m:t>
                </m:r>
              </w:ins>
            </m:sub>
          </m:sSub>
          <m:sSub>
            <m:sSubPr>
              <m:ctrlPr>
                <w:ins w:id="2768" w:author="The Si Tran" w:date="2012-12-06T00:10:00Z">
                  <w:rPr>
                    <w:rFonts w:ascii="Cambria Math" w:hAnsi="Cambria Math"/>
                    <w:i/>
                    <w:szCs w:val="26"/>
                    <w:lang w:val="fr-FR"/>
                  </w:rPr>
                </w:ins>
              </m:ctrlPr>
            </m:sSubPr>
            <m:e>
              <w:ins w:id="2769" w:author="The Si Tran" w:date="2012-12-06T00:10:00Z">
                <m:r>
                  <w:rPr>
                    <w:rFonts w:ascii="Cambria Math" w:hAnsi="Cambria Math"/>
                    <w:szCs w:val="26"/>
                    <w:lang w:val="fr-FR"/>
                  </w:rPr>
                  <m:t>ε</m:t>
                </m:r>
              </w:ins>
            </m:e>
            <m:sub>
              <w:ins w:id="2770" w:author="The Si Tran" w:date="2012-12-06T00:10:00Z">
                <m:r>
                  <w:rPr>
                    <w:rFonts w:ascii="Cambria Math" w:hAnsi="Cambria Math"/>
                    <w:szCs w:val="26"/>
                    <w:lang w:val="fr-FR"/>
                  </w:rPr>
                  <m:t>t</m:t>
                </m:r>
              </w:ins>
              <w:ins w:id="2771" w:author="The Si Tran" w:date="2012-12-06T00:11:00Z">
                <m:r>
                  <w:rPr>
                    <w:rFonts w:ascii="Cambria Math" w:hAnsi="Cambria Math"/>
                    <w:szCs w:val="26"/>
                    <w:lang w:val="fr-FR"/>
                  </w:rPr>
                  <m:t>-1</m:t>
                </m:r>
              </w:ins>
            </m:sub>
          </m:sSub>
          <w:ins w:id="2772" w:author="The Si Tran" w:date="2012-12-06T00:11:00Z">
            <m:r>
              <w:rPr>
                <w:rFonts w:ascii="Cambria Math" w:hAnsi="Cambria Math"/>
                <w:szCs w:val="26"/>
                <w:lang w:val="fr-FR"/>
              </w:rPr>
              <m:t>-…-</m:t>
            </m:r>
          </w:ins>
          <m:sSub>
            <m:sSubPr>
              <m:ctrlPr>
                <w:ins w:id="2773" w:author="The Si Tran" w:date="2012-12-06T00:11:00Z">
                  <w:rPr>
                    <w:rFonts w:ascii="Cambria Math" w:hAnsi="Cambria Math"/>
                    <w:i/>
                    <w:szCs w:val="26"/>
                    <w:lang w:val="fr-FR"/>
                  </w:rPr>
                </w:ins>
              </m:ctrlPr>
            </m:sSubPr>
            <m:e>
              <w:ins w:id="2774" w:author="The Si Tran" w:date="2012-12-06T00:11:00Z">
                <m:r>
                  <w:rPr>
                    <w:rFonts w:ascii="Cambria Math" w:hAnsi="Cambria Math"/>
                    <w:szCs w:val="26"/>
                    <w:lang w:val="fr-FR"/>
                  </w:rPr>
                  <m:t>θ</m:t>
                </m:r>
              </w:ins>
            </m:e>
            <m:sub>
              <w:ins w:id="2775" w:author="The Si Tran" w:date="2012-12-06T00:11:00Z">
                <m:r>
                  <w:rPr>
                    <w:rFonts w:ascii="Cambria Math" w:hAnsi="Cambria Math"/>
                    <w:szCs w:val="26"/>
                    <w:lang w:val="fr-FR"/>
                  </w:rPr>
                  <m:t>q</m:t>
                </m:r>
              </w:ins>
            </m:sub>
          </m:sSub>
          <m:sSub>
            <m:sSubPr>
              <m:ctrlPr>
                <w:ins w:id="2776" w:author="The Si Tran" w:date="2012-12-06T00:11:00Z">
                  <w:rPr>
                    <w:rFonts w:ascii="Cambria Math" w:hAnsi="Cambria Math"/>
                    <w:i/>
                    <w:szCs w:val="26"/>
                    <w:lang w:val="fr-FR"/>
                  </w:rPr>
                </w:ins>
              </m:ctrlPr>
            </m:sSubPr>
            <m:e>
              <w:ins w:id="2777" w:author="The Si Tran" w:date="2012-12-06T00:11:00Z">
                <m:r>
                  <w:rPr>
                    <w:rFonts w:ascii="Cambria Math" w:hAnsi="Cambria Math"/>
                    <w:szCs w:val="26"/>
                    <w:lang w:val="fr-FR"/>
                  </w:rPr>
                  <m:t>ε</m:t>
                </m:r>
              </w:ins>
            </m:e>
            <m:sub>
              <w:ins w:id="2778" w:author="The Si Tran" w:date="2012-12-06T00:11:00Z">
                <m:r>
                  <w:rPr>
                    <w:rFonts w:ascii="Cambria Math" w:hAnsi="Cambria Math"/>
                    <w:szCs w:val="26"/>
                    <w:lang w:val="fr-FR"/>
                  </w:rPr>
                  <m:t>t-q</m:t>
                </m:r>
              </w:ins>
            </m:sub>
          </m:sSub>
          <w:ins w:id="2779" w:author="The Si Tran" w:date="2012-12-06T03:54:00Z">
            <m:r>
              <w:rPr>
                <w:rFonts w:ascii="Cambria Math" w:hAnsi="Cambria Math"/>
                <w:szCs w:val="26"/>
                <w:lang w:val="fr-FR"/>
              </w:rPr>
              <m:t xml:space="preserve">                  (3.1)</m:t>
            </m:r>
          </w:ins>
          <w:ins w:id="2780" w:author="The Si Tran" w:date="2012-12-06T03:53:00Z">
            <m:r>
              <w:rPr>
                <w:rFonts w:ascii="Cambria Math" w:hAnsi="Cambria Math"/>
                <w:szCs w:val="26"/>
                <w:lang w:val="fr-FR"/>
              </w:rPr>
              <m:t xml:space="preserve"> </m:t>
            </m:r>
          </w:ins>
        </m:oMath>
      </m:oMathPara>
    </w:p>
    <w:p w14:paraId="18EE6506" w14:textId="77777777" w:rsidR="006A21F7" w:rsidRPr="0049233F" w:rsidRDefault="006A21F7">
      <w:pPr>
        <w:ind w:left="1440" w:firstLine="720"/>
        <w:rPr>
          <w:szCs w:val="26"/>
          <w:lang w:val="fr-FR"/>
          <w:rPrChange w:id="2781" w:author="The Si Tran" w:date="2012-12-05T23:02:00Z">
            <w:rPr>
              <w:sz w:val="28"/>
              <w:szCs w:val="28"/>
              <w:lang w:val="fr-FR"/>
            </w:rPr>
          </w:rPrChange>
        </w:rPr>
        <w:pPrChange w:id="2782" w:author="The Si Tran" w:date="2012-12-06T03:55:00Z">
          <w:pPr>
            <w:ind w:firstLine="540"/>
          </w:pPr>
        </w:pPrChange>
      </w:pPr>
      <w:del w:id="2783" w:author="The Si Tran" w:date="2012-12-06T00:12:00Z">
        <w:r w:rsidRPr="00082976" w:rsidDel="00A81DD7">
          <w:rPr>
            <w:position w:val="-14"/>
            <w:szCs w:val="26"/>
            <w:lang w:val="fr-FR"/>
          </w:rPr>
          <w:object w:dxaOrig="2880" w:dyaOrig="380" w14:anchorId="5190E4CE">
            <v:shape id="_x0000_i1045" type="#_x0000_t75" style="width:206.8pt;height:27.65pt" o:ole="">
              <v:imagedata r:id="rId56" o:title=""/>
            </v:shape>
            <o:OLEObject Type="Embed" ProgID="Equation.DSMT4" ShapeID="_x0000_i1045" DrawAspect="Content" ObjectID="_1417153747" r:id="rId57"/>
          </w:object>
        </w:r>
      </w:del>
      <w:del w:id="2784" w:author="The Si Tran" w:date="2012-12-06T03:52:00Z">
        <w:r w:rsidRPr="0049233F" w:rsidDel="008C32B7">
          <w:rPr>
            <w:szCs w:val="26"/>
            <w:lang w:val="fr-FR"/>
            <w:rPrChange w:id="2785" w:author="The Si Tran" w:date="2012-12-05T23:02:00Z">
              <w:rPr>
                <w:sz w:val="28"/>
                <w:szCs w:val="28"/>
                <w:lang w:val="fr-FR"/>
              </w:rPr>
            </w:rPrChange>
          </w:rPr>
          <w:delText xml:space="preserve">             </w:delText>
        </w:r>
      </w:del>
      <w:del w:id="2786" w:author="The Si Tran" w:date="2012-12-06T03:54:00Z">
        <w:r w:rsidRPr="0049233F" w:rsidDel="004657FC">
          <w:rPr>
            <w:szCs w:val="26"/>
            <w:lang w:val="fr-FR"/>
            <w:rPrChange w:id="2787" w:author="The Si Tran" w:date="2012-12-05T23:02:00Z">
              <w:rPr>
                <w:sz w:val="28"/>
                <w:szCs w:val="28"/>
                <w:lang w:val="fr-FR"/>
              </w:rPr>
            </w:rPrChange>
          </w:rPr>
          <w:delText>(3.1.1)</w:delText>
        </w:r>
      </w:del>
    </w:p>
    <w:p w14:paraId="0CA6475D" w14:textId="77777777" w:rsidR="006A21F7" w:rsidRPr="0049233F" w:rsidRDefault="006A21F7" w:rsidP="006A21F7">
      <w:pPr>
        <w:ind w:firstLine="547"/>
        <w:rPr>
          <w:szCs w:val="26"/>
          <w:lang w:val="fr-FR"/>
          <w:rPrChange w:id="2788" w:author="The Si Tran" w:date="2012-12-05T23:02:00Z">
            <w:rPr>
              <w:sz w:val="28"/>
              <w:szCs w:val="28"/>
              <w:lang w:val="fr-FR"/>
            </w:rPr>
          </w:rPrChange>
        </w:rPr>
      </w:pPr>
      <w:r w:rsidRPr="0049233F">
        <w:rPr>
          <w:szCs w:val="26"/>
          <w:lang w:val="fr-FR"/>
          <w:rPrChange w:id="2789" w:author="The Si Tran" w:date="2012-12-05T23:02:00Z">
            <w:rPr>
              <w:sz w:val="28"/>
              <w:szCs w:val="28"/>
              <w:lang w:val="fr-FR"/>
            </w:rPr>
          </w:rPrChange>
        </w:rPr>
        <w:t>Với :</w:t>
      </w:r>
    </w:p>
    <w:p w14:paraId="620C6664" w14:textId="77777777" w:rsidR="006A21F7" w:rsidRPr="00555D32" w:rsidRDefault="006A21F7">
      <w:pPr>
        <w:pStyle w:val="ListParagraph"/>
        <w:numPr>
          <w:ilvl w:val="0"/>
          <w:numId w:val="57"/>
        </w:numPr>
        <w:rPr>
          <w:sz w:val="26"/>
          <w:szCs w:val="26"/>
          <w:lang w:val="fr-FR"/>
          <w:rPrChange w:id="2790" w:author="The Si Tran" w:date="2012-12-14T04:46:00Z">
            <w:rPr>
              <w:sz w:val="28"/>
              <w:szCs w:val="28"/>
              <w:lang w:val="fr-FR"/>
            </w:rPr>
          </w:rPrChange>
        </w:rPr>
        <w:pPrChange w:id="2791" w:author="The Si Tran" w:date="2012-12-14T04:46:00Z">
          <w:pPr>
            <w:ind w:firstLine="547"/>
          </w:pPr>
        </w:pPrChange>
      </w:pPr>
      <w:del w:id="2792" w:author="The Si Tran" w:date="2012-12-06T00:16:00Z">
        <w:r w:rsidRPr="00555D32" w:rsidDel="004939AB">
          <w:rPr>
            <w:rFonts w:ascii="Times New Roman" w:hAnsi="Times New Roman"/>
            <w:position w:val="-10"/>
            <w:sz w:val="26"/>
            <w:szCs w:val="26"/>
            <w:lang w:val="fr-FR"/>
            <w:rPrChange w:id="2793" w:author="The Si Tran" w:date="2012-12-14T04:46:00Z">
              <w:rPr>
                <w:position w:val="-10"/>
                <w:szCs w:val="26"/>
                <w:lang w:val="fr-FR"/>
              </w:rPr>
            </w:rPrChange>
          </w:rPr>
          <w:object w:dxaOrig="240" w:dyaOrig="260" w14:anchorId="3EA68E79">
            <v:shape id="_x0000_i1046" type="#_x0000_t75" style="width:17.6pt;height:17.6pt" o:ole="">
              <v:imagedata r:id="rId58" o:title=""/>
            </v:shape>
            <o:OLEObject Type="Embed" ProgID="Equation.DSMT4" ShapeID="_x0000_i1046" DrawAspect="Content" ObjectID="_1417153748" r:id="rId59"/>
          </w:object>
        </w:r>
        <w:r w:rsidRPr="00555D32" w:rsidDel="004939AB">
          <w:rPr>
            <w:rFonts w:ascii="Times New Roman" w:hAnsi="Times New Roman"/>
            <w:sz w:val="26"/>
            <w:szCs w:val="26"/>
            <w:lang w:val="fr-FR"/>
            <w:rPrChange w:id="2794" w:author="The Si Tran" w:date="2012-12-14T04:46:00Z">
              <w:rPr>
                <w:sz w:val="28"/>
                <w:szCs w:val="28"/>
                <w:lang w:val="fr-FR"/>
              </w:rPr>
            </w:rPrChange>
          </w:rPr>
          <w:delText xml:space="preserve"> </w:delText>
        </w:r>
      </w:del>
      <w:ins w:id="2795" w:author="The Si Tran" w:date="2012-12-06T00:16:00Z">
        <m:oMath>
          <m:r>
            <w:rPr>
              <w:rFonts w:ascii="Cambria Math" w:hAnsi="Cambria Math"/>
              <w:sz w:val="26"/>
              <w:szCs w:val="26"/>
              <w:lang w:val="fr-FR"/>
              <w:rPrChange w:id="2796" w:author="The Si Tran" w:date="2012-12-14T04:46:00Z">
                <w:rPr>
                  <w:rFonts w:ascii="Cambria Math" w:hAnsi="Cambria Math"/>
                  <w:lang w:val="fr-FR"/>
                </w:rPr>
              </w:rPrChange>
            </w:rPr>
            <m:t>μ</m:t>
          </m:r>
        </m:oMath>
        <w:r w:rsidR="004939AB" w:rsidRPr="00555D32">
          <w:rPr>
            <w:rFonts w:ascii="Times New Roman" w:hAnsi="Times New Roman"/>
            <w:sz w:val="26"/>
            <w:szCs w:val="26"/>
            <w:lang w:val="fr-FR"/>
            <w:rPrChange w:id="2797" w:author="The Si Tran" w:date="2012-12-14T04:46:00Z">
              <w:rPr>
                <w:lang w:val="fr-FR"/>
              </w:rPr>
            </w:rPrChange>
          </w:rPr>
          <w:t xml:space="preserve"> </w:t>
        </w:r>
      </w:ins>
      <w:r w:rsidRPr="00555D32">
        <w:rPr>
          <w:rFonts w:ascii="Times New Roman" w:hAnsi="Times New Roman"/>
          <w:sz w:val="26"/>
          <w:szCs w:val="26"/>
          <w:lang w:val="fr-FR"/>
          <w:rPrChange w:id="2798" w:author="The Si Tran" w:date="2012-12-14T04:46:00Z">
            <w:rPr>
              <w:sz w:val="28"/>
              <w:szCs w:val="28"/>
              <w:lang w:val="fr-FR"/>
            </w:rPr>
          </w:rPrChange>
        </w:rPr>
        <w:t>là trung bình của chuỗi thời gian tĩnh</w:t>
      </w:r>
      <w:del w:id="2799" w:author="The Si Tran" w:date="2012-12-06T20:09:00Z">
        <w:r w:rsidRPr="00555D32" w:rsidDel="00263465">
          <w:rPr>
            <w:rFonts w:ascii="Times New Roman" w:hAnsi="Times New Roman"/>
            <w:sz w:val="26"/>
            <w:szCs w:val="26"/>
            <w:lang w:val="fr-FR"/>
            <w:rPrChange w:id="2800" w:author="The Si Tran" w:date="2012-12-14T04:46:00Z">
              <w:rPr>
                <w:sz w:val="28"/>
                <w:szCs w:val="28"/>
                <w:lang w:val="fr-FR"/>
              </w:rPr>
            </w:rPrChange>
          </w:rPr>
          <w:delText xml:space="preserve"> {y</w:delText>
        </w:r>
        <w:r w:rsidRPr="00555D32" w:rsidDel="00263465">
          <w:rPr>
            <w:rFonts w:ascii="Times New Roman" w:hAnsi="Times New Roman"/>
            <w:sz w:val="26"/>
            <w:szCs w:val="26"/>
            <w:vertAlign w:val="subscript"/>
            <w:lang w:val="fr-FR"/>
            <w:rPrChange w:id="2801" w:author="The Si Tran" w:date="2012-12-14T04:46:00Z">
              <w:rPr>
                <w:sz w:val="28"/>
                <w:szCs w:val="28"/>
                <w:vertAlign w:val="subscript"/>
                <w:lang w:val="fr-FR"/>
              </w:rPr>
            </w:rPrChange>
          </w:rPr>
          <w:delText>t</w:delText>
        </w:r>
        <w:r w:rsidRPr="00555D32" w:rsidDel="00263465">
          <w:rPr>
            <w:rFonts w:ascii="Times New Roman" w:hAnsi="Times New Roman"/>
            <w:sz w:val="26"/>
            <w:szCs w:val="26"/>
            <w:lang w:val="fr-FR"/>
            <w:rPrChange w:id="2802" w:author="The Si Tran" w:date="2012-12-14T04:46:00Z">
              <w:rPr>
                <w:sz w:val="28"/>
                <w:szCs w:val="28"/>
                <w:lang w:val="fr-FR"/>
              </w:rPr>
            </w:rPrChange>
          </w:rPr>
          <w:delText>}</w:delText>
        </w:r>
      </w:del>
      <w:ins w:id="2803" w:author="The Si Tran" w:date="2012-12-06T20:09:00Z">
        <w:r w:rsidR="00263465" w:rsidRPr="00555D32">
          <w:rPr>
            <w:rFonts w:ascii="Times New Roman" w:hAnsi="Times New Roman"/>
            <w:sz w:val="26"/>
            <w:szCs w:val="26"/>
            <w:lang w:val="fr-FR"/>
            <w:rPrChange w:id="2804" w:author="The Si Tran" w:date="2012-12-14T04:46:00Z">
              <w:rPr>
                <w:lang w:val="fr-FR"/>
              </w:rPr>
            </w:rPrChange>
          </w:rPr>
          <w:t xml:space="preserve"> </w:t>
        </w:r>
      </w:ins>
      <m:oMath>
        <m:d>
          <m:dPr>
            <m:begChr m:val="{"/>
            <m:endChr m:val="}"/>
            <m:ctrlPr>
              <w:ins w:id="2805" w:author="The Si Tran" w:date="2012-12-06T20:10:00Z">
                <w:rPr>
                  <w:rFonts w:ascii="Cambria Math" w:hAnsi="Cambria Math"/>
                  <w:i/>
                  <w:sz w:val="26"/>
                  <w:szCs w:val="26"/>
                  <w:lang w:val="fr-FR"/>
                </w:rPr>
              </w:ins>
            </m:ctrlPr>
          </m:dPr>
          <m:e>
            <m:sSub>
              <m:sSubPr>
                <m:ctrlPr>
                  <w:ins w:id="2806" w:author="The Si Tran" w:date="2012-12-06T20:10:00Z">
                    <w:rPr>
                      <w:rFonts w:ascii="Cambria Math" w:hAnsi="Cambria Math"/>
                      <w:i/>
                      <w:sz w:val="26"/>
                      <w:szCs w:val="26"/>
                      <w:lang w:val="fr-FR"/>
                    </w:rPr>
                  </w:ins>
                </m:ctrlPr>
              </m:sSubPr>
              <m:e>
                <w:ins w:id="2807" w:author="The Si Tran" w:date="2012-12-06T20:10:00Z">
                  <m:r>
                    <w:rPr>
                      <w:rFonts w:ascii="Cambria Math" w:hAnsi="Cambria Math"/>
                      <w:sz w:val="26"/>
                      <w:szCs w:val="26"/>
                      <w:lang w:val="fr-FR"/>
                      <w:rPrChange w:id="2808" w:author="The Si Tran" w:date="2012-12-14T04:46:00Z">
                        <w:rPr>
                          <w:rFonts w:ascii="Cambria Math" w:hAnsi="Cambria Math"/>
                          <w:lang w:val="fr-FR"/>
                        </w:rPr>
                      </w:rPrChange>
                    </w:rPr>
                    <m:t>y</m:t>
                  </m:r>
                </w:ins>
              </m:e>
              <m:sub>
                <w:ins w:id="2809" w:author="The Si Tran" w:date="2012-12-06T20:10:00Z">
                  <m:r>
                    <w:rPr>
                      <w:rFonts w:ascii="Cambria Math" w:hAnsi="Cambria Math"/>
                      <w:sz w:val="26"/>
                      <w:szCs w:val="26"/>
                      <w:lang w:val="fr-FR"/>
                      <w:rPrChange w:id="2810" w:author="The Si Tran" w:date="2012-12-14T04:46:00Z">
                        <w:rPr>
                          <w:rFonts w:ascii="Cambria Math" w:hAnsi="Cambria Math"/>
                          <w:lang w:val="fr-FR"/>
                        </w:rPr>
                      </w:rPrChange>
                    </w:rPr>
                    <m:t>t</m:t>
                  </m:r>
                </w:ins>
              </m:sub>
            </m:sSub>
          </m:e>
        </m:d>
      </m:oMath>
      <w:r w:rsidRPr="00555D32">
        <w:rPr>
          <w:rFonts w:ascii="Times New Roman" w:hAnsi="Times New Roman"/>
          <w:sz w:val="26"/>
          <w:szCs w:val="26"/>
          <w:lang w:val="fr-FR"/>
          <w:rPrChange w:id="2811" w:author="The Si Tran" w:date="2012-12-14T04:46:00Z">
            <w:rPr>
              <w:sz w:val="28"/>
              <w:szCs w:val="28"/>
              <w:lang w:val="fr-FR"/>
            </w:rPr>
          </w:rPrChange>
        </w:rPr>
        <w:t>.</w:t>
      </w:r>
    </w:p>
    <w:p w14:paraId="10C0FF98" w14:textId="77777777" w:rsidR="006A21F7" w:rsidRPr="00555D32" w:rsidRDefault="00B0605D">
      <w:pPr>
        <w:pStyle w:val="ListParagraph"/>
        <w:numPr>
          <w:ilvl w:val="0"/>
          <w:numId w:val="57"/>
        </w:numPr>
        <w:rPr>
          <w:sz w:val="26"/>
          <w:szCs w:val="26"/>
          <w:lang w:val="fr-FR"/>
          <w:rPrChange w:id="2812" w:author="The Si Tran" w:date="2012-12-14T04:46:00Z">
            <w:rPr>
              <w:sz w:val="28"/>
              <w:szCs w:val="28"/>
              <w:lang w:val="fr-FR"/>
            </w:rPr>
          </w:rPrChange>
        </w:rPr>
        <w:pPrChange w:id="2813" w:author="The Si Tran" w:date="2012-12-14T04:46:00Z">
          <w:pPr>
            <w:ind w:firstLine="547"/>
          </w:pPr>
        </w:pPrChange>
      </w:pPr>
      <m:oMath>
        <m:sSub>
          <m:sSubPr>
            <m:ctrlPr>
              <w:ins w:id="2814" w:author="The Si Tran" w:date="2012-12-06T00:16:00Z">
                <w:rPr>
                  <w:rFonts w:ascii="Cambria Math" w:hAnsi="Cambria Math"/>
                  <w:i/>
                  <w:sz w:val="26"/>
                  <w:szCs w:val="26"/>
                  <w:lang w:val="fr-FR"/>
                </w:rPr>
              </w:ins>
            </m:ctrlPr>
          </m:sSubPr>
          <m:e>
            <w:ins w:id="2815" w:author="The Si Tran" w:date="2012-12-06T00:16:00Z">
              <m:r>
                <w:rPr>
                  <w:rFonts w:ascii="Cambria Math" w:hAnsi="Cambria Math"/>
                  <w:sz w:val="26"/>
                  <w:szCs w:val="26"/>
                  <w:lang w:val="fr-FR"/>
                  <w:rPrChange w:id="2816" w:author="The Si Tran" w:date="2012-12-14T04:46:00Z">
                    <w:rPr>
                      <w:rFonts w:ascii="Cambria Math" w:hAnsi="Cambria Math"/>
                      <w:lang w:val="fr-FR"/>
                    </w:rPr>
                  </w:rPrChange>
                </w:rPr>
                <m:t>ε</m:t>
              </m:r>
            </w:ins>
          </m:e>
          <m:sub>
            <w:ins w:id="2817" w:author="The Si Tran" w:date="2012-12-06T00:16:00Z">
              <m:r>
                <w:rPr>
                  <w:rFonts w:ascii="Cambria Math" w:hAnsi="Cambria Math"/>
                  <w:sz w:val="26"/>
                  <w:szCs w:val="26"/>
                  <w:lang w:val="fr-FR"/>
                  <w:rPrChange w:id="2818" w:author="The Si Tran" w:date="2012-12-14T04:46:00Z">
                    <w:rPr>
                      <w:rFonts w:ascii="Cambria Math" w:hAnsi="Cambria Math"/>
                      <w:lang w:val="fr-FR"/>
                    </w:rPr>
                  </w:rPrChange>
                </w:rPr>
                <m:t>i</m:t>
              </m:r>
            </w:ins>
          </m:sub>
        </m:sSub>
      </m:oMath>
      <w:ins w:id="2819" w:author="The Si Tran" w:date="2012-12-06T00:17:00Z">
        <w:r w:rsidR="00F413E4" w:rsidRPr="00555D32">
          <w:rPr>
            <w:rFonts w:ascii="Times New Roman" w:hAnsi="Times New Roman"/>
            <w:sz w:val="26"/>
            <w:szCs w:val="26"/>
            <w:lang w:val="fr-FR"/>
            <w:rPrChange w:id="2820" w:author="The Si Tran" w:date="2012-12-14T04:46:00Z">
              <w:rPr>
                <w:lang w:val="fr-FR"/>
              </w:rPr>
            </w:rPrChange>
          </w:rPr>
          <w:t xml:space="preserve"> </w:t>
        </w:r>
      </w:ins>
      <w:del w:id="2821" w:author="The Si Tran" w:date="2012-12-06T00:16:00Z">
        <w:r w:rsidR="006A21F7" w:rsidRPr="00555D32" w:rsidDel="004939AB">
          <w:rPr>
            <w:rFonts w:ascii="Times New Roman" w:hAnsi="Times New Roman"/>
            <w:position w:val="-12"/>
            <w:sz w:val="26"/>
            <w:szCs w:val="26"/>
            <w:lang w:val="fr-FR"/>
            <w:rPrChange w:id="2822" w:author="The Si Tran" w:date="2012-12-14T04:46:00Z">
              <w:rPr>
                <w:position w:val="-12"/>
                <w:szCs w:val="26"/>
                <w:lang w:val="fr-FR"/>
              </w:rPr>
            </w:rPrChange>
          </w:rPr>
          <w:object w:dxaOrig="240" w:dyaOrig="360" w14:anchorId="16B4976B">
            <v:shape id="_x0000_i1047" type="#_x0000_t75" style="width:14.25pt;height:21.75pt" o:ole="">
              <v:imagedata r:id="rId60" o:title=""/>
            </v:shape>
            <o:OLEObject Type="Embed" ProgID="Equation.DSMT4" ShapeID="_x0000_i1047" DrawAspect="Content" ObjectID="_1417153749" r:id="rId61"/>
          </w:object>
        </w:r>
        <w:r w:rsidR="006A21F7" w:rsidRPr="00555D32" w:rsidDel="004939AB">
          <w:rPr>
            <w:rFonts w:ascii="Times New Roman" w:hAnsi="Times New Roman"/>
            <w:sz w:val="26"/>
            <w:szCs w:val="26"/>
            <w:lang w:val="fr-FR"/>
            <w:rPrChange w:id="2823"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2824" w:author="The Si Tran" w:date="2012-12-14T04:46:00Z">
            <w:rPr>
              <w:sz w:val="28"/>
              <w:szCs w:val="28"/>
              <w:lang w:val="fr-FR"/>
            </w:rPr>
          </w:rPrChange>
        </w:rPr>
        <w:t>là sai số, biểu diễn thành phần không thể dự đoán được</w:t>
      </w:r>
      <w:del w:id="2825" w:author="The Si Tran" w:date="2012-12-06T03:56:00Z">
        <w:r w:rsidR="006A21F7" w:rsidRPr="00555D32" w:rsidDel="004657FC">
          <w:rPr>
            <w:rFonts w:ascii="Times New Roman" w:hAnsi="Times New Roman"/>
            <w:sz w:val="26"/>
            <w:szCs w:val="26"/>
            <w:lang w:val="fr-FR"/>
            <w:rPrChange w:id="2826" w:author="The Si Tran" w:date="2012-12-14T04:46:00Z">
              <w:rPr>
                <w:sz w:val="28"/>
                <w:szCs w:val="28"/>
                <w:lang w:val="fr-FR"/>
              </w:rPr>
            </w:rPrChange>
          </w:rPr>
          <w:delText xml:space="preserve"> từ mô hình</w:delText>
        </w:r>
      </w:del>
      <w:r w:rsidR="006A21F7" w:rsidRPr="00555D32">
        <w:rPr>
          <w:rFonts w:ascii="Times New Roman" w:hAnsi="Times New Roman"/>
          <w:sz w:val="26"/>
          <w:szCs w:val="26"/>
          <w:lang w:val="fr-FR"/>
          <w:rPrChange w:id="2827" w:author="The Si Tran" w:date="2012-12-14T04:46:00Z">
            <w:rPr>
              <w:sz w:val="28"/>
              <w:szCs w:val="28"/>
              <w:lang w:val="fr-FR"/>
            </w:rPr>
          </w:rPrChange>
        </w:rPr>
        <w:t xml:space="preserve"> ở thời điểm i.</w:t>
      </w:r>
    </w:p>
    <w:p w14:paraId="571A27F5" w14:textId="77777777" w:rsidR="006A21F7" w:rsidRPr="00555D32" w:rsidRDefault="00B0605D">
      <w:pPr>
        <w:pStyle w:val="ListParagraph"/>
        <w:numPr>
          <w:ilvl w:val="0"/>
          <w:numId w:val="57"/>
        </w:numPr>
        <w:rPr>
          <w:sz w:val="26"/>
          <w:szCs w:val="26"/>
          <w:lang w:val="fr-FR"/>
          <w:rPrChange w:id="2828" w:author="The Si Tran" w:date="2012-12-14T04:46:00Z">
            <w:rPr>
              <w:sz w:val="28"/>
              <w:szCs w:val="28"/>
              <w:lang w:val="fr-FR"/>
            </w:rPr>
          </w:rPrChange>
        </w:rPr>
        <w:pPrChange w:id="2829" w:author="The Si Tran" w:date="2012-12-14T04:46:00Z">
          <w:pPr>
            <w:ind w:firstLine="547"/>
          </w:pPr>
        </w:pPrChange>
      </w:pPr>
      <m:oMath>
        <m:sSub>
          <m:sSubPr>
            <m:ctrlPr>
              <w:ins w:id="2830" w:author="The Si Tran" w:date="2012-12-06T00:17:00Z">
                <w:rPr>
                  <w:rFonts w:ascii="Cambria Math" w:hAnsi="Cambria Math"/>
                  <w:i/>
                  <w:sz w:val="26"/>
                  <w:szCs w:val="26"/>
                  <w:lang w:val="fr-FR"/>
                </w:rPr>
              </w:ins>
            </m:ctrlPr>
          </m:sSubPr>
          <m:e>
            <w:ins w:id="2831" w:author="The Si Tran" w:date="2012-12-06T00:17:00Z">
              <m:r>
                <w:rPr>
                  <w:rFonts w:ascii="Cambria Math" w:hAnsi="Cambria Math"/>
                  <w:sz w:val="26"/>
                  <w:szCs w:val="26"/>
                  <w:lang w:val="fr-FR"/>
                  <w:rPrChange w:id="2832" w:author="The Si Tran" w:date="2012-12-14T04:46:00Z">
                    <w:rPr>
                      <w:rFonts w:ascii="Cambria Math" w:hAnsi="Cambria Math"/>
                      <w:lang w:val="fr-FR"/>
                    </w:rPr>
                  </w:rPrChange>
                </w:rPr>
                <m:t>θ</m:t>
              </m:r>
            </w:ins>
          </m:e>
          <m:sub>
            <w:ins w:id="2833" w:author="The Si Tran" w:date="2012-12-06T00:17:00Z">
              <m:r>
                <w:rPr>
                  <w:rFonts w:ascii="Cambria Math" w:hAnsi="Cambria Math"/>
                  <w:sz w:val="26"/>
                  <w:szCs w:val="26"/>
                  <w:lang w:val="fr-FR"/>
                  <w:rPrChange w:id="2834" w:author="The Si Tran" w:date="2012-12-14T04:46:00Z">
                    <w:rPr>
                      <w:rFonts w:ascii="Cambria Math" w:hAnsi="Cambria Math"/>
                      <w:lang w:val="fr-FR"/>
                    </w:rPr>
                  </w:rPrChange>
                </w:rPr>
                <m:t>i</m:t>
              </m:r>
            </w:ins>
          </m:sub>
        </m:sSub>
      </m:oMath>
      <w:ins w:id="2835" w:author="The Si Tran" w:date="2012-12-06T00:17:00Z">
        <w:r w:rsidR="00233EFD" w:rsidRPr="00555D32">
          <w:rPr>
            <w:rFonts w:ascii="Times New Roman" w:hAnsi="Times New Roman"/>
            <w:sz w:val="26"/>
            <w:szCs w:val="26"/>
            <w:lang w:val="fr-FR"/>
            <w:rPrChange w:id="2836" w:author="The Si Tran" w:date="2012-12-14T04:46:00Z">
              <w:rPr>
                <w:lang w:val="fr-FR"/>
              </w:rPr>
            </w:rPrChange>
          </w:rPr>
          <w:t xml:space="preserve"> </w:t>
        </w:r>
      </w:ins>
      <w:del w:id="2837" w:author="The Si Tran" w:date="2012-12-06T00:17:00Z">
        <w:r w:rsidR="006A21F7" w:rsidRPr="00555D32" w:rsidDel="00233EFD">
          <w:rPr>
            <w:rFonts w:ascii="Times New Roman" w:hAnsi="Times New Roman"/>
            <w:position w:val="-12"/>
            <w:sz w:val="26"/>
            <w:szCs w:val="26"/>
            <w:lang w:val="fr-FR"/>
            <w:rPrChange w:id="2838" w:author="The Si Tran" w:date="2012-12-14T04:46:00Z">
              <w:rPr>
                <w:position w:val="-12"/>
                <w:szCs w:val="26"/>
                <w:lang w:val="fr-FR"/>
              </w:rPr>
            </w:rPrChange>
          </w:rPr>
          <w:object w:dxaOrig="240" w:dyaOrig="360" w14:anchorId="2921A715">
            <v:shape id="_x0000_i1048" type="#_x0000_t75" style="width:17.6pt;height:25.95pt" o:ole="">
              <v:imagedata r:id="rId62" o:title=""/>
            </v:shape>
            <o:OLEObject Type="Embed" ProgID="Equation.DSMT4" ShapeID="_x0000_i1048" DrawAspect="Content" ObjectID="_1417153750" r:id="rId63"/>
          </w:object>
        </w:r>
        <w:r w:rsidR="006A21F7" w:rsidRPr="00555D32" w:rsidDel="00233EFD">
          <w:rPr>
            <w:rFonts w:ascii="Times New Roman" w:hAnsi="Times New Roman"/>
            <w:sz w:val="26"/>
            <w:szCs w:val="26"/>
            <w:lang w:val="fr-FR"/>
            <w:rPrChange w:id="2839"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2840" w:author="The Si Tran" w:date="2012-12-14T04:46:00Z">
            <w:rPr>
              <w:sz w:val="28"/>
              <w:szCs w:val="28"/>
              <w:lang w:val="fr-FR"/>
            </w:rPr>
          </w:rPrChange>
        </w:rPr>
        <w:t xml:space="preserve">là các hệ số ước lượng mức ảnh hưởng </w:t>
      </w:r>
      <m:oMath>
        <m:sSub>
          <m:sSubPr>
            <m:ctrlPr>
              <w:ins w:id="2841" w:author="The Si Tran" w:date="2012-12-06T00:17:00Z">
                <w:rPr>
                  <w:rFonts w:ascii="Cambria Math" w:hAnsi="Cambria Math"/>
                  <w:i/>
                  <w:sz w:val="26"/>
                  <w:szCs w:val="26"/>
                  <w:lang w:val="fr-FR"/>
                </w:rPr>
              </w:ins>
            </m:ctrlPr>
          </m:sSubPr>
          <m:e>
            <w:ins w:id="2842" w:author="The Si Tran" w:date="2012-12-06T00:17:00Z">
              <m:r>
                <w:rPr>
                  <w:rFonts w:ascii="Cambria Math" w:hAnsi="Cambria Math"/>
                  <w:sz w:val="26"/>
                  <w:szCs w:val="26"/>
                  <w:lang w:val="fr-FR"/>
                  <w:rPrChange w:id="2843" w:author="The Si Tran" w:date="2012-12-14T04:46:00Z">
                    <w:rPr>
                      <w:rFonts w:ascii="Cambria Math" w:hAnsi="Cambria Math"/>
                      <w:lang w:val="fr-FR"/>
                    </w:rPr>
                  </w:rPrChange>
                </w:rPr>
                <m:t>ε</m:t>
              </m:r>
            </w:ins>
          </m:e>
          <m:sub>
            <w:ins w:id="2844" w:author="The Si Tran" w:date="2012-12-06T00:17:00Z">
              <m:r>
                <w:rPr>
                  <w:rFonts w:ascii="Cambria Math" w:hAnsi="Cambria Math"/>
                  <w:sz w:val="26"/>
                  <w:szCs w:val="26"/>
                  <w:lang w:val="fr-FR"/>
                  <w:rPrChange w:id="2845" w:author="The Si Tran" w:date="2012-12-14T04:46:00Z">
                    <w:rPr>
                      <w:rFonts w:ascii="Cambria Math" w:hAnsi="Cambria Math"/>
                      <w:lang w:val="fr-FR"/>
                    </w:rPr>
                  </w:rPrChange>
                </w:rPr>
                <m:t>t-i</m:t>
              </m:r>
            </w:ins>
          </m:sub>
        </m:sSub>
      </m:oMath>
      <w:ins w:id="2846" w:author="The Si Tran" w:date="2012-12-06T00:17:00Z">
        <w:r w:rsidR="00233EFD" w:rsidRPr="00555D32">
          <w:rPr>
            <w:rFonts w:ascii="Times New Roman" w:hAnsi="Times New Roman"/>
            <w:sz w:val="26"/>
            <w:szCs w:val="26"/>
            <w:lang w:val="fr-FR"/>
            <w:rPrChange w:id="2847" w:author="The Si Tran" w:date="2012-12-14T04:46:00Z">
              <w:rPr>
                <w:lang w:val="fr-FR"/>
              </w:rPr>
            </w:rPrChange>
          </w:rPr>
          <w:t xml:space="preserve"> </w:t>
        </w:r>
      </w:ins>
      <w:r w:rsidR="006A21F7" w:rsidRPr="00555D32">
        <w:rPr>
          <w:rFonts w:ascii="Times New Roman" w:hAnsi="Times New Roman"/>
          <w:sz w:val="26"/>
          <w:szCs w:val="26"/>
          <w:lang w:val="fr-FR"/>
          <w:rPrChange w:id="2848" w:author="The Si Tran" w:date="2012-12-14T04:46:00Z">
            <w:rPr>
              <w:sz w:val="28"/>
              <w:szCs w:val="28"/>
              <w:lang w:val="fr-FR"/>
            </w:rPr>
          </w:rPrChange>
        </w:rPr>
        <w:t xml:space="preserve">của </w:t>
      </w:r>
      <w:del w:id="2849" w:author="The Si Tran" w:date="2012-12-06T00:17:00Z">
        <w:r w:rsidR="006A21F7" w:rsidRPr="00555D32" w:rsidDel="00233EFD">
          <w:rPr>
            <w:rFonts w:ascii="Times New Roman" w:hAnsi="Times New Roman"/>
            <w:position w:val="-12"/>
            <w:sz w:val="26"/>
            <w:szCs w:val="26"/>
            <w:lang w:val="fr-FR"/>
            <w:rPrChange w:id="2850" w:author="The Si Tran" w:date="2012-12-14T04:46:00Z">
              <w:rPr>
                <w:position w:val="-12"/>
                <w:szCs w:val="26"/>
                <w:lang w:val="fr-FR"/>
              </w:rPr>
            </w:rPrChange>
          </w:rPr>
          <w:object w:dxaOrig="360" w:dyaOrig="360" w14:anchorId="0B13A7D9">
            <v:shape id="_x0000_i1049" type="#_x0000_t75" style="width:21.75pt;height:21.75pt" o:ole="">
              <v:imagedata r:id="rId64" o:title=""/>
            </v:shape>
            <o:OLEObject Type="Embed" ProgID="Equation.DSMT4" ShapeID="_x0000_i1049" DrawAspect="Content" ObjectID="_1417153751" r:id="rId65"/>
          </w:object>
        </w:r>
      </w:del>
      <w:r w:rsidR="006A21F7" w:rsidRPr="00555D32">
        <w:rPr>
          <w:rFonts w:ascii="Times New Roman" w:hAnsi="Times New Roman"/>
          <w:sz w:val="26"/>
          <w:szCs w:val="26"/>
          <w:lang w:val="fr-FR"/>
          <w:rPrChange w:id="2851" w:author="The Si Tran" w:date="2012-12-14T04:46:00Z">
            <w:rPr>
              <w:sz w:val="28"/>
              <w:szCs w:val="28"/>
              <w:lang w:val="fr-FR"/>
            </w:rPr>
          </w:rPrChange>
        </w:rPr>
        <w:t xml:space="preserve"> lên </w:t>
      </w:r>
      <m:oMath>
        <m:sSub>
          <m:sSubPr>
            <m:ctrlPr>
              <w:ins w:id="2852" w:author="The Si Tran" w:date="2012-12-06T00:17:00Z">
                <w:rPr>
                  <w:rFonts w:ascii="Cambria Math" w:hAnsi="Cambria Math"/>
                  <w:i/>
                  <w:sz w:val="26"/>
                  <w:szCs w:val="26"/>
                  <w:lang w:val="fr-FR"/>
                </w:rPr>
              </w:ins>
            </m:ctrlPr>
          </m:sSubPr>
          <m:e>
            <w:ins w:id="2853" w:author="The Si Tran" w:date="2012-12-06T00:17:00Z">
              <m:r>
                <w:rPr>
                  <w:rFonts w:ascii="Cambria Math" w:hAnsi="Cambria Math"/>
                  <w:sz w:val="26"/>
                  <w:szCs w:val="26"/>
                  <w:lang w:val="fr-FR"/>
                  <w:rPrChange w:id="2854" w:author="The Si Tran" w:date="2012-12-14T04:46:00Z">
                    <w:rPr>
                      <w:rFonts w:ascii="Cambria Math" w:hAnsi="Cambria Math"/>
                      <w:lang w:val="fr-FR"/>
                    </w:rPr>
                  </w:rPrChange>
                </w:rPr>
                <m:t>y</m:t>
              </m:r>
            </w:ins>
          </m:e>
          <m:sub>
            <w:ins w:id="2855" w:author="The Si Tran" w:date="2012-12-06T00:17:00Z">
              <m:r>
                <w:rPr>
                  <w:rFonts w:ascii="Cambria Math" w:hAnsi="Cambria Math"/>
                  <w:sz w:val="26"/>
                  <w:szCs w:val="26"/>
                  <w:lang w:val="fr-FR"/>
                  <w:rPrChange w:id="2856" w:author="The Si Tran" w:date="2012-12-14T04:46:00Z">
                    <w:rPr>
                      <w:rFonts w:ascii="Cambria Math" w:hAnsi="Cambria Math"/>
                      <w:lang w:val="fr-FR"/>
                    </w:rPr>
                  </w:rPrChange>
                </w:rPr>
                <m:t>t</m:t>
              </m:r>
            </w:ins>
          </m:sub>
        </m:sSub>
      </m:oMath>
      <w:del w:id="2857" w:author="The Si Tran" w:date="2012-12-06T00:17:00Z">
        <w:r w:rsidR="006A21F7" w:rsidRPr="00555D32" w:rsidDel="00233EFD">
          <w:rPr>
            <w:rFonts w:ascii="Times New Roman" w:hAnsi="Times New Roman"/>
            <w:sz w:val="26"/>
            <w:szCs w:val="26"/>
            <w:lang w:val="fr-FR"/>
            <w:rPrChange w:id="2858" w:author="The Si Tran" w:date="2012-12-14T04:46:00Z">
              <w:rPr>
                <w:sz w:val="28"/>
                <w:szCs w:val="28"/>
                <w:lang w:val="fr-FR"/>
              </w:rPr>
            </w:rPrChange>
          </w:rPr>
          <w:delText>y</w:delText>
        </w:r>
        <w:r w:rsidR="006A21F7" w:rsidRPr="00555D32" w:rsidDel="00233EFD">
          <w:rPr>
            <w:rFonts w:ascii="Times New Roman" w:hAnsi="Times New Roman"/>
            <w:sz w:val="26"/>
            <w:szCs w:val="26"/>
            <w:vertAlign w:val="subscript"/>
            <w:lang w:val="fr-FR"/>
            <w:rPrChange w:id="2859" w:author="The Si Tran" w:date="2012-12-14T04:46:00Z">
              <w:rPr>
                <w:sz w:val="28"/>
                <w:szCs w:val="28"/>
                <w:vertAlign w:val="subscript"/>
                <w:lang w:val="fr-FR"/>
              </w:rPr>
            </w:rPrChange>
          </w:rPr>
          <w:delText>t</w:delText>
        </w:r>
      </w:del>
      <w:r w:rsidR="006A21F7" w:rsidRPr="00555D32">
        <w:rPr>
          <w:rFonts w:ascii="Times New Roman" w:hAnsi="Times New Roman"/>
          <w:sz w:val="26"/>
          <w:szCs w:val="26"/>
          <w:lang w:val="fr-FR"/>
          <w:rPrChange w:id="2860" w:author="The Si Tran" w:date="2012-12-14T04:46:00Z">
            <w:rPr>
              <w:sz w:val="28"/>
              <w:szCs w:val="28"/>
              <w:lang w:val="fr-FR"/>
            </w:rPr>
          </w:rPrChange>
        </w:rPr>
        <w:t>.</w:t>
      </w:r>
    </w:p>
    <w:p w14:paraId="217BD59F" w14:textId="77777777" w:rsidR="006A21F7" w:rsidRPr="0049233F" w:rsidDel="007B4E58" w:rsidRDefault="006A21F7">
      <w:pPr>
        <w:rPr>
          <w:del w:id="2861" w:author="The Si Tran" w:date="2012-12-06T00:22:00Z"/>
          <w:lang w:val="fr-FR"/>
          <w:rPrChange w:id="2862" w:author="The Si Tran" w:date="2012-12-05T23:02:00Z">
            <w:rPr>
              <w:del w:id="2863" w:author="The Si Tran" w:date="2012-12-06T00:22:00Z"/>
              <w:sz w:val="28"/>
              <w:szCs w:val="28"/>
              <w:lang w:val="fr-FR"/>
            </w:rPr>
          </w:rPrChange>
        </w:rPr>
        <w:pPrChange w:id="2864" w:author="The Si Tran" w:date="2012-12-15T07:53:00Z">
          <w:pPr>
            <w:ind w:firstLine="547"/>
          </w:pPr>
        </w:pPrChange>
      </w:pPr>
      <w:r w:rsidRPr="0049233F">
        <w:rPr>
          <w:lang w:val="fr-FR"/>
          <w:rPrChange w:id="2865" w:author="The Si Tran" w:date="2012-12-05T23:02:00Z">
            <w:rPr>
              <w:sz w:val="28"/>
              <w:szCs w:val="28"/>
              <w:lang w:val="fr-FR"/>
            </w:rPr>
          </w:rPrChange>
        </w:rPr>
        <w:t xml:space="preserve">Biểu diễn (3.1.1) bằng toán tử lấy hiệu </w:t>
      </w:r>
      <w:r w:rsidRPr="0049233F">
        <w:rPr>
          <w:i/>
          <w:lang w:val="fr-FR"/>
          <w:rPrChange w:id="2866" w:author="The Si Tran" w:date="2012-12-05T23:02:00Z">
            <w:rPr>
              <w:i/>
              <w:sz w:val="28"/>
              <w:szCs w:val="28"/>
              <w:lang w:val="fr-FR"/>
            </w:rPr>
          </w:rPrChange>
        </w:rPr>
        <w:t>B</w:t>
      </w:r>
      <w:r w:rsidRPr="0049233F">
        <w:rPr>
          <w:lang w:val="fr-FR"/>
          <w:rPrChange w:id="2867" w:author="The Si Tran" w:date="2012-12-05T23:02:00Z">
            <w:rPr>
              <w:sz w:val="28"/>
              <w:szCs w:val="28"/>
              <w:lang w:val="fr-FR"/>
            </w:rPr>
          </w:rPrChange>
        </w:rPr>
        <w:t xml:space="preserve"> ta được</w:t>
      </w:r>
    </w:p>
    <w:p w14:paraId="26BEF2A8" w14:textId="77777777" w:rsidR="006A21F7" w:rsidRPr="0049233F" w:rsidDel="007B4E58" w:rsidRDefault="006A21F7">
      <w:pPr>
        <w:rPr>
          <w:del w:id="2868" w:author="The Si Tran" w:date="2012-12-06T00:22:00Z"/>
          <w:lang w:val="fr-FR"/>
          <w:rPrChange w:id="2869" w:author="The Si Tran" w:date="2012-12-05T23:02:00Z">
            <w:rPr>
              <w:del w:id="2870" w:author="The Si Tran" w:date="2012-12-06T00:22:00Z"/>
              <w:sz w:val="28"/>
              <w:szCs w:val="28"/>
              <w:lang w:val="fr-FR"/>
            </w:rPr>
          </w:rPrChange>
        </w:rPr>
        <w:pPrChange w:id="2871" w:author="The Si Tran" w:date="2012-12-15T07:53:00Z">
          <w:pPr>
            <w:ind w:firstLine="547"/>
          </w:pPr>
        </w:pPrChange>
      </w:pPr>
      <w:del w:id="2872" w:author="The Si Tran" w:date="2012-12-06T00:22:00Z">
        <w:r w:rsidRPr="00082976" w:rsidDel="008F2FA0">
          <w:rPr>
            <w:position w:val="-14"/>
            <w:lang w:val="fr-FR"/>
          </w:rPr>
          <w:object w:dxaOrig="2880" w:dyaOrig="400" w14:anchorId="0C1AF3CC">
            <v:shape id="_x0000_i1050" type="#_x0000_t75" style="width:210.15pt;height:29.3pt" o:ole="">
              <v:imagedata r:id="rId66" o:title=""/>
            </v:shape>
            <o:OLEObject Type="Embed" ProgID="Equation.DSMT4" ShapeID="_x0000_i1050" DrawAspect="Content" ObjectID="_1417153752" r:id="rId67"/>
          </w:object>
        </w:r>
      </w:del>
    </w:p>
    <w:p w14:paraId="066FCBDC" w14:textId="77777777" w:rsidR="006A21F7" w:rsidRPr="0049233F" w:rsidDel="007B4E58" w:rsidRDefault="006A21F7">
      <w:pPr>
        <w:rPr>
          <w:del w:id="2873" w:author="The Si Tran" w:date="2012-12-06T00:22:00Z"/>
          <w:lang w:val="fr-FR"/>
          <w:rPrChange w:id="2874" w:author="The Si Tran" w:date="2012-12-05T23:02:00Z">
            <w:rPr>
              <w:del w:id="2875" w:author="The Si Tran" w:date="2012-12-06T00:22:00Z"/>
              <w:sz w:val="28"/>
              <w:szCs w:val="28"/>
              <w:lang w:val="fr-FR"/>
            </w:rPr>
          </w:rPrChange>
        </w:rPr>
        <w:pPrChange w:id="2876" w:author="The Si Tran" w:date="2012-12-15T07:53:00Z">
          <w:pPr>
            <w:ind w:firstLine="547"/>
          </w:pPr>
        </w:pPrChange>
      </w:pPr>
      <w:del w:id="2877" w:author="The Si Tran" w:date="2012-12-06T00:22:00Z">
        <w:r w:rsidRPr="0049233F" w:rsidDel="007B4E58">
          <w:rPr>
            <w:lang w:val="fr-FR"/>
            <w:rPrChange w:id="2878"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1" type="#_x0000_t75" style="width:133.1pt;height:46.9pt" o:ole="">
              <v:imagedata r:id="rId68" o:title=""/>
            </v:shape>
            <o:OLEObject Type="Embed" ProgID="Equation.DSMT4" ShapeID="_x0000_i1051" DrawAspect="Content" ObjectID="_1417153753" r:id="rId69"/>
          </w:object>
        </w:r>
      </w:del>
    </w:p>
    <w:p w14:paraId="09EC6C93" w14:textId="77777777" w:rsidR="006A21F7" w:rsidRDefault="006A21F7">
      <w:pPr>
        <w:rPr>
          <w:ins w:id="2879" w:author="The Si Tran" w:date="2012-12-06T00:18:00Z"/>
          <w:lang w:val="fr-FR"/>
        </w:rPr>
        <w:pPrChange w:id="2880" w:author="The Si Tran" w:date="2012-12-15T07:53:00Z">
          <w:pPr>
            <w:ind w:firstLine="547"/>
          </w:pPr>
        </w:pPrChange>
      </w:pPr>
      <w:del w:id="2881" w:author="The Si Tran" w:date="2012-12-06T00:22:00Z">
        <w:r w:rsidRPr="0049233F" w:rsidDel="007B4E58">
          <w:rPr>
            <w:lang w:val="fr-FR"/>
            <w:rPrChange w:id="2882" w:author="The Si Tran" w:date="2012-12-05T23:02:00Z">
              <w:rPr>
                <w:sz w:val="28"/>
                <w:szCs w:val="28"/>
                <w:lang w:val="fr-FR"/>
              </w:rPr>
            </w:rPrChange>
          </w:rPr>
          <w:delText xml:space="preserve">  </w:delText>
        </w:r>
      </w:del>
      <w:r w:rsidRPr="0049233F">
        <w:rPr>
          <w:lang w:val="fr-FR"/>
          <w:rPrChange w:id="2883" w:author="The Si Tran" w:date="2012-12-05T23:02:00Z">
            <w:rPr>
              <w:sz w:val="28"/>
              <w:szCs w:val="28"/>
              <w:lang w:val="fr-FR"/>
            </w:rPr>
          </w:rPrChange>
        </w:rPr>
        <w:t xml:space="preserve">   </w:t>
      </w:r>
      <w:del w:id="2884" w:author="The Si Tran" w:date="2012-12-06T00:22:00Z">
        <w:r w:rsidRPr="00082976" w:rsidDel="008F2FA0">
          <w:rPr>
            <w:position w:val="-12"/>
            <w:lang w:val="fr-FR"/>
          </w:rPr>
          <w:object w:dxaOrig="1320" w:dyaOrig="360" w14:anchorId="183658DA">
            <v:shape id="_x0000_i1052" type="#_x0000_t75" style="width:92.95pt;height:25.1pt" o:ole="">
              <v:imagedata r:id="rId70" o:title=""/>
            </v:shape>
            <o:OLEObject Type="Embed" ProgID="Equation.DSMT4" ShapeID="_x0000_i1052" DrawAspect="Content" ObjectID="_1417153754" r:id="rId71"/>
          </w:object>
        </w:r>
      </w:del>
    </w:p>
    <w:p w14:paraId="4E0DF8FA" w14:textId="77777777" w:rsidR="00EF2D1F" w:rsidRPr="007B4E58" w:rsidRDefault="00B0605D">
      <w:pPr>
        <w:ind w:firstLine="0"/>
        <w:rPr>
          <w:szCs w:val="26"/>
          <w:lang w:val="fr-FR"/>
          <w:rPrChange w:id="2885" w:author="The Si Tran" w:date="2012-12-06T00:23:00Z">
            <w:rPr>
              <w:sz w:val="28"/>
              <w:szCs w:val="28"/>
              <w:lang w:val="fr-FR"/>
            </w:rPr>
          </w:rPrChange>
        </w:rPr>
        <w:pPrChange w:id="2886" w:author="The Si Tran" w:date="2012-12-06T00:23:00Z">
          <w:pPr>
            <w:ind w:firstLine="547"/>
          </w:pPr>
        </w:pPrChange>
      </w:pPr>
      <m:oMathPara>
        <m:oMath>
          <m:sSub>
            <m:sSubPr>
              <m:ctrlPr>
                <w:ins w:id="2887" w:author="The Si Tran" w:date="2012-12-06T00:18:00Z">
                  <w:rPr>
                    <w:rFonts w:ascii="Cambria Math" w:hAnsi="Cambria Math"/>
                    <w:i/>
                    <w:szCs w:val="26"/>
                    <w:lang w:val="fr-FR"/>
                  </w:rPr>
                </w:ins>
              </m:ctrlPr>
            </m:sSubPr>
            <m:e>
              <w:ins w:id="2888" w:author="The Si Tran" w:date="2012-12-06T00:18:00Z">
                <m:r>
                  <w:rPr>
                    <w:rFonts w:ascii="Cambria Math" w:hAnsi="Cambria Math"/>
                    <w:szCs w:val="26"/>
                    <w:lang w:val="fr-FR"/>
                  </w:rPr>
                  <m:t>y</m:t>
                </m:r>
              </w:ins>
            </m:e>
            <m:sub>
              <w:ins w:id="2889" w:author="The Si Tran" w:date="2012-12-06T00:18:00Z">
                <m:r>
                  <w:rPr>
                    <w:rFonts w:ascii="Cambria Math" w:hAnsi="Cambria Math"/>
                    <w:szCs w:val="26"/>
                    <w:lang w:val="fr-FR"/>
                  </w:rPr>
                  <m:t>t</m:t>
                </m:r>
              </w:ins>
            </m:sub>
          </m:sSub>
          <w:ins w:id="2890" w:author="The Si Tran" w:date="2012-12-06T00:18:00Z">
            <m:r>
              <w:rPr>
                <w:rFonts w:ascii="Cambria Math" w:hAnsi="Cambria Math"/>
                <w:szCs w:val="26"/>
                <w:lang w:val="fr-FR"/>
              </w:rPr>
              <m:t>=μ+</m:t>
            </m:r>
          </w:ins>
          <m:d>
            <m:dPr>
              <m:ctrlPr>
                <w:ins w:id="2891" w:author="The Si Tran" w:date="2012-12-06T00:19:00Z">
                  <w:rPr>
                    <w:rFonts w:ascii="Cambria Math" w:hAnsi="Cambria Math"/>
                    <w:i/>
                    <w:szCs w:val="26"/>
                    <w:lang w:val="fr-FR"/>
                  </w:rPr>
                </w:ins>
              </m:ctrlPr>
            </m:dPr>
            <m:e>
              <w:ins w:id="2892" w:author="The Si Tran" w:date="2012-12-06T00:19:00Z">
                <m:r>
                  <w:rPr>
                    <w:rFonts w:ascii="Cambria Math" w:hAnsi="Cambria Math"/>
                    <w:szCs w:val="26"/>
                    <w:lang w:val="fr-FR"/>
                  </w:rPr>
                  <m:t>1-</m:t>
                </m:r>
              </w:ins>
              <m:sSub>
                <m:sSubPr>
                  <m:ctrlPr>
                    <w:ins w:id="2893" w:author="The Si Tran" w:date="2012-12-06T00:19:00Z">
                      <w:rPr>
                        <w:rFonts w:ascii="Cambria Math" w:hAnsi="Cambria Math"/>
                        <w:i/>
                        <w:szCs w:val="26"/>
                        <w:lang w:val="fr-FR"/>
                      </w:rPr>
                    </w:ins>
                  </m:ctrlPr>
                </m:sSubPr>
                <m:e>
                  <w:ins w:id="2894" w:author="The Si Tran" w:date="2012-12-06T00:19:00Z">
                    <m:r>
                      <w:rPr>
                        <w:rFonts w:ascii="Cambria Math" w:hAnsi="Cambria Math"/>
                        <w:szCs w:val="26"/>
                        <w:lang w:val="fr-FR"/>
                      </w:rPr>
                      <m:t>θ</m:t>
                    </m:r>
                  </w:ins>
                </m:e>
                <m:sub>
                  <w:ins w:id="2895" w:author="The Si Tran" w:date="2012-12-06T00:19:00Z">
                    <m:r>
                      <w:rPr>
                        <w:rFonts w:ascii="Cambria Math" w:hAnsi="Cambria Math"/>
                        <w:szCs w:val="26"/>
                        <w:lang w:val="fr-FR"/>
                      </w:rPr>
                      <m:t>1</m:t>
                    </m:r>
                  </w:ins>
                </m:sub>
              </m:sSub>
              <w:ins w:id="2896" w:author="The Si Tran" w:date="2012-12-06T00:19:00Z">
                <m:r>
                  <w:rPr>
                    <w:rFonts w:ascii="Cambria Math" w:hAnsi="Cambria Math"/>
                    <w:szCs w:val="26"/>
                    <w:lang w:val="fr-FR"/>
                  </w:rPr>
                  <m:t>B-…-</m:t>
                </m:r>
              </w:ins>
              <m:sSub>
                <m:sSubPr>
                  <m:ctrlPr>
                    <w:ins w:id="2897" w:author="The Si Tran" w:date="2012-12-06T00:19:00Z">
                      <w:rPr>
                        <w:rFonts w:ascii="Cambria Math" w:hAnsi="Cambria Math"/>
                        <w:i/>
                        <w:szCs w:val="26"/>
                        <w:lang w:val="fr-FR"/>
                      </w:rPr>
                    </w:ins>
                  </m:ctrlPr>
                </m:sSubPr>
                <m:e>
                  <w:ins w:id="2898" w:author="The Si Tran" w:date="2012-12-06T00:19:00Z">
                    <m:r>
                      <w:rPr>
                        <w:rFonts w:ascii="Cambria Math" w:hAnsi="Cambria Math"/>
                        <w:szCs w:val="26"/>
                        <w:lang w:val="fr-FR"/>
                      </w:rPr>
                      <m:t>θ</m:t>
                    </m:r>
                  </w:ins>
                </m:e>
                <m:sub>
                  <w:ins w:id="2899" w:author="The Si Tran" w:date="2012-12-06T00:19:00Z">
                    <m:r>
                      <w:rPr>
                        <w:rFonts w:ascii="Cambria Math" w:hAnsi="Cambria Math"/>
                        <w:szCs w:val="26"/>
                        <w:lang w:val="fr-FR"/>
                      </w:rPr>
                      <m:t>q</m:t>
                    </m:r>
                  </w:ins>
                </m:sub>
              </m:sSub>
              <m:sSup>
                <m:sSupPr>
                  <m:ctrlPr>
                    <w:ins w:id="2900" w:author="The Si Tran" w:date="2012-12-06T00:19:00Z">
                      <w:rPr>
                        <w:rFonts w:ascii="Cambria Math" w:hAnsi="Cambria Math"/>
                        <w:i/>
                        <w:szCs w:val="26"/>
                        <w:lang w:val="fr-FR"/>
                      </w:rPr>
                    </w:ins>
                  </m:ctrlPr>
                </m:sSupPr>
                <m:e>
                  <w:ins w:id="2901" w:author="The Si Tran" w:date="2012-12-06T00:19:00Z">
                    <m:r>
                      <w:rPr>
                        <w:rFonts w:ascii="Cambria Math" w:hAnsi="Cambria Math"/>
                        <w:szCs w:val="26"/>
                        <w:lang w:val="fr-FR"/>
                      </w:rPr>
                      <m:t>B</m:t>
                    </m:r>
                  </w:ins>
                </m:e>
                <m:sup>
                  <w:ins w:id="2902" w:author="The Si Tran" w:date="2012-12-06T00:19:00Z">
                    <m:r>
                      <w:rPr>
                        <w:rFonts w:ascii="Cambria Math" w:hAnsi="Cambria Math"/>
                        <w:szCs w:val="26"/>
                        <w:lang w:val="fr-FR"/>
                      </w:rPr>
                      <m:t>q</m:t>
                    </m:r>
                  </w:ins>
                </m:sup>
              </m:sSup>
            </m:e>
          </m:d>
          <m:sSub>
            <m:sSubPr>
              <m:ctrlPr>
                <w:ins w:id="2903" w:author="The Si Tran" w:date="2012-12-06T00:18:00Z">
                  <w:rPr>
                    <w:rFonts w:ascii="Cambria Math" w:hAnsi="Cambria Math"/>
                    <w:i/>
                    <w:szCs w:val="26"/>
                    <w:lang w:val="fr-FR"/>
                  </w:rPr>
                </w:ins>
              </m:ctrlPr>
            </m:sSubPr>
            <m:e>
              <w:ins w:id="2904" w:author="The Si Tran" w:date="2012-12-06T00:18:00Z">
                <m:r>
                  <w:rPr>
                    <w:rFonts w:ascii="Cambria Math" w:hAnsi="Cambria Math"/>
                    <w:szCs w:val="26"/>
                    <w:lang w:val="fr-FR"/>
                  </w:rPr>
                  <m:t>ε</m:t>
                </m:r>
              </w:ins>
            </m:e>
            <m:sub>
              <w:ins w:id="2905" w:author="The Si Tran" w:date="2012-12-06T00:19:00Z">
                <m:r>
                  <w:rPr>
                    <w:rFonts w:ascii="Cambria Math" w:hAnsi="Cambria Math"/>
                    <w:szCs w:val="26"/>
                    <w:lang w:val="fr-FR"/>
                  </w:rPr>
                  <m:t>t</m:t>
                </m:r>
              </w:ins>
            </m:sub>
          </m:sSub>
          <w:ins w:id="2906" w:author="The Si Tran" w:date="2012-12-06T00:20:00Z">
            <m:r>
              <w:rPr>
                <w:rFonts w:ascii="Cambria Math" w:hAnsi="Cambria Math"/>
                <w:szCs w:val="26"/>
                <w:lang w:val="fr-FR"/>
              </w:rPr>
              <m:t>=μ+</m:t>
            </m:r>
          </w:ins>
          <m:d>
            <m:dPr>
              <m:ctrlPr>
                <w:ins w:id="2907" w:author="The Si Tran" w:date="2012-12-06T00:21:00Z">
                  <w:rPr>
                    <w:rFonts w:ascii="Cambria Math" w:hAnsi="Cambria Math"/>
                    <w:i/>
                    <w:szCs w:val="26"/>
                    <w:lang w:val="fr-FR"/>
                  </w:rPr>
                </w:ins>
              </m:ctrlPr>
            </m:dPr>
            <m:e>
              <w:ins w:id="2908" w:author="The Si Tran" w:date="2012-12-06T00:21:00Z">
                <m:r>
                  <w:rPr>
                    <w:rFonts w:ascii="Cambria Math" w:hAnsi="Cambria Math"/>
                    <w:szCs w:val="26"/>
                    <w:lang w:val="fr-FR"/>
                  </w:rPr>
                  <m:t>1-</m:t>
                </m:r>
              </w:ins>
              <m:nary>
                <m:naryPr>
                  <m:chr m:val="∑"/>
                  <m:limLoc m:val="subSup"/>
                  <m:ctrlPr>
                    <w:ins w:id="2909" w:author="The Si Tran" w:date="2012-12-06T00:21:00Z">
                      <w:rPr>
                        <w:rFonts w:ascii="Cambria Math" w:hAnsi="Cambria Math"/>
                        <w:i/>
                        <w:szCs w:val="26"/>
                        <w:lang w:val="fr-FR"/>
                      </w:rPr>
                    </w:ins>
                  </m:ctrlPr>
                </m:naryPr>
                <m:sub>
                  <w:ins w:id="2910" w:author="The Si Tran" w:date="2012-12-06T00:21:00Z">
                    <m:r>
                      <w:rPr>
                        <w:rFonts w:ascii="Cambria Math" w:hAnsi="Cambria Math"/>
                        <w:szCs w:val="26"/>
                        <w:lang w:val="fr-FR"/>
                      </w:rPr>
                      <m:t>i=1</m:t>
                    </m:r>
                  </w:ins>
                </m:sub>
                <m:sup>
                  <w:ins w:id="2911" w:author="The Si Tran" w:date="2012-12-06T00:21:00Z">
                    <m:r>
                      <w:rPr>
                        <w:rFonts w:ascii="Cambria Math" w:hAnsi="Cambria Math"/>
                        <w:szCs w:val="26"/>
                        <w:lang w:val="fr-FR"/>
                      </w:rPr>
                      <m:t>q</m:t>
                    </m:r>
                  </w:ins>
                </m:sup>
                <m:e>
                  <m:sSub>
                    <m:sSubPr>
                      <m:ctrlPr>
                        <w:ins w:id="2912" w:author="The Si Tran" w:date="2012-12-06T00:21:00Z">
                          <w:rPr>
                            <w:rFonts w:ascii="Cambria Math" w:hAnsi="Cambria Math"/>
                            <w:i/>
                            <w:szCs w:val="26"/>
                            <w:lang w:val="fr-FR"/>
                          </w:rPr>
                        </w:ins>
                      </m:ctrlPr>
                    </m:sSubPr>
                    <m:e>
                      <w:ins w:id="2913" w:author="The Si Tran" w:date="2012-12-06T00:21:00Z">
                        <m:r>
                          <w:rPr>
                            <w:rFonts w:ascii="Cambria Math" w:hAnsi="Cambria Math"/>
                            <w:szCs w:val="26"/>
                            <w:lang w:val="fr-FR"/>
                          </w:rPr>
                          <m:t>θ</m:t>
                        </m:r>
                      </w:ins>
                    </m:e>
                    <m:sub>
                      <w:ins w:id="2914" w:author="The Si Tran" w:date="2012-12-06T00:21:00Z">
                        <m:r>
                          <w:rPr>
                            <w:rFonts w:ascii="Cambria Math" w:hAnsi="Cambria Math"/>
                            <w:szCs w:val="26"/>
                            <w:lang w:val="fr-FR"/>
                          </w:rPr>
                          <m:t>i</m:t>
                        </m:r>
                      </w:ins>
                    </m:sub>
                  </m:sSub>
                  <m:sSup>
                    <m:sSupPr>
                      <m:ctrlPr>
                        <w:ins w:id="2915" w:author="The Si Tran" w:date="2012-12-06T00:21:00Z">
                          <w:rPr>
                            <w:rFonts w:ascii="Cambria Math" w:hAnsi="Cambria Math"/>
                            <w:i/>
                            <w:szCs w:val="26"/>
                            <w:lang w:val="fr-FR"/>
                          </w:rPr>
                        </w:ins>
                      </m:ctrlPr>
                    </m:sSupPr>
                    <m:e>
                      <w:ins w:id="2916" w:author="The Si Tran" w:date="2012-12-06T00:21:00Z">
                        <m:r>
                          <w:rPr>
                            <w:rFonts w:ascii="Cambria Math" w:hAnsi="Cambria Math"/>
                            <w:szCs w:val="26"/>
                            <w:lang w:val="fr-FR"/>
                          </w:rPr>
                          <m:t>B</m:t>
                        </m:r>
                      </w:ins>
                    </m:e>
                    <m:sup>
                      <w:ins w:id="2917" w:author="The Si Tran" w:date="2012-12-06T00:21:00Z">
                        <m:r>
                          <w:rPr>
                            <w:rFonts w:ascii="Cambria Math" w:hAnsi="Cambria Math"/>
                            <w:szCs w:val="26"/>
                            <w:lang w:val="fr-FR"/>
                          </w:rPr>
                          <m:t>i</m:t>
                        </m:r>
                      </w:ins>
                    </m:sup>
                  </m:sSup>
                </m:e>
              </m:nary>
            </m:e>
          </m:d>
          <m:sSub>
            <m:sSubPr>
              <m:ctrlPr>
                <w:ins w:id="2918" w:author="The Si Tran" w:date="2012-12-06T00:20:00Z">
                  <w:rPr>
                    <w:rFonts w:ascii="Cambria Math" w:hAnsi="Cambria Math"/>
                    <w:i/>
                    <w:szCs w:val="26"/>
                    <w:lang w:val="fr-FR"/>
                  </w:rPr>
                </w:ins>
              </m:ctrlPr>
            </m:sSubPr>
            <m:e>
              <w:ins w:id="2919" w:author="The Si Tran" w:date="2012-12-06T00:20:00Z">
                <m:r>
                  <w:rPr>
                    <w:rFonts w:ascii="Cambria Math" w:hAnsi="Cambria Math"/>
                    <w:szCs w:val="26"/>
                    <w:lang w:val="fr-FR"/>
                  </w:rPr>
                  <m:t>ε</m:t>
                </m:r>
              </w:ins>
            </m:e>
            <m:sub>
              <w:ins w:id="2920" w:author="The Si Tran" w:date="2012-12-06T00:20:00Z">
                <m:r>
                  <w:rPr>
                    <w:rFonts w:ascii="Cambria Math" w:hAnsi="Cambria Math"/>
                    <w:szCs w:val="26"/>
                    <w:lang w:val="fr-FR"/>
                  </w:rPr>
                  <m:t>t</m:t>
                </m:r>
              </w:ins>
            </m:sub>
          </m:sSub>
          <w:ins w:id="2921" w:author="The Si Tran" w:date="2012-12-06T00:21:00Z">
            <m:r>
              <w:rPr>
                <w:rFonts w:ascii="Cambria Math" w:hAnsi="Cambria Math"/>
                <w:szCs w:val="26"/>
                <w:lang w:val="fr-FR"/>
              </w:rPr>
              <m:t>=μ+</m:t>
            </m:r>
          </w:ins>
          <w:ins w:id="2922" w:author="The Si Tran" w:date="2012-12-06T00:22:00Z">
            <m:r>
              <m:rPr>
                <m:sty m:val="p"/>
              </m:rPr>
              <w:rPr>
                <w:rFonts w:ascii="Cambria Math" w:hAnsi="Cambria Math" w:hint="eastAsia"/>
                <w:szCs w:val="26"/>
                <w:lang w:val="fr-FR"/>
              </w:rPr>
              <m:t>Θ</m:t>
            </m:r>
          </w:ins>
          <m:d>
            <m:dPr>
              <m:ctrlPr>
                <w:ins w:id="2923" w:author="The Si Tran" w:date="2012-12-06T00:22:00Z">
                  <w:rPr>
                    <w:rFonts w:ascii="Cambria Math" w:hAnsi="Cambria Math"/>
                    <w:szCs w:val="26"/>
                    <w:lang w:val="fr-FR"/>
                  </w:rPr>
                </w:ins>
              </m:ctrlPr>
            </m:dPr>
            <m:e>
              <w:ins w:id="2924" w:author="The Si Tran" w:date="2012-12-06T00:22:00Z">
                <m:r>
                  <w:rPr>
                    <w:rFonts w:ascii="Cambria Math" w:hAnsi="Cambria Math"/>
                    <w:szCs w:val="26"/>
                    <w:lang w:val="fr-FR"/>
                  </w:rPr>
                  <m:t>B</m:t>
                </m:r>
              </w:ins>
            </m:e>
          </m:d>
          <m:sSub>
            <m:sSubPr>
              <m:ctrlPr>
                <w:ins w:id="2925" w:author="The Si Tran" w:date="2012-12-06T00:22:00Z">
                  <w:rPr>
                    <w:rFonts w:ascii="Cambria Math" w:hAnsi="Cambria Math"/>
                    <w:i/>
                    <w:szCs w:val="26"/>
                    <w:lang w:val="fr-FR"/>
                  </w:rPr>
                </w:ins>
              </m:ctrlPr>
            </m:sSubPr>
            <m:e>
              <w:ins w:id="2926" w:author="The Si Tran" w:date="2012-12-06T00:22:00Z">
                <m:r>
                  <w:rPr>
                    <w:rFonts w:ascii="Cambria Math" w:hAnsi="Cambria Math"/>
                    <w:szCs w:val="26"/>
                    <w:lang w:val="fr-FR"/>
                  </w:rPr>
                  <m:t>ε</m:t>
                </m:r>
              </w:ins>
            </m:e>
            <m:sub>
              <w:ins w:id="2927" w:author="The Si Tran" w:date="2012-12-06T00:22:00Z">
                <m:r>
                  <w:rPr>
                    <w:rFonts w:ascii="Cambria Math" w:hAnsi="Cambria Math"/>
                    <w:szCs w:val="26"/>
                    <w:lang w:val="fr-FR"/>
                  </w:rPr>
                  <m:t>t</m:t>
                </m:r>
              </w:ins>
            </m:sub>
          </m:sSub>
        </m:oMath>
      </m:oMathPara>
    </w:p>
    <w:p w14:paraId="091563CB" w14:textId="77777777" w:rsidR="0005400A" w:rsidRDefault="00F26466">
      <w:pPr>
        <w:rPr>
          <w:ins w:id="2928" w:author="The Si Tran" w:date="2012-12-06T04:00:00Z"/>
          <w:lang w:val="fr-FR"/>
        </w:rPr>
        <w:pPrChange w:id="2929" w:author="The Si Tran" w:date="2012-12-15T07:53:00Z">
          <w:pPr>
            <w:ind w:left="547"/>
          </w:pPr>
        </w:pPrChange>
      </w:pPr>
      <w:ins w:id="2930"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2931" w:author="The Si Tran" w:date="2012-12-06T00:25:00Z"/>
          <w:lang w:val="fr-FR"/>
          <w:rPrChange w:id="2932" w:author="The Si Tran" w:date="2012-12-05T23:02:00Z">
            <w:rPr>
              <w:del w:id="2933" w:author="The Si Tran" w:date="2012-12-06T00:25:00Z"/>
              <w:sz w:val="28"/>
              <w:szCs w:val="28"/>
              <w:lang w:val="fr-FR"/>
            </w:rPr>
          </w:rPrChange>
        </w:rPr>
        <w:pPrChange w:id="2934" w:author="The Si Tran" w:date="2012-12-15T07:53:00Z">
          <w:pPr>
            <w:ind w:firstLine="547"/>
          </w:pPr>
        </w:pPrChange>
      </w:pPr>
      <w:del w:id="2935" w:author="The Si Tran" w:date="2012-12-06T00:25:00Z">
        <w:r w:rsidRPr="0049233F" w:rsidDel="006C7117">
          <w:rPr>
            <w:lang w:val="fr-FR"/>
            <w:rPrChange w:id="2936"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3" type="#_x0000_t75" style="width:70.35pt;height:25.1pt" o:ole="">
              <v:imagedata r:id="rId72" o:title=""/>
            </v:shape>
            <o:OLEObject Type="Embed" ProgID="Equation.DSMT4" ShapeID="_x0000_i1053" DrawAspect="Content" ObjectID="_1417153755" r:id="rId73"/>
          </w:object>
        </w:r>
        <w:r w:rsidRPr="0049233F" w:rsidDel="006C7117">
          <w:rPr>
            <w:lang w:val="fr-FR"/>
            <w:rPrChange w:id="2937"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4" type="#_x0000_t75" style="width:104.65pt;height:40.2pt" o:ole="">
              <v:imagedata r:id="rId74" o:title=""/>
            </v:shape>
            <o:OLEObject Type="Embed" ProgID="Equation.DSMT4" ShapeID="_x0000_i1054" DrawAspect="Content" ObjectID="_1417153756" r:id="rId75"/>
          </w:object>
        </w:r>
      </w:del>
    </w:p>
    <w:p w14:paraId="291E9BAD" w14:textId="77777777" w:rsidR="006A21F7" w:rsidRPr="008308F4" w:rsidDel="008308F4" w:rsidRDefault="006A21F7">
      <w:pPr>
        <w:rPr>
          <w:del w:id="2938" w:author="The Si Tran" w:date="2012-12-06T00:30:00Z"/>
          <w:lang w:val="fr-FR"/>
        </w:rPr>
        <w:pPrChange w:id="2939" w:author="The Si Tran" w:date="2012-12-15T07:53:00Z">
          <w:pPr>
            <w:ind w:firstLine="547"/>
          </w:pPr>
        </w:pPrChange>
      </w:pPr>
      <w:r w:rsidRPr="0049233F">
        <w:rPr>
          <w:lang w:val="fr-FR"/>
          <w:rPrChange w:id="2940" w:author="The Si Tran" w:date="2012-12-05T23:02:00Z">
            <w:rPr>
              <w:sz w:val="28"/>
              <w:szCs w:val="28"/>
              <w:lang w:val="fr-FR"/>
            </w:rPr>
          </w:rPrChange>
        </w:rPr>
        <w:t xml:space="preserve">Vì chuỗi </w:t>
      </w:r>
      <w:del w:id="2941" w:author="The Si Tran" w:date="2012-12-06T00:26:00Z">
        <w:r w:rsidRPr="00082976" w:rsidDel="008B2829">
          <w:rPr>
            <w:position w:val="-14"/>
            <w:lang w:val="fr-FR"/>
          </w:rPr>
          <w:object w:dxaOrig="460" w:dyaOrig="400" w14:anchorId="197B24D2">
            <v:shape id="_x0000_i1055" type="#_x0000_t75" style="width:28.45pt;height:25.1pt" o:ole="">
              <v:imagedata r:id="rId76" o:title=""/>
            </v:shape>
            <o:OLEObject Type="Embed" ProgID="Equation.DSMT4" ShapeID="_x0000_i1055" DrawAspect="Content" ObjectID="_1417153757" r:id="rId77"/>
          </w:object>
        </w:r>
      </w:del>
      <m:oMath>
        <m:d>
          <m:dPr>
            <m:begChr m:val="{"/>
            <m:endChr m:val="}"/>
            <m:ctrlPr>
              <w:ins w:id="2942" w:author="The Si Tran" w:date="2012-12-06T00:26:00Z">
                <w:rPr>
                  <w:rFonts w:ascii="Cambria Math" w:hAnsi="Cambria Math"/>
                  <w:i/>
                  <w:lang w:val="fr-FR"/>
                </w:rPr>
              </w:ins>
            </m:ctrlPr>
          </m:dPr>
          <m:e>
            <m:sSub>
              <m:sSubPr>
                <m:ctrlPr>
                  <w:ins w:id="2943" w:author="The Si Tran" w:date="2012-12-06T00:26:00Z">
                    <w:rPr>
                      <w:rFonts w:ascii="Cambria Math" w:hAnsi="Cambria Math"/>
                      <w:i/>
                      <w:lang w:val="fr-FR"/>
                    </w:rPr>
                  </w:ins>
                </m:ctrlPr>
              </m:sSubPr>
              <m:e>
                <w:ins w:id="2944" w:author="The Si Tran" w:date="2012-12-06T00:26:00Z">
                  <m:r>
                    <w:rPr>
                      <w:rFonts w:ascii="Cambria Math" w:hAnsi="Cambria Math"/>
                      <w:lang w:val="fr-FR"/>
                    </w:rPr>
                    <m:t>ε</m:t>
                  </m:r>
                </w:ins>
              </m:e>
              <m:sub>
                <w:ins w:id="2945" w:author="The Si Tran" w:date="2012-12-06T00:26:00Z">
                  <m:r>
                    <w:rPr>
                      <w:rFonts w:ascii="Cambria Math" w:hAnsi="Cambria Math"/>
                      <w:lang w:val="fr-FR"/>
                    </w:rPr>
                    <m:t>t</m:t>
                  </m:r>
                </w:ins>
              </m:sub>
            </m:sSub>
          </m:e>
        </m:d>
      </m:oMath>
      <w:r w:rsidRPr="0049233F">
        <w:rPr>
          <w:lang w:val="fr-FR"/>
          <w:rPrChange w:id="2946" w:author="The Si Tran" w:date="2012-12-05T23:02:00Z">
            <w:rPr>
              <w:sz w:val="28"/>
              <w:szCs w:val="28"/>
              <w:lang w:val="fr-FR"/>
            </w:rPr>
          </w:rPrChange>
        </w:rPr>
        <w:t xml:space="preserve"> là chuỗi nhiễu trắng</w:t>
      </w:r>
      <w:ins w:id="2947" w:author="The Si Tran" w:date="2012-12-06T00:15:00Z">
        <w:r w:rsidR="004939AB">
          <w:rPr>
            <w:lang w:val="fr-FR"/>
          </w:rPr>
          <w:t xml:space="preserve"> </w:t>
        </w:r>
      </w:ins>
      <w:r w:rsidRPr="0049233F">
        <w:rPr>
          <w:lang w:val="fr-FR"/>
          <w:rPrChange w:id="2948" w:author="The Si Tran" w:date="2012-12-05T23:02:00Z">
            <w:rPr>
              <w:sz w:val="28"/>
              <w:szCs w:val="28"/>
              <w:lang w:val="fr-FR"/>
            </w:rPr>
          </w:rPrChange>
        </w:rPr>
        <w:t xml:space="preserve">(white noise), tức là </w:t>
      </w:r>
      <w:ins w:id="2949"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2950" w:author="The Si Tran" w:date="2012-12-06T00:27:00Z">
        <w:r w:rsidRPr="00082976" w:rsidDel="00031BC2">
          <w:rPr>
            <w:position w:val="-12"/>
            <w:lang w:val="fr-FR"/>
          </w:rPr>
          <w:object w:dxaOrig="960" w:dyaOrig="360" w14:anchorId="24405B0A">
            <v:shape id="_x0000_i1056" type="#_x0000_t75" style="width:57.75pt;height:21.75pt" o:ole="">
              <v:imagedata r:id="rId78" o:title=""/>
            </v:shape>
            <o:OLEObject Type="Embed" ProgID="Equation.DSMT4" ShapeID="_x0000_i1056" DrawAspect="Content" ObjectID="_1417153758" r:id="rId79"/>
          </w:object>
        </w:r>
      </w:del>
      <w:ins w:id="2951" w:author="The Si Tran" w:date="2012-12-06T00:27:00Z">
        <w:r w:rsidR="00031BC2">
          <w:rPr>
            <w:lang w:val="fr-FR"/>
          </w:rPr>
          <w:t xml:space="preserve"> </w:t>
        </w:r>
      </w:ins>
      <w:r w:rsidRPr="0049233F">
        <w:rPr>
          <w:lang w:val="fr-FR"/>
          <w:rPrChange w:id="2952" w:author="The Si Tran" w:date="2012-12-05T23:02:00Z">
            <w:rPr>
              <w:sz w:val="28"/>
              <w:szCs w:val="28"/>
              <w:lang w:val="fr-FR"/>
            </w:rPr>
          </w:rPrChange>
        </w:rPr>
        <w:t xml:space="preserve">và </w:t>
      </w:r>
      <w:del w:id="2953" w:author="The Si Tran" w:date="2012-12-06T00:30:00Z">
        <w:r w:rsidRPr="00082976" w:rsidDel="008308F4">
          <w:rPr>
            <w:position w:val="-32"/>
            <w:lang w:val="fr-FR"/>
          </w:rPr>
          <w:object w:dxaOrig="2140" w:dyaOrig="760" w14:anchorId="53F164CD">
            <v:shape id="_x0000_i1057" type="#_x0000_t75" style="width:140.65pt;height:50.25pt" o:ole="">
              <v:imagedata r:id="rId80" o:title=""/>
            </v:shape>
            <o:OLEObject Type="Embed" ProgID="Equation.DSMT4" ShapeID="_x0000_i1057" DrawAspect="Content" ObjectID="_1417153759" r:id="rId81"/>
          </w:object>
        </w:r>
      </w:del>
    </w:p>
    <w:p w14:paraId="1646F1B9" w14:textId="77777777" w:rsidR="008308F4" w:rsidRPr="008308F4" w:rsidRDefault="008308F4">
      <w:pPr>
        <w:rPr>
          <w:ins w:id="2954" w:author="The Si Tran" w:date="2012-12-06T00:30:00Z"/>
          <w:lang w:val="fr-FR"/>
          <w:rPrChange w:id="2955" w:author="The Si Tran" w:date="2012-12-06T00:30:00Z">
            <w:rPr>
              <w:ins w:id="2956" w:author="The Si Tran" w:date="2012-12-06T00:30:00Z"/>
              <w:sz w:val="28"/>
              <w:szCs w:val="28"/>
              <w:lang w:val="fr-FR"/>
            </w:rPr>
          </w:rPrChange>
        </w:rPr>
        <w:pPrChange w:id="2957" w:author="The Si Tran" w:date="2012-12-15T07:53:00Z">
          <w:pPr>
            <w:ind w:left="547"/>
          </w:pPr>
        </w:pPrChange>
      </w:pPr>
    </w:p>
    <w:p w14:paraId="3AB410B0" w14:textId="77777777" w:rsidR="008308F4" w:rsidRPr="00097101" w:rsidRDefault="00B0605D">
      <w:pPr>
        <w:rPr>
          <w:ins w:id="2958" w:author="The Si Tran" w:date="2012-12-06T00:28:00Z"/>
          <w:lang w:val="fr-FR"/>
          <w:rPrChange w:id="2959" w:author="The Si Tran" w:date="2012-12-15T07:53:00Z">
            <w:rPr>
              <w:ins w:id="2960" w:author="The Si Tran" w:date="2012-12-06T00:28:00Z"/>
              <w:szCs w:val="26"/>
              <w:lang w:val="fr-FR"/>
            </w:rPr>
          </w:rPrChange>
        </w:rPr>
        <w:pPrChange w:id="2961" w:author="The Si Tran" w:date="2012-12-15T07:54:00Z">
          <w:pPr>
            <w:ind w:firstLine="547"/>
          </w:pPr>
        </w:pPrChange>
      </w:pPr>
      <m:oMathPara>
        <m:oMathParaPr>
          <m:jc m:val="center"/>
        </m:oMathParaPr>
        <m:oMath>
          <m:sSub>
            <m:sSubPr>
              <m:ctrlPr>
                <w:ins w:id="2962" w:author="The Si Tran" w:date="2012-12-06T00:28:00Z">
                  <w:rPr>
                    <w:rFonts w:ascii="Cambria Math" w:hAnsi="Cambria Math"/>
                    <w:lang w:val="fr-FR"/>
                  </w:rPr>
                </w:ins>
              </m:ctrlPr>
            </m:sSubPr>
            <m:e>
              <w:ins w:id="2963" w:author="The Si Tran" w:date="2012-12-06T00:28:00Z">
                <m:r>
                  <w:rPr>
                    <w:rFonts w:ascii="Cambria Math" w:hAnsi="Cambria Math"/>
                    <w:lang w:val="fr-FR"/>
                  </w:rPr>
                  <m:t>γ</m:t>
                </m:r>
              </w:ins>
            </m:e>
            <m:sub>
              <w:ins w:id="2964" w:author="The Si Tran" w:date="2012-12-06T00:28:00Z">
                <m:r>
                  <w:rPr>
                    <w:rFonts w:ascii="Cambria Math" w:hAnsi="Cambria Math"/>
                    <w:lang w:val="fr-FR"/>
                  </w:rPr>
                  <m:t>ε</m:t>
                </m:r>
              </w:ins>
            </m:sub>
          </m:sSub>
          <m:d>
            <m:dPr>
              <m:ctrlPr>
                <w:ins w:id="2965" w:author="The Si Tran" w:date="2012-12-06T00:28:00Z">
                  <w:rPr>
                    <w:rFonts w:ascii="Cambria Math" w:hAnsi="Cambria Math"/>
                    <w:lang w:val="fr-FR"/>
                  </w:rPr>
                </w:ins>
              </m:ctrlPr>
            </m:dPr>
            <m:e>
              <w:ins w:id="2966" w:author="The Si Tran" w:date="2012-12-06T00:28:00Z">
                <m:r>
                  <w:rPr>
                    <w:rFonts w:ascii="Cambria Math" w:hAnsi="Cambria Math"/>
                    <w:lang w:val="fr-FR"/>
                  </w:rPr>
                  <m:t>h</m:t>
                </m:r>
              </w:ins>
            </m:e>
          </m:d>
          <w:ins w:id="2967" w:author="The Si Tran" w:date="2012-12-06T00:29:00Z">
            <m:r>
              <m:rPr>
                <m:sty m:val="p"/>
              </m:rPr>
              <w:rPr>
                <w:rFonts w:ascii="Cambria Math" w:hAnsi="Cambria Math"/>
                <w:lang w:val="fr-FR"/>
              </w:rPr>
              <m:t>=</m:t>
            </m:r>
          </w:ins>
          <m:d>
            <m:dPr>
              <m:begChr m:val="{"/>
              <m:endChr m:val=""/>
              <m:ctrlPr>
                <w:ins w:id="2968" w:author="The Si Tran" w:date="2012-12-06T00:30:00Z">
                  <w:rPr>
                    <w:rFonts w:ascii="Cambria Math" w:hAnsi="Cambria Math"/>
                    <w:lang w:val="fr-FR"/>
                  </w:rPr>
                </w:ins>
              </m:ctrlPr>
            </m:dPr>
            <m:e>
              <m:eqArr>
                <m:eqArrPr>
                  <m:ctrlPr>
                    <w:ins w:id="2969" w:author="The Si Tran" w:date="2012-12-06T00:30:00Z">
                      <w:rPr>
                        <w:rFonts w:ascii="Cambria Math" w:hAnsi="Cambria Math"/>
                        <w:lang w:val="fr-FR"/>
                      </w:rPr>
                    </w:ins>
                  </m:ctrlPr>
                </m:eqArrPr>
                <m:e>
                  <m:sSup>
                    <m:sSupPr>
                      <m:ctrlPr>
                        <w:ins w:id="2970" w:author="The Si Tran" w:date="2012-12-06T00:30:00Z">
                          <w:rPr>
                            <w:rFonts w:ascii="Cambria Math" w:hAnsi="Cambria Math"/>
                            <w:lang w:val="fr-FR"/>
                          </w:rPr>
                        </w:ins>
                      </m:ctrlPr>
                    </m:sSupPr>
                    <m:e>
                      <w:ins w:id="2971" w:author="The Si Tran" w:date="2012-12-06T00:30:00Z">
                        <m:r>
                          <w:rPr>
                            <w:rFonts w:ascii="Cambria Math" w:hAnsi="Cambria Math"/>
                            <w:lang w:val="fr-FR"/>
                          </w:rPr>
                          <m:t>σ</m:t>
                        </m:r>
                      </w:ins>
                    </m:e>
                    <m:sup>
                      <w:ins w:id="2972" w:author="The Si Tran" w:date="2012-12-06T00:30:00Z">
                        <m:r>
                          <m:rPr>
                            <m:sty m:val="p"/>
                          </m:rPr>
                          <w:rPr>
                            <w:rFonts w:ascii="Cambria Math" w:hAnsi="Cambria Math"/>
                            <w:lang w:val="fr-FR"/>
                          </w:rPr>
                          <m:t>2</m:t>
                        </m:r>
                      </w:ins>
                    </m:sup>
                  </m:sSup>
                  <w:ins w:id="2973"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2974"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2975" w:author="The Si Tran" w:date="2012-12-05T23:02:00Z">
            <w:rPr>
              <w:sz w:val="28"/>
              <w:szCs w:val="28"/>
              <w:lang w:val="fr-FR"/>
            </w:rPr>
          </w:rPrChange>
        </w:rPr>
        <w:pPrChange w:id="2976" w:author="The Si Tran" w:date="2012-12-15T07:53:00Z">
          <w:pPr>
            <w:ind w:firstLine="547"/>
          </w:pPr>
        </w:pPrChange>
      </w:pPr>
      <w:r w:rsidRPr="0049233F">
        <w:rPr>
          <w:lang w:val="fr-FR"/>
          <w:rPrChange w:id="2977"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2978" w:author="The Si Tran" w:date="2012-12-15T07:53:00Z">
            <w:rPr>
              <w:sz w:val="28"/>
              <w:szCs w:val="28"/>
              <w:lang w:val="fr-FR"/>
            </w:rPr>
          </w:rPrChange>
        </w:rPr>
        <w:pPrChange w:id="2979" w:author="The Si Tran" w:date="2012-12-15T08:05:00Z">
          <w:pPr>
            <w:ind w:firstLine="547"/>
          </w:pPr>
        </w:pPrChange>
      </w:pPr>
      <w:ins w:id="2980"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2981"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2982" w:author="The Si Tran" w:date="2012-12-06T00:37:00Z"/>
          <w:lang w:val="fr-FR"/>
          <w:rPrChange w:id="2983" w:author="The Si Tran" w:date="2012-12-06T00:37:00Z">
            <w:rPr>
              <w:ins w:id="2984" w:author="The Si Tran" w:date="2012-12-06T00:37:00Z"/>
              <w:rFonts w:ascii="Cambria Math" w:hAnsi="Cambria Math"/>
              <w:i/>
              <w:szCs w:val="26"/>
              <w:lang w:val="fr-FR"/>
            </w:rPr>
          </w:rPrChange>
        </w:rPr>
        <w:pPrChange w:id="2985" w:author="The Si Tran" w:date="2012-12-15T07:54:00Z">
          <w:pPr>
            <w:ind w:firstLine="547"/>
          </w:pPr>
        </w:pPrChange>
      </w:pPr>
      <w:del w:id="2986" w:author="The Si Tran" w:date="2012-12-06T00:33:00Z">
        <w:r w:rsidRPr="00B312F5" w:rsidDel="00CF4667">
          <w:rPr>
            <w:position w:val="-14"/>
            <w:lang w:val="fr-FR"/>
          </w:rPr>
          <w:object w:dxaOrig="3960" w:dyaOrig="380" w14:anchorId="6EB4E1F7">
            <v:shape id="_x0000_i1058" type="#_x0000_t75" style="width:4in;height:27.65pt" o:ole="">
              <v:imagedata r:id="rId82" o:title=""/>
            </v:shape>
            <o:OLEObject Type="Embed" ProgID="Equation.DSMT4" ShapeID="_x0000_i1058" DrawAspect="Content" ObjectID="_1417153760" r:id="rId83"/>
          </w:object>
        </w:r>
        <w:r w:rsidRPr="0049233F" w:rsidDel="00CF4667">
          <w:rPr>
            <w:lang w:val="fr-FR"/>
            <w:rPrChange w:id="2987" w:author="The Si Tran" w:date="2012-12-05T23:02:00Z">
              <w:rPr>
                <w:sz w:val="28"/>
                <w:szCs w:val="28"/>
                <w:lang w:val="fr-FR"/>
              </w:rPr>
            </w:rPrChange>
          </w:rPr>
          <w:delText>.</w:delText>
        </w:r>
      </w:del>
      <w:ins w:id="2988"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2989" w:author="The Si Tran" w:date="2012-12-15T07:54:00Z">
            <w:rPr>
              <w:sz w:val="28"/>
              <w:szCs w:val="28"/>
              <w:lang w:val="fr-FR"/>
            </w:rPr>
          </w:rPrChange>
        </w:rPr>
        <w:pPrChange w:id="2990" w:author="The Si Tran" w:date="2012-12-15T07:54:00Z">
          <w:pPr>
            <w:ind w:firstLine="547"/>
          </w:pPr>
        </w:pPrChange>
      </w:pPr>
      <w:ins w:id="2991"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2992" w:author="The Si Tran" w:date="2012-12-06T00:37:00Z"/>
          <w:szCs w:val="26"/>
          <w:lang w:val="fr-FR"/>
          <w:rPrChange w:id="2993" w:author="The Si Tran" w:date="2012-12-05T23:02:00Z">
            <w:rPr>
              <w:del w:id="2994" w:author="The Si Tran" w:date="2012-12-06T00:37:00Z"/>
              <w:sz w:val="28"/>
              <w:szCs w:val="28"/>
              <w:lang w:val="fr-FR"/>
            </w:rPr>
          </w:rPrChange>
        </w:rPr>
      </w:pPr>
      <w:ins w:id="2995"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2996" w:author="The Si Tran" w:date="2012-12-06T00:37:00Z"/>
          <w:szCs w:val="26"/>
          <w:lang w:val="fr-FR"/>
          <w:rPrChange w:id="2997" w:author="The Si Tran" w:date="2012-12-05T23:02:00Z">
            <w:rPr>
              <w:del w:id="2998" w:author="The Si Tran" w:date="2012-12-06T00:37:00Z"/>
              <w:sz w:val="28"/>
              <w:szCs w:val="28"/>
              <w:lang w:val="fr-FR"/>
            </w:rPr>
          </w:rPrChange>
        </w:rPr>
      </w:pPr>
      <w:del w:id="2999" w:author="The Si Tran" w:date="2012-12-06T00:35:00Z">
        <w:r w:rsidRPr="00B312F5" w:rsidDel="00A35187">
          <w:rPr>
            <w:position w:val="-14"/>
            <w:szCs w:val="26"/>
            <w:lang w:val="fr-FR"/>
          </w:rPr>
          <w:object w:dxaOrig="4599" w:dyaOrig="380" w14:anchorId="2C4DA43D">
            <v:shape id="_x0000_i1059" type="#_x0000_t75" style="width:332.35pt;height:27.65pt" o:ole="">
              <v:imagedata r:id="rId84" o:title=""/>
            </v:shape>
            <o:OLEObject Type="Embed" ProgID="Equation.DSMT4" ShapeID="_x0000_i1059" DrawAspect="Content" ObjectID="_1417153761" r:id="rId85"/>
          </w:object>
        </w:r>
      </w:del>
    </w:p>
    <w:p w14:paraId="170D0928" w14:textId="6599E7AC" w:rsidR="005947EE" w:rsidRPr="00097101" w:rsidRDefault="006A21F7">
      <w:pPr>
        <w:tabs>
          <w:tab w:val="left" w:pos="1440"/>
        </w:tabs>
        <w:rPr>
          <w:ins w:id="3000" w:author="The Si Tran" w:date="2012-12-06T00:43:00Z"/>
          <w:lang w:val="fr-FR"/>
          <w:rPrChange w:id="3001" w:author="The Si Tran" w:date="2012-12-15T07:55:00Z">
            <w:rPr>
              <w:ins w:id="3002" w:author="The Si Tran" w:date="2012-12-06T00:43:00Z"/>
              <w:rFonts w:ascii="Cambria Math" w:hAnsi="Cambria Math"/>
              <w:i/>
              <w:szCs w:val="26"/>
              <w:lang w:val="fr-FR"/>
            </w:rPr>
          </w:rPrChange>
        </w:rPr>
        <w:pPrChange w:id="3003" w:author="The Si Tran" w:date="2012-12-15T07:55:00Z">
          <w:pPr>
            <w:ind w:firstLine="547"/>
          </w:pPr>
        </w:pPrChange>
      </w:pPr>
      <w:del w:id="3004" w:author="The Si Tran" w:date="2012-12-06T00:37:00Z">
        <w:r w:rsidRPr="0049233F" w:rsidDel="00A92BAB">
          <w:rPr>
            <w:lang w:val="fr-FR"/>
            <w:rPrChange w:id="3005" w:author="The Si Tran" w:date="2012-12-05T23:02:00Z">
              <w:rPr>
                <w:sz w:val="28"/>
                <w:szCs w:val="28"/>
                <w:lang w:val="fr-FR"/>
              </w:rPr>
            </w:rPrChange>
          </w:rPr>
          <w:delText xml:space="preserve">                </w:delText>
        </w:r>
      </w:del>
      <w:del w:id="3006" w:author="The Si Tran" w:date="2012-12-06T00:39:00Z">
        <w:r w:rsidRPr="0049233F" w:rsidDel="00E270B0">
          <w:rPr>
            <w:lang w:val="fr-FR"/>
            <w:rPrChange w:id="3007" w:author="The Si Tran" w:date="2012-12-05T23:02:00Z">
              <w:rPr>
                <w:sz w:val="28"/>
                <w:szCs w:val="28"/>
                <w:lang w:val="fr-FR"/>
              </w:rPr>
            </w:rPrChange>
          </w:rPr>
          <w:delText xml:space="preserve">              </w:delText>
        </w:r>
      </w:del>
      <w:ins w:id="3008"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009" w:author="The Si Tran" w:date="2012-12-14T04:51:00Z"/>
          <w:szCs w:val="26"/>
          <w:lang w:val="fr-FR"/>
          <w:rPrChange w:id="3010" w:author="The Si Tran" w:date="2012-12-05T23:02:00Z">
            <w:rPr>
              <w:del w:id="3011" w:author="The Si Tran" w:date="2012-12-14T04:51:00Z"/>
              <w:sz w:val="28"/>
              <w:szCs w:val="28"/>
              <w:lang w:val="fr-FR"/>
            </w:rPr>
          </w:rPrChange>
        </w:rPr>
        <w:pPrChange w:id="3012" w:author="The Si Tran" w:date="2012-12-06T00:39:00Z">
          <w:pPr>
            <w:ind w:firstLine="547"/>
          </w:pPr>
        </w:pPrChange>
      </w:pPr>
      <w:ins w:id="3013" w:author="The Si Tran" w:date="2012-12-06T00:39:00Z">
        <m:oMath>
          <m:r>
            <w:rPr>
              <w:rFonts w:ascii="Cambria Math" w:hAnsi="Cambria Math"/>
              <w:szCs w:val="26"/>
              <w:lang w:val="fr-FR"/>
            </w:rPr>
            <w:lastRenderedPageBreak/>
            <m:t>=</m:t>
          </m:r>
        </m:oMath>
      </w:ins>
      <m:oMath>
        <m:d>
          <m:dPr>
            <m:begChr m:val="{"/>
            <m:endChr m:val=""/>
            <m:ctrlPr>
              <w:ins w:id="3014" w:author="The Si Tran" w:date="2012-12-06T00:41:00Z">
                <w:rPr>
                  <w:rFonts w:ascii="Cambria Math" w:hAnsi="Cambria Math"/>
                  <w:i/>
                  <w:szCs w:val="26"/>
                  <w:lang w:val="fr-FR"/>
                </w:rPr>
              </w:ins>
            </m:ctrlPr>
          </m:dPr>
          <m:e>
            <m:eqArr>
              <m:eqArrPr>
                <m:ctrlPr>
                  <w:ins w:id="3015" w:author="The Si Tran" w:date="2012-12-06T00:41:00Z">
                    <w:rPr>
                      <w:rFonts w:ascii="Cambria Math" w:hAnsi="Cambria Math"/>
                      <w:i/>
                      <w:szCs w:val="26"/>
                      <w:lang w:val="fr-FR"/>
                    </w:rPr>
                  </w:ins>
                </m:ctrlPr>
              </m:eqArrPr>
              <m:e>
                <m:sSup>
                  <m:sSupPr>
                    <m:ctrlPr>
                      <w:ins w:id="3016" w:author="The Si Tran" w:date="2012-12-06T00:42:00Z">
                        <w:rPr>
                          <w:rFonts w:ascii="Cambria Math" w:hAnsi="Cambria Math"/>
                          <w:i/>
                          <w:szCs w:val="26"/>
                          <w:lang w:val="fr-FR"/>
                        </w:rPr>
                      </w:ins>
                    </m:ctrlPr>
                  </m:sSupPr>
                  <m:e>
                    <w:ins w:id="3017" w:author="The Si Tran" w:date="2012-12-06T00:42:00Z">
                      <m:r>
                        <w:rPr>
                          <w:rFonts w:ascii="Cambria Math" w:hAnsi="Cambria Math"/>
                          <w:szCs w:val="26"/>
                          <w:lang w:val="fr-FR"/>
                        </w:rPr>
                        <m:t>σ</m:t>
                      </m:r>
                    </w:ins>
                  </m:e>
                  <m:sup>
                    <w:ins w:id="3018" w:author="The Si Tran" w:date="2012-12-06T00:42:00Z">
                      <m:r>
                        <w:rPr>
                          <w:rFonts w:ascii="Cambria Math" w:hAnsi="Cambria Math"/>
                          <w:szCs w:val="26"/>
                          <w:lang w:val="fr-FR"/>
                        </w:rPr>
                        <m:t>2</m:t>
                      </m:r>
                    </w:ins>
                  </m:sup>
                </m:sSup>
                <m:d>
                  <m:dPr>
                    <m:ctrlPr>
                      <w:ins w:id="3019" w:author="The Si Tran" w:date="2012-12-06T00:42:00Z">
                        <w:rPr>
                          <w:rFonts w:ascii="Cambria Math" w:hAnsi="Cambria Math"/>
                          <w:i/>
                          <w:szCs w:val="26"/>
                          <w:lang w:val="fr-FR"/>
                        </w:rPr>
                      </w:ins>
                    </m:ctrlPr>
                  </m:dPr>
                  <m:e>
                    <w:ins w:id="3020" w:author="The Si Tran" w:date="2012-12-06T00:42:00Z">
                      <m:r>
                        <w:rPr>
                          <w:rFonts w:ascii="Cambria Math" w:hAnsi="Cambria Math"/>
                          <w:szCs w:val="26"/>
                          <w:lang w:val="fr-FR"/>
                        </w:rPr>
                        <m:t>-</m:t>
                      </m:r>
                    </w:ins>
                    <m:sSub>
                      <m:sSubPr>
                        <m:ctrlPr>
                          <w:ins w:id="3021" w:author="The Si Tran" w:date="2012-12-06T00:42:00Z">
                            <w:rPr>
                              <w:rFonts w:ascii="Cambria Math" w:hAnsi="Cambria Math"/>
                              <w:i/>
                              <w:szCs w:val="26"/>
                              <w:lang w:val="fr-FR"/>
                            </w:rPr>
                          </w:ins>
                        </m:ctrlPr>
                      </m:sSubPr>
                      <m:e>
                        <w:ins w:id="3022" w:author="The Si Tran" w:date="2012-12-06T00:43:00Z">
                          <m:r>
                            <w:rPr>
                              <w:rFonts w:ascii="Cambria Math" w:hAnsi="Cambria Math"/>
                              <w:szCs w:val="26"/>
                              <w:lang w:val="fr-FR"/>
                            </w:rPr>
                            <m:t>θ</m:t>
                          </m:r>
                        </w:ins>
                      </m:e>
                      <m:sub>
                        <w:ins w:id="3023" w:author="The Si Tran" w:date="2012-12-06T00:42:00Z">
                          <m:r>
                            <w:rPr>
                              <w:rFonts w:ascii="Cambria Math" w:hAnsi="Cambria Math"/>
                              <w:szCs w:val="26"/>
                              <w:lang w:val="fr-FR"/>
                            </w:rPr>
                            <m:t>k</m:t>
                          </m:r>
                        </w:ins>
                      </m:sub>
                    </m:sSub>
                    <w:ins w:id="3024" w:author="The Si Tran" w:date="2012-12-06T00:43:00Z">
                      <m:r>
                        <w:rPr>
                          <w:rFonts w:ascii="Cambria Math" w:hAnsi="Cambria Math"/>
                          <w:szCs w:val="26"/>
                          <w:lang w:val="fr-FR"/>
                        </w:rPr>
                        <m:t>+</m:t>
                      </m:r>
                    </w:ins>
                    <m:sSub>
                      <m:sSubPr>
                        <m:ctrlPr>
                          <w:ins w:id="3025" w:author="The Si Tran" w:date="2012-12-06T00:43:00Z">
                            <w:rPr>
                              <w:rFonts w:ascii="Cambria Math" w:hAnsi="Cambria Math"/>
                              <w:i/>
                              <w:szCs w:val="26"/>
                              <w:lang w:val="fr-FR"/>
                            </w:rPr>
                          </w:ins>
                        </m:ctrlPr>
                      </m:sSubPr>
                      <m:e>
                        <w:ins w:id="3026" w:author="The Si Tran" w:date="2012-12-06T00:43:00Z">
                          <m:r>
                            <w:rPr>
                              <w:rFonts w:ascii="Cambria Math" w:hAnsi="Cambria Math"/>
                              <w:szCs w:val="26"/>
                              <w:lang w:val="fr-FR"/>
                            </w:rPr>
                            <m:t>θ</m:t>
                          </m:r>
                        </w:ins>
                      </m:e>
                      <m:sub>
                        <w:ins w:id="3027" w:author="The Si Tran" w:date="2012-12-06T00:43:00Z">
                          <m:r>
                            <w:rPr>
                              <w:rFonts w:ascii="Cambria Math" w:hAnsi="Cambria Math"/>
                              <w:szCs w:val="26"/>
                              <w:lang w:val="fr-FR"/>
                            </w:rPr>
                            <m:t>1</m:t>
                          </m:r>
                        </w:ins>
                      </m:sub>
                    </m:sSub>
                    <m:sSub>
                      <m:sSubPr>
                        <m:ctrlPr>
                          <w:ins w:id="3028" w:author="The Si Tran" w:date="2012-12-06T00:43:00Z">
                            <w:rPr>
                              <w:rFonts w:ascii="Cambria Math" w:hAnsi="Cambria Math"/>
                              <w:i/>
                              <w:szCs w:val="26"/>
                              <w:lang w:val="fr-FR"/>
                            </w:rPr>
                          </w:ins>
                        </m:ctrlPr>
                      </m:sSubPr>
                      <m:e>
                        <w:ins w:id="3029" w:author="The Si Tran" w:date="2012-12-06T00:43:00Z">
                          <m:r>
                            <w:rPr>
                              <w:rFonts w:ascii="Cambria Math" w:hAnsi="Cambria Math"/>
                              <w:szCs w:val="26"/>
                              <w:lang w:val="fr-FR"/>
                            </w:rPr>
                            <m:t>θ</m:t>
                          </m:r>
                        </w:ins>
                      </m:e>
                      <m:sub>
                        <w:ins w:id="3030" w:author="The Si Tran" w:date="2012-12-06T00:43:00Z">
                          <m:r>
                            <w:rPr>
                              <w:rFonts w:ascii="Cambria Math" w:hAnsi="Cambria Math"/>
                              <w:szCs w:val="26"/>
                              <w:lang w:val="fr-FR"/>
                            </w:rPr>
                            <m:t>k+1</m:t>
                          </m:r>
                        </w:ins>
                      </m:sub>
                    </m:sSub>
                    <w:ins w:id="3031" w:author="The Si Tran" w:date="2012-12-06T00:43:00Z">
                      <m:r>
                        <w:rPr>
                          <w:rFonts w:ascii="Cambria Math" w:hAnsi="Cambria Math"/>
                          <w:szCs w:val="26"/>
                          <w:lang w:val="fr-FR"/>
                        </w:rPr>
                        <m:t>+…+</m:t>
                      </m:r>
                    </w:ins>
                    <m:sSub>
                      <m:sSubPr>
                        <m:ctrlPr>
                          <w:ins w:id="3032" w:author="The Si Tran" w:date="2012-12-06T00:43:00Z">
                            <w:rPr>
                              <w:rFonts w:ascii="Cambria Math" w:hAnsi="Cambria Math"/>
                              <w:i/>
                              <w:szCs w:val="26"/>
                              <w:lang w:val="fr-FR"/>
                            </w:rPr>
                          </w:ins>
                        </m:ctrlPr>
                      </m:sSubPr>
                      <m:e>
                        <w:ins w:id="3033" w:author="The Si Tran" w:date="2012-12-06T00:43:00Z">
                          <m:r>
                            <w:rPr>
                              <w:rFonts w:ascii="Cambria Math" w:hAnsi="Cambria Math"/>
                              <w:szCs w:val="26"/>
                              <w:lang w:val="fr-FR"/>
                            </w:rPr>
                            <m:t>θ</m:t>
                          </m:r>
                        </w:ins>
                      </m:e>
                      <m:sub>
                        <w:ins w:id="3034" w:author="The Si Tran" w:date="2012-12-06T00:43:00Z">
                          <m:r>
                            <w:rPr>
                              <w:rFonts w:ascii="Cambria Math" w:hAnsi="Cambria Math"/>
                              <w:szCs w:val="26"/>
                              <w:lang w:val="fr-FR"/>
                            </w:rPr>
                            <m:t>q-k</m:t>
                          </m:r>
                        </w:ins>
                      </m:sub>
                    </m:sSub>
                    <m:sSub>
                      <m:sSubPr>
                        <m:ctrlPr>
                          <w:ins w:id="3035" w:author="The Si Tran" w:date="2012-12-06T00:43:00Z">
                            <w:rPr>
                              <w:rFonts w:ascii="Cambria Math" w:hAnsi="Cambria Math"/>
                              <w:i/>
                              <w:szCs w:val="26"/>
                              <w:lang w:val="fr-FR"/>
                            </w:rPr>
                          </w:ins>
                        </m:ctrlPr>
                      </m:sSubPr>
                      <m:e>
                        <w:ins w:id="3036" w:author="The Si Tran" w:date="2012-12-06T00:43:00Z">
                          <m:r>
                            <w:rPr>
                              <w:rFonts w:ascii="Cambria Math" w:hAnsi="Cambria Math"/>
                              <w:szCs w:val="26"/>
                              <w:lang w:val="fr-FR"/>
                            </w:rPr>
                            <m:t>θ</m:t>
                          </m:r>
                        </w:ins>
                      </m:e>
                      <m:sub>
                        <w:ins w:id="3037" w:author="The Si Tran" w:date="2012-12-06T00:43:00Z">
                          <m:r>
                            <w:rPr>
                              <w:rFonts w:ascii="Cambria Math" w:hAnsi="Cambria Math"/>
                              <w:szCs w:val="26"/>
                              <w:lang w:val="fr-FR"/>
                            </w:rPr>
                            <m:t>k</m:t>
                          </m:r>
                        </w:ins>
                      </m:sub>
                    </m:sSub>
                  </m:e>
                </m:d>
                <w:ins w:id="3038" w:author="The Si Tran" w:date="2012-12-06T00:42:00Z">
                  <m:r>
                    <w:rPr>
                      <w:rFonts w:ascii="Cambria Math" w:hAnsi="Cambria Math"/>
                      <w:szCs w:val="26"/>
                      <w:lang w:val="fr-FR"/>
                    </w:rPr>
                    <m:t>,   k=1,2,…,q</m:t>
                  </m:r>
                </w:ins>
              </m:e>
              <m:e>
                <w:ins w:id="3039" w:author="The Si Tran" w:date="2012-12-06T00:44:00Z">
                  <m:r>
                    <w:rPr>
                      <w:rFonts w:ascii="Cambria Math" w:hAnsi="Cambria Math"/>
                      <w:szCs w:val="26"/>
                      <w:lang w:val="fr-FR"/>
                    </w:rPr>
                    <m:t xml:space="preserve">0,                                         k&gt;q </m:t>
                  </m:r>
                </w:ins>
              </m:e>
            </m:eqArr>
          </m:e>
        </m:d>
      </m:oMath>
      <w:del w:id="3040" w:author="The Si Tran" w:date="2012-12-06T00:37:00Z">
        <w:r w:rsidRPr="00B312F5" w:rsidDel="00A92BAB">
          <w:rPr>
            <w:position w:val="-14"/>
            <w:szCs w:val="26"/>
            <w:lang w:val="fr-FR"/>
          </w:rPr>
          <w:object w:dxaOrig="2040" w:dyaOrig="400" w14:anchorId="39A27407">
            <v:shape id="_x0000_i1060" type="#_x0000_t75" style="width:138.15pt;height:28.45pt" o:ole="">
              <v:imagedata r:id="rId86" o:title=""/>
            </v:shape>
            <o:OLEObject Type="Embed" ProgID="Equation.DSMT4" ShapeID="_x0000_i1060" DrawAspect="Content" ObjectID="_1417153762" r:id="rId87"/>
          </w:object>
        </w:r>
        <w:r w:rsidRPr="0049233F" w:rsidDel="00A92BAB">
          <w:rPr>
            <w:szCs w:val="26"/>
            <w:lang w:val="fr-FR"/>
            <w:rPrChange w:id="3041"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042" w:author="The Si Tran" w:date="2012-12-06T00:45:00Z"/>
          <w:szCs w:val="26"/>
          <w:lang w:val="fr-FR"/>
          <w:rPrChange w:id="3043" w:author="The Si Tran" w:date="2012-12-05T23:02:00Z">
            <w:rPr>
              <w:del w:id="3044" w:author="The Si Tran" w:date="2012-12-06T00:45:00Z"/>
              <w:sz w:val="28"/>
              <w:szCs w:val="28"/>
              <w:lang w:val="fr-FR"/>
            </w:rPr>
          </w:rPrChange>
        </w:rPr>
      </w:pPr>
      <w:del w:id="3045" w:author="The Si Tran" w:date="2012-12-06T00:41:00Z">
        <w:r w:rsidRPr="00B312F5" w:rsidDel="005947EE">
          <w:rPr>
            <w:position w:val="-12"/>
            <w:szCs w:val="26"/>
            <w:lang w:val="fr-FR"/>
          </w:rPr>
          <w:object w:dxaOrig="1960" w:dyaOrig="360" w14:anchorId="284A0F67">
            <v:shape id="_x0000_i1061" type="#_x0000_t75" style="width:153.2pt;height:27.65pt" o:ole="">
              <v:imagedata r:id="rId88" o:title=""/>
            </v:shape>
            <o:OLEObject Type="Embed" ProgID="Equation.DSMT4" ShapeID="_x0000_i1061" DrawAspect="Content" ObjectID="_1417153763" r:id="rId89"/>
          </w:object>
        </w:r>
      </w:del>
    </w:p>
    <w:p w14:paraId="21F18D80" w14:textId="77777777" w:rsidR="006A21F7" w:rsidRPr="0049233F" w:rsidDel="00EE6AC2" w:rsidRDefault="006A21F7">
      <w:pPr>
        <w:ind w:left="1980" w:firstLine="0"/>
        <w:rPr>
          <w:del w:id="3046" w:author="The Si Tran" w:date="2012-12-06T00:44:00Z"/>
          <w:szCs w:val="26"/>
          <w:lang w:val="pt-BR"/>
          <w:rPrChange w:id="3047" w:author="The Si Tran" w:date="2012-12-05T23:02:00Z">
            <w:rPr>
              <w:del w:id="3048" w:author="The Si Tran" w:date="2012-12-06T00:44:00Z"/>
              <w:sz w:val="28"/>
              <w:szCs w:val="28"/>
              <w:lang w:val="pt-BR"/>
            </w:rPr>
          </w:rPrChange>
        </w:rPr>
        <w:pPrChange w:id="3049" w:author="The Si Tran" w:date="2012-12-06T00:45:00Z">
          <w:pPr>
            <w:ind w:firstLine="547"/>
          </w:pPr>
        </w:pPrChange>
      </w:pPr>
      <w:del w:id="3050" w:author="The Si Tran" w:date="2012-12-06T00:45:00Z">
        <w:r w:rsidRPr="0049233F" w:rsidDel="001D36B5">
          <w:rPr>
            <w:szCs w:val="26"/>
            <w:lang w:val="pt-BR"/>
            <w:rPrChange w:id="3051" w:author="The Si Tran" w:date="2012-12-05T23:02:00Z">
              <w:rPr>
                <w:sz w:val="28"/>
                <w:szCs w:val="28"/>
                <w:lang w:val="pt-BR"/>
              </w:rPr>
            </w:rPrChange>
          </w:rPr>
          <w:delText xml:space="preserve">            </w:delText>
        </w:r>
      </w:del>
      <w:del w:id="3052" w:author="The Si Tran" w:date="2012-12-06T00:44:00Z">
        <w:r w:rsidRPr="00B312F5" w:rsidDel="00EE6AC2">
          <w:rPr>
            <w:position w:val="-34"/>
            <w:szCs w:val="26"/>
            <w:lang w:val="fr-FR"/>
          </w:rPr>
          <w:object w:dxaOrig="4400" w:dyaOrig="800" w14:anchorId="3C3DBA9C">
            <v:shape id="_x0000_i1062" type="#_x0000_t75" style="width:318.15pt;height:57.75pt" o:ole="">
              <v:imagedata r:id="rId90" o:title=""/>
            </v:shape>
            <o:OLEObject Type="Embed" ProgID="Equation.DSMT4" ShapeID="_x0000_i1062" DrawAspect="Content" ObjectID="_1417153764" r:id="rId91"/>
          </w:object>
        </w:r>
      </w:del>
    </w:p>
    <w:p w14:paraId="4ACE3B0B" w14:textId="77777777" w:rsidR="006A21F7" w:rsidRPr="0049233F" w:rsidRDefault="006A21F7">
      <w:pPr>
        <w:ind w:left="1980" w:firstLine="0"/>
        <w:jc w:val="left"/>
        <w:rPr>
          <w:szCs w:val="26"/>
          <w:lang w:val="pt-BR"/>
          <w:rPrChange w:id="3053" w:author="The Si Tran" w:date="2012-12-05T23:02:00Z">
            <w:rPr>
              <w:sz w:val="28"/>
              <w:szCs w:val="28"/>
              <w:lang w:val="pt-BR"/>
            </w:rPr>
          </w:rPrChange>
        </w:rPr>
        <w:pPrChange w:id="3054" w:author="The Si Tran" w:date="2012-12-14T04:51:00Z">
          <w:pPr>
            <w:ind w:firstLine="547"/>
          </w:pPr>
        </w:pPrChange>
      </w:pPr>
      <w:del w:id="3055" w:author="The Si Tran" w:date="2012-12-06T00:44:00Z">
        <w:r w:rsidRPr="0049233F" w:rsidDel="00EE6AC2">
          <w:rPr>
            <w:szCs w:val="26"/>
            <w:lang w:val="pt-BR"/>
            <w:rPrChange w:id="3056" w:author="The Si Tran" w:date="2012-12-05T23:02:00Z">
              <w:rPr>
                <w:sz w:val="28"/>
                <w:szCs w:val="28"/>
                <w:lang w:val="pt-BR"/>
              </w:rPr>
            </w:rPrChange>
          </w:rPr>
          <w:tab/>
        </w:r>
      </w:del>
    </w:p>
    <w:p w14:paraId="64BC0324" w14:textId="77777777" w:rsidR="006A21F7" w:rsidRDefault="006A21F7" w:rsidP="006A21F7">
      <w:pPr>
        <w:ind w:firstLine="547"/>
        <w:rPr>
          <w:ins w:id="3057" w:author="The Si Tran" w:date="2012-12-06T00:45:00Z"/>
          <w:szCs w:val="26"/>
          <w:lang w:val="pt-BR"/>
        </w:rPr>
      </w:pPr>
      <w:r w:rsidRPr="0049233F">
        <w:rPr>
          <w:szCs w:val="26"/>
          <w:lang w:val="pt-BR"/>
          <w:rPrChange w:id="3058" w:author="The Si Tran" w:date="2012-12-05T23:02:00Z">
            <w:rPr>
              <w:sz w:val="28"/>
              <w:szCs w:val="28"/>
              <w:lang w:val="pt-BR"/>
            </w:rPr>
          </w:rPrChange>
        </w:rPr>
        <w:t xml:space="preserve">Từ đó ta có hàm tự tương quan của chuỗi </w:t>
      </w:r>
      <w:del w:id="3059" w:author="The Si Tran" w:date="2012-12-06T00:45:00Z">
        <w:r w:rsidRPr="0049233F" w:rsidDel="001D36B5">
          <w:rPr>
            <w:szCs w:val="26"/>
            <w:lang w:val="pt-BR"/>
            <w:rPrChange w:id="3060" w:author="The Si Tran" w:date="2012-12-05T23:02:00Z">
              <w:rPr>
                <w:sz w:val="28"/>
                <w:szCs w:val="28"/>
                <w:lang w:val="pt-BR"/>
              </w:rPr>
            </w:rPrChange>
          </w:rPr>
          <w:delText>{y</w:delText>
        </w:r>
        <w:r w:rsidRPr="0049233F" w:rsidDel="001D36B5">
          <w:rPr>
            <w:szCs w:val="26"/>
            <w:vertAlign w:val="subscript"/>
            <w:lang w:val="pt-BR"/>
            <w:rPrChange w:id="3061" w:author="The Si Tran" w:date="2012-12-05T23:02:00Z">
              <w:rPr>
                <w:sz w:val="28"/>
                <w:szCs w:val="28"/>
                <w:vertAlign w:val="subscript"/>
                <w:lang w:val="pt-BR"/>
              </w:rPr>
            </w:rPrChange>
          </w:rPr>
          <w:delText>t</w:delText>
        </w:r>
        <w:r w:rsidRPr="0049233F" w:rsidDel="001D36B5">
          <w:rPr>
            <w:szCs w:val="26"/>
            <w:lang w:val="pt-BR"/>
            <w:rPrChange w:id="3062" w:author="The Si Tran" w:date="2012-12-05T23:02:00Z">
              <w:rPr>
                <w:sz w:val="28"/>
                <w:szCs w:val="28"/>
                <w:lang w:val="pt-BR"/>
              </w:rPr>
            </w:rPrChange>
          </w:rPr>
          <w:delText>}.</w:delText>
        </w:r>
      </w:del>
      <m:oMath>
        <m:d>
          <m:dPr>
            <m:begChr m:val="{"/>
            <m:endChr m:val="}"/>
            <m:ctrlPr>
              <w:ins w:id="3063" w:author="The Si Tran" w:date="2012-12-06T00:45:00Z">
                <w:rPr>
                  <w:rFonts w:ascii="Cambria Math" w:hAnsi="Cambria Math"/>
                  <w:i/>
                  <w:szCs w:val="26"/>
                  <w:lang w:val="pt-BR"/>
                </w:rPr>
              </w:ins>
            </m:ctrlPr>
          </m:dPr>
          <m:e>
            <m:sSub>
              <m:sSubPr>
                <m:ctrlPr>
                  <w:ins w:id="3064" w:author="The Si Tran" w:date="2012-12-06T00:45:00Z">
                    <w:rPr>
                      <w:rFonts w:ascii="Cambria Math" w:hAnsi="Cambria Math"/>
                      <w:i/>
                      <w:szCs w:val="26"/>
                      <w:lang w:val="pt-BR"/>
                    </w:rPr>
                  </w:ins>
                </m:ctrlPr>
              </m:sSubPr>
              <m:e>
                <w:ins w:id="3065" w:author="The Si Tran" w:date="2012-12-06T00:45:00Z">
                  <m:r>
                    <w:rPr>
                      <w:rFonts w:ascii="Cambria Math" w:hAnsi="Cambria Math"/>
                      <w:szCs w:val="26"/>
                      <w:lang w:val="pt-BR"/>
                    </w:rPr>
                    <m:t>y</m:t>
                  </m:r>
                </w:ins>
              </m:e>
              <m:sub>
                <w:ins w:id="3066"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067" w:author="The Si Tran" w:date="2012-12-06T00:48:00Z"/>
          <w:sz w:val="28"/>
          <w:szCs w:val="28"/>
          <w:lang w:val="pt-BR"/>
        </w:rPr>
      </w:pPr>
      <w:ins w:id="3068" w:author="The Si Tran" w:date="2012-12-06T04:00:00Z">
        <w:r>
          <w:rPr>
            <w:szCs w:val="26"/>
            <w:lang w:val="pt-BR"/>
          </w:rPr>
          <w:tab/>
        </w:r>
        <w:r>
          <w:rPr>
            <w:szCs w:val="26"/>
            <w:lang w:val="pt-BR"/>
          </w:rPr>
          <w:tab/>
        </w:r>
      </w:ins>
      <w:ins w:id="3069" w:author="The Si Tran" w:date="2012-12-06T00:48:00Z">
        <m:oMath>
          <m:r>
            <w:rPr>
              <w:rFonts w:ascii="Cambria Math" w:hAnsi="Cambria Math"/>
              <w:sz w:val="28"/>
              <w:szCs w:val="28"/>
              <w:lang w:val="pt-BR"/>
              <w:rPrChange w:id="3070"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071" w:author="The Si Tran" w:date="2012-12-14T04:46:00Z">
                    <w:rPr>
                      <w:rFonts w:ascii="Cambria Math" w:hAnsi="Cambria Math"/>
                      <w:szCs w:val="26"/>
                      <w:lang w:val="pt-BR"/>
                    </w:rPr>
                  </w:rPrChange>
                </w:rPr>
                <m:t>k</m:t>
              </m:r>
            </m:e>
          </m:d>
          <m:r>
            <w:rPr>
              <w:rFonts w:ascii="Cambria Math" w:hAnsi="Cambria Math"/>
              <w:sz w:val="28"/>
              <w:szCs w:val="28"/>
              <w:lang w:val="pt-BR"/>
              <w:rPrChange w:id="3072"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073" w:author="The Si Tran" w:date="2012-12-14T04:46:00Z">
                    <w:rPr>
                      <w:rFonts w:ascii="Cambria Math" w:hAnsi="Cambria Math"/>
                      <w:szCs w:val="26"/>
                      <w:lang w:val="pt-BR"/>
                    </w:rPr>
                  </w:rPrChange>
                </w:rPr>
                <m:t>γ(k)</m:t>
              </m:r>
            </m:num>
            <m:den>
              <m:r>
                <w:rPr>
                  <w:rFonts w:ascii="Cambria Math" w:hAnsi="Cambria Math"/>
                  <w:sz w:val="28"/>
                  <w:szCs w:val="28"/>
                  <w:lang w:val="pt-BR"/>
                  <w:rPrChange w:id="3074" w:author="The Si Tran" w:date="2012-12-14T04:46:00Z">
                    <w:rPr>
                      <w:rFonts w:ascii="Cambria Math" w:hAnsi="Cambria Math"/>
                      <w:szCs w:val="26"/>
                      <w:lang w:val="pt-BR"/>
                    </w:rPr>
                  </w:rPrChange>
                </w:rPr>
                <m:t>γ(0)</m:t>
              </m:r>
            </m:den>
          </m:f>
          <m:r>
            <w:rPr>
              <w:rFonts w:ascii="Cambria Math" w:hAnsi="Cambria Math"/>
              <w:sz w:val="28"/>
              <w:szCs w:val="28"/>
              <w:lang w:val="pt-BR"/>
              <w:rPrChange w:id="3075"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076"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077" w:author="The Si Tran" w:date="2012-12-14T04:46:00Z">
                                <w:rPr>
                                  <w:rFonts w:ascii="Cambria Math" w:hAnsi="Cambria Math"/>
                                  <w:szCs w:val="26"/>
                                  <w:lang w:val="fr-FR"/>
                                </w:rPr>
                              </w:rPrChange>
                            </w:rPr>
                            <m:t>θ</m:t>
                          </m:r>
                        </m:e>
                        <m:sub>
                          <m:r>
                            <w:rPr>
                              <w:rFonts w:ascii="Cambria Math" w:hAnsi="Cambria Math"/>
                              <w:sz w:val="28"/>
                              <w:szCs w:val="28"/>
                              <w:lang w:val="fr-FR"/>
                              <w:rPrChange w:id="3078" w:author="The Si Tran" w:date="2012-12-14T04:46:00Z">
                                <w:rPr>
                                  <w:rFonts w:ascii="Cambria Math" w:hAnsi="Cambria Math"/>
                                  <w:szCs w:val="26"/>
                                  <w:lang w:val="fr-FR"/>
                                </w:rPr>
                              </w:rPrChange>
                            </w:rPr>
                            <m:t>k</m:t>
                          </m:r>
                        </m:sub>
                      </m:sSub>
                      <m:r>
                        <w:rPr>
                          <w:rFonts w:ascii="Cambria Math" w:hAnsi="Cambria Math"/>
                          <w:sz w:val="28"/>
                          <w:szCs w:val="28"/>
                          <w:lang w:val="fr-FR"/>
                          <w:rPrChange w:id="307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080" w:author="The Si Tran" w:date="2012-12-14T04:46:00Z">
                                <w:rPr>
                                  <w:rFonts w:ascii="Cambria Math" w:hAnsi="Cambria Math"/>
                                  <w:szCs w:val="26"/>
                                  <w:lang w:val="fr-FR"/>
                                </w:rPr>
                              </w:rPrChange>
                            </w:rPr>
                            <m:t>θ</m:t>
                          </m:r>
                        </m:e>
                        <m:sub>
                          <m:r>
                            <w:rPr>
                              <w:rFonts w:ascii="Cambria Math" w:hAnsi="Cambria Math"/>
                              <w:sz w:val="28"/>
                              <w:szCs w:val="28"/>
                              <w:lang w:val="fr-FR"/>
                              <w:rPrChange w:id="3081"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082" w:author="The Si Tran" w:date="2012-12-14T04:46:00Z">
                                <w:rPr>
                                  <w:rFonts w:ascii="Cambria Math" w:hAnsi="Cambria Math"/>
                                  <w:szCs w:val="26"/>
                                  <w:lang w:val="fr-FR"/>
                                </w:rPr>
                              </w:rPrChange>
                            </w:rPr>
                            <m:t>θ</m:t>
                          </m:r>
                        </m:e>
                        <m:sub>
                          <m:r>
                            <w:rPr>
                              <w:rFonts w:ascii="Cambria Math" w:hAnsi="Cambria Math"/>
                              <w:sz w:val="28"/>
                              <w:szCs w:val="28"/>
                              <w:lang w:val="fr-FR"/>
                              <w:rPrChange w:id="3083" w:author="The Si Tran" w:date="2012-12-14T04:46:00Z">
                                <w:rPr>
                                  <w:rFonts w:ascii="Cambria Math" w:hAnsi="Cambria Math"/>
                                  <w:szCs w:val="26"/>
                                  <w:lang w:val="fr-FR"/>
                                </w:rPr>
                              </w:rPrChange>
                            </w:rPr>
                            <m:t>k+1</m:t>
                          </m:r>
                        </m:sub>
                      </m:sSub>
                      <m:r>
                        <w:rPr>
                          <w:rFonts w:ascii="Cambria Math" w:hAnsi="Cambria Math"/>
                          <w:sz w:val="28"/>
                          <w:szCs w:val="28"/>
                          <w:lang w:val="fr-FR"/>
                          <w:rPrChange w:id="3084" w:author="The Si Tran" w:date="2012-12-14T04:46:00Z">
                            <w:rPr>
                              <w:rFonts w:ascii="Cambria Math" w:hAnsi="Cambria Math"/>
                              <w:szCs w:val="26"/>
                              <w:lang w:val="fr-FR"/>
                            </w:rPr>
                          </w:rPrChange>
                        </w:rPr>
                        <m:t>+</m:t>
                      </m:r>
                      <m:r>
                        <w:rPr>
                          <w:rFonts w:ascii="Cambria Math" w:hAnsi="Cambria Math" w:hint="eastAsia"/>
                          <w:sz w:val="28"/>
                          <w:szCs w:val="28"/>
                          <w:lang w:val="fr-FR"/>
                          <w:rPrChange w:id="3085" w:author="The Si Tran" w:date="2012-12-14T04:46:00Z">
                            <w:rPr>
                              <w:rFonts w:ascii="Cambria Math" w:hAnsi="Cambria Math" w:hint="eastAsia"/>
                              <w:szCs w:val="26"/>
                              <w:lang w:val="fr-FR"/>
                            </w:rPr>
                          </w:rPrChange>
                        </w:rPr>
                        <m:t>…</m:t>
                      </m:r>
                      <m:r>
                        <w:rPr>
                          <w:rFonts w:ascii="Cambria Math" w:hAnsi="Cambria Math"/>
                          <w:sz w:val="28"/>
                          <w:szCs w:val="28"/>
                          <w:lang w:val="fr-FR"/>
                          <w:rPrChange w:id="3086"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087" w:author="The Si Tran" w:date="2012-12-14T04:46:00Z">
                                <w:rPr>
                                  <w:rFonts w:ascii="Cambria Math" w:hAnsi="Cambria Math"/>
                                  <w:szCs w:val="26"/>
                                  <w:lang w:val="fr-FR"/>
                                </w:rPr>
                              </w:rPrChange>
                            </w:rPr>
                            <m:t>θ</m:t>
                          </m:r>
                        </m:e>
                        <m:sub>
                          <m:r>
                            <w:rPr>
                              <w:rFonts w:ascii="Cambria Math" w:hAnsi="Cambria Math"/>
                              <w:sz w:val="28"/>
                              <w:szCs w:val="28"/>
                              <w:lang w:val="fr-FR"/>
                              <w:rPrChange w:id="3088"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089" w:author="The Si Tran" w:date="2012-12-14T04:46:00Z">
                                <w:rPr>
                                  <w:rFonts w:ascii="Cambria Math" w:hAnsi="Cambria Math"/>
                                  <w:szCs w:val="26"/>
                                  <w:lang w:val="fr-FR"/>
                                </w:rPr>
                              </w:rPrChange>
                            </w:rPr>
                            <m:t>θ</m:t>
                          </m:r>
                        </m:e>
                        <m:sub>
                          <m:r>
                            <w:rPr>
                              <w:rFonts w:ascii="Cambria Math" w:hAnsi="Cambria Math"/>
                              <w:sz w:val="28"/>
                              <w:szCs w:val="28"/>
                              <w:lang w:val="fr-FR"/>
                              <w:rPrChange w:id="3090"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091"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092" w:author="The Si Tran" w:date="2012-12-14T04:46:00Z">
                                <w:rPr>
                                  <w:rFonts w:ascii="Cambria Math" w:hAnsi="Cambria Math"/>
                                  <w:szCs w:val="26"/>
                                  <w:lang w:val="fr-FR"/>
                                </w:rPr>
                              </w:rPrChange>
                            </w:rPr>
                            <m:t>θ</m:t>
                          </m:r>
                        </m:e>
                        <m:sub>
                          <m:r>
                            <w:rPr>
                              <w:rFonts w:ascii="Cambria Math" w:hAnsi="Cambria Math"/>
                              <w:sz w:val="28"/>
                              <w:szCs w:val="28"/>
                              <w:lang w:val="fr-FR"/>
                              <w:rPrChange w:id="3093" w:author="The Si Tran" w:date="2012-12-14T04:46:00Z">
                                <w:rPr>
                                  <w:rFonts w:ascii="Cambria Math" w:hAnsi="Cambria Math"/>
                                  <w:szCs w:val="26"/>
                                  <w:lang w:val="fr-FR"/>
                                </w:rPr>
                              </w:rPrChange>
                            </w:rPr>
                            <m:t>1</m:t>
                          </m:r>
                        </m:sub>
                        <m:sup>
                          <m:r>
                            <w:rPr>
                              <w:rFonts w:ascii="Cambria Math" w:hAnsi="Cambria Math"/>
                              <w:sz w:val="28"/>
                              <w:szCs w:val="28"/>
                              <w:lang w:val="fr-FR"/>
                              <w:rPrChange w:id="3094" w:author="The Si Tran" w:date="2012-12-14T04:46:00Z">
                                <w:rPr>
                                  <w:rFonts w:ascii="Cambria Math" w:hAnsi="Cambria Math"/>
                                  <w:szCs w:val="26"/>
                                  <w:lang w:val="fr-FR"/>
                                </w:rPr>
                              </w:rPrChange>
                            </w:rPr>
                            <m:t>2</m:t>
                          </m:r>
                        </m:sup>
                      </m:sSubSup>
                      <m:r>
                        <w:rPr>
                          <w:rFonts w:ascii="Cambria Math" w:hAnsi="Cambria Math"/>
                          <w:sz w:val="28"/>
                          <w:szCs w:val="28"/>
                          <w:lang w:val="fr-FR"/>
                          <w:rPrChange w:id="3095" w:author="The Si Tran" w:date="2012-12-14T04:46:00Z">
                            <w:rPr>
                              <w:rFonts w:ascii="Cambria Math" w:hAnsi="Cambria Math"/>
                              <w:szCs w:val="26"/>
                              <w:lang w:val="fr-FR"/>
                            </w:rPr>
                          </w:rPrChange>
                        </w:rPr>
                        <m:t>+</m:t>
                      </m:r>
                      <m:r>
                        <w:rPr>
                          <w:rFonts w:ascii="Cambria Math" w:hAnsi="Cambria Math" w:hint="eastAsia"/>
                          <w:sz w:val="28"/>
                          <w:szCs w:val="28"/>
                          <w:lang w:val="fr-FR"/>
                          <w:rPrChange w:id="3096" w:author="The Si Tran" w:date="2012-12-14T04:46:00Z">
                            <w:rPr>
                              <w:rFonts w:ascii="Cambria Math" w:hAnsi="Cambria Math" w:hint="eastAsia"/>
                              <w:szCs w:val="26"/>
                              <w:lang w:val="fr-FR"/>
                            </w:rPr>
                          </w:rPrChange>
                        </w:rPr>
                        <m:t>…</m:t>
                      </m:r>
                      <m:r>
                        <w:rPr>
                          <w:rFonts w:ascii="Cambria Math" w:hAnsi="Cambria Math"/>
                          <w:sz w:val="28"/>
                          <w:szCs w:val="28"/>
                          <w:lang w:val="fr-FR"/>
                          <w:rPrChange w:id="3097"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098" w:author="The Si Tran" w:date="2012-12-14T04:46:00Z">
                                <w:rPr>
                                  <w:rFonts w:ascii="Cambria Math" w:hAnsi="Cambria Math"/>
                                  <w:szCs w:val="26"/>
                                  <w:lang w:val="fr-FR"/>
                                </w:rPr>
                              </w:rPrChange>
                            </w:rPr>
                            <m:t>θ</m:t>
                          </m:r>
                        </m:e>
                        <m:sub>
                          <m:r>
                            <w:rPr>
                              <w:rFonts w:ascii="Cambria Math" w:hAnsi="Cambria Math"/>
                              <w:sz w:val="28"/>
                              <w:szCs w:val="28"/>
                              <w:lang w:val="fr-FR"/>
                              <w:rPrChange w:id="3099" w:author="The Si Tran" w:date="2012-12-14T04:46:00Z">
                                <w:rPr>
                                  <w:rFonts w:ascii="Cambria Math" w:hAnsi="Cambria Math"/>
                                  <w:szCs w:val="26"/>
                                  <w:lang w:val="fr-FR"/>
                                </w:rPr>
                              </w:rPrChange>
                            </w:rPr>
                            <m:t>q</m:t>
                          </m:r>
                        </m:sub>
                        <m:sup>
                          <m:r>
                            <w:rPr>
                              <w:rFonts w:ascii="Cambria Math" w:hAnsi="Cambria Math"/>
                              <w:sz w:val="28"/>
                              <w:szCs w:val="28"/>
                              <w:lang w:val="fr-FR"/>
                              <w:rPrChange w:id="3100"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101" w:author="The Si Tran" w:date="2012-12-14T04:46:00Z">
                        <w:rPr>
                          <w:rFonts w:ascii="Cambria Math" w:hAnsi="Cambria Math"/>
                          <w:szCs w:val="26"/>
                          <w:lang w:val="pt-BR"/>
                        </w:rPr>
                      </w:rPrChange>
                    </w:rPr>
                    <m:t>,  k=1,2,</m:t>
                  </m:r>
                  <m:r>
                    <w:rPr>
                      <w:rFonts w:ascii="Cambria Math" w:hAnsi="Cambria Math" w:hint="eastAsia"/>
                      <w:sz w:val="28"/>
                      <w:szCs w:val="28"/>
                      <w:lang w:val="pt-BR"/>
                      <w:rPrChange w:id="3102" w:author="The Si Tran" w:date="2012-12-14T04:46:00Z">
                        <w:rPr>
                          <w:rFonts w:ascii="Cambria Math" w:hAnsi="Cambria Math" w:hint="eastAsia"/>
                          <w:szCs w:val="26"/>
                          <w:lang w:val="pt-BR"/>
                        </w:rPr>
                      </w:rPrChange>
                    </w:rPr>
                    <m:t>…</m:t>
                  </m:r>
                  <m:r>
                    <w:rPr>
                      <w:rFonts w:ascii="Cambria Math" w:hAnsi="Cambria Math"/>
                      <w:sz w:val="28"/>
                      <w:szCs w:val="28"/>
                      <w:lang w:val="pt-BR"/>
                      <w:rPrChange w:id="3103" w:author="The Si Tran" w:date="2012-12-14T04:46:00Z">
                        <w:rPr>
                          <w:rFonts w:ascii="Cambria Math" w:hAnsi="Cambria Math"/>
                          <w:szCs w:val="26"/>
                          <w:lang w:val="pt-BR"/>
                        </w:rPr>
                      </w:rPrChange>
                    </w:rPr>
                    <m:t>,q</m:t>
                  </m:r>
                </m:e>
                <m:e>
                  <m:r>
                    <w:rPr>
                      <w:rFonts w:ascii="Cambria Math" w:hAnsi="Cambria Math"/>
                      <w:sz w:val="28"/>
                      <w:szCs w:val="28"/>
                      <w:lang w:val="pt-BR"/>
                      <w:rPrChange w:id="3104"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105" w:author="The Si Tran" w:date="2012-12-06T00:48:00Z">
        <w:r w:rsidRPr="00EB4744" w:rsidDel="007701F2">
          <w:rPr>
            <w:position w:val="-52"/>
            <w:sz w:val="28"/>
            <w:szCs w:val="28"/>
            <w:lang w:val="pt-BR"/>
            <w:rPrChange w:id="3106" w:author="The Si Tran" w:date="2012-12-14T04:46:00Z">
              <w:rPr>
                <w:position w:val="-52"/>
                <w:sz w:val="28"/>
                <w:szCs w:val="28"/>
                <w:lang w:val="pt-BR"/>
              </w:rPr>
            </w:rPrChange>
          </w:rPr>
          <w:object w:dxaOrig="5440" w:dyaOrig="1160" w14:anchorId="272CC47F">
            <v:shape id="_x0000_i1063" type="#_x0000_t75" style="width:5in;height:75.35pt" o:ole="">
              <v:imagedata r:id="rId92" o:title=""/>
            </v:shape>
            <o:OLEObject Type="Embed" ProgID="Equation.DSMT4" ShapeID="_x0000_i1063" DrawAspect="Content" ObjectID="_1417153765" r:id="rId93"/>
          </w:object>
        </w:r>
      </w:del>
    </w:p>
    <w:p w14:paraId="009AFCBC" w14:textId="77777777" w:rsidR="006A21F7" w:rsidRPr="0049233F" w:rsidDel="004505B3" w:rsidRDefault="006A21F7">
      <w:pPr>
        <w:rPr>
          <w:del w:id="3107" w:author="The Si Tran" w:date="2012-12-14T04:52:00Z"/>
          <w:lang w:val="pt-BR"/>
          <w:rPrChange w:id="3108" w:author="The Si Tran" w:date="2012-12-05T23:02:00Z">
            <w:rPr>
              <w:del w:id="3109" w:author="The Si Tran" w:date="2012-12-14T04:52:00Z"/>
              <w:sz w:val="28"/>
              <w:szCs w:val="28"/>
              <w:lang w:val="pt-BR"/>
            </w:rPr>
          </w:rPrChange>
        </w:rPr>
        <w:pPrChange w:id="3110" w:author="The Si Tran" w:date="2012-12-15T07:57:00Z">
          <w:pPr>
            <w:ind w:firstLine="547"/>
          </w:pPr>
        </w:pPrChange>
      </w:pPr>
      <w:r w:rsidRPr="0049233F">
        <w:rPr>
          <w:lang w:val="pt-BR"/>
          <w:rPrChange w:id="3111"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112" w:author="The Si Tran" w:date="2012-12-06T20:10:00Z">
        <w:r w:rsidRPr="0049233F" w:rsidDel="00263465">
          <w:rPr>
            <w:lang w:val="pt-BR"/>
            <w:rPrChange w:id="3113" w:author="The Si Tran" w:date="2012-12-05T23:02:00Z">
              <w:rPr>
                <w:sz w:val="28"/>
                <w:szCs w:val="28"/>
                <w:lang w:val="pt-BR"/>
              </w:rPr>
            </w:rPrChange>
          </w:rPr>
          <w:delText xml:space="preserve">q </w:delText>
        </w:r>
      </w:del>
      <w:ins w:id="3114" w:author="The Si Tran" w:date="2012-12-06T20:10:00Z">
        <m:oMath>
          <m:r>
            <w:rPr>
              <w:rFonts w:ascii="Cambria Math" w:hAnsi="Cambria Math"/>
              <w:lang w:val="pt-BR"/>
            </w:rPr>
            <m:t>q</m:t>
          </m:r>
        </m:oMath>
      </w:ins>
      <w:ins w:id="3115" w:author="The Si Tran" w:date="2012-12-06T20:11:00Z">
        <w:r w:rsidR="00263465">
          <w:rPr>
            <w:lang w:val="pt-BR"/>
          </w:rPr>
          <w:t xml:space="preserve"> </w:t>
        </w:r>
      </w:ins>
      <w:r w:rsidRPr="0049233F">
        <w:rPr>
          <w:lang w:val="pt-BR"/>
          <w:rPrChange w:id="3116" w:author="The Si Tran" w:date="2012-12-05T23:02:00Z">
            <w:rPr>
              <w:sz w:val="28"/>
              <w:szCs w:val="28"/>
              <w:lang w:val="pt-BR"/>
            </w:rPr>
          </w:rPrChange>
        </w:rPr>
        <w:t xml:space="preserve">thì hệ số tự tương quan của nó sẽ bằng không với những độ trễ lớn hơn </w:t>
      </w:r>
      <w:ins w:id="3117" w:author="The Si Tran" w:date="2012-12-06T20:11:00Z">
        <m:oMath>
          <m:r>
            <w:rPr>
              <w:rFonts w:ascii="Cambria Math" w:hAnsi="Cambria Math"/>
              <w:lang w:val="pt-BR"/>
            </w:rPr>
            <m:t>q</m:t>
          </m:r>
        </m:oMath>
        <w:r w:rsidR="00542651" w:rsidRPr="0049233F">
          <w:rPr>
            <w:lang w:val="pt-BR"/>
          </w:rPr>
          <w:t xml:space="preserve"> </w:t>
        </w:r>
      </w:ins>
      <w:del w:id="3118" w:author="The Si Tran" w:date="2012-12-06T20:11:00Z">
        <w:r w:rsidRPr="0049233F" w:rsidDel="00542651">
          <w:rPr>
            <w:lang w:val="pt-BR"/>
            <w:rPrChange w:id="3119" w:author="The Si Tran" w:date="2012-12-05T23:02:00Z">
              <w:rPr>
                <w:sz w:val="28"/>
                <w:szCs w:val="28"/>
                <w:lang w:val="pt-BR"/>
              </w:rPr>
            </w:rPrChange>
          </w:rPr>
          <w:delText>q</w:delText>
        </w:r>
      </w:del>
      <w:r w:rsidRPr="0049233F">
        <w:rPr>
          <w:lang w:val="pt-BR"/>
          <w:rPrChange w:id="3120" w:author="The Si Tran" w:date="2012-12-05T23:02:00Z">
            <w:rPr>
              <w:sz w:val="28"/>
              <w:szCs w:val="28"/>
              <w:lang w:val="pt-BR"/>
            </w:rPr>
          </w:rPrChange>
        </w:rPr>
        <w:t xml:space="preserve">. Trong thực tế do sai biệt khi lấy mẫu, hệ số tương quan mẫu có thể khác không ở những độ trễ lớn hơn </w:t>
      </w:r>
      <w:ins w:id="3121" w:author="The Si Tran" w:date="2012-12-06T20:11:00Z">
        <m:oMath>
          <m:r>
            <w:rPr>
              <w:rFonts w:ascii="Cambria Math" w:hAnsi="Cambria Math"/>
              <w:lang w:val="pt-BR"/>
            </w:rPr>
            <m:t>q</m:t>
          </m:r>
        </m:oMath>
      </w:ins>
      <w:del w:id="3122" w:author="The Si Tran" w:date="2012-12-06T20:11:00Z">
        <w:r w:rsidRPr="0049233F" w:rsidDel="00542651">
          <w:rPr>
            <w:lang w:val="pt-BR"/>
            <w:rPrChange w:id="3123" w:author="The Si Tran" w:date="2012-12-05T23:02:00Z">
              <w:rPr>
                <w:sz w:val="28"/>
                <w:szCs w:val="28"/>
                <w:lang w:val="pt-BR"/>
              </w:rPr>
            </w:rPrChange>
          </w:rPr>
          <w:delText>q</w:delText>
        </w:r>
      </w:del>
      <w:r w:rsidRPr="0049233F">
        <w:rPr>
          <w:lang w:val="pt-BR"/>
          <w:rPrChange w:id="3124" w:author="The Si Tran" w:date="2012-12-05T23:02:00Z">
            <w:rPr>
              <w:sz w:val="28"/>
              <w:szCs w:val="28"/>
              <w:lang w:val="pt-BR"/>
            </w:rPr>
          </w:rPrChange>
        </w:rPr>
        <w:t>. Tuy vậy, nếu hệ số tương quan mẫu nằm trong khoảng</w:t>
      </w:r>
      <w:ins w:id="3125"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126" w:author="The Si Tran" w:date="2012-12-06T00:48:00Z">
        <w:r w:rsidRPr="0049233F" w:rsidDel="007701F2">
          <w:rPr>
            <w:lang w:val="pt-BR"/>
            <w:rPrChange w:id="3127"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4" type="#_x0000_t75" style="width:55.25pt;height:24.3pt" o:ole="">
              <v:imagedata r:id="rId94" o:title=""/>
            </v:shape>
            <o:OLEObject Type="Embed" ProgID="Equation.DSMT4" ShapeID="_x0000_i1064" DrawAspect="Content" ObjectID="_1417153766" r:id="rId95"/>
          </w:object>
        </w:r>
      </w:del>
      <w:r w:rsidRPr="0049233F">
        <w:rPr>
          <w:lang w:val="pt-BR"/>
          <w:rPrChange w:id="3128" w:author="The Si Tran" w:date="2012-12-05T23:02:00Z">
            <w:rPr>
              <w:sz w:val="28"/>
              <w:szCs w:val="28"/>
              <w:lang w:val="pt-BR"/>
            </w:rPr>
          </w:rPrChange>
        </w:rPr>
        <w:t xml:space="preserve">, </w:t>
      </w:r>
      <w:ins w:id="3129" w:author="The Si Tran" w:date="2012-12-06T20:11:00Z">
        <m:oMath>
          <m:r>
            <w:rPr>
              <w:rFonts w:ascii="Cambria Math" w:hAnsi="Cambria Math"/>
              <w:lang w:val="pt-BR"/>
            </w:rPr>
            <m:t>N</m:t>
          </m:r>
        </m:oMath>
        <w:r w:rsidR="00542651" w:rsidRPr="0049233F" w:rsidDel="00542651">
          <w:rPr>
            <w:lang w:val="pt-BR"/>
          </w:rPr>
          <w:t xml:space="preserve"> </w:t>
        </w:r>
      </w:ins>
      <w:del w:id="3130" w:author="The Si Tran" w:date="2012-12-06T20:11:00Z">
        <w:r w:rsidRPr="0049233F" w:rsidDel="00542651">
          <w:rPr>
            <w:lang w:val="pt-BR"/>
            <w:rPrChange w:id="3131" w:author="The Si Tran" w:date="2012-12-05T23:02:00Z">
              <w:rPr>
                <w:sz w:val="28"/>
                <w:szCs w:val="28"/>
                <w:lang w:val="pt-BR"/>
              </w:rPr>
            </w:rPrChange>
          </w:rPr>
          <w:delText>N</w:delText>
        </w:r>
      </w:del>
      <w:r w:rsidRPr="0049233F">
        <w:rPr>
          <w:lang w:val="pt-BR"/>
          <w:rPrChange w:id="3132"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133" w:author="The Si Tran" w:date="2012-12-06T00:50:00Z"/>
          <w:lang w:val="pt-BR"/>
          <w:rPrChange w:id="3134" w:author="The Si Tran" w:date="2012-12-06T00:49:00Z">
            <w:rPr>
              <w:del w:id="3135" w:author="The Si Tran" w:date="2012-12-06T00:50:00Z"/>
              <w:sz w:val="28"/>
              <w:szCs w:val="28"/>
              <w:lang w:val="pt-BR"/>
            </w:rPr>
          </w:rPrChange>
        </w:rPr>
        <w:pPrChange w:id="3136" w:author="The Si Tran" w:date="2012-12-15T07:57:00Z">
          <w:pPr>
            <w:ind w:firstLine="547"/>
          </w:pPr>
        </w:pPrChange>
      </w:pPr>
      <w:del w:id="3137" w:author="The Si Tran" w:date="2012-12-12T13:58:00Z">
        <w:r w:rsidRPr="0049233F" w:rsidDel="000064E1">
          <w:rPr>
            <w:lang w:val="pt-BR"/>
            <w:rPrChange w:id="3138"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139" w:author="The Si Tran" w:date="2012-12-12T13:58:00Z"/>
          <w:lang w:val="pt-BR"/>
          <w:rPrChange w:id="3140" w:author="The Si Tran" w:date="2012-12-05T23:02:00Z">
            <w:rPr>
              <w:del w:id="3141" w:author="The Si Tran" w:date="2012-12-12T13:58:00Z"/>
              <w:sz w:val="28"/>
              <w:szCs w:val="28"/>
              <w:lang w:val="pt-BR"/>
            </w:rPr>
          </w:rPrChange>
        </w:rPr>
        <w:pPrChange w:id="3142" w:author="The Si Tran" w:date="2012-12-15T07:57:00Z">
          <w:pPr>
            <w:ind w:firstLine="547"/>
          </w:pPr>
        </w:pPrChange>
      </w:pPr>
      <w:del w:id="3143" w:author="The Si Tran" w:date="2012-12-06T00:50:00Z">
        <w:r w:rsidRPr="00B312F5" w:rsidDel="00247293">
          <w:rPr>
            <w:position w:val="-12"/>
            <w:lang w:val="pt-BR"/>
          </w:rPr>
          <w:object w:dxaOrig="2940" w:dyaOrig="360" w14:anchorId="384C946E">
            <v:shape id="_x0000_i1065" type="#_x0000_t75" style="width:198.4pt;height:24.3pt" o:ole="">
              <v:imagedata r:id="rId96" o:title=""/>
            </v:shape>
            <o:OLEObject Type="Embed" ProgID="Equation.DSMT4" ShapeID="_x0000_i1065" DrawAspect="Content" ObjectID="_1417153767" r:id="rId97"/>
          </w:object>
        </w:r>
      </w:del>
    </w:p>
    <w:p w14:paraId="1C60B078" w14:textId="77777777" w:rsidR="006A21F7" w:rsidRPr="0049233F" w:rsidDel="000064E1" w:rsidRDefault="006A21F7">
      <w:pPr>
        <w:rPr>
          <w:del w:id="3144" w:author="The Si Tran" w:date="2012-12-12T13:58:00Z"/>
          <w:rPrChange w:id="3145" w:author="The Si Tran" w:date="2012-12-05T23:02:00Z">
            <w:rPr>
              <w:del w:id="3146" w:author="The Si Tran" w:date="2012-12-12T13:58:00Z"/>
              <w:sz w:val="28"/>
              <w:szCs w:val="28"/>
            </w:rPr>
          </w:rPrChange>
        </w:rPr>
        <w:pPrChange w:id="3147" w:author="The Si Tran" w:date="2012-12-15T07:57:00Z">
          <w:pPr>
            <w:ind w:firstLine="547"/>
          </w:pPr>
        </w:pPrChange>
      </w:pPr>
      <w:del w:id="3148" w:author="The Si Tran" w:date="2012-12-12T13:58:00Z">
        <w:r w:rsidRPr="0049233F" w:rsidDel="000064E1">
          <w:rPr>
            <w:rPrChange w:id="3149" w:author="The Si Tran" w:date="2012-12-05T23:02:00Z">
              <w:rPr>
                <w:sz w:val="28"/>
                <w:szCs w:val="28"/>
              </w:rPr>
            </w:rPrChange>
          </w:rPr>
          <w:delText xml:space="preserve">Ở đây, </w:delText>
        </w:r>
      </w:del>
      <w:del w:id="3150" w:author="The Si Tran" w:date="2012-12-06T00:51:00Z">
        <w:r w:rsidRPr="00B312F5" w:rsidDel="00354FE7">
          <w:rPr>
            <w:position w:val="-10"/>
            <w:lang w:val="pt-BR"/>
          </w:rPr>
          <w:object w:dxaOrig="720" w:dyaOrig="320" w14:anchorId="6CE70C9C">
            <v:shape id="_x0000_i1066" type="#_x0000_t75" style="width:36.85pt;height:15.9pt" o:ole="">
              <v:imagedata r:id="rId98" o:title=""/>
            </v:shape>
            <o:OLEObject Type="Embed" ProgID="Equation.DSMT4" ShapeID="_x0000_i1066" DrawAspect="Content" ObjectID="_1417153768" r:id="rId99"/>
          </w:object>
        </w:r>
        <w:r w:rsidRPr="0049233F" w:rsidDel="00354FE7">
          <w:rPr>
            <w:rPrChange w:id="3151"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7" type="#_x0000_t75" style="width:96.3pt;height:17.6pt" o:ole="">
              <v:imagedata r:id="rId100" o:title=""/>
            </v:shape>
            <o:OLEObject Type="Embed" ProgID="Equation.DSMT4" ShapeID="_x0000_i1067" DrawAspect="Content" ObjectID="_1417153769" r:id="rId101"/>
          </w:object>
        </w:r>
      </w:del>
    </w:p>
    <w:p w14:paraId="445EA969" w14:textId="77777777" w:rsidR="006A21F7" w:rsidRPr="0049233F" w:rsidDel="000064E1" w:rsidRDefault="006A21F7">
      <w:pPr>
        <w:rPr>
          <w:del w:id="3152" w:author="The Si Tran" w:date="2012-12-12T13:58:00Z"/>
          <w:rPrChange w:id="3153" w:author="The Si Tran" w:date="2012-12-05T23:02:00Z">
            <w:rPr>
              <w:del w:id="3154" w:author="The Si Tran" w:date="2012-12-12T13:58:00Z"/>
              <w:sz w:val="28"/>
              <w:szCs w:val="28"/>
            </w:rPr>
          </w:rPrChange>
        </w:rPr>
        <w:pPrChange w:id="3155" w:author="The Si Tran" w:date="2012-12-15T07:57:00Z">
          <w:pPr>
            <w:ind w:firstLine="547"/>
          </w:pPr>
        </w:pPrChange>
      </w:pPr>
    </w:p>
    <w:p w14:paraId="7E95F55C" w14:textId="77777777" w:rsidR="006A21F7" w:rsidRPr="0049233F" w:rsidDel="000064E1" w:rsidRDefault="006A21F7">
      <w:pPr>
        <w:rPr>
          <w:del w:id="3156" w:author="The Si Tran" w:date="2012-12-12T13:58:00Z"/>
          <w:i/>
          <w:rPrChange w:id="3157" w:author="The Si Tran" w:date="2012-12-05T23:02:00Z">
            <w:rPr>
              <w:del w:id="3158" w:author="The Si Tran" w:date="2012-12-12T13:58:00Z"/>
              <w:i/>
              <w:sz w:val="28"/>
              <w:szCs w:val="28"/>
            </w:rPr>
          </w:rPrChange>
        </w:rPr>
        <w:pPrChange w:id="3159" w:author="The Si Tran" w:date="2012-12-15T07:57:00Z">
          <w:pPr>
            <w:ind w:firstLine="547"/>
          </w:pPr>
        </w:pPrChange>
      </w:pPr>
      <w:del w:id="3160" w:author="The Si Tran" w:date="2012-12-12T13:58:00Z">
        <w:r w:rsidRPr="0049233F" w:rsidDel="000064E1">
          <w:rPr>
            <w:i/>
            <w:rPrChange w:id="3161"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162" w:author="The Si Tran" w:date="2012-12-12T13:58:00Z"/>
          <w:i/>
          <w:rPrChange w:id="3163" w:author="The Si Tran" w:date="2012-12-05T23:02:00Z">
            <w:rPr>
              <w:del w:id="3164" w:author="The Si Tran" w:date="2012-12-12T13:58:00Z"/>
              <w:i/>
              <w:sz w:val="28"/>
              <w:szCs w:val="28"/>
            </w:rPr>
          </w:rPrChange>
        </w:rPr>
        <w:pPrChange w:id="3165" w:author="The Si Tran" w:date="2012-12-15T07:57:00Z">
          <w:pPr>
            <w:ind w:firstLine="547"/>
          </w:pPr>
        </w:pPrChange>
      </w:pPr>
      <w:del w:id="3166" w:author="The Si Tran" w:date="2012-12-12T13:58:00Z">
        <w:r w:rsidRPr="0049233F" w:rsidDel="000064E1">
          <w:rPr>
            <w:i/>
            <w:rPrChange w:id="3167"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168" w:author="The Si Tran" w:date="2012-12-12T13:58:00Z"/>
          <w:i/>
          <w:rPrChange w:id="3169" w:author="The Si Tran" w:date="2012-12-05T23:02:00Z">
            <w:rPr>
              <w:del w:id="3170" w:author="The Si Tran" w:date="2012-12-12T13:58:00Z"/>
              <w:i/>
              <w:sz w:val="28"/>
              <w:szCs w:val="28"/>
            </w:rPr>
          </w:rPrChange>
        </w:rPr>
        <w:pPrChange w:id="3171" w:author="The Si Tran" w:date="2012-12-15T07:57:00Z">
          <w:pPr>
            <w:ind w:firstLine="547"/>
          </w:pPr>
        </w:pPrChange>
      </w:pPr>
      <w:del w:id="3172" w:author="The Si Tran" w:date="2012-12-12T13:58:00Z">
        <w:r w:rsidRPr="0049233F" w:rsidDel="000064E1">
          <w:rPr>
            <w:i/>
            <w:rPrChange w:id="3173"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174" w:author="The Si Tran" w:date="2012-12-12T13:58:00Z"/>
          <w:i/>
          <w:lang w:val="fr-FR"/>
          <w:rPrChange w:id="3175" w:author="The Si Tran" w:date="2012-12-05T23:02:00Z">
            <w:rPr>
              <w:del w:id="3176" w:author="The Si Tran" w:date="2012-12-12T13:58:00Z"/>
              <w:i/>
              <w:sz w:val="28"/>
              <w:szCs w:val="28"/>
              <w:lang w:val="fr-FR"/>
            </w:rPr>
          </w:rPrChange>
        </w:rPr>
        <w:pPrChange w:id="3177" w:author="The Si Tran" w:date="2012-12-15T07:57:00Z">
          <w:pPr>
            <w:ind w:firstLine="547"/>
          </w:pPr>
        </w:pPrChange>
      </w:pPr>
      <w:del w:id="3178" w:author="The Si Tran" w:date="2012-12-12T13:58:00Z">
        <w:r w:rsidRPr="0049233F" w:rsidDel="000064E1">
          <w:rPr>
            <w:i/>
            <w:lang w:val="fr-FR"/>
            <w:rPrChange w:id="3179"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180" w:author="The Si Tran" w:date="2012-12-12T13:58:00Z"/>
          <w:i/>
          <w:lang w:val="fr-FR"/>
          <w:rPrChange w:id="3181" w:author="The Si Tran" w:date="2012-12-05T23:02:00Z">
            <w:rPr>
              <w:del w:id="3182" w:author="The Si Tran" w:date="2012-12-12T13:58:00Z"/>
              <w:i/>
              <w:sz w:val="28"/>
              <w:szCs w:val="28"/>
              <w:lang w:val="fr-FR"/>
            </w:rPr>
          </w:rPrChange>
        </w:rPr>
        <w:pPrChange w:id="3183" w:author="The Si Tran" w:date="2012-12-15T07:57:00Z">
          <w:pPr>
            <w:ind w:firstLine="547"/>
          </w:pPr>
        </w:pPrChange>
      </w:pPr>
      <w:del w:id="3184" w:author="The Si Tran" w:date="2012-12-12T13:58:00Z">
        <w:r w:rsidRPr="0049233F" w:rsidDel="000064E1">
          <w:rPr>
            <w:i/>
            <w:lang w:val="fr-FR"/>
            <w:rPrChange w:id="3185"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186" w:author="The Si Tran" w:date="2012-12-12T13:58:00Z"/>
          <w:i/>
          <w:rPrChange w:id="3187" w:author="The Si Tran" w:date="2012-12-05T23:02:00Z">
            <w:rPr>
              <w:del w:id="3188" w:author="The Si Tran" w:date="2012-12-12T13:58:00Z"/>
              <w:i/>
              <w:sz w:val="28"/>
              <w:szCs w:val="28"/>
            </w:rPr>
          </w:rPrChange>
        </w:rPr>
        <w:pPrChange w:id="3189" w:author="The Si Tran" w:date="2012-12-15T07:57:00Z">
          <w:pPr>
            <w:ind w:firstLine="547"/>
          </w:pPr>
        </w:pPrChange>
      </w:pPr>
      <w:del w:id="3190" w:author="The Si Tran" w:date="2012-12-12T13:58:00Z">
        <w:r w:rsidRPr="0049233F" w:rsidDel="000064E1">
          <w:rPr>
            <w:i/>
            <w:rPrChange w:id="3191"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192" w:author="The Si Tran" w:date="2012-12-12T13:58:00Z"/>
          <w:i/>
          <w:lang w:val="fr-FR"/>
          <w:rPrChange w:id="3193" w:author="The Si Tran" w:date="2012-12-05T23:02:00Z">
            <w:rPr>
              <w:del w:id="3194" w:author="The Si Tran" w:date="2012-12-12T13:58:00Z"/>
              <w:i/>
              <w:sz w:val="28"/>
              <w:szCs w:val="28"/>
              <w:lang w:val="fr-FR"/>
            </w:rPr>
          </w:rPrChange>
        </w:rPr>
        <w:pPrChange w:id="3195" w:author="The Si Tran" w:date="2012-12-15T07:57:00Z">
          <w:pPr>
            <w:ind w:firstLine="547"/>
          </w:pPr>
        </w:pPrChange>
      </w:pPr>
      <w:del w:id="3196" w:author="The Si Tran" w:date="2012-12-12T13:58:00Z">
        <w:r w:rsidRPr="0049233F" w:rsidDel="000064E1">
          <w:rPr>
            <w:i/>
            <w:rPrChange w:id="3197" w:author="The Si Tran" w:date="2012-12-05T23:02:00Z">
              <w:rPr>
                <w:i/>
                <w:sz w:val="28"/>
                <w:szCs w:val="28"/>
              </w:rPr>
            </w:rPrChange>
          </w:rPr>
          <w:delText xml:space="preserve">  </w:delText>
        </w:r>
        <w:r w:rsidRPr="0049233F" w:rsidDel="000064E1">
          <w:rPr>
            <w:i/>
            <w:lang w:val="fr-FR"/>
            <w:rPrChange w:id="3198" w:author="The Si Tran" w:date="2012-12-05T23:02:00Z">
              <w:rPr>
                <w:i/>
                <w:sz w:val="28"/>
                <w:szCs w:val="28"/>
                <w:lang w:val="fr-FR"/>
              </w:rPr>
            </w:rPrChange>
          </w:rPr>
          <w:delText>&gt; acf(y)</w:delText>
        </w:r>
      </w:del>
    </w:p>
    <w:p w14:paraId="298021C1" w14:textId="77777777" w:rsidR="006A21F7" w:rsidRPr="0049233F" w:rsidDel="000064E1" w:rsidRDefault="006A21F7">
      <w:pPr>
        <w:rPr>
          <w:del w:id="3199" w:author="The Si Tran" w:date="2012-12-12T13:58:00Z"/>
          <w:lang w:val="fr-FR"/>
          <w:rPrChange w:id="3200" w:author="The Si Tran" w:date="2012-12-05T23:02:00Z">
            <w:rPr>
              <w:del w:id="3201" w:author="The Si Tran" w:date="2012-12-12T13:58:00Z"/>
              <w:sz w:val="28"/>
              <w:szCs w:val="28"/>
              <w:lang w:val="fr-FR"/>
            </w:rPr>
          </w:rPrChange>
        </w:rPr>
        <w:pPrChange w:id="3202" w:author="The Si Tran" w:date="2012-12-15T07:57:00Z">
          <w:pPr>
            <w:ind w:firstLine="547"/>
          </w:pPr>
        </w:pPrChange>
      </w:pPr>
      <w:del w:id="3203" w:author="The Si Tran" w:date="2012-12-12T13:58:00Z">
        <w:r w:rsidRPr="0049233F" w:rsidDel="000064E1">
          <w:rPr>
            <w:lang w:val="fr-FR"/>
            <w:rPrChange w:id="3204" w:author="The Si Tran" w:date="2012-12-05T23:02:00Z">
              <w:rPr>
                <w:sz w:val="28"/>
                <w:szCs w:val="28"/>
                <w:lang w:val="fr-FR"/>
              </w:rPr>
            </w:rPrChange>
          </w:rPr>
          <w:delText xml:space="preserve">Hình </w:delText>
        </w:r>
      </w:del>
      <w:del w:id="3205" w:author="The Si Tran" w:date="2012-12-12T00:10:00Z">
        <w:r w:rsidRPr="0049233F" w:rsidDel="007B42A6">
          <w:rPr>
            <w:lang w:val="fr-FR"/>
            <w:rPrChange w:id="3206" w:author="The Si Tran" w:date="2012-12-05T23:02:00Z">
              <w:rPr>
                <w:sz w:val="28"/>
                <w:szCs w:val="28"/>
                <w:lang w:val="fr-FR"/>
              </w:rPr>
            </w:rPrChange>
          </w:rPr>
          <w:delText>7</w:delText>
        </w:r>
      </w:del>
      <w:del w:id="3207" w:author="The Si Tran" w:date="2012-12-12T13:58:00Z">
        <w:r w:rsidRPr="0049233F" w:rsidDel="000064E1">
          <w:rPr>
            <w:lang w:val="fr-FR"/>
            <w:rPrChange w:id="3208"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209" w:author="The Si Tran" w:date="2012-12-12T13:58:00Z"/>
          <w:lang w:val="fr-FR"/>
          <w:rPrChange w:id="3210" w:author="The Si Tran" w:date="2012-12-05T23:02:00Z">
            <w:rPr>
              <w:del w:id="3211" w:author="The Si Tran" w:date="2012-12-12T13:58:00Z"/>
              <w:sz w:val="28"/>
              <w:szCs w:val="28"/>
              <w:lang w:val="fr-FR"/>
            </w:rPr>
          </w:rPrChange>
        </w:rPr>
        <w:pPrChange w:id="3212" w:author="The Si Tran" w:date="2012-12-15T07:57:00Z">
          <w:pPr>
            <w:ind w:firstLine="547"/>
          </w:pPr>
        </w:pPrChange>
      </w:pPr>
    </w:p>
    <w:p w14:paraId="75DE46FD" w14:textId="77777777" w:rsidR="006A21F7" w:rsidRPr="0049233F" w:rsidRDefault="006A21F7">
      <w:pPr>
        <w:rPr>
          <w:lang w:val="fr-FR"/>
          <w:rPrChange w:id="3213" w:author="The Si Tran" w:date="2012-12-05T23:02:00Z">
            <w:rPr>
              <w:sz w:val="28"/>
              <w:szCs w:val="28"/>
              <w:lang w:val="fr-FR"/>
            </w:rPr>
          </w:rPrChange>
        </w:rPr>
        <w:pPrChange w:id="3214" w:author="The Si Tran" w:date="2012-12-15T07:57:00Z">
          <w:pPr>
            <w:ind w:firstLine="547"/>
          </w:pPr>
        </w:pPrChange>
      </w:pPr>
    </w:p>
    <w:p w14:paraId="6B564288" w14:textId="77777777" w:rsidR="006A21F7" w:rsidRPr="0049233F" w:rsidRDefault="006A21F7" w:rsidP="006A21F7">
      <w:pPr>
        <w:ind w:firstLine="547"/>
        <w:rPr>
          <w:szCs w:val="26"/>
          <w:lang w:val="fr-FR"/>
          <w:rPrChange w:id="3215" w:author="The Si Tran" w:date="2012-12-05T23:02:00Z">
            <w:rPr>
              <w:sz w:val="28"/>
              <w:szCs w:val="28"/>
              <w:lang w:val="fr-FR"/>
            </w:rPr>
          </w:rPrChange>
        </w:rPr>
      </w:pPr>
      <w:del w:id="3216" w:author="The Si Tran" w:date="2012-12-14T04:51:00Z">
        <w:r w:rsidRPr="0049233F" w:rsidDel="004505B3">
          <w:rPr>
            <w:noProof/>
            <w:szCs w:val="26"/>
            <w:rPrChange w:id="3217" w:author="Unknown">
              <w:rPr>
                <w:noProof/>
                <w:sz w:val="28"/>
                <w:szCs w:val="28"/>
              </w:rPr>
            </w:rPrChange>
          </w:rPr>
          <w:drawing>
            <wp:inline distT="0" distB="0" distL="0" distR="0" wp14:anchorId="65DE5B39" wp14:editId="506881F5">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218"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097101">
          <w:rPr>
            <w:noProof/>
            <w:szCs w:val="26"/>
            <w:rPrChange w:id="3219" w:author="Unknown">
              <w:rPr>
                <w:noProof/>
              </w:rPr>
            </w:rPrChange>
          </w:rPr>
          <w:drawing>
            <wp:inline distT="0" distB="0" distL="0" distR="0" wp14:anchorId="2A7D7CC6" wp14:editId="544E8691">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67434787" w14:textId="41A9DDAA" w:rsidR="004A208B" w:rsidRDefault="006A21F7">
      <w:pPr>
        <w:pStyle w:val="Hinh"/>
        <w:rPr>
          <w:ins w:id="3220" w:author="The Si Tran" w:date="2012-12-06T00:52:00Z"/>
          <w:lang w:val="pt-BR"/>
        </w:rPr>
        <w:pPrChange w:id="3221" w:author="The Si Tran" w:date="2012-12-11T23:23:00Z">
          <w:pPr>
            <w:pStyle w:val="Caption"/>
            <w:ind w:left="1980"/>
          </w:pPr>
        </w:pPrChange>
      </w:pPr>
      <w:bookmarkStart w:id="3222" w:name="_Toc312142081"/>
      <w:bookmarkStart w:id="3223" w:name="_Toc343029956"/>
      <w:bookmarkStart w:id="3224" w:name="_Toc343220889"/>
      <w:r w:rsidRPr="0049233F">
        <w:rPr>
          <w:lang w:val="fr-FR"/>
          <w:rPrChange w:id="3225" w:author="The Si Tran" w:date="2012-12-05T23:02:00Z">
            <w:rPr>
              <w:sz w:val="28"/>
              <w:szCs w:val="28"/>
              <w:lang w:val="fr-FR"/>
            </w:rPr>
          </w:rPrChange>
        </w:rPr>
        <w:t xml:space="preserve">Hình </w:t>
      </w:r>
      <w:del w:id="3226" w:author="The Si Tran" w:date="2012-12-11T23:22:00Z">
        <w:r w:rsidRPr="0049233F" w:rsidDel="000D0624">
          <w:rPr>
            <w:rPrChange w:id="3227" w:author="The Si Tran" w:date="2012-12-05T23:02:00Z">
              <w:rPr>
                <w:sz w:val="28"/>
                <w:szCs w:val="28"/>
              </w:rPr>
            </w:rPrChange>
          </w:rPr>
          <w:fldChar w:fldCharType="begin"/>
        </w:r>
        <w:r w:rsidRPr="0049233F" w:rsidDel="000D0624">
          <w:rPr>
            <w:lang w:val="fr-FR"/>
            <w:rPrChange w:id="3228" w:author="The Si Tran" w:date="2012-12-05T23:02:00Z">
              <w:rPr>
                <w:sz w:val="28"/>
                <w:szCs w:val="28"/>
                <w:lang w:val="fr-FR"/>
              </w:rPr>
            </w:rPrChange>
          </w:rPr>
          <w:delInstrText xml:space="preserve"> SEQ Hình \* ARABIC </w:delInstrText>
        </w:r>
        <w:r w:rsidRPr="0049233F" w:rsidDel="000D0624">
          <w:rPr>
            <w:rPrChange w:id="3229" w:author="The Si Tran" w:date="2012-12-05T23:02:00Z">
              <w:rPr>
                <w:sz w:val="28"/>
                <w:szCs w:val="28"/>
              </w:rPr>
            </w:rPrChange>
          </w:rPr>
          <w:fldChar w:fldCharType="separate"/>
        </w:r>
        <w:r w:rsidRPr="0049233F" w:rsidDel="000D0624">
          <w:rPr>
            <w:noProof/>
            <w:lang w:val="fr-FR"/>
            <w:rPrChange w:id="3230" w:author="The Si Tran" w:date="2012-12-05T23:02:00Z">
              <w:rPr>
                <w:noProof/>
                <w:sz w:val="28"/>
                <w:szCs w:val="28"/>
                <w:lang w:val="fr-FR"/>
              </w:rPr>
            </w:rPrChange>
          </w:rPr>
          <w:delText>7</w:delText>
        </w:r>
        <w:r w:rsidRPr="0049233F" w:rsidDel="000D0624">
          <w:rPr>
            <w:rPrChange w:id="3231" w:author="The Si Tran" w:date="2012-12-05T23:02:00Z">
              <w:rPr>
                <w:sz w:val="28"/>
                <w:szCs w:val="28"/>
              </w:rPr>
            </w:rPrChange>
          </w:rPr>
          <w:fldChar w:fldCharType="end"/>
        </w:r>
        <w:r w:rsidRPr="0049233F" w:rsidDel="000D0624">
          <w:rPr>
            <w:lang w:val="fr-FR"/>
            <w:rPrChange w:id="3232" w:author="The Si Tran" w:date="2012-12-05T23:02:00Z">
              <w:rPr>
                <w:sz w:val="28"/>
                <w:szCs w:val="28"/>
                <w:lang w:val="fr-FR"/>
              </w:rPr>
            </w:rPrChange>
          </w:rPr>
          <w:delText xml:space="preserve"> </w:delText>
        </w:r>
      </w:del>
      <w:ins w:id="3233" w:author="The Si Tran" w:date="2012-12-11T23:22:00Z">
        <w:r w:rsidR="000D0624">
          <w:t>3.1</w:t>
        </w:r>
        <w:r w:rsidR="000D0624" w:rsidRPr="0049233F">
          <w:rPr>
            <w:lang w:val="fr-FR"/>
            <w:rPrChange w:id="3234" w:author="The Si Tran" w:date="2012-12-05T23:02:00Z">
              <w:rPr>
                <w:sz w:val="28"/>
                <w:szCs w:val="28"/>
                <w:lang w:val="fr-FR"/>
              </w:rPr>
            </w:rPrChange>
          </w:rPr>
          <w:t xml:space="preserve"> </w:t>
        </w:r>
      </w:ins>
      <w:r w:rsidRPr="000D0624">
        <w:rPr>
          <w:b w:val="0"/>
          <w:lang w:val="fr-FR"/>
          <w:rPrChange w:id="3235" w:author="The Si Tran" w:date="2012-12-11T23:23:00Z">
            <w:rPr>
              <w:sz w:val="28"/>
              <w:szCs w:val="28"/>
              <w:lang w:val="fr-FR"/>
            </w:rPr>
          </w:rPrChange>
        </w:rPr>
        <w:t xml:space="preserve">Hình ảnh của mô hình  </w:t>
      </w:r>
      <w:del w:id="3236" w:author="The Si Tran" w:date="2012-12-11T23:23:00Z">
        <w:r w:rsidRPr="000D0624" w:rsidDel="000D0624">
          <w:rPr>
            <w:b w:val="0"/>
            <w:lang w:val="fr-FR"/>
            <w:rPrChange w:id="3237" w:author="The Si Tran" w:date="2012-12-11T23:23:00Z">
              <w:rPr>
                <w:sz w:val="28"/>
                <w:szCs w:val="28"/>
                <w:lang w:val="fr-FR"/>
              </w:rPr>
            </w:rPrChange>
          </w:rPr>
          <w:delText xml:space="preserve">                                                  </w:delText>
        </w:r>
      </w:del>
      <w:r w:rsidRPr="000D0624">
        <w:rPr>
          <w:b w:val="0"/>
          <w:lang w:val="fr-FR"/>
          <w:rPrChange w:id="3238" w:author="The Si Tran" w:date="2012-12-11T23:23:00Z">
            <w:rPr>
              <w:sz w:val="28"/>
              <w:szCs w:val="28"/>
              <w:lang w:val="fr-FR"/>
            </w:rPr>
          </w:rPrChange>
        </w:rPr>
        <w:t>MA(2)</w:t>
      </w:r>
      <w:bookmarkEnd w:id="3222"/>
      <w:ins w:id="3239" w:author="The Si Tran" w:date="2012-12-06T00:51:00Z">
        <w:r w:rsidR="00F43F86" w:rsidRPr="000D0624" w:rsidDel="00F43F86">
          <w:rPr>
            <w:b w:val="0"/>
            <w:lang w:val="pt-BR"/>
            <w:rPrChange w:id="3240" w:author="The Si Tran" w:date="2012-12-11T23:23:00Z">
              <w:rPr>
                <w:lang w:val="pt-BR"/>
              </w:rPr>
            </w:rPrChange>
          </w:rPr>
          <w:t xml:space="preserve"> </w:t>
        </w:r>
        <m:oMath>
          <m:sSub>
            <m:sSubPr>
              <m:ctrlPr>
                <w:rPr>
                  <w:rFonts w:ascii="Cambria Math" w:hAnsi="Cambria Math"/>
                  <w:b w:val="0"/>
                  <w:lang w:val="pt-BR"/>
                </w:rPr>
              </m:ctrlPr>
            </m:sSubPr>
            <m:e>
              <m:r>
                <m:rPr>
                  <m:sty m:val="b"/>
                </m:rPr>
                <w:rPr>
                  <w:rFonts w:ascii="Cambria Math" w:hAnsi="Cambria Math"/>
                  <w:lang w:val="pt-BR"/>
                  <w:rPrChange w:id="3241" w:author="The Si Tran" w:date="2012-12-15T07:57:00Z">
                    <w:rPr>
                      <w:rFonts w:ascii="Cambria Math" w:hAnsi="Cambria Math"/>
                      <w:lang w:val="pt-BR"/>
                    </w:rPr>
                  </w:rPrChange>
                </w:rPr>
                <m:t>y</m:t>
              </m:r>
            </m:e>
            <m:sub>
              <m:r>
                <m:rPr>
                  <m:sty m:val="b"/>
                </m:rPr>
                <w:rPr>
                  <w:rFonts w:ascii="Cambria Math" w:hAnsi="Cambria Math"/>
                  <w:lang w:val="pt-BR"/>
                  <w:rPrChange w:id="3242" w:author="The Si Tran" w:date="2012-12-15T07:57:00Z">
                    <w:rPr>
                      <w:rFonts w:ascii="Cambria Math" w:hAnsi="Cambria Math"/>
                      <w:lang w:val="pt-BR"/>
                    </w:rPr>
                  </w:rPrChange>
                </w:rPr>
                <m:t>t</m:t>
              </m:r>
            </m:sub>
          </m:sSub>
          <m:r>
            <m:rPr>
              <m:sty m:val="b"/>
            </m:rPr>
            <w:rPr>
              <w:rFonts w:ascii="Cambria Math" w:hAnsi="Cambria Math"/>
              <w:lang w:val="pt-BR"/>
              <w:rPrChange w:id="3243" w:author="The Si Tran" w:date="2012-12-15T07:57:00Z">
                <w:rPr>
                  <w:rFonts w:ascii="Cambria Math" w:hAnsi="Cambria Math"/>
                  <w:lang w:val="pt-BR"/>
                </w:rPr>
              </w:rPrChange>
            </w:rPr>
            <m:t>=40+</m:t>
          </m:r>
          <m:sSub>
            <m:sSubPr>
              <m:ctrlPr>
                <w:rPr>
                  <w:rFonts w:ascii="Cambria Math" w:hAnsi="Cambria Math"/>
                  <w:b w:val="0"/>
                  <w:lang w:val="pt-BR"/>
                </w:rPr>
              </m:ctrlPr>
            </m:sSubPr>
            <m:e>
              <m:r>
                <m:rPr>
                  <m:sty m:val="b"/>
                </m:rPr>
                <w:rPr>
                  <w:rFonts w:ascii="Cambria Math" w:hAnsi="Cambria Math" w:hint="eastAsia"/>
                  <w:lang w:val="pt-BR"/>
                  <w:rPrChange w:id="3244" w:author="The Si Tran" w:date="2012-12-15T07:57:00Z">
                    <w:rPr>
                      <w:rFonts w:ascii="Cambria Math" w:hAnsi="Cambria Math" w:hint="eastAsia"/>
                      <w:lang w:val="pt-BR"/>
                    </w:rPr>
                  </w:rPrChange>
                </w:rPr>
                <m:t>ε</m:t>
              </m:r>
            </m:e>
            <m:sub>
              <m:r>
                <m:rPr>
                  <m:sty m:val="b"/>
                </m:rPr>
                <w:rPr>
                  <w:rFonts w:ascii="Cambria Math" w:hAnsi="Cambria Math"/>
                  <w:lang w:val="pt-BR"/>
                  <w:rPrChange w:id="3245" w:author="The Si Tran" w:date="2012-12-15T07:57:00Z">
                    <w:rPr>
                      <w:rFonts w:ascii="Cambria Math" w:hAnsi="Cambria Math"/>
                      <w:lang w:val="pt-BR"/>
                    </w:rPr>
                  </w:rPrChange>
                </w:rPr>
                <m:t>t</m:t>
              </m:r>
            </m:sub>
          </m:sSub>
          <m:r>
            <m:rPr>
              <m:sty m:val="b"/>
            </m:rPr>
            <w:rPr>
              <w:rFonts w:ascii="Cambria Math" w:hAnsi="Cambria Math"/>
              <w:lang w:val="pt-BR"/>
              <w:rPrChange w:id="3246" w:author="The Si Tran" w:date="2012-12-15T07:57:00Z">
                <w:rPr>
                  <w:rFonts w:ascii="Cambria Math" w:hAnsi="Cambria Math"/>
                  <w:lang w:val="pt-BR"/>
                </w:rPr>
              </w:rPrChange>
            </w:rPr>
            <m:t>+0.7</m:t>
          </m:r>
          <m:sSub>
            <m:sSubPr>
              <m:ctrlPr>
                <w:rPr>
                  <w:rFonts w:ascii="Cambria Math" w:hAnsi="Cambria Math"/>
                  <w:b w:val="0"/>
                  <w:lang w:val="pt-BR"/>
                </w:rPr>
              </m:ctrlPr>
            </m:sSubPr>
            <m:e>
              <m:r>
                <m:rPr>
                  <m:sty m:val="b"/>
                </m:rPr>
                <w:rPr>
                  <w:rFonts w:ascii="Cambria Math" w:hAnsi="Cambria Math" w:hint="eastAsia"/>
                  <w:lang w:val="pt-BR"/>
                  <w:rPrChange w:id="3247" w:author="The Si Tran" w:date="2012-12-15T07:57:00Z">
                    <w:rPr>
                      <w:rFonts w:ascii="Cambria Math" w:hAnsi="Cambria Math" w:hint="eastAsia"/>
                      <w:lang w:val="pt-BR"/>
                    </w:rPr>
                  </w:rPrChange>
                </w:rPr>
                <m:t>ε</m:t>
              </m:r>
            </m:e>
            <m:sub>
              <m:r>
                <m:rPr>
                  <m:sty m:val="b"/>
                </m:rPr>
                <w:rPr>
                  <w:rFonts w:ascii="Cambria Math" w:hAnsi="Cambria Math"/>
                  <w:lang w:val="pt-BR"/>
                  <w:rPrChange w:id="3248" w:author="The Si Tran" w:date="2012-12-15T07:57:00Z">
                    <w:rPr>
                      <w:rFonts w:ascii="Cambria Math" w:hAnsi="Cambria Math"/>
                      <w:lang w:val="pt-BR"/>
                    </w:rPr>
                  </w:rPrChange>
                </w:rPr>
                <m:t>t-1</m:t>
              </m:r>
            </m:sub>
          </m:sSub>
          <m:r>
            <m:rPr>
              <m:sty m:val="b"/>
            </m:rPr>
            <w:rPr>
              <w:rFonts w:ascii="Cambria Math" w:hAnsi="Cambria Math"/>
              <w:lang w:val="pt-BR"/>
              <w:rPrChange w:id="3249" w:author="The Si Tran" w:date="2012-12-15T07:57:00Z">
                <w:rPr>
                  <w:rFonts w:ascii="Cambria Math" w:hAnsi="Cambria Math"/>
                  <w:lang w:val="pt-BR"/>
                </w:rPr>
              </w:rPrChange>
            </w:rPr>
            <m:t>-0.28</m:t>
          </m:r>
          <m:sSub>
            <m:sSubPr>
              <m:ctrlPr>
                <w:rPr>
                  <w:rFonts w:ascii="Cambria Math" w:hAnsi="Cambria Math"/>
                  <w:b w:val="0"/>
                  <w:lang w:val="pt-BR"/>
                </w:rPr>
              </m:ctrlPr>
            </m:sSubPr>
            <m:e>
              <m:r>
                <m:rPr>
                  <m:sty m:val="b"/>
                </m:rPr>
                <w:rPr>
                  <w:rFonts w:ascii="Cambria Math" w:hAnsi="Cambria Math" w:hint="eastAsia"/>
                  <w:lang w:val="pt-BR"/>
                  <w:rPrChange w:id="3250" w:author="The Si Tran" w:date="2012-12-15T07:57:00Z">
                    <w:rPr>
                      <w:rFonts w:ascii="Cambria Math" w:hAnsi="Cambria Math" w:hint="eastAsia"/>
                      <w:lang w:val="pt-BR"/>
                    </w:rPr>
                  </w:rPrChange>
                </w:rPr>
                <m:t>ε</m:t>
              </m:r>
            </m:e>
            <m:sub>
              <m:r>
                <m:rPr>
                  <m:sty m:val="b"/>
                </m:rPr>
                <w:rPr>
                  <w:rFonts w:ascii="Cambria Math" w:hAnsi="Cambria Math"/>
                  <w:lang w:val="pt-BR"/>
                  <w:rPrChange w:id="3251" w:author="The Si Tran" w:date="2012-12-15T07:57:00Z">
                    <w:rPr>
                      <w:rFonts w:ascii="Cambria Math" w:hAnsi="Cambria Math"/>
                      <w:lang w:val="pt-BR"/>
                    </w:rPr>
                  </w:rPrChange>
                </w:rPr>
                <m:t>t-2</m:t>
              </m:r>
            </m:sub>
          </m:sSub>
        </m:oMath>
      </w:ins>
      <w:bookmarkEnd w:id="3223"/>
      <w:bookmarkEnd w:id="3224"/>
    </w:p>
    <w:p w14:paraId="1B1BE415" w14:textId="77777777" w:rsidR="006A21F7" w:rsidRPr="0049233F" w:rsidRDefault="006A21F7" w:rsidP="006A21F7">
      <w:pPr>
        <w:pStyle w:val="Caption"/>
        <w:ind w:left="1980"/>
        <w:rPr>
          <w:sz w:val="26"/>
          <w:szCs w:val="26"/>
          <w:lang w:val="fr-FR"/>
          <w:rPrChange w:id="3252" w:author="The Si Tran" w:date="2012-12-05T23:02:00Z">
            <w:rPr>
              <w:sz w:val="28"/>
              <w:szCs w:val="28"/>
              <w:lang w:val="fr-FR"/>
            </w:rPr>
          </w:rPrChange>
        </w:rPr>
      </w:pPr>
      <w:del w:id="3253" w:author="The Si Tran" w:date="2012-12-06T00:51:00Z">
        <w:r w:rsidRPr="00E078AF" w:rsidDel="00F43F86">
          <w:rPr>
            <w:position w:val="-12"/>
            <w:sz w:val="26"/>
            <w:szCs w:val="26"/>
            <w:lang w:val="pt-BR"/>
          </w:rPr>
          <w:object w:dxaOrig="2940" w:dyaOrig="360" w14:anchorId="49260105">
            <v:shape id="_x0000_i1068" type="#_x0000_t75" style="width:198.4pt;height:24.3pt" o:ole="">
              <v:imagedata r:id="rId96" o:title=""/>
            </v:shape>
            <o:OLEObject Type="Embed" ProgID="Equation.DSMT4" ShapeID="_x0000_i1068" DrawAspect="Content" ObjectID="_1417153770" r:id="rId104"/>
          </w:object>
        </w:r>
      </w:del>
    </w:p>
    <w:p w14:paraId="1809AB89" w14:textId="57256020" w:rsidR="006A21F7" w:rsidRPr="0049233F" w:rsidRDefault="006A21F7">
      <w:pPr>
        <w:pStyle w:val="Heading2"/>
        <w:rPr>
          <w:lang w:val="pt-BR"/>
        </w:rPr>
      </w:pPr>
      <w:bookmarkStart w:id="3254" w:name="_Toc312142551"/>
      <w:bookmarkStart w:id="3255" w:name="_Toc343232966"/>
      <w:r w:rsidRPr="0049233F">
        <w:rPr>
          <w:lang w:val="pt-BR"/>
        </w:rPr>
        <w:t>Mô hình tự hồi quy bậc p, AR(p)</w:t>
      </w:r>
      <w:bookmarkEnd w:id="3254"/>
      <w:bookmarkEnd w:id="3255"/>
    </w:p>
    <w:p w14:paraId="46065932" w14:textId="77777777" w:rsidR="004505B3" w:rsidRDefault="00361F58">
      <w:pPr>
        <w:rPr>
          <w:ins w:id="3256" w:author="The Si Tran" w:date="2012-12-14T04:53:00Z"/>
          <w:lang w:val="pt-BR"/>
        </w:rPr>
        <w:pPrChange w:id="3257" w:author="The Si Tran" w:date="2012-12-15T07:58:00Z">
          <w:pPr>
            <w:ind w:left="720" w:firstLine="720"/>
          </w:pPr>
        </w:pPrChange>
      </w:pPr>
      <w:ins w:id="3258" w:author="The Si Tran" w:date="2012-12-12T00:12:00Z">
        <w:r>
          <w:rPr>
            <w:noProof/>
            <w:rPrChange w:id="3259" w:author="Unknown">
              <w:rPr>
                <w:b/>
                <w:bCs/>
                <w:noProof/>
                <w:sz w:val="20"/>
                <w:szCs w:val="20"/>
              </w:rPr>
            </w:rPrChange>
          </w:rPr>
          <mc:AlternateContent>
            <mc:Choice Requires="wps">
              <w:drawing>
                <wp:anchor distT="0" distB="0" distL="114300" distR="114300" simplePos="0" relativeHeight="251643904" behindDoc="0" locked="0" layoutInCell="1" allowOverlap="1" wp14:anchorId="520208F0" wp14:editId="4E0A41A3">
                  <wp:simplePos x="0" y="0"/>
                  <wp:positionH relativeFrom="column">
                    <wp:posOffset>4864735</wp:posOffset>
                  </wp:positionH>
                  <wp:positionV relativeFrom="paragraph">
                    <wp:posOffset>223532</wp:posOffset>
                  </wp:positionV>
                  <wp:extent cx="793630" cy="439947"/>
                  <wp:effectExtent l="0" t="0" r="698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630" cy="439947"/>
                          </a:xfrm>
                          <a:prstGeom prst="rect">
                            <a:avLst/>
                          </a:prstGeom>
                          <a:solidFill>
                            <a:sysClr val="window" lastClr="FFFFFF"/>
                          </a:solidFill>
                          <a:ln w="6350">
                            <a:noFill/>
                          </a:ln>
                          <a:effectLst/>
                        </wps:spPr>
                        <wps:txbx>
                          <w:txbxContent>
                            <w:p w14:paraId="5376B2D9" w14:textId="77777777" w:rsidR="00B0605D" w:rsidRDefault="00B0605D">
                              <w:pPr>
                                <w:jc w:val="left"/>
                                <w:pPrChange w:id="3260" w:author="The Si Tran" w:date="2012-12-15T07:58:00Z">
                                  <w:pPr/>
                                </w:pPrChange>
                              </w:pPr>
                              <w:r>
                                <w:t>(3.</w:t>
                              </w:r>
                              <w:ins w:id="3261" w:author="The Si Tran" w:date="2012-12-14T04:55:00Z">
                                <w:r>
                                  <w:t>2</w:t>
                                </w:r>
                              </w:ins>
                              <w:del w:id="326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0" type="#_x0000_t202" style="position:absolute;left:0;text-align:left;margin-left:383.05pt;margin-top:17.6pt;width:62.5pt;height:34.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" fillcolor="window" stroked="f" strokeweight=".5pt">
                  <v:path arrowok="t"/>
                  <v:textbox>
                    <w:txbxContent>
                      <w:p w14:paraId="5376B2D9" w14:textId="77777777" w:rsidR="00B0605D" w:rsidRDefault="00B0605D">
                        <w:pPr>
                          <w:jc w:val="left"/>
                          <w:pPrChange w:id="3263" w:author="The Si Tran" w:date="2012-12-15T07:58:00Z">
                            <w:pPr/>
                          </w:pPrChange>
                        </w:pPr>
                        <w:r>
                          <w:t>(3.</w:t>
                        </w:r>
                        <w:ins w:id="3264" w:author="The Si Tran" w:date="2012-12-14T04:55:00Z">
                          <w:r>
                            <w:t>2</w:t>
                          </w:r>
                        </w:ins>
                        <w:del w:id="3265" w:author="The Si Tran" w:date="2012-12-14T04:55:00Z">
                          <w:r w:rsidDel="004505B3">
                            <w:delText>2.1</w:delText>
                          </w:r>
                        </w:del>
                        <w:r>
                          <w:t>)</w:t>
                        </w:r>
                      </w:p>
                    </w:txbxContent>
                  </v:textbox>
                </v:shape>
              </w:pict>
            </mc:Fallback>
          </mc:AlternateContent>
        </w:r>
        <w:r w:rsidRPr="00465185">
          <w:rPr>
            <w:lang w:val="pt-BR"/>
          </w:rPr>
          <w:t>Mô hình tự hồi quy bậc p là mô hình có dạng</w:t>
        </w:r>
      </w:ins>
    </w:p>
    <w:p w14:paraId="7C98B65E" w14:textId="77777777" w:rsidR="00361F58" w:rsidRPr="0038419C" w:rsidRDefault="00B0605D">
      <w:pPr>
        <w:rPr>
          <w:ins w:id="3266" w:author="The Si Tran" w:date="2012-12-12T00:12:00Z"/>
          <w:lang w:val="pt-BR"/>
        </w:rPr>
        <w:pPrChange w:id="3267" w:author="The Si Tran" w:date="2012-12-15T07:58: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77777777" w:rsidR="00361F58" w:rsidRPr="00465185" w:rsidRDefault="00361F58" w:rsidP="00361F58">
      <w:pPr>
        <w:ind w:firstLine="540"/>
        <w:rPr>
          <w:ins w:id="3268" w:author="The Si Tran" w:date="2012-12-12T00:12:00Z"/>
          <w:szCs w:val="26"/>
          <w:lang w:val="pt-BR"/>
        </w:rPr>
      </w:pPr>
      <w:ins w:id="3269" w:author="The Si Tran" w:date="2012-12-12T00:12:00Z">
        <w:r w:rsidRPr="00465185">
          <w:rPr>
            <w:szCs w:val="26"/>
            <w:lang w:val="pt-BR"/>
          </w:rPr>
          <w:t xml:space="preserve">Với </w:t>
        </w:r>
      </w:ins>
    </w:p>
    <w:p w14:paraId="528ED411" w14:textId="77777777" w:rsidR="00361F58" w:rsidRPr="00097101" w:rsidRDefault="00361F58">
      <w:pPr>
        <w:pStyle w:val="ListParagraph"/>
        <w:numPr>
          <w:ilvl w:val="0"/>
          <w:numId w:val="58"/>
        </w:numPr>
        <w:spacing w:line="360" w:lineRule="auto"/>
        <w:ind w:left="1800"/>
        <w:rPr>
          <w:ins w:id="3270" w:author="The Si Tran" w:date="2012-12-12T00:12:00Z"/>
          <w:szCs w:val="26"/>
          <w:lang w:val="pt-BR"/>
        </w:rPr>
        <w:pPrChange w:id="3271" w:author="The Si Tran" w:date="2012-12-14T04:55:00Z">
          <w:pPr>
            <w:ind w:firstLine="540"/>
          </w:pPr>
        </w:pPrChange>
      </w:pPr>
      <m:oMath>
        <m:r>
          <w:rPr>
            <w:rFonts w:ascii="Cambria Math" w:hAnsi="Cambria Math"/>
            <w:sz w:val="26"/>
            <w:szCs w:val="26"/>
            <w:lang w:val="pt-BR"/>
            <w:rPrChange w:id="3272" w:author="The Si Tran" w:date="2012-12-14T04:52:00Z">
              <w:rPr>
                <w:rFonts w:ascii="Cambria Math" w:hAnsi="Cambria Math"/>
                <w:lang w:val="pt-BR"/>
              </w:rPr>
            </w:rPrChange>
          </w:rPr>
          <m:t>δ</m:t>
        </m:r>
      </m:oMath>
      <w:ins w:id="3273" w:author="The Si Tran" w:date="2012-12-12T00:12:00Z">
        <w:r w:rsidRPr="004505B3">
          <w:rPr>
            <w:rFonts w:ascii="Times New Roman" w:hAnsi="Times New Roman"/>
            <w:sz w:val="26"/>
            <w:szCs w:val="26"/>
            <w:lang w:val="pt-BR"/>
            <w:rPrChange w:id="3274" w:author="The Si Tran" w:date="2012-12-14T04:52:00Z">
              <w:rPr>
                <w:lang w:val="pt-BR"/>
              </w:rPr>
            </w:rPrChange>
          </w:rPr>
          <w:t xml:space="preserve"> là hằng số.</w:t>
        </w:r>
      </w:ins>
    </w:p>
    <w:p w14:paraId="4C6A6DD6" w14:textId="77777777" w:rsidR="00361F58" w:rsidRPr="00097101" w:rsidRDefault="00B0605D">
      <w:pPr>
        <w:pStyle w:val="ListParagraph"/>
        <w:numPr>
          <w:ilvl w:val="0"/>
          <w:numId w:val="58"/>
        </w:numPr>
        <w:spacing w:line="360" w:lineRule="auto"/>
        <w:ind w:left="1800"/>
        <w:rPr>
          <w:ins w:id="3275" w:author="The Si Tran" w:date="2012-12-12T00:12:00Z"/>
          <w:szCs w:val="26"/>
          <w:lang w:val="pt-BR"/>
        </w:rPr>
        <w:pPrChange w:id="3276"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277" w:author="The Si Tran" w:date="2012-12-14T04:52:00Z">
                  <w:rPr>
                    <w:rFonts w:ascii="Cambria Math" w:hAnsi="Cambria Math"/>
                    <w:lang w:val="pt-BR"/>
                  </w:rPr>
                </w:rPrChange>
              </w:rPr>
              <m:t>ε</m:t>
            </m:r>
          </m:e>
          <m:sub>
            <m:r>
              <w:rPr>
                <w:rFonts w:ascii="Cambria Math" w:hAnsi="Cambria Math"/>
                <w:sz w:val="26"/>
                <w:szCs w:val="26"/>
                <w:lang w:val="pt-BR"/>
                <w:rPrChange w:id="3278" w:author="The Si Tran" w:date="2012-12-14T04:52:00Z">
                  <w:rPr>
                    <w:rFonts w:ascii="Cambria Math" w:hAnsi="Cambria Math"/>
                    <w:lang w:val="pt-BR"/>
                  </w:rPr>
                </w:rPrChange>
              </w:rPr>
              <m:t>t</m:t>
            </m:r>
          </m:sub>
        </m:sSub>
      </m:oMath>
      <w:ins w:id="3279" w:author="The Si Tran" w:date="2012-12-12T00:12:00Z">
        <w:r w:rsidR="00361F58" w:rsidRPr="004505B3">
          <w:rPr>
            <w:rFonts w:ascii="Times New Roman" w:hAnsi="Times New Roman"/>
            <w:sz w:val="26"/>
            <w:szCs w:val="26"/>
            <w:lang w:val="pt-BR"/>
            <w:rPrChange w:id="3280" w:author="The Si Tran" w:date="2012-12-14T04:52:00Z">
              <w:rPr>
                <w:lang w:val="pt-BR"/>
              </w:rPr>
            </w:rPrChange>
          </w:rPr>
          <w:t xml:space="preserve"> là sai số, biểu diễn thành phần không thể dự đoán được từ mô hình ở thời điểm t.</w:t>
        </w:r>
      </w:ins>
    </w:p>
    <w:p w14:paraId="2A048688" w14:textId="77777777" w:rsidR="00361F58" w:rsidRPr="00097101" w:rsidRDefault="00B0605D">
      <w:pPr>
        <w:pStyle w:val="ListParagraph"/>
        <w:numPr>
          <w:ilvl w:val="0"/>
          <w:numId w:val="58"/>
        </w:numPr>
        <w:spacing w:line="360" w:lineRule="auto"/>
        <w:ind w:left="1800"/>
        <w:rPr>
          <w:ins w:id="3281" w:author="The Si Tran" w:date="2012-12-12T00:12:00Z"/>
          <w:szCs w:val="26"/>
          <w:lang w:val="pt-BR"/>
        </w:rPr>
        <w:pPrChange w:id="3282"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283" w:author="The Si Tran" w:date="2012-12-14T04:52:00Z">
                  <w:rPr>
                    <w:rFonts w:ascii="Cambria Math" w:hAnsi="Cambria Math"/>
                    <w:lang w:val="pt-BR"/>
                  </w:rPr>
                </w:rPrChange>
              </w:rPr>
              <m:t>ϕ</m:t>
            </m:r>
          </m:e>
          <m:sub>
            <m:r>
              <w:rPr>
                <w:rFonts w:ascii="Cambria Math" w:hAnsi="Cambria Math"/>
                <w:sz w:val="26"/>
                <w:szCs w:val="26"/>
                <w:lang w:val="pt-BR"/>
                <w:rPrChange w:id="3284" w:author="The Si Tran" w:date="2012-12-14T04:52:00Z">
                  <w:rPr>
                    <w:rFonts w:ascii="Cambria Math" w:hAnsi="Cambria Math"/>
                    <w:lang w:val="pt-BR"/>
                  </w:rPr>
                </w:rPrChange>
              </w:rPr>
              <m:t>i</m:t>
            </m:r>
          </m:sub>
        </m:sSub>
      </m:oMath>
      <w:ins w:id="3285" w:author="The Si Tran" w:date="2012-12-12T00:12:00Z">
        <w:r w:rsidR="00361F58" w:rsidRPr="004505B3">
          <w:rPr>
            <w:rFonts w:ascii="Times New Roman" w:hAnsi="Times New Roman"/>
            <w:sz w:val="26"/>
            <w:szCs w:val="26"/>
            <w:lang w:val="pt-BR"/>
            <w:rPrChange w:id="3286" w:author="The Si Tran" w:date="2012-12-14T04:52:00Z">
              <w:rPr>
                <w:lang w:val="pt-BR"/>
              </w:rPr>
            </w:rPrChange>
          </w:rPr>
          <w:t xml:space="preserve"> là các trọng số được ước lượng thể hiện sự ảnh hưởng của các giá trị </w:t>
        </w:r>
      </w:ins>
      <m:oMath>
        <m:sSub>
          <m:sSubPr>
            <m:ctrlPr>
              <w:rPr>
                <w:rFonts w:ascii="Cambria Math" w:hAnsi="Cambria Math"/>
                <w:i/>
                <w:sz w:val="26"/>
                <w:szCs w:val="26"/>
                <w:lang w:val="pt-BR"/>
              </w:rPr>
            </m:ctrlPr>
          </m:sSubPr>
          <m:e>
            <m:r>
              <w:rPr>
                <w:rFonts w:ascii="Cambria Math" w:hAnsi="Cambria Math"/>
                <w:sz w:val="26"/>
                <w:szCs w:val="26"/>
                <w:lang w:val="pt-BR"/>
                <w:rPrChange w:id="3287" w:author="The Si Tran" w:date="2012-12-14T04:52:00Z">
                  <w:rPr>
                    <w:rFonts w:ascii="Cambria Math" w:hAnsi="Cambria Math"/>
                    <w:lang w:val="pt-BR"/>
                  </w:rPr>
                </w:rPrChange>
              </w:rPr>
              <m:t>y</m:t>
            </m:r>
          </m:e>
          <m:sub>
            <m:r>
              <w:rPr>
                <w:rFonts w:ascii="Cambria Math" w:hAnsi="Cambria Math"/>
                <w:sz w:val="26"/>
                <w:szCs w:val="26"/>
                <w:lang w:val="pt-BR"/>
                <w:rPrChange w:id="3288" w:author="The Si Tran" w:date="2012-12-14T04:52:00Z">
                  <w:rPr>
                    <w:rFonts w:ascii="Cambria Math" w:hAnsi="Cambria Math"/>
                    <w:lang w:val="pt-BR"/>
                  </w:rPr>
                </w:rPrChange>
              </w:rPr>
              <m:t>t-i</m:t>
            </m:r>
          </m:sub>
        </m:sSub>
      </m:oMath>
      <w:ins w:id="3289" w:author="The Si Tran" w:date="2012-12-12T00:12:00Z">
        <w:r w:rsidR="00361F58" w:rsidRPr="004505B3">
          <w:rPr>
            <w:rFonts w:ascii="Times New Roman" w:hAnsi="Times New Roman"/>
            <w:sz w:val="26"/>
            <w:szCs w:val="26"/>
            <w:lang w:val="pt-BR"/>
            <w:rPrChange w:id="3290" w:author="The Si Tran" w:date="2012-12-14T04:52:00Z">
              <w:rPr>
                <w:lang w:val="pt-BR"/>
              </w:rPr>
            </w:rPrChange>
          </w:rPr>
          <w:t xml:space="preserve"> lên </w:t>
        </w:r>
      </w:ins>
      <m:oMath>
        <m:sSub>
          <m:sSubPr>
            <m:ctrlPr>
              <w:rPr>
                <w:rFonts w:ascii="Cambria Math" w:hAnsi="Cambria Math"/>
                <w:i/>
                <w:sz w:val="26"/>
                <w:szCs w:val="26"/>
                <w:lang w:val="pt-BR"/>
              </w:rPr>
            </m:ctrlPr>
          </m:sSubPr>
          <m:e>
            <m:r>
              <w:rPr>
                <w:rFonts w:ascii="Cambria Math" w:hAnsi="Cambria Math"/>
                <w:sz w:val="26"/>
                <w:szCs w:val="26"/>
                <w:lang w:val="pt-BR"/>
                <w:rPrChange w:id="3291" w:author="The Si Tran" w:date="2012-12-14T04:52:00Z">
                  <w:rPr>
                    <w:rFonts w:ascii="Cambria Math" w:hAnsi="Cambria Math"/>
                    <w:lang w:val="pt-BR"/>
                  </w:rPr>
                </w:rPrChange>
              </w:rPr>
              <m:t>y</m:t>
            </m:r>
          </m:e>
          <m:sub>
            <m:r>
              <w:rPr>
                <w:rFonts w:ascii="Cambria Math" w:hAnsi="Cambria Math"/>
                <w:sz w:val="26"/>
                <w:szCs w:val="26"/>
                <w:lang w:val="pt-BR"/>
                <w:rPrChange w:id="3292" w:author="The Si Tran" w:date="2012-12-14T04:52:00Z">
                  <w:rPr>
                    <w:rFonts w:ascii="Cambria Math" w:hAnsi="Cambria Math"/>
                    <w:lang w:val="pt-BR"/>
                  </w:rPr>
                </w:rPrChange>
              </w:rPr>
              <m:t>t</m:t>
            </m:r>
          </m:sub>
        </m:sSub>
      </m:oMath>
      <w:ins w:id="3293" w:author="The Si Tran" w:date="2012-12-12T00:12:00Z">
        <w:r w:rsidR="00361F58" w:rsidRPr="004505B3">
          <w:rPr>
            <w:rFonts w:ascii="Times New Roman" w:hAnsi="Times New Roman"/>
            <w:sz w:val="26"/>
            <w:szCs w:val="26"/>
            <w:lang w:val="pt-BR"/>
            <w:rPrChange w:id="3294" w:author="The Si Tran" w:date="2012-12-14T04:52:00Z">
              <w:rPr>
                <w:lang w:val="pt-BR"/>
              </w:rPr>
            </w:rPrChange>
          </w:rPr>
          <w:t>.</w:t>
        </w:r>
      </w:ins>
    </w:p>
    <w:p w14:paraId="0AA9D671" w14:textId="35DF7B0A" w:rsidR="00361F58" w:rsidRDefault="00361F58" w:rsidP="004505B3">
      <w:pPr>
        <w:ind w:firstLine="540"/>
        <w:rPr>
          <w:ins w:id="3295" w:author="The Si Tran" w:date="2012-12-12T00:12:00Z"/>
        </w:rPr>
      </w:pPr>
      <w:ins w:id="3296"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297" w:author="The Si Tran" w:date="2012-12-14T04:59:00Z"/>
          <w:rFonts w:eastAsia="Times New Roman"/>
          <w:szCs w:val="26"/>
        </w:rPr>
      </w:pPr>
      <w:ins w:id="3298" w:author="The Si Tran" w:date="2012-12-14T04:58:00Z">
        <w:r>
          <w:rPr>
            <w:noProof/>
            <w:rPrChange w:id="3299" w:author="Unknown">
              <w:rPr>
                <w:b/>
                <w:bCs/>
                <w:noProof/>
                <w:sz w:val="20"/>
                <w:szCs w:val="20"/>
              </w:rPr>
            </w:rPrChange>
          </w:rPr>
          <mc:AlternateContent>
            <mc:Choice Requires="wps">
              <w:drawing>
                <wp:anchor distT="0" distB="0" distL="114300" distR="114300" simplePos="0" relativeHeight="251648000" behindDoc="0" locked="0" layoutInCell="1" allowOverlap="1" wp14:anchorId="16EE2C1B" wp14:editId="7A84F520">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B0605D" w:rsidRDefault="00B0605D">
                              <w:pPr>
                                <w:pStyle w:val="EquationIndex"/>
                                <w:pPrChange w:id="3300" w:author="The Si Tran" w:date="2012-12-15T08:10:00Z">
                                  <w:pPr/>
                                </w:pPrChange>
                              </w:pPr>
                              <w:r>
                                <w:t>(3.</w:t>
                              </w:r>
                              <w:ins w:id="3301" w:author="The Si Tran" w:date="2012-12-14T04:55:00Z">
                                <w:r>
                                  <w:t>3</w:t>
                                </w:r>
                              </w:ins>
                              <w:del w:id="330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1" type="#_x0000_t202" style="position:absolute;left:0;text-align:left;margin-left:413.35pt;margin-top:7.45pt;width:40.1pt;height:29.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" fillcolor="window" stroked="f" strokeweight=".5pt">
                  <v:path arrowok="t"/>
                  <v:textbox>
                    <w:txbxContent>
                      <w:p w14:paraId="0F045A14" w14:textId="77777777" w:rsidR="00B0605D" w:rsidRDefault="00B0605D">
                        <w:pPr>
                          <w:pStyle w:val="EquationIndex"/>
                          <w:pPrChange w:id="3303" w:author="The Si Tran" w:date="2012-12-15T08:10:00Z">
                            <w:pPr/>
                          </w:pPrChange>
                        </w:pPr>
                        <w:r>
                          <w:t>(3.</w:t>
                        </w:r>
                        <w:ins w:id="3304" w:author="The Si Tran" w:date="2012-12-14T04:55:00Z">
                          <w:r>
                            <w:t>3</w:t>
                          </w:r>
                        </w:ins>
                        <w:del w:id="3305" w:author="The Si Tran" w:date="2012-12-14T04:55:00Z">
                          <w:r w:rsidDel="004505B3">
                            <w:delText>2.1</w:delText>
                          </w:r>
                        </w:del>
                        <w:r>
                          <w:t>)</w:t>
                        </w:r>
                      </w:p>
                    </w:txbxContent>
                  </v:textbox>
                </v:shape>
              </w:pict>
            </mc:Fallback>
          </mc:AlternateContent>
        </w:r>
      </w:ins>
      <w:ins w:id="3306"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307" w:author="The Si Tran" w:date="2012-12-12T00:12:00Z">
        <w:r w:rsidR="004505B3">
          <w:rPr>
            <w:rFonts w:eastAsia="Times New Roman"/>
            <w:szCs w:val="26"/>
          </w:rPr>
          <w:t xml:space="preserve">              </w:t>
        </w:r>
      </w:ins>
    </w:p>
    <w:p w14:paraId="48675FC8" w14:textId="186D7C33" w:rsidR="004505B3" w:rsidRDefault="00307510" w:rsidP="00E078AF">
      <w:pPr>
        <w:spacing w:before="100" w:beforeAutospacing="1" w:after="100" w:afterAutospacing="1"/>
        <w:rPr>
          <w:ins w:id="3308" w:author="The Si Tran" w:date="2012-12-14T04:55:00Z"/>
          <w:rFonts w:eastAsia="Times New Roman"/>
          <w:szCs w:val="26"/>
        </w:rPr>
      </w:pPr>
      <w:ins w:id="3309" w:author="The Si Tran" w:date="2012-12-14T05:00:00Z">
        <w:r>
          <w:rPr>
            <w:noProof/>
            <w:rPrChange w:id="3310" w:author="Unknown">
              <w:rPr>
                <w:b/>
                <w:bCs/>
                <w:noProof/>
                <w:sz w:val="20"/>
                <w:szCs w:val="20"/>
              </w:rPr>
            </w:rPrChange>
          </w:rPr>
          <mc:AlternateContent>
            <mc:Choice Requires="wps">
              <w:drawing>
                <wp:anchor distT="0" distB="0" distL="114300" distR="114300" simplePos="0" relativeHeight="251656192" behindDoc="0" locked="0" layoutInCell="1" allowOverlap="1" wp14:anchorId="18798BE4" wp14:editId="59BCC542">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B0605D" w:rsidRPr="00307510" w:rsidRDefault="00B0605D">
                              <w:pPr>
                                <w:pStyle w:val="EquationIndex"/>
                                <w:rPr>
                                  <w:rPrChange w:id="3311" w:author="The Si Tran" w:date="2012-12-15T08:12:00Z">
                                    <w:rPr/>
                                  </w:rPrChange>
                                </w:rPr>
                                <w:pPrChange w:id="3312" w:author="The Si Tran" w:date="2012-12-15T08:12:00Z">
                                  <w:pPr/>
                                </w:pPrChange>
                              </w:pPr>
                              <w:r w:rsidRPr="00307510">
                                <w:rPr>
                                  <w:rPrChange w:id="3313" w:author="The Si Tran" w:date="2012-12-15T08:12:00Z">
                                    <w:rPr/>
                                  </w:rPrChange>
                                </w:rPr>
                                <w:t>(</w:t>
                              </w:r>
                              <w:r w:rsidRPr="00307510">
                                <w:rPr>
                                  <w:rStyle w:val="EquationIndexChar"/>
                                  <w:rPrChange w:id="3314" w:author="The Si Tran" w:date="2012-12-15T08:12:00Z">
                                    <w:rPr/>
                                  </w:rPrChange>
                                </w:rPr>
                                <w:t>3</w:t>
                              </w:r>
                              <w:r w:rsidRPr="00307510">
                                <w:rPr>
                                  <w:rPrChange w:id="3315" w:author="The Si Tran" w:date="2012-12-15T08:12:00Z">
                                    <w:rPr/>
                                  </w:rPrChange>
                                </w:rPr>
                                <w:t>.</w:t>
                              </w:r>
                              <w:ins w:id="3316" w:author="The Si Tran" w:date="2012-12-14T04:55:00Z">
                                <w:r w:rsidRPr="00307510">
                                  <w:rPr>
                                    <w:rPrChange w:id="3317" w:author="The Si Tran" w:date="2012-12-15T08:12:00Z">
                                      <w:rPr/>
                                    </w:rPrChange>
                                  </w:rPr>
                                  <w:t>5</w:t>
                                </w:r>
                              </w:ins>
                              <w:del w:id="3318" w:author="The Si Tran" w:date="2012-12-14T04:55:00Z">
                                <w:r w:rsidRPr="00307510" w:rsidDel="004505B3">
                                  <w:rPr>
                                    <w:rPrChange w:id="3319" w:author="The Si Tran" w:date="2012-12-15T08:12:00Z">
                                      <w:rPr/>
                                    </w:rPrChange>
                                  </w:rPr>
                                  <w:delText>2.1</w:delText>
                                </w:r>
                              </w:del>
                              <w:r w:rsidRPr="00307510">
                                <w:rPr>
                                  <w:rPrChange w:id="3320" w:author="The Si Tran" w:date="2012-12-15T08:12: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2" type="#_x0000_t202" style="position:absolute;left:0;text-align:left;margin-left:412.4pt;margin-top:182.4pt;width:41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Z/WrmW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B0605D" w:rsidRPr="00307510" w:rsidRDefault="00B0605D">
                        <w:pPr>
                          <w:pStyle w:val="EquationIndex"/>
                          <w:rPr>
                            <w:rPrChange w:id="3321" w:author="The Si Tran" w:date="2012-12-15T08:12:00Z">
                              <w:rPr/>
                            </w:rPrChange>
                          </w:rPr>
                          <w:pPrChange w:id="3322" w:author="The Si Tran" w:date="2012-12-15T08:12:00Z">
                            <w:pPr/>
                          </w:pPrChange>
                        </w:pPr>
                        <w:r w:rsidRPr="00307510">
                          <w:rPr>
                            <w:rPrChange w:id="3323" w:author="The Si Tran" w:date="2012-12-15T08:12:00Z">
                              <w:rPr/>
                            </w:rPrChange>
                          </w:rPr>
                          <w:t>(</w:t>
                        </w:r>
                        <w:r w:rsidRPr="00307510">
                          <w:rPr>
                            <w:rStyle w:val="EquationIndexChar"/>
                            <w:rPrChange w:id="3324" w:author="The Si Tran" w:date="2012-12-15T08:12:00Z">
                              <w:rPr/>
                            </w:rPrChange>
                          </w:rPr>
                          <w:t>3</w:t>
                        </w:r>
                        <w:r w:rsidRPr="00307510">
                          <w:rPr>
                            <w:rPrChange w:id="3325" w:author="The Si Tran" w:date="2012-12-15T08:12:00Z">
                              <w:rPr/>
                            </w:rPrChange>
                          </w:rPr>
                          <w:t>.</w:t>
                        </w:r>
                        <w:ins w:id="3326" w:author="The Si Tran" w:date="2012-12-14T04:55:00Z">
                          <w:r w:rsidRPr="00307510">
                            <w:rPr>
                              <w:rPrChange w:id="3327" w:author="The Si Tran" w:date="2012-12-15T08:12:00Z">
                                <w:rPr/>
                              </w:rPrChange>
                            </w:rPr>
                            <w:t>5</w:t>
                          </w:r>
                        </w:ins>
                        <w:del w:id="3328" w:author="The Si Tran" w:date="2012-12-14T04:55:00Z">
                          <w:r w:rsidRPr="00307510" w:rsidDel="004505B3">
                            <w:rPr>
                              <w:rPrChange w:id="3329" w:author="The Si Tran" w:date="2012-12-15T08:12:00Z">
                                <w:rPr/>
                              </w:rPrChange>
                            </w:rPr>
                            <w:delText>2.1</w:delText>
                          </w:r>
                        </w:del>
                        <w:r w:rsidRPr="00307510">
                          <w:rPr>
                            <w:rPrChange w:id="3330" w:author="The Si Tran" w:date="2012-12-15T08:12:00Z">
                              <w:rPr/>
                            </w:rPrChange>
                          </w:rPr>
                          <w:t>)</w:t>
                        </w:r>
                      </w:p>
                    </w:txbxContent>
                  </v:textbox>
                </v:shape>
              </w:pict>
            </mc:Fallback>
          </mc:AlternateContent>
        </w:r>
      </w:ins>
      <w:ins w:id="3331" w:author="The Si Tran" w:date="2012-12-14T04:59:00Z">
        <w:r w:rsidR="0038419C">
          <w:rPr>
            <w:noProof/>
            <w:rPrChange w:id="3332" w:author="Unknown">
              <w:rPr>
                <w:b/>
                <w:bCs/>
                <w:noProof/>
                <w:sz w:val="20"/>
                <w:szCs w:val="20"/>
              </w:rPr>
            </w:rPrChange>
          </w:rPr>
          <mc:AlternateContent>
            <mc:Choice Requires="wps">
              <w:drawing>
                <wp:anchor distT="0" distB="0" distL="114300" distR="114300" simplePos="0" relativeHeight="251652096" behindDoc="0" locked="0" layoutInCell="1" allowOverlap="1" wp14:anchorId="1B7BC458" wp14:editId="39E85FE6">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B0605D" w:rsidRDefault="00B0605D">
                              <w:pPr>
                                <w:pStyle w:val="EquationIndex"/>
                                <w:pPrChange w:id="3333" w:author="The Si Tran" w:date="2012-12-15T08:11:00Z">
                                  <w:pPr/>
                                </w:pPrChange>
                              </w:pPr>
                              <w:r w:rsidRPr="009211DB">
                                <w:rPr>
                                  <w:rStyle w:val="EquationIndexChar"/>
                                  <w:rPrChange w:id="3334" w:author="The Si Tran" w:date="2012-12-15T08:11:00Z">
                                    <w:rPr/>
                                  </w:rPrChange>
                                </w:rPr>
                                <w:t>(</w:t>
                              </w:r>
                              <w:r>
                                <w:t>3.</w:t>
                              </w:r>
                              <w:ins w:id="3335" w:author="The Si Tran" w:date="2012-12-14T04:55:00Z">
                                <w:r>
                                  <w:t>4</w:t>
                                </w:r>
                              </w:ins>
                              <w:del w:id="333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3" type="#_x0000_t202" style="position:absolute;left:0;text-align:left;margin-left:411.35pt;margin-top:98.75pt;width:41.85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" fillcolor="window" stroked="f" strokeweight=".5pt">
                  <v:path arrowok="t"/>
                  <v:textbox>
                    <w:txbxContent>
                      <w:p w14:paraId="6A39E94C" w14:textId="77777777" w:rsidR="00B0605D" w:rsidRDefault="00B0605D">
                        <w:pPr>
                          <w:pStyle w:val="EquationIndex"/>
                          <w:pPrChange w:id="3337" w:author="The Si Tran" w:date="2012-12-15T08:11:00Z">
                            <w:pPr/>
                          </w:pPrChange>
                        </w:pPr>
                        <w:r w:rsidRPr="009211DB">
                          <w:rPr>
                            <w:rStyle w:val="EquationIndexChar"/>
                            <w:rPrChange w:id="3338" w:author="The Si Tran" w:date="2012-12-15T08:11:00Z">
                              <w:rPr/>
                            </w:rPrChange>
                          </w:rPr>
                          <w:t>(</w:t>
                        </w:r>
                        <w:r>
                          <w:t>3.</w:t>
                        </w:r>
                        <w:ins w:id="3339" w:author="The Si Tran" w:date="2012-12-14T04:55:00Z">
                          <w:r>
                            <w:t>4</w:t>
                          </w:r>
                        </w:ins>
                        <w:del w:id="3340" w:author="The Si Tran" w:date="2012-12-14T04:55:00Z">
                          <w:r w:rsidDel="004505B3">
                            <w:delText>2.1</w:delText>
                          </w:r>
                        </w:del>
                        <w:r>
                          <w:t>)</w:t>
                        </w:r>
                      </w:p>
                    </w:txbxContent>
                  </v:textbox>
                </v:shape>
              </w:pict>
            </mc:Fallback>
          </mc:AlternateContent>
        </w:r>
      </w:ins>
      <w:ins w:id="3341" w:author="The Si Tran" w:date="2012-12-14T04:56:00Z">
        <w:r w:rsidR="004505B3">
          <w:rPr>
            <w:rFonts w:eastAsia="Times New Roman"/>
            <w:szCs w:val="26"/>
          </w:rPr>
          <w:tab/>
        </w:r>
      </w:ins>
      <w:ins w:id="3342" w:author="The Si Tran" w:date="2012-12-12T00:12:00Z">
        <w:r w:rsidR="00361F58" w:rsidRPr="007F6C43">
          <w:rPr>
            <w:rFonts w:eastAsia="Times New Roman"/>
            <w:szCs w:val="26"/>
          </w:rPr>
          <w:t xml:space="preserve">Lần lượt thay </w:t>
        </w:r>
        <w:r w:rsidR="00361F58" w:rsidRPr="007F6C43">
          <w:rPr>
            <w:rFonts w:eastAsia="Times New Roman"/>
            <w:i/>
            <w:szCs w:val="26"/>
          </w:rPr>
          <w:t xml:space="preserve">k </w:t>
        </w:r>
        <w:r w:rsidR="00361F58" w:rsidRPr="007F6C43">
          <w:rPr>
            <w:rFonts w:eastAsia="Times New Roman"/>
            <w:szCs w:val="26"/>
          </w:rPr>
          <w:t xml:space="preserve">= 0, 1, …, </w:t>
        </w:r>
        <w:r w:rsidR="00361F58" w:rsidRPr="007F6C43">
          <w:rPr>
            <w:rFonts w:eastAsia="Times New Roman"/>
            <w:i/>
            <w:szCs w:val="26"/>
          </w:rPr>
          <w:t>p</w:t>
        </w:r>
        <w:r w:rsidR="00361F58" w:rsidRPr="007F6C43">
          <w:rPr>
            <w:rFonts w:eastAsia="Times New Roman"/>
            <w:szCs w:val="26"/>
          </w:rPr>
          <w:t xml:space="preserve">, ta được </w:t>
        </w:r>
        <w:r w:rsidR="00361F58" w:rsidRPr="007F6C43">
          <w:rPr>
            <w:rFonts w:eastAsia="Times New Roman"/>
            <w:i/>
            <w:szCs w:val="26"/>
          </w:rPr>
          <w:t>p</w:t>
        </w:r>
        <w:r w:rsidR="00361F58" w:rsidRPr="007F6C43">
          <w:rPr>
            <w:rFonts w:eastAsia="Times New Roman"/>
            <w:szCs w:val="26"/>
          </w:rPr>
          <w:t>+1 phương trình sai phân, giải các phương trình này sẽ xác định được các hệ số</w:t>
        </w:r>
      </w:ins>
      <w:ins w:id="3343" w:author="The Si Tran" w:date="2012-12-14T04:56:00Z">
        <w:r w:rsidR="004505B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 xml:space="preserve">, </m:t>
          </m:r>
        </m:oMath>
      </w:ins>
      <w:ins w:id="3344" w:author="The Si Tran" w:date="2012-12-14T04:57:00Z">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oMath>
      </w:ins>
    </w:p>
    <w:p w14:paraId="40D25EF0" w14:textId="757003D9" w:rsidR="00361F58" w:rsidRPr="007F6C43" w:rsidRDefault="00B0605D">
      <w:pPr>
        <w:jc w:val="left"/>
        <w:rPr>
          <w:ins w:id="3345" w:author="The Si Tran" w:date="2012-12-12T00:12:00Z"/>
          <w:rFonts w:eastAsia="Times New Roman"/>
          <w:szCs w:val="26"/>
        </w:rPr>
        <w:pPrChange w:id="3346" w:author="The Si Tran" w:date="2012-12-15T08:11: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347" w:author="The Si Tran" w:date="2012-12-15T07:59:00Z">
                    <w:rPr>
                      <w:rFonts w:ascii="Cambria Math" w:eastAsia="Times New Roman" w:hAnsi="Cambria Math"/>
                      <w:szCs w:val="26"/>
                    </w:rPr>
                  </w:rPrChange>
                </w:rPr>
                <m:t>γ</m:t>
              </m:r>
            </m:e>
            <m:sub>
              <m:r>
                <m:rPr>
                  <m:sty m:val="p"/>
                </m:rPr>
                <w:rPr>
                  <w:rFonts w:ascii="Cambria Math" w:hAnsi="Cambria Math"/>
                  <w:rPrChange w:id="3348" w:author="The Si Tran" w:date="2012-12-15T07:59:00Z">
                    <w:rPr>
                      <w:rFonts w:ascii="Cambria Math" w:eastAsia="Times New Roman" w:hAnsi="Cambria Math"/>
                      <w:szCs w:val="26"/>
                    </w:rPr>
                  </w:rPrChange>
                </w:rPr>
                <m:t>0</m:t>
              </m:r>
            </m:sub>
          </m:sSub>
          <m:r>
            <m:rPr>
              <m:sty m:val="p"/>
            </m:rPr>
            <w:rPr>
              <w:rFonts w:ascii="Cambria Math" w:hAnsi="Cambria Math"/>
              <w:rPrChange w:id="334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350" w:author="The Si Tran" w:date="2012-12-15T07:59:00Z">
                    <w:rPr>
                      <w:rFonts w:ascii="Cambria Math" w:eastAsia="Times New Roman" w:hAnsi="Cambria Math"/>
                      <w:szCs w:val="26"/>
                    </w:rPr>
                  </w:rPrChange>
                </w:rPr>
                <m:t>ϕ</m:t>
              </m:r>
            </m:e>
            <m:sub>
              <m:r>
                <m:rPr>
                  <m:sty m:val="p"/>
                </m:rPr>
                <w:rPr>
                  <w:rFonts w:ascii="Cambria Math" w:hAnsi="Cambria Math"/>
                  <w:rPrChange w:id="3351"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352" w:author="The Si Tran" w:date="2012-12-15T07:59:00Z">
                    <w:rPr>
                      <w:rFonts w:ascii="Cambria Math" w:eastAsia="Times New Roman" w:hAnsi="Cambria Math"/>
                      <w:szCs w:val="26"/>
                    </w:rPr>
                  </w:rPrChange>
                </w:rPr>
                <m:t>γ</m:t>
              </m:r>
            </m:e>
            <m:sub>
              <m:r>
                <m:rPr>
                  <m:sty m:val="p"/>
                </m:rPr>
                <w:rPr>
                  <w:rFonts w:ascii="Cambria Math" w:hAnsi="Cambria Math"/>
                  <w:rPrChange w:id="3353" w:author="The Si Tran" w:date="2012-12-15T07:59:00Z">
                    <w:rPr>
                      <w:rFonts w:ascii="Cambria Math" w:eastAsia="Times New Roman" w:hAnsi="Cambria Math"/>
                      <w:szCs w:val="26"/>
                    </w:rPr>
                  </w:rPrChange>
                </w:rPr>
                <m:t>1</m:t>
              </m:r>
            </m:sub>
          </m:sSub>
          <m:r>
            <m:rPr>
              <m:sty m:val="p"/>
            </m:rPr>
            <w:rPr>
              <w:rFonts w:ascii="Cambria Math" w:hAnsi="Cambria Math"/>
              <w:rPrChange w:id="335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355" w:author="The Si Tran" w:date="2012-12-15T07:59:00Z">
                    <w:rPr>
                      <w:rFonts w:ascii="Cambria Math" w:eastAsia="Times New Roman" w:hAnsi="Cambria Math"/>
                      <w:szCs w:val="26"/>
                    </w:rPr>
                  </w:rPrChange>
                </w:rPr>
                <m:t>ϕ</m:t>
              </m:r>
            </m:e>
            <m:sub>
              <m:r>
                <m:rPr>
                  <m:sty m:val="p"/>
                </m:rPr>
                <w:rPr>
                  <w:rFonts w:ascii="Cambria Math" w:hAnsi="Cambria Math"/>
                  <w:rPrChange w:id="335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357" w:author="The Si Tran" w:date="2012-12-15T07:59:00Z">
                    <w:rPr>
                      <w:rFonts w:ascii="Cambria Math" w:eastAsia="Times New Roman" w:hAnsi="Cambria Math"/>
                      <w:szCs w:val="26"/>
                    </w:rPr>
                  </w:rPrChange>
                </w:rPr>
                <m:t>γ</m:t>
              </m:r>
            </m:e>
            <m:sub>
              <m:r>
                <m:rPr>
                  <m:sty m:val="p"/>
                </m:rPr>
                <w:rPr>
                  <w:rFonts w:ascii="Cambria Math" w:hAnsi="Cambria Math"/>
                  <w:rPrChange w:id="3358" w:author="The Si Tran" w:date="2012-12-15T07:59:00Z">
                    <w:rPr>
                      <w:rFonts w:ascii="Cambria Math" w:eastAsia="Times New Roman" w:hAnsi="Cambria Math"/>
                      <w:szCs w:val="26"/>
                    </w:rPr>
                  </w:rPrChange>
                </w:rPr>
                <m:t>2</m:t>
              </m:r>
            </m:sub>
          </m:sSub>
          <m:r>
            <m:rPr>
              <m:sty m:val="p"/>
            </m:rPr>
            <w:rPr>
              <w:rFonts w:ascii="Cambria Math" w:hAnsi="Cambria Math"/>
              <w:rPrChange w:id="3359" w:author="The Si Tran" w:date="2012-12-15T07:59:00Z">
                <w:rPr>
                  <w:rFonts w:ascii="Cambria Math" w:eastAsia="Times New Roman" w:hAnsi="Cambria Math"/>
                  <w:szCs w:val="26"/>
                </w:rPr>
              </w:rPrChange>
            </w:rPr>
            <m:t>+</m:t>
          </m:r>
          <m:r>
            <m:rPr>
              <m:sty m:val="p"/>
            </m:rPr>
            <w:rPr>
              <w:rFonts w:ascii="Cambria Math" w:hAnsi="Cambria Math" w:hint="eastAsia"/>
              <w:rPrChange w:id="3360" w:author="The Si Tran" w:date="2012-12-15T07:59:00Z">
                <w:rPr>
                  <w:rFonts w:ascii="Cambria Math" w:eastAsia="Times New Roman" w:hAnsi="Cambria Math" w:hint="eastAsia"/>
                  <w:szCs w:val="26"/>
                </w:rPr>
              </w:rPrChange>
            </w:rPr>
            <m:t>…</m:t>
          </m:r>
          <m:r>
            <m:rPr>
              <m:sty m:val="p"/>
            </m:rPr>
            <w:rPr>
              <w:rFonts w:ascii="Cambria Math" w:hAnsi="Cambria Math"/>
              <w:rPrChange w:id="336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362" w:author="The Si Tran" w:date="2012-12-15T07:59:00Z">
                    <w:rPr>
                      <w:rFonts w:ascii="Cambria Math" w:eastAsia="Times New Roman" w:hAnsi="Cambria Math"/>
                      <w:szCs w:val="26"/>
                    </w:rPr>
                  </w:rPrChange>
                </w:rPr>
                <m:t>ϕ</m:t>
              </m:r>
            </m:e>
            <m:sub>
              <m:r>
                <w:rPr>
                  <w:rFonts w:ascii="Cambria Math" w:hAnsi="Cambria Math"/>
                  <w:rPrChange w:id="336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364" w:author="The Si Tran" w:date="2012-12-15T07:59:00Z">
                    <w:rPr>
                      <w:rFonts w:ascii="Cambria Math" w:eastAsia="Times New Roman" w:hAnsi="Cambria Math"/>
                      <w:szCs w:val="26"/>
                    </w:rPr>
                  </w:rPrChange>
                </w:rPr>
                <m:t>γ</m:t>
              </m:r>
            </m:e>
            <m:sub>
              <m:r>
                <w:rPr>
                  <w:rFonts w:ascii="Cambria Math" w:hAnsi="Cambria Math"/>
                  <w:rPrChange w:id="3365" w:author="The Si Tran" w:date="2012-12-15T07:59:00Z">
                    <w:rPr>
                      <w:rFonts w:ascii="Cambria Math" w:eastAsia="Times New Roman" w:hAnsi="Cambria Math"/>
                      <w:szCs w:val="26"/>
                    </w:rPr>
                  </w:rPrChange>
                </w:rPr>
                <m:t>p</m:t>
              </m:r>
            </m:sub>
          </m:sSub>
          <m:r>
            <m:rPr>
              <m:sty m:val="p"/>
            </m:rPr>
            <w:rPr>
              <w:rFonts w:ascii="Cambria Math" w:hAnsi="Cambria Math"/>
              <w:rPrChange w:id="3366"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367" w:author="The Si Tran" w:date="2012-12-15T07:59:00Z">
                    <w:rPr>
                      <w:rFonts w:ascii="Cambria Math" w:eastAsia="Times New Roman" w:hAnsi="Cambria Math"/>
                      <w:szCs w:val="26"/>
                    </w:rPr>
                  </w:rPrChange>
                </w:rPr>
                <m:t>σ</m:t>
              </m:r>
            </m:e>
            <m:sub>
              <m:r>
                <w:rPr>
                  <w:rFonts w:ascii="Cambria Math" w:hAnsi="Cambria Math"/>
                  <w:rPrChange w:id="3368" w:author="The Si Tran" w:date="2012-12-15T07:59:00Z">
                    <w:rPr>
                      <w:rFonts w:ascii="Cambria Math" w:eastAsia="Times New Roman" w:hAnsi="Cambria Math"/>
                      <w:szCs w:val="26"/>
                    </w:rPr>
                  </w:rPrChange>
                </w:rPr>
                <m:t>ε</m:t>
              </m:r>
            </m:sub>
            <m:sup>
              <m:r>
                <m:rPr>
                  <m:sty m:val="p"/>
                </m:rPr>
                <w:rPr>
                  <w:rFonts w:ascii="Cambria Math" w:hAnsi="Cambria Math"/>
                  <w:rPrChange w:id="3369" w:author="The Si Tran" w:date="2012-12-15T07:59:00Z">
                    <w:rPr>
                      <w:rFonts w:ascii="Cambria Math" w:eastAsia="Times New Roman" w:hAnsi="Cambria Math"/>
                      <w:szCs w:val="26"/>
                    </w:rPr>
                  </w:rPrChange>
                </w:rPr>
                <m:t>2</m:t>
              </m:r>
            </m:sup>
          </m:sSubSup>
          <w:ins w:id="3370" w:author="The Si Tran" w:date="2012-12-12T00:12:00Z">
            <m:r>
              <m:rPr>
                <m:sty m:val="p"/>
              </m:rPr>
              <w:rPr>
                <w:rFonts w:ascii="Cambria Math" w:hAnsi="Cambria Math"/>
                <w:rPrChange w:id="3371"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372" w:author="The Si Tran" w:date="2012-12-15T07:59:00Z">
                    <w:rPr>
                      <w:rFonts w:ascii="Cambria Math" w:eastAsia="Times New Roman" w:hAnsi="Cambria Math"/>
                      <w:szCs w:val="26"/>
                    </w:rPr>
                  </w:rPrChange>
                </w:rPr>
                <m:t>γ</m:t>
              </m:r>
            </m:e>
            <m:sub>
              <m:r>
                <m:rPr>
                  <m:sty m:val="p"/>
                </m:rPr>
                <w:rPr>
                  <w:rFonts w:ascii="Cambria Math" w:hAnsi="Cambria Math"/>
                  <w:rPrChange w:id="3373" w:author="The Si Tran" w:date="2012-12-15T07:59:00Z">
                    <w:rPr>
                      <w:rFonts w:ascii="Cambria Math" w:eastAsia="Times New Roman" w:hAnsi="Cambria Math"/>
                      <w:szCs w:val="26"/>
                    </w:rPr>
                  </w:rPrChange>
                </w:rPr>
                <m:t>1</m:t>
              </m:r>
            </m:sub>
          </m:sSub>
          <m:r>
            <m:rPr>
              <m:sty m:val="p"/>
            </m:rPr>
            <w:rPr>
              <w:rFonts w:ascii="Cambria Math" w:hAnsi="Cambria Math"/>
              <w:rPrChange w:id="337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375" w:author="The Si Tran" w:date="2012-12-15T07:59:00Z">
                    <w:rPr>
                      <w:rFonts w:ascii="Cambria Math" w:eastAsia="Times New Roman" w:hAnsi="Cambria Math"/>
                      <w:szCs w:val="26"/>
                    </w:rPr>
                  </w:rPrChange>
                </w:rPr>
                <m:t>ϕ</m:t>
              </m:r>
            </m:e>
            <m:sub>
              <m:r>
                <m:rPr>
                  <m:sty m:val="p"/>
                </m:rPr>
                <w:rPr>
                  <w:rFonts w:ascii="Cambria Math" w:hAnsi="Cambria Math"/>
                  <w:rPrChange w:id="3376"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377" w:author="The Si Tran" w:date="2012-12-15T07:59:00Z">
                    <w:rPr>
                      <w:rFonts w:ascii="Cambria Math" w:eastAsia="Times New Roman" w:hAnsi="Cambria Math"/>
                      <w:szCs w:val="26"/>
                    </w:rPr>
                  </w:rPrChange>
                </w:rPr>
                <m:t>γ</m:t>
              </m:r>
            </m:e>
            <m:sub>
              <m:r>
                <m:rPr>
                  <m:sty m:val="p"/>
                </m:rPr>
                <w:rPr>
                  <w:rFonts w:ascii="Cambria Math" w:hAnsi="Cambria Math"/>
                  <w:rPrChange w:id="3378" w:author="The Si Tran" w:date="2012-12-15T07:59:00Z">
                    <w:rPr>
                      <w:rFonts w:ascii="Cambria Math" w:eastAsia="Times New Roman" w:hAnsi="Cambria Math"/>
                      <w:szCs w:val="26"/>
                    </w:rPr>
                  </w:rPrChange>
                </w:rPr>
                <m:t>0</m:t>
              </m:r>
            </m:sub>
          </m:sSub>
          <m:r>
            <m:rPr>
              <m:sty m:val="p"/>
            </m:rPr>
            <w:rPr>
              <w:rFonts w:ascii="Cambria Math" w:hAnsi="Cambria Math"/>
              <w:rPrChange w:id="337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380" w:author="The Si Tran" w:date="2012-12-15T07:59:00Z">
                    <w:rPr>
                      <w:rFonts w:ascii="Cambria Math" w:eastAsia="Times New Roman" w:hAnsi="Cambria Math"/>
                      <w:szCs w:val="26"/>
                    </w:rPr>
                  </w:rPrChange>
                </w:rPr>
                <m:t>ϕ</m:t>
              </m:r>
            </m:e>
            <m:sub>
              <m:r>
                <m:rPr>
                  <m:sty m:val="p"/>
                </m:rPr>
                <w:rPr>
                  <w:rFonts w:ascii="Cambria Math" w:hAnsi="Cambria Math"/>
                  <w:rPrChange w:id="3381"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382" w:author="The Si Tran" w:date="2012-12-15T07:59:00Z">
                    <w:rPr>
                      <w:rFonts w:ascii="Cambria Math" w:eastAsia="Times New Roman" w:hAnsi="Cambria Math"/>
                      <w:szCs w:val="26"/>
                    </w:rPr>
                  </w:rPrChange>
                </w:rPr>
                <m:t>γ</m:t>
              </m:r>
            </m:e>
            <m:sub>
              <m:r>
                <m:rPr>
                  <m:sty m:val="p"/>
                </m:rPr>
                <w:rPr>
                  <w:rFonts w:ascii="Cambria Math" w:hAnsi="Cambria Math"/>
                  <w:rPrChange w:id="3383" w:author="The Si Tran" w:date="2012-12-15T07:59:00Z">
                    <w:rPr>
                      <w:rFonts w:ascii="Cambria Math" w:eastAsia="Times New Roman" w:hAnsi="Cambria Math"/>
                      <w:szCs w:val="26"/>
                    </w:rPr>
                  </w:rPrChange>
                </w:rPr>
                <m:t>1</m:t>
              </m:r>
            </m:sub>
          </m:sSub>
          <m:r>
            <m:rPr>
              <m:sty m:val="p"/>
            </m:rPr>
            <w:rPr>
              <w:rFonts w:ascii="Cambria Math" w:hAnsi="Cambria Math"/>
              <w:rPrChange w:id="3384" w:author="The Si Tran" w:date="2012-12-15T07:59:00Z">
                <w:rPr>
                  <w:rFonts w:ascii="Cambria Math" w:eastAsia="Times New Roman" w:hAnsi="Cambria Math"/>
                  <w:szCs w:val="26"/>
                </w:rPr>
              </w:rPrChange>
            </w:rPr>
            <m:t>+</m:t>
          </m:r>
          <m:r>
            <m:rPr>
              <m:sty m:val="p"/>
            </m:rPr>
            <w:rPr>
              <w:rFonts w:ascii="Cambria Math" w:hAnsi="Cambria Math" w:hint="eastAsia"/>
              <w:rPrChange w:id="3385" w:author="The Si Tran" w:date="2012-12-15T07:59:00Z">
                <w:rPr>
                  <w:rFonts w:ascii="Cambria Math" w:eastAsia="Times New Roman" w:hAnsi="Cambria Math" w:hint="eastAsia"/>
                  <w:szCs w:val="26"/>
                </w:rPr>
              </w:rPrChange>
            </w:rPr>
            <m:t>…</m:t>
          </m:r>
          <m:r>
            <m:rPr>
              <m:sty m:val="p"/>
            </m:rPr>
            <w:rPr>
              <w:rFonts w:ascii="Cambria Math" w:hAnsi="Cambria Math"/>
              <w:rPrChange w:id="338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387" w:author="The Si Tran" w:date="2012-12-15T07:59:00Z">
                    <w:rPr>
                      <w:rFonts w:ascii="Cambria Math" w:eastAsia="Times New Roman" w:hAnsi="Cambria Math"/>
                      <w:szCs w:val="26"/>
                    </w:rPr>
                  </w:rPrChange>
                </w:rPr>
                <m:t>ϕ</m:t>
              </m:r>
            </m:e>
            <m:sub>
              <m:r>
                <w:rPr>
                  <w:rFonts w:ascii="Cambria Math" w:hAnsi="Cambria Math"/>
                  <w:rPrChange w:id="3388"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389" w:author="The Si Tran" w:date="2012-12-15T07:59:00Z">
                    <w:rPr>
                      <w:rFonts w:ascii="Cambria Math" w:eastAsia="Times New Roman" w:hAnsi="Cambria Math"/>
                      <w:szCs w:val="26"/>
                    </w:rPr>
                  </w:rPrChange>
                </w:rPr>
                <m:t>γ</m:t>
              </m:r>
            </m:e>
            <m:sub>
              <m:r>
                <w:rPr>
                  <w:rFonts w:ascii="Cambria Math" w:hAnsi="Cambria Math"/>
                  <w:rPrChange w:id="3390" w:author="The Si Tran" w:date="2012-12-15T07:59:00Z">
                    <w:rPr>
                      <w:rFonts w:ascii="Cambria Math" w:eastAsia="Times New Roman" w:hAnsi="Cambria Math"/>
                      <w:szCs w:val="26"/>
                    </w:rPr>
                  </w:rPrChange>
                </w:rPr>
                <m:t>p</m:t>
              </m:r>
              <m:r>
                <m:rPr>
                  <m:sty m:val="p"/>
                </m:rPr>
                <w:rPr>
                  <w:rFonts w:ascii="Cambria Math" w:hAnsi="Cambria Math"/>
                  <w:rPrChange w:id="3391" w:author="The Si Tran" w:date="2012-12-15T07:59:00Z">
                    <w:rPr>
                      <w:rFonts w:ascii="Cambria Math" w:eastAsia="Times New Roman" w:hAnsi="Cambria Math"/>
                      <w:szCs w:val="26"/>
                    </w:rPr>
                  </w:rPrChange>
                </w:rPr>
                <m:t>-1</m:t>
              </m:r>
            </m:sub>
          </m:sSub>
          <w:ins w:id="3392" w:author="The Si Tran" w:date="2012-12-12T00:12:00Z">
            <m:r>
              <m:rPr>
                <m:sty m:val="p"/>
              </m:rPr>
              <w:rPr>
                <w:rFonts w:ascii="Cambria Math" w:hAnsi="Cambria Math"/>
                <w:rPrChange w:id="3393"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394" w:author="The Si Tran" w:date="2012-12-15T07:59:00Z">
                <w:rPr>
                  <w:rFonts w:ascii="Cambria Math" w:eastAsia="Times New Roman" w:hAnsi="Cambria Math" w:hint="eastAsia"/>
                  <w:szCs w:val="26"/>
                </w:rPr>
              </w:rPrChange>
            </w:rPr>
            <m:t>…………………………………………</m:t>
          </m:r>
          <m:r>
            <m:rPr>
              <m:sty m:val="p"/>
            </m:rPr>
            <w:rPr>
              <w:rFonts w:ascii="Cambria Math" w:hAnsi="Cambria Math"/>
              <w:rPrChange w:id="3395" w:author="The Si Tran" w:date="2012-12-15T07:59:00Z">
                <w:rPr>
                  <w:rFonts w:ascii="Cambria Math" w:eastAsia="Times New Roman" w:hAnsi="Cambria Math"/>
                  <w:szCs w:val="26"/>
                </w:rPr>
              </w:rPrChange>
            </w:rPr>
            <m:t xml:space="preserve"> </m:t>
          </m:r>
          <w:ins w:id="3396" w:author="The Si Tran" w:date="2012-12-12T00:12:00Z">
            <m:r>
              <m:rPr>
                <m:sty m:val="p"/>
              </m:rPr>
              <w:rPr>
                <w:rFonts w:ascii="Cambria Math" w:hAnsi="Cambria Math"/>
                <w:rPrChange w:id="3397" w:author="The Si Tran" w:date="2012-12-15T07:59:00Z">
                  <w:rPr>
                    <w:rFonts w:ascii="Cambria Math" w:eastAsia="Times New Roman" w:hAnsi="Cambria Math"/>
                    <w:szCs w:val="26"/>
                  </w:rPr>
                </w:rPrChange>
              </w:rPr>
              <w:br/>
            </m:r>
          </w:ins>
        </m:oMath>
      </m:oMathPara>
      <w:ins w:id="3398" w:author="The Si Tran" w:date="2012-12-12T00:12:00Z">
        <w:r w:rsidR="00361F58" w:rsidRPr="0038419C">
          <w:rPr>
            <w:rPrChange w:id="3399"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400" w:author="The Si Tran" w:date="2012-12-15T07:59:00Z">
                  <w:rPr>
                    <w:rFonts w:ascii="Cambria Math" w:eastAsia="Times New Roman" w:hAnsi="Cambria Math"/>
                    <w:szCs w:val="26"/>
                  </w:rPr>
                </w:rPrChange>
              </w:rPr>
              <m:t>γ</m:t>
            </m:r>
          </m:e>
          <m:sub>
            <m:r>
              <w:rPr>
                <w:rFonts w:ascii="Cambria Math" w:hAnsi="Cambria Math"/>
                <w:rPrChange w:id="3401" w:author="The Si Tran" w:date="2012-12-15T07:59:00Z">
                  <w:rPr>
                    <w:rFonts w:ascii="Cambria Math" w:eastAsia="Times New Roman" w:hAnsi="Cambria Math"/>
                    <w:szCs w:val="26"/>
                  </w:rPr>
                </w:rPrChange>
              </w:rPr>
              <m:t>p</m:t>
            </m:r>
          </m:sub>
        </m:sSub>
        <m:r>
          <m:rPr>
            <m:sty m:val="p"/>
          </m:rPr>
          <w:rPr>
            <w:rFonts w:ascii="Cambria Math" w:hAnsi="Cambria Math"/>
            <w:rPrChange w:id="340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03" w:author="The Si Tran" w:date="2012-12-15T07:59:00Z">
                  <w:rPr>
                    <w:rFonts w:ascii="Cambria Math" w:eastAsia="Times New Roman" w:hAnsi="Cambria Math"/>
                    <w:szCs w:val="26"/>
                  </w:rPr>
                </w:rPrChange>
              </w:rPr>
              <m:t>ϕ</m:t>
            </m:r>
          </m:e>
          <m:sub>
            <m:r>
              <m:rPr>
                <m:sty m:val="p"/>
              </m:rPr>
              <w:rPr>
                <w:rFonts w:ascii="Cambria Math" w:hAnsi="Cambria Math"/>
                <w:rPrChange w:id="3404"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405" w:author="The Si Tran" w:date="2012-12-15T07:59:00Z">
                  <w:rPr>
                    <w:rFonts w:ascii="Cambria Math" w:eastAsia="Times New Roman" w:hAnsi="Cambria Math"/>
                    <w:szCs w:val="26"/>
                  </w:rPr>
                </w:rPrChange>
              </w:rPr>
              <m:t>γ</m:t>
            </m:r>
          </m:e>
          <m:sub>
            <m:r>
              <w:rPr>
                <w:rFonts w:ascii="Cambria Math" w:hAnsi="Cambria Math"/>
                <w:rPrChange w:id="3406" w:author="The Si Tran" w:date="2012-12-15T07:59:00Z">
                  <w:rPr>
                    <w:rFonts w:ascii="Cambria Math" w:eastAsia="Times New Roman" w:hAnsi="Cambria Math"/>
                    <w:szCs w:val="26"/>
                  </w:rPr>
                </w:rPrChange>
              </w:rPr>
              <m:t>p</m:t>
            </m:r>
            <m:r>
              <m:rPr>
                <m:sty m:val="p"/>
              </m:rPr>
              <w:rPr>
                <w:rFonts w:ascii="Cambria Math" w:hAnsi="Cambria Math"/>
                <w:rPrChange w:id="3407" w:author="The Si Tran" w:date="2012-12-15T07:59:00Z">
                  <w:rPr>
                    <w:rFonts w:ascii="Cambria Math" w:eastAsia="Times New Roman" w:hAnsi="Cambria Math"/>
                    <w:szCs w:val="26"/>
                  </w:rPr>
                </w:rPrChange>
              </w:rPr>
              <m:t>-1</m:t>
            </m:r>
          </m:sub>
        </m:sSub>
        <m:r>
          <m:rPr>
            <m:sty m:val="p"/>
          </m:rPr>
          <w:rPr>
            <w:rFonts w:ascii="Cambria Math" w:hAnsi="Cambria Math"/>
            <w:rPrChange w:id="340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09" w:author="The Si Tran" w:date="2012-12-15T07:59:00Z">
                  <w:rPr>
                    <w:rFonts w:ascii="Cambria Math" w:eastAsia="Times New Roman" w:hAnsi="Cambria Math"/>
                    <w:szCs w:val="26"/>
                  </w:rPr>
                </w:rPrChange>
              </w:rPr>
              <m:t>ϕ</m:t>
            </m:r>
          </m:e>
          <m:sub>
            <m:r>
              <m:rPr>
                <m:sty m:val="p"/>
              </m:rPr>
              <w:rPr>
                <w:rFonts w:ascii="Cambria Math" w:hAnsi="Cambria Math"/>
                <w:rPrChange w:id="3410"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411" w:author="The Si Tran" w:date="2012-12-15T07:59:00Z">
                  <w:rPr>
                    <w:rFonts w:ascii="Cambria Math" w:eastAsia="Times New Roman" w:hAnsi="Cambria Math"/>
                    <w:szCs w:val="26"/>
                  </w:rPr>
                </w:rPrChange>
              </w:rPr>
              <m:t>γ</m:t>
            </m:r>
          </m:e>
          <m:sub>
            <m:r>
              <w:rPr>
                <w:rFonts w:ascii="Cambria Math" w:hAnsi="Cambria Math"/>
                <w:rPrChange w:id="3412" w:author="The Si Tran" w:date="2012-12-15T07:59:00Z">
                  <w:rPr>
                    <w:rFonts w:ascii="Cambria Math" w:eastAsia="Times New Roman" w:hAnsi="Cambria Math"/>
                    <w:szCs w:val="26"/>
                  </w:rPr>
                </w:rPrChange>
              </w:rPr>
              <m:t>p</m:t>
            </m:r>
            <m:r>
              <m:rPr>
                <m:sty m:val="p"/>
              </m:rPr>
              <w:rPr>
                <w:rFonts w:ascii="Cambria Math" w:hAnsi="Cambria Math"/>
                <w:rPrChange w:id="3413" w:author="The Si Tran" w:date="2012-12-15T07:59:00Z">
                  <w:rPr>
                    <w:rFonts w:ascii="Cambria Math" w:eastAsia="Times New Roman" w:hAnsi="Cambria Math"/>
                    <w:szCs w:val="26"/>
                  </w:rPr>
                </w:rPrChange>
              </w:rPr>
              <m:t>-2</m:t>
            </m:r>
          </m:sub>
        </m:sSub>
        <m:r>
          <m:rPr>
            <m:sty m:val="p"/>
          </m:rPr>
          <w:rPr>
            <w:rFonts w:ascii="Cambria Math" w:hAnsi="Cambria Math"/>
            <w:rPrChange w:id="3414" w:author="The Si Tran" w:date="2012-12-15T07:59:00Z">
              <w:rPr>
                <w:rFonts w:ascii="Cambria Math" w:eastAsia="Times New Roman" w:hAnsi="Cambria Math"/>
                <w:szCs w:val="26"/>
              </w:rPr>
            </w:rPrChange>
          </w:rPr>
          <m:t>+</m:t>
        </m:r>
        <m:r>
          <m:rPr>
            <m:sty m:val="p"/>
          </m:rPr>
          <w:rPr>
            <w:rFonts w:ascii="Cambria Math" w:hAnsi="Cambria Math" w:hint="eastAsia"/>
            <w:rPrChange w:id="3415" w:author="The Si Tran" w:date="2012-12-15T07:59:00Z">
              <w:rPr>
                <w:rFonts w:ascii="Cambria Math" w:eastAsia="Times New Roman" w:hAnsi="Cambria Math" w:hint="eastAsia"/>
                <w:szCs w:val="26"/>
              </w:rPr>
            </w:rPrChange>
          </w:rPr>
          <m:t>…</m:t>
        </m:r>
        <m:r>
          <m:rPr>
            <m:sty m:val="p"/>
          </m:rPr>
          <w:rPr>
            <w:rFonts w:ascii="Cambria Math" w:hAnsi="Cambria Math"/>
            <w:rPrChange w:id="341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417" w:author="The Si Tran" w:date="2012-12-15T07:59:00Z">
                  <w:rPr>
                    <w:rFonts w:ascii="Cambria Math" w:eastAsia="Times New Roman" w:hAnsi="Cambria Math"/>
                    <w:szCs w:val="26"/>
                  </w:rPr>
                </w:rPrChange>
              </w:rPr>
              <m:t>ϕ</m:t>
            </m:r>
          </m:e>
          <m:sub>
            <m:r>
              <w:rPr>
                <w:rFonts w:ascii="Cambria Math" w:hAnsi="Cambria Math"/>
                <w:rPrChange w:id="3418"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419" w:author="The Si Tran" w:date="2012-12-15T07:59:00Z">
                  <w:rPr>
                    <w:rFonts w:ascii="Cambria Math" w:eastAsia="Times New Roman" w:hAnsi="Cambria Math"/>
                    <w:szCs w:val="26"/>
                  </w:rPr>
                </w:rPrChange>
              </w:rPr>
              <m:t>γ</m:t>
            </m:r>
          </m:e>
          <m:sub>
            <m:r>
              <m:rPr>
                <m:sty m:val="p"/>
              </m:rPr>
              <w:rPr>
                <w:rFonts w:ascii="Cambria Math" w:hAnsi="Cambria Math"/>
                <w:rPrChange w:id="3420" w:author="The Si Tran" w:date="2012-12-15T07:59:00Z">
                  <w:rPr>
                    <w:rFonts w:ascii="Cambria Math" w:eastAsia="Times New Roman" w:hAnsi="Cambria Math"/>
                    <w:szCs w:val="26"/>
                  </w:rPr>
                </w:rPrChange>
              </w:rPr>
              <m:t>0</m:t>
            </m:r>
          </m:sub>
        </m:sSub>
      </m:oMath>
      <w:ins w:id="3421" w:author="The Si Tran" w:date="2012-12-12T00:12:00Z">
        <w:r w:rsidR="005537CE" w:rsidRPr="0038419C">
          <w:rPr>
            <w:rPrChange w:id="3422" w:author="The Si Tran" w:date="2012-12-15T07:59:00Z">
              <w:rPr>
                <w:rFonts w:eastAsia="Times New Roman"/>
                <w:szCs w:val="26"/>
              </w:rPr>
            </w:rPrChange>
          </w:rPr>
          <w:t xml:space="preserve">       </w:t>
        </w:r>
        <w:r w:rsidR="005537CE">
          <w:rPr>
            <w:rFonts w:eastAsia="Times New Roman"/>
            <w:szCs w:val="26"/>
          </w:rPr>
          <w:t xml:space="preserve">            </w:t>
        </w:r>
        <w:r w:rsidR="00361F58" w:rsidRPr="007F6C43">
          <w:rPr>
            <w:rFonts w:eastAsia="Times New Roman"/>
            <w:szCs w:val="26"/>
          </w:rPr>
          <w:br/>
          <w:t>Với k &gt; p thì:</w:t>
        </w:r>
      </w:ins>
    </w:p>
    <w:p w14:paraId="6190EA83" w14:textId="577757BB" w:rsidR="00361F58" w:rsidRPr="007F6C43" w:rsidRDefault="00B0605D">
      <w:pPr>
        <w:jc w:val="center"/>
        <w:rPr>
          <w:ins w:id="3423" w:author="The Si Tran" w:date="2012-12-12T00:12:00Z"/>
        </w:rPr>
        <w:pPrChange w:id="3424"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425" w:author="The Si Tran" w:date="2012-12-12T00:12:00Z"/>
          <w:rFonts w:eastAsia="Times New Roman"/>
          <w:szCs w:val="26"/>
        </w:rPr>
      </w:pPr>
      <w:ins w:id="3426" w:author="The Si Tran" w:date="2012-12-14T05:01:00Z">
        <w:r>
          <w:rPr>
            <w:noProof/>
            <w:rPrChange w:id="3427" w:author="Unknown">
              <w:rPr>
                <w:b/>
                <w:bCs/>
                <w:noProof/>
                <w:sz w:val="20"/>
                <w:szCs w:val="20"/>
              </w:rPr>
            </w:rPrChange>
          </w:rPr>
          <mc:AlternateContent>
            <mc:Choice Requires="wps">
              <w:drawing>
                <wp:anchor distT="0" distB="0" distL="114300" distR="114300" simplePos="0" relativeHeight="251660288" behindDoc="0" locked="0" layoutInCell="1" allowOverlap="1" wp14:anchorId="7A57AABF" wp14:editId="1B42D941">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B0605D" w:rsidRPr="009211DB" w:rsidRDefault="00B0605D">
                              <w:pPr>
                                <w:pStyle w:val="EquationIndex"/>
                                <w:rPr>
                                  <w:rPrChange w:id="3428" w:author="The Si Tran" w:date="2012-12-15T08:05:00Z">
                                    <w:rPr/>
                                  </w:rPrChange>
                                </w:rPr>
                                <w:pPrChange w:id="3429" w:author="The Si Tran" w:date="2012-12-15T08:05:00Z">
                                  <w:pPr/>
                                </w:pPrChange>
                              </w:pPr>
                              <w:r w:rsidRPr="009211DB">
                                <w:rPr>
                                  <w:rPrChange w:id="3430" w:author="The Si Tran" w:date="2012-12-15T08:05:00Z">
                                    <w:rPr/>
                                  </w:rPrChange>
                                </w:rPr>
                                <w:t>(3.</w:t>
                              </w:r>
                              <w:ins w:id="3431" w:author="The Si Tran" w:date="2012-12-14T04:55:00Z">
                                <w:r w:rsidRPr="009211DB">
                                  <w:rPr>
                                    <w:rPrChange w:id="3432" w:author="The Si Tran" w:date="2012-12-15T08:05:00Z">
                                      <w:rPr/>
                                    </w:rPrChange>
                                  </w:rPr>
                                  <w:t>6</w:t>
                                </w:r>
                              </w:ins>
                              <w:del w:id="3433" w:author="The Si Tran" w:date="2012-12-14T04:55:00Z">
                                <w:r w:rsidRPr="009211DB" w:rsidDel="004505B3">
                                  <w:rPr>
                                    <w:rPrChange w:id="3434" w:author="The Si Tran" w:date="2012-12-15T08:05:00Z">
                                      <w:rPr/>
                                    </w:rPrChange>
                                  </w:rPr>
                                  <w:delText>2.1</w:delText>
                                </w:r>
                              </w:del>
                              <w:r w:rsidRPr="009211DB">
                                <w:rPr>
                                  <w:rPrChange w:id="3435" w:author="The Si Tran" w:date="2012-12-15T08:05: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4" type="#_x0000_t202" style="position:absolute;left:0;text-align:left;margin-left:411.45pt;margin-top:102.6pt;width:41.8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" fillcolor="window" stroked="f" strokeweight=".5pt">
                  <v:path arrowok="t"/>
                  <v:textbox>
                    <w:txbxContent>
                      <w:p w14:paraId="3F175293" w14:textId="77777777" w:rsidR="00B0605D" w:rsidRPr="009211DB" w:rsidRDefault="00B0605D">
                        <w:pPr>
                          <w:pStyle w:val="EquationIndex"/>
                          <w:rPr>
                            <w:rPrChange w:id="3436" w:author="The Si Tran" w:date="2012-12-15T08:05:00Z">
                              <w:rPr/>
                            </w:rPrChange>
                          </w:rPr>
                          <w:pPrChange w:id="3437" w:author="The Si Tran" w:date="2012-12-15T08:05:00Z">
                            <w:pPr/>
                          </w:pPrChange>
                        </w:pPr>
                        <w:r w:rsidRPr="009211DB">
                          <w:rPr>
                            <w:rPrChange w:id="3438" w:author="The Si Tran" w:date="2012-12-15T08:05:00Z">
                              <w:rPr/>
                            </w:rPrChange>
                          </w:rPr>
                          <w:t>(3.</w:t>
                        </w:r>
                        <w:ins w:id="3439" w:author="The Si Tran" w:date="2012-12-14T04:55:00Z">
                          <w:r w:rsidRPr="009211DB">
                            <w:rPr>
                              <w:rPrChange w:id="3440" w:author="The Si Tran" w:date="2012-12-15T08:05:00Z">
                                <w:rPr/>
                              </w:rPrChange>
                            </w:rPr>
                            <w:t>6</w:t>
                          </w:r>
                        </w:ins>
                        <w:del w:id="3441" w:author="The Si Tran" w:date="2012-12-14T04:55:00Z">
                          <w:r w:rsidRPr="009211DB" w:rsidDel="004505B3">
                            <w:rPr>
                              <w:rPrChange w:id="3442" w:author="The Si Tran" w:date="2012-12-15T08:05:00Z">
                                <w:rPr/>
                              </w:rPrChange>
                            </w:rPr>
                            <w:delText>2.1</w:delText>
                          </w:r>
                        </w:del>
                        <w:r w:rsidRPr="009211DB">
                          <w:rPr>
                            <w:rPrChange w:id="3443" w:author="The Si Tran" w:date="2012-12-15T08:05:00Z">
                              <w:rPr/>
                            </w:rPrChange>
                          </w:rPr>
                          <w:t>)</w:t>
                        </w:r>
                      </w:p>
                    </w:txbxContent>
                  </v:textbox>
                </v:shape>
              </w:pict>
            </mc:Fallback>
          </mc:AlternateContent>
        </w:r>
      </w:ins>
      <w:ins w:id="3444"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445"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B0605D" w:rsidP="00361F58">
      <w:pPr>
        <w:spacing w:before="100" w:beforeAutospacing="1" w:after="100" w:afterAutospacing="1"/>
        <w:rPr>
          <w:ins w:id="3446"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447"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448" w:author="The Si Tran" w:date="2012-12-12T00:12:00Z">
            <m:r>
              <m:rPr>
                <m:sty m:val="p"/>
              </m:rPr>
              <w:rPr>
                <w:rFonts w:ascii="Cambria Math" w:eastAsia="Times New Roman" w:hAnsi="Cambria Math"/>
                <w:szCs w:val="26"/>
              </w:rPr>
              <w:br/>
            </m:r>
          </w:ins>
        </m:oMath>
      </m:oMathPara>
      <w:ins w:id="3449"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450"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451" w:author="The Si Tran" w:date="2012-12-12T00:12:00Z"/>
          <w:rFonts w:eastAsia="Times New Roman"/>
          <w:szCs w:val="26"/>
        </w:rPr>
      </w:pPr>
      <w:ins w:id="3452" w:author="The Si Tran" w:date="2012-12-14T05:03:00Z">
        <w:r>
          <w:rPr>
            <w:noProof/>
            <w:rPrChange w:id="3453" w:author="Unknown">
              <w:rPr>
                <w:b/>
                <w:bCs/>
                <w:noProof/>
                <w:sz w:val="20"/>
                <w:szCs w:val="20"/>
              </w:rPr>
            </w:rPrChange>
          </w:rPr>
          <mc:AlternateContent>
            <mc:Choice Requires="wps">
              <w:drawing>
                <wp:anchor distT="0" distB="0" distL="114300" distR="114300" simplePos="0" relativeHeight="251661312" behindDoc="0" locked="0" layoutInCell="1" allowOverlap="1" wp14:anchorId="4546A330" wp14:editId="6E954F3A">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B0605D" w:rsidRDefault="00B0605D">
                              <w:pPr>
                                <w:pStyle w:val="EquationIndex"/>
                                <w:pPrChange w:id="3454" w:author="The Si Tran" w:date="2012-12-15T08:12:00Z">
                                  <w:pPr/>
                                </w:pPrChange>
                              </w:pPr>
                              <w:r>
                                <w:t>(3.</w:t>
                              </w:r>
                              <w:ins w:id="3455" w:author="The Si Tran" w:date="2012-12-14T04:55:00Z">
                                <w:r>
                                  <w:t>7</w:t>
                                </w:r>
                              </w:ins>
                              <w:del w:id="345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5" type="#_x0000_t202" style="position:absolute;left:0;text-align:left;margin-left:412pt;margin-top:32.6pt;width:4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" fillcolor="window" stroked="f" strokeweight=".5pt">
                  <v:path arrowok="t"/>
                  <v:textbox>
                    <w:txbxContent>
                      <w:p w14:paraId="1409AF4D" w14:textId="77777777" w:rsidR="00B0605D" w:rsidRDefault="00B0605D">
                        <w:pPr>
                          <w:pStyle w:val="EquationIndex"/>
                          <w:pPrChange w:id="3457" w:author="The Si Tran" w:date="2012-12-15T08:12:00Z">
                            <w:pPr/>
                          </w:pPrChange>
                        </w:pPr>
                        <w:r>
                          <w:t>(3.</w:t>
                        </w:r>
                        <w:ins w:id="3458" w:author="The Si Tran" w:date="2012-12-14T04:55:00Z">
                          <w:r>
                            <w:t>7</w:t>
                          </w:r>
                        </w:ins>
                        <w:del w:id="3459" w:author="The Si Tran" w:date="2012-12-14T04:55:00Z">
                          <w:r w:rsidDel="004505B3">
                            <w:delText>2.1</w:delText>
                          </w:r>
                        </w:del>
                        <w:r>
                          <w:t>)</w:t>
                        </w:r>
                      </w:p>
                    </w:txbxContent>
                  </v:textbox>
                </v:shape>
              </w:pict>
            </mc:Fallback>
          </mc:AlternateContent>
        </w:r>
      </w:ins>
      <w:ins w:id="3460"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461"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462" w:author="The Si Tran" w:date="2012-12-14T05:07:00Z">
              <w:rPr>
                <w:rFonts w:eastAsia="Times New Roman"/>
                <w:szCs w:val="26"/>
              </w:rPr>
            </w:rPrChange>
          </w:rPr>
          <w:t>3.</w:t>
        </w:r>
        <w:commentRangeStart w:id="3463"/>
        <w:r w:rsidR="00361F58" w:rsidRPr="00312F4F">
          <w:rPr>
            <w:rFonts w:eastAsia="Times New Roman"/>
            <w:color w:val="FF0000"/>
            <w:szCs w:val="26"/>
            <w:rPrChange w:id="3464" w:author="The Si Tran" w:date="2012-12-14T05:07:00Z">
              <w:rPr>
                <w:rFonts w:eastAsia="Times New Roman"/>
                <w:szCs w:val="26"/>
              </w:rPr>
            </w:rPrChange>
          </w:rPr>
          <w:t>11</w:t>
        </w:r>
      </w:ins>
      <w:commentRangeEnd w:id="3463"/>
      <w:ins w:id="3465" w:author="The Si Tran" w:date="2012-12-14T05:08:00Z">
        <w:r>
          <w:rPr>
            <w:rStyle w:val="CommentReference"/>
          </w:rPr>
          <w:commentReference w:id="3463"/>
        </w:r>
      </w:ins>
      <w:ins w:id="3466"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467" w:author="The Si Tran" w:date="2012-12-12T00:12:00Z"/>
          <w:rFonts w:eastAsia="Times New Roman"/>
          <w:szCs w:val="26"/>
        </w:rPr>
      </w:pPr>
      <w:ins w:id="3468"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469"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470" w:author="The Si Tran" w:date="2012-12-12T00:12:00Z"/>
          <w:rFonts w:eastAsia="Times New Roman"/>
          <w:szCs w:val="26"/>
        </w:rPr>
      </w:pPr>
      <w:ins w:id="3471"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472" w:author="The Si Tran" w:date="2012-12-12T00:12:00Z"/>
          <w:rFonts w:eastAsia="Times New Roman"/>
          <w:szCs w:val="26"/>
        </w:rPr>
      </w:pPr>
      <w:ins w:id="3473"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474"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475" w:author="The Si Tran" w:date="2012-12-12T00:12:00Z"/>
          <w:rFonts w:eastAsia="Times New Roman"/>
          <w:szCs w:val="26"/>
        </w:rPr>
      </w:pPr>
      <w:ins w:id="3476" w:author="The Si Tran" w:date="2012-12-12T00:12:00Z">
        <w:r w:rsidRPr="00090AB7">
          <w:rPr>
            <w:rPrChange w:id="3477"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478"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479"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480"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481"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482"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483"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484"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485"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486"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487"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488" w:author="The Si Tran" w:date="2012-12-12T00:12:00Z">
        <w:r w:rsidRPr="0019748F">
          <w:rPr>
            <w:rFonts w:eastAsia="Times New Roman"/>
            <w:szCs w:val="26"/>
          </w:rPr>
          <w:t>.</w:t>
        </w:r>
      </w:ins>
    </w:p>
    <w:p w14:paraId="7719F6F5" w14:textId="7F780A52" w:rsidR="00361F58" w:rsidRPr="0019748F" w:rsidRDefault="00361F58">
      <w:pPr>
        <w:rPr>
          <w:ins w:id="3489" w:author="The Si Tran" w:date="2012-12-12T00:12:00Z"/>
        </w:rPr>
        <w:pPrChange w:id="3490" w:author="The Si Tran" w:date="2012-12-15T08:15:00Z">
          <w:pPr>
            <w:spacing w:before="100" w:beforeAutospacing="1" w:after="100" w:afterAutospacing="1"/>
          </w:pPr>
        </w:pPrChange>
      </w:pPr>
      <w:ins w:id="3491"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492"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493"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494"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495"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496"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497" w:author="The Si Tran" w:date="2012-12-12T00:12:00Z">
        <w:r w:rsidRPr="0019748F">
          <w:t xml:space="preserve">. </w:t>
        </w:r>
      </w:ins>
    </w:p>
    <w:p w14:paraId="3A23FA9B" w14:textId="77777777" w:rsidR="00361F58" w:rsidRDefault="00361F58" w:rsidP="00361F58">
      <w:pPr>
        <w:spacing w:before="100" w:beforeAutospacing="1" w:after="100" w:afterAutospacing="1"/>
        <w:rPr>
          <w:ins w:id="3498" w:author="The Si Tran" w:date="2012-12-12T00:12:00Z"/>
          <w:szCs w:val="26"/>
          <w:lang w:val="pt-BR"/>
        </w:rPr>
      </w:pPr>
      <w:ins w:id="3499"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500"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501"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502"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503"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504" w:author="The Si Tran" w:date="2012-12-12T00:12:00Z"/>
          <w:szCs w:val="26"/>
          <w:lang w:val="pt-BR"/>
        </w:rPr>
      </w:pPr>
      <w:ins w:id="3505"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506" w:author="The Si Tran" w:date="2012-12-12T00:12:00Z">
        <w:r w:rsidRPr="00465185">
          <w:rPr>
            <w:position w:val="-8"/>
            <w:szCs w:val="26"/>
            <w:lang w:val="pt-BR"/>
          </w:rPr>
          <w:object w:dxaOrig="859" w:dyaOrig="360" w14:anchorId="11FC98E9">
            <v:shape id="_x0000_i1069" type="#_x0000_t75" style="width:42.7pt;height:17.6pt" o:ole="">
              <v:imagedata r:id="rId107" o:title=""/>
            </v:shape>
            <o:OLEObject Type="Embed" ProgID="Equation.DSMT4" ShapeID="_x0000_i1069" DrawAspect="Content" ObjectID="_1417153771" r:id="rId108"/>
          </w:object>
        </w:r>
      </w:ins>
      <w:ins w:id="3507"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508" w:author="The Si Tran" w:date="2012-12-12T00:11:00Z"/>
          <w:color w:val="FF0000"/>
          <w:szCs w:val="26"/>
          <w:lang w:val="pt-BR"/>
          <w:rPrChange w:id="3509" w:author="The Si Tran" w:date="2012-12-05T23:02:00Z">
            <w:rPr>
              <w:del w:id="3510" w:author="The Si Tran" w:date="2012-12-12T00:11:00Z"/>
              <w:color w:val="FF0000"/>
              <w:sz w:val="32"/>
              <w:lang w:val="pt-BR"/>
            </w:rPr>
          </w:rPrChange>
        </w:rPr>
      </w:pPr>
      <w:del w:id="3511" w:author="The Si Tran" w:date="2012-12-12T00:10:00Z">
        <w:r w:rsidRPr="0049233F" w:rsidDel="00361F58">
          <w:rPr>
            <w:color w:val="FF0000"/>
            <w:szCs w:val="26"/>
            <w:lang w:val="pt-BR"/>
            <w:rPrChange w:id="3512"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513" w:author="The Si Tran" w:date="2012-12-06T04:01:00Z"/>
          <w:color w:val="FF0000"/>
          <w:szCs w:val="26"/>
          <w:lang w:val="pt-BR"/>
          <w:rPrChange w:id="3514" w:author="The Si Tran" w:date="2012-12-05T23:02:00Z">
            <w:rPr>
              <w:del w:id="3515" w:author="The Si Tran" w:date="2012-12-06T04:01:00Z"/>
              <w:color w:val="FF0000"/>
              <w:sz w:val="32"/>
              <w:lang w:val="pt-BR"/>
            </w:rPr>
          </w:rPrChange>
        </w:rPr>
      </w:pPr>
      <w:del w:id="3516" w:author="The Si Tran" w:date="2012-12-06T04:01:00Z">
        <w:r w:rsidRPr="0049233F" w:rsidDel="00667D24">
          <w:rPr>
            <w:color w:val="FF0000"/>
            <w:szCs w:val="26"/>
            <w:lang w:val="pt-BR"/>
            <w:rPrChange w:id="3517"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518" w:author="The Si Tran" w:date="2012-12-12T00:12:00Z"/>
          <w:szCs w:val="26"/>
          <w:lang w:val="pt-BR"/>
          <w:rPrChange w:id="3519" w:author="The Si Tran" w:date="2012-12-06T00:54:00Z">
            <w:rPr>
              <w:del w:id="3520" w:author="The Si Tran" w:date="2012-12-12T00:12:00Z"/>
              <w:sz w:val="28"/>
              <w:szCs w:val="28"/>
              <w:lang w:val="pt-BR"/>
            </w:rPr>
          </w:rPrChange>
        </w:rPr>
        <w:pPrChange w:id="3521" w:author="The Si Tran" w:date="2012-12-06T00:54:00Z">
          <w:pPr>
            <w:ind w:firstLine="540"/>
          </w:pPr>
        </w:pPrChange>
      </w:pPr>
      <w:del w:id="3522" w:author="The Si Tran" w:date="2012-12-12T00:12:00Z">
        <w:r w:rsidRPr="0049233F" w:rsidDel="00361F58">
          <w:rPr>
            <w:szCs w:val="26"/>
            <w:lang w:val="pt-BR"/>
            <w:rPrChange w:id="3523"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524" w:author="The Si Tran" w:date="2012-12-06T00:55:00Z"/>
          <w:szCs w:val="26"/>
          <w:lang w:val="pt-BR"/>
          <w:rPrChange w:id="3525" w:author="The Si Tran" w:date="2012-12-05T23:02:00Z">
            <w:rPr>
              <w:del w:id="3526" w:author="The Si Tran" w:date="2012-12-06T00:55:00Z"/>
              <w:sz w:val="28"/>
              <w:szCs w:val="28"/>
              <w:lang w:val="pt-BR"/>
            </w:rPr>
          </w:rPrChange>
        </w:rPr>
      </w:pPr>
      <w:del w:id="3527" w:author="The Si Tran" w:date="2012-12-06T00:55:00Z">
        <w:r w:rsidRPr="00AF1345" w:rsidDel="00BA51C4">
          <w:rPr>
            <w:position w:val="-14"/>
            <w:szCs w:val="26"/>
            <w:lang w:val="pt-BR"/>
          </w:rPr>
          <w:object w:dxaOrig="2920" w:dyaOrig="380" w14:anchorId="2282CF9B">
            <v:shape id="_x0000_i1070" type="#_x0000_t75" style="width:3in;height:27.65pt" o:ole="">
              <v:imagedata r:id="rId109" o:title=""/>
            </v:shape>
            <o:OLEObject Type="Embed" ProgID="Equation.DSMT4" ShapeID="_x0000_i1070" DrawAspect="Content" ObjectID="_1417153772" r:id="rId110"/>
          </w:object>
        </w:r>
        <w:r w:rsidRPr="0049233F" w:rsidDel="00BA51C4">
          <w:rPr>
            <w:szCs w:val="26"/>
            <w:lang w:val="pt-BR"/>
            <w:rPrChange w:id="3528"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529" w:author="The Si Tran" w:date="2012-12-12T00:12:00Z"/>
          <w:szCs w:val="26"/>
          <w:lang w:val="pt-BR"/>
          <w:rPrChange w:id="3530" w:author="The Si Tran" w:date="2012-12-05T23:02:00Z">
            <w:rPr>
              <w:del w:id="3531" w:author="The Si Tran" w:date="2012-12-12T00:12:00Z"/>
              <w:sz w:val="28"/>
              <w:szCs w:val="28"/>
              <w:lang w:val="pt-BR"/>
            </w:rPr>
          </w:rPrChange>
        </w:rPr>
      </w:pPr>
      <w:del w:id="3532" w:author="The Si Tran" w:date="2012-12-12T00:12:00Z">
        <w:r w:rsidRPr="0049233F" w:rsidDel="00361F58">
          <w:rPr>
            <w:szCs w:val="26"/>
            <w:lang w:val="pt-BR"/>
            <w:rPrChange w:id="3533"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534" w:author="The Si Tran" w:date="2012-12-12T00:12:00Z"/>
          <w:szCs w:val="26"/>
          <w:lang w:val="pt-BR"/>
          <w:rPrChange w:id="3535" w:author="The Si Tran" w:date="2012-12-05T23:02:00Z">
            <w:rPr>
              <w:del w:id="3536" w:author="The Si Tran" w:date="2012-12-12T00:12:00Z"/>
              <w:sz w:val="28"/>
              <w:szCs w:val="28"/>
              <w:lang w:val="pt-BR"/>
            </w:rPr>
          </w:rPrChange>
        </w:rPr>
      </w:pPr>
      <w:del w:id="3537" w:author="The Si Tran" w:date="2012-12-06T00:55:00Z">
        <w:r w:rsidRPr="00AF1345" w:rsidDel="003B3B5B">
          <w:rPr>
            <w:position w:val="-6"/>
            <w:szCs w:val="26"/>
            <w:lang w:val="pt-BR"/>
          </w:rPr>
          <w:object w:dxaOrig="220" w:dyaOrig="279" w14:anchorId="0F632030">
            <v:shape id="_x0000_i1071" type="#_x0000_t75" style="width:15.9pt;height:18.4pt" o:ole="">
              <v:imagedata r:id="rId111" o:title=""/>
            </v:shape>
            <o:OLEObject Type="Embed" ProgID="Equation.DSMT4" ShapeID="_x0000_i1071" DrawAspect="Content" ObjectID="_1417153773" r:id="rId112"/>
          </w:object>
        </w:r>
        <w:r w:rsidRPr="0049233F" w:rsidDel="003B3B5B">
          <w:rPr>
            <w:szCs w:val="26"/>
            <w:lang w:val="pt-BR"/>
            <w:rPrChange w:id="3538" w:author="The Si Tran" w:date="2012-12-05T23:02:00Z">
              <w:rPr>
                <w:sz w:val="28"/>
                <w:szCs w:val="28"/>
                <w:lang w:val="pt-BR"/>
              </w:rPr>
            </w:rPrChange>
          </w:rPr>
          <w:delText xml:space="preserve"> </w:delText>
        </w:r>
      </w:del>
      <w:del w:id="3539" w:author="The Si Tran" w:date="2012-12-12T00:12:00Z">
        <w:r w:rsidRPr="0049233F" w:rsidDel="00361F58">
          <w:rPr>
            <w:szCs w:val="26"/>
            <w:lang w:val="pt-BR"/>
            <w:rPrChange w:id="3540"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541" w:author="The Si Tran" w:date="2012-12-12T00:12:00Z"/>
          <w:szCs w:val="26"/>
          <w:lang w:val="pt-BR"/>
          <w:rPrChange w:id="3542" w:author="The Si Tran" w:date="2012-12-05T23:02:00Z">
            <w:rPr>
              <w:del w:id="3543" w:author="The Si Tran" w:date="2012-12-12T00:12:00Z"/>
              <w:sz w:val="28"/>
              <w:szCs w:val="28"/>
              <w:lang w:val="pt-BR"/>
            </w:rPr>
          </w:rPrChange>
        </w:rPr>
      </w:pPr>
      <w:del w:id="3544" w:author="The Si Tran" w:date="2012-12-06T00:55:00Z">
        <w:r w:rsidRPr="00AF1345" w:rsidDel="003B3B5B">
          <w:rPr>
            <w:position w:val="-12"/>
            <w:szCs w:val="26"/>
            <w:lang w:val="pt-BR"/>
          </w:rPr>
          <w:object w:dxaOrig="240" w:dyaOrig="360" w14:anchorId="68D691B9">
            <v:shape id="_x0000_i1072" type="#_x0000_t75" style="width:17.6pt;height:27.65pt" o:ole="">
              <v:imagedata r:id="rId113" o:title=""/>
            </v:shape>
            <o:OLEObject Type="Embed" ProgID="Equation.DSMT4" ShapeID="_x0000_i1072" DrawAspect="Content" ObjectID="_1417153774" r:id="rId114"/>
          </w:object>
        </w:r>
        <w:r w:rsidRPr="0049233F" w:rsidDel="003B3B5B">
          <w:rPr>
            <w:szCs w:val="26"/>
            <w:lang w:val="pt-BR"/>
            <w:rPrChange w:id="3545" w:author="The Si Tran" w:date="2012-12-05T23:02:00Z">
              <w:rPr>
                <w:sz w:val="28"/>
                <w:szCs w:val="28"/>
                <w:lang w:val="pt-BR"/>
              </w:rPr>
            </w:rPrChange>
          </w:rPr>
          <w:delText xml:space="preserve"> </w:delText>
        </w:r>
      </w:del>
      <w:del w:id="3546" w:author="The Si Tran" w:date="2012-12-12T00:12:00Z">
        <w:r w:rsidRPr="0049233F" w:rsidDel="00361F58">
          <w:rPr>
            <w:szCs w:val="26"/>
            <w:lang w:val="pt-BR"/>
            <w:rPrChange w:id="3547"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548" w:author="The Si Tran" w:date="2012-12-12T00:12:00Z"/>
          <w:szCs w:val="26"/>
          <w:lang w:val="pt-BR"/>
          <w:rPrChange w:id="3549" w:author="The Si Tran" w:date="2012-12-05T23:02:00Z">
            <w:rPr>
              <w:del w:id="3550" w:author="The Si Tran" w:date="2012-12-12T00:12:00Z"/>
              <w:sz w:val="28"/>
              <w:szCs w:val="28"/>
              <w:lang w:val="pt-BR"/>
            </w:rPr>
          </w:rPrChange>
        </w:rPr>
      </w:pPr>
      <w:del w:id="3551" w:author="The Si Tran" w:date="2012-12-12T00:12:00Z">
        <w:r w:rsidRPr="0049233F" w:rsidDel="00361F58">
          <w:rPr>
            <w:szCs w:val="26"/>
            <w:lang w:val="pt-BR"/>
            <w:rPrChange w:id="3552" w:author="The Si Tran" w:date="2012-12-05T23:02:00Z">
              <w:rPr>
                <w:sz w:val="28"/>
                <w:szCs w:val="28"/>
                <w:lang w:val="pt-BR"/>
              </w:rPr>
            </w:rPrChange>
          </w:rPr>
          <w:delText xml:space="preserve"> </w:delText>
        </w:r>
      </w:del>
      <w:del w:id="3553" w:author="The Si Tran" w:date="2012-12-06T00:55:00Z">
        <w:r w:rsidRPr="00AF1345" w:rsidDel="000E7D19">
          <w:rPr>
            <w:position w:val="-12"/>
            <w:szCs w:val="26"/>
            <w:lang w:val="pt-BR"/>
          </w:rPr>
          <w:object w:dxaOrig="220" w:dyaOrig="360" w14:anchorId="0AA16092">
            <v:shape id="_x0000_i1073" type="#_x0000_t75" style="width:17.6pt;height:29.3pt" o:ole="">
              <v:imagedata r:id="rId115" o:title=""/>
            </v:shape>
            <o:OLEObject Type="Embed" ProgID="Equation.DSMT4" ShapeID="_x0000_i1073" DrawAspect="Content" ObjectID="_1417153775" r:id="rId116"/>
          </w:object>
        </w:r>
      </w:del>
      <w:del w:id="3554" w:author="The Si Tran" w:date="2012-12-12T00:12:00Z">
        <w:r w:rsidRPr="0049233F" w:rsidDel="00361F58">
          <w:rPr>
            <w:szCs w:val="26"/>
            <w:lang w:val="pt-BR"/>
            <w:rPrChange w:id="3555" w:author="The Si Tran" w:date="2012-12-05T23:02:00Z">
              <w:rPr>
                <w:sz w:val="28"/>
                <w:szCs w:val="28"/>
                <w:lang w:val="pt-BR"/>
              </w:rPr>
            </w:rPrChange>
          </w:rPr>
          <w:delText xml:space="preserve"> là các trọng số được ước lượng thể hiện sự ảnh hưởng của các giá trị </w:delText>
        </w:r>
      </w:del>
      <w:del w:id="3556" w:author="The Si Tran" w:date="2012-12-06T00:56:00Z">
        <w:r w:rsidRPr="0049233F" w:rsidDel="000E7D19">
          <w:rPr>
            <w:szCs w:val="26"/>
            <w:lang w:val="pt-BR"/>
            <w:rPrChange w:id="3557" w:author="The Si Tran" w:date="2012-12-05T23:02:00Z">
              <w:rPr>
                <w:sz w:val="28"/>
                <w:szCs w:val="28"/>
                <w:lang w:val="pt-BR"/>
              </w:rPr>
            </w:rPrChange>
          </w:rPr>
          <w:delText>y</w:delText>
        </w:r>
        <w:r w:rsidRPr="0049233F" w:rsidDel="000E7D19">
          <w:rPr>
            <w:szCs w:val="26"/>
            <w:vertAlign w:val="subscript"/>
            <w:lang w:val="pt-BR"/>
            <w:rPrChange w:id="3558" w:author="The Si Tran" w:date="2012-12-05T23:02:00Z">
              <w:rPr>
                <w:sz w:val="28"/>
                <w:szCs w:val="28"/>
                <w:vertAlign w:val="subscript"/>
                <w:lang w:val="pt-BR"/>
              </w:rPr>
            </w:rPrChange>
          </w:rPr>
          <w:delText>t-i</w:delText>
        </w:r>
        <w:r w:rsidRPr="0049233F" w:rsidDel="000E7D19">
          <w:rPr>
            <w:szCs w:val="26"/>
            <w:lang w:val="pt-BR"/>
            <w:rPrChange w:id="3559" w:author="The Si Tran" w:date="2012-12-05T23:02:00Z">
              <w:rPr>
                <w:sz w:val="28"/>
                <w:szCs w:val="28"/>
                <w:lang w:val="pt-BR"/>
              </w:rPr>
            </w:rPrChange>
          </w:rPr>
          <w:delText xml:space="preserve"> </w:delText>
        </w:r>
      </w:del>
      <w:del w:id="3560" w:author="The Si Tran" w:date="2012-12-12T00:12:00Z">
        <w:r w:rsidRPr="0049233F" w:rsidDel="00361F58">
          <w:rPr>
            <w:szCs w:val="26"/>
            <w:lang w:val="pt-BR"/>
            <w:rPrChange w:id="3561" w:author="The Si Tran" w:date="2012-12-05T23:02:00Z">
              <w:rPr>
                <w:sz w:val="28"/>
                <w:szCs w:val="28"/>
                <w:lang w:val="pt-BR"/>
              </w:rPr>
            </w:rPrChange>
          </w:rPr>
          <w:delText xml:space="preserve">lên </w:delText>
        </w:r>
      </w:del>
      <w:del w:id="3562" w:author="The Si Tran" w:date="2012-12-06T00:56:00Z">
        <w:r w:rsidRPr="0049233F" w:rsidDel="000E7D19">
          <w:rPr>
            <w:szCs w:val="26"/>
            <w:lang w:val="pt-BR"/>
            <w:rPrChange w:id="3563" w:author="The Si Tran" w:date="2012-12-05T23:02:00Z">
              <w:rPr>
                <w:sz w:val="28"/>
                <w:szCs w:val="28"/>
                <w:lang w:val="pt-BR"/>
              </w:rPr>
            </w:rPrChange>
          </w:rPr>
          <w:delText>y</w:delText>
        </w:r>
        <w:r w:rsidRPr="0049233F" w:rsidDel="000E7D19">
          <w:rPr>
            <w:szCs w:val="26"/>
            <w:vertAlign w:val="subscript"/>
            <w:lang w:val="pt-BR"/>
            <w:rPrChange w:id="3564" w:author="The Si Tran" w:date="2012-12-05T23:02:00Z">
              <w:rPr>
                <w:sz w:val="28"/>
                <w:szCs w:val="28"/>
                <w:vertAlign w:val="subscript"/>
                <w:lang w:val="pt-BR"/>
              </w:rPr>
            </w:rPrChange>
          </w:rPr>
          <w:delText>t</w:delText>
        </w:r>
        <w:r w:rsidRPr="0049233F" w:rsidDel="000E7D19">
          <w:rPr>
            <w:szCs w:val="26"/>
            <w:lang w:val="pt-BR"/>
            <w:rPrChange w:id="3565"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566" w:author="The Si Tran" w:date="2012-12-06T00:59:00Z"/>
          <w:szCs w:val="26"/>
          <w:lang w:val="pt-BR"/>
        </w:rPr>
        <w:pPrChange w:id="3567" w:author="The Si Tran" w:date="2012-12-06T00:59:00Z">
          <w:pPr>
            <w:ind w:firstLine="540"/>
          </w:pPr>
        </w:pPrChange>
      </w:pPr>
      <w:del w:id="3568" w:author="The Si Tran" w:date="2012-12-12T00:12:00Z">
        <w:r w:rsidRPr="0049233F" w:rsidDel="00361F58">
          <w:rPr>
            <w:szCs w:val="26"/>
            <w:lang w:val="pt-BR"/>
            <w:rPrChange w:id="3569"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570" w:author="The Si Tran" w:date="2012-12-06T01:05:00Z"/>
          <w:szCs w:val="26"/>
          <w:lang w:val="pt-BR"/>
          <w:rPrChange w:id="3571" w:author="The Si Tran" w:date="2012-12-05T23:02:00Z">
            <w:rPr>
              <w:del w:id="3572" w:author="The Si Tran" w:date="2012-12-06T01:05:00Z"/>
              <w:sz w:val="28"/>
              <w:szCs w:val="28"/>
              <w:lang w:val="pt-BR"/>
            </w:rPr>
          </w:rPrChange>
        </w:rPr>
        <w:pPrChange w:id="3573" w:author="The Si Tran" w:date="2012-12-06T01:05:00Z">
          <w:pPr>
            <w:ind w:firstLine="540"/>
          </w:pPr>
        </w:pPrChange>
      </w:pPr>
      <w:del w:id="3574" w:author="The Si Tran" w:date="2012-12-06T00:59:00Z">
        <w:r w:rsidRPr="00AF1345" w:rsidDel="007B7F6E">
          <w:rPr>
            <w:position w:val="-32"/>
            <w:szCs w:val="26"/>
            <w:lang w:val="pt-BR"/>
          </w:rPr>
          <w:object w:dxaOrig="2960" w:dyaOrig="700" w14:anchorId="6C0265E7">
            <v:shape id="_x0000_i1074" type="#_x0000_t75" style="width:206.8pt;height:49.4pt" o:ole="">
              <v:imagedata r:id="rId117" o:title=""/>
            </v:shape>
            <o:OLEObject Type="Embed" ProgID="Equation.DSMT4" ShapeID="_x0000_i1074" DrawAspect="Content" ObjectID="_1417153776" r:id="rId118"/>
          </w:object>
        </w:r>
      </w:del>
    </w:p>
    <w:p w14:paraId="25BA803B" w14:textId="77777777" w:rsidR="006A21F7" w:rsidRPr="0049233F" w:rsidDel="00361F58" w:rsidRDefault="006A21F7">
      <w:pPr>
        <w:ind w:left="720" w:firstLine="720"/>
        <w:rPr>
          <w:del w:id="3575" w:author="The Si Tran" w:date="2012-12-12T00:12:00Z"/>
          <w:szCs w:val="26"/>
          <w:lang w:val="pt-BR"/>
          <w:rPrChange w:id="3576" w:author="The Si Tran" w:date="2012-12-05T23:02:00Z">
            <w:rPr>
              <w:del w:id="3577" w:author="The Si Tran" w:date="2012-12-12T00:12:00Z"/>
              <w:sz w:val="28"/>
              <w:szCs w:val="28"/>
              <w:lang w:val="pt-BR"/>
            </w:rPr>
          </w:rPrChange>
        </w:rPr>
        <w:pPrChange w:id="3578" w:author="The Si Tran" w:date="2012-12-06T01:05:00Z">
          <w:pPr>
            <w:ind w:firstLine="540"/>
          </w:pPr>
        </w:pPrChange>
      </w:pPr>
      <w:del w:id="3579" w:author="The Si Tran" w:date="2012-12-06T01:05:00Z">
        <w:r w:rsidRPr="00AF1345" w:rsidDel="00781FC7">
          <w:rPr>
            <w:position w:val="-106"/>
            <w:szCs w:val="26"/>
            <w:lang w:val="pt-BR"/>
          </w:rPr>
          <w:object w:dxaOrig="3940" w:dyaOrig="1840" w14:anchorId="330C36D8">
            <v:shape id="_x0000_i1075" type="#_x0000_t75" style="width:262.05pt;height:122.25pt" o:ole="">
              <v:imagedata r:id="rId119" o:title=""/>
            </v:shape>
            <o:OLEObject Type="Embed" ProgID="Equation.DSMT4" ShapeID="_x0000_i1075" DrawAspect="Content" ObjectID="_1417153777" r:id="rId120"/>
          </w:object>
        </w:r>
      </w:del>
    </w:p>
    <w:p w14:paraId="7ED61313" w14:textId="77777777" w:rsidR="006A21F7" w:rsidRPr="0049233F" w:rsidDel="00361F58" w:rsidRDefault="006A21F7" w:rsidP="006A21F7">
      <w:pPr>
        <w:ind w:firstLine="540"/>
        <w:rPr>
          <w:del w:id="3580" w:author="The Si Tran" w:date="2012-12-12T00:12:00Z"/>
          <w:szCs w:val="26"/>
          <w:lang w:val="pt-BR"/>
          <w:rPrChange w:id="3581" w:author="The Si Tran" w:date="2012-12-05T23:02:00Z">
            <w:rPr>
              <w:del w:id="3582" w:author="The Si Tran" w:date="2012-12-12T00:12:00Z"/>
              <w:sz w:val="28"/>
              <w:szCs w:val="28"/>
              <w:lang w:val="pt-BR"/>
            </w:rPr>
          </w:rPrChange>
        </w:rPr>
      </w:pPr>
      <w:del w:id="3583" w:author="The Si Tran" w:date="2012-12-12T00:12:00Z">
        <w:r w:rsidRPr="0049233F" w:rsidDel="00361F58">
          <w:rPr>
            <w:szCs w:val="26"/>
            <w:lang w:val="pt-BR"/>
            <w:rPrChange w:id="3584"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585" w:author="The Si Tran" w:date="2012-12-06T04:09:00Z"/>
          <w:szCs w:val="26"/>
          <w:lang w:val="pt-BR"/>
          <w:rPrChange w:id="3586" w:author="The Si Tran" w:date="2012-12-05T23:02:00Z">
            <w:rPr>
              <w:del w:id="3587" w:author="The Si Tran" w:date="2012-12-06T04:09:00Z"/>
              <w:sz w:val="28"/>
              <w:szCs w:val="28"/>
              <w:lang w:val="pt-BR"/>
            </w:rPr>
          </w:rPrChange>
        </w:rPr>
        <w:pPrChange w:id="3588" w:author="The Si Tran" w:date="2012-12-06T01:07:00Z">
          <w:pPr>
            <w:ind w:firstLine="540"/>
          </w:pPr>
        </w:pPrChange>
      </w:pPr>
      <w:del w:id="3589" w:author="The Si Tran" w:date="2012-12-06T01:07:00Z">
        <w:r w:rsidRPr="00AF1345" w:rsidDel="00FA67FB">
          <w:rPr>
            <w:position w:val="-28"/>
            <w:szCs w:val="26"/>
            <w:lang w:val="pt-BR"/>
          </w:rPr>
          <w:object w:dxaOrig="4099" w:dyaOrig="680" w14:anchorId="76A0D3E8">
            <v:shape id="_x0000_i1076" type="#_x0000_t75" style="width:313.95pt;height:51.05pt" o:ole="">
              <v:imagedata r:id="rId121" o:title=""/>
            </v:shape>
            <o:OLEObject Type="Embed" ProgID="Equation.DSMT4" ShapeID="_x0000_i1076" DrawAspect="Content" ObjectID="_1417153778" r:id="rId122"/>
          </w:object>
        </w:r>
      </w:del>
      <w:del w:id="3590" w:author="The Si Tran" w:date="2012-12-12T00:12:00Z">
        <w:r w:rsidRPr="0049233F" w:rsidDel="00361F58">
          <w:rPr>
            <w:szCs w:val="26"/>
            <w:lang w:val="pt-BR"/>
            <w:rPrChange w:id="3591" w:author="The Si Tran" w:date="2012-12-05T23:02:00Z">
              <w:rPr>
                <w:sz w:val="28"/>
                <w:szCs w:val="28"/>
                <w:lang w:val="pt-BR"/>
              </w:rPr>
            </w:rPrChange>
          </w:rPr>
          <w:delText xml:space="preserve">  (3.2.2</w:delText>
        </w:r>
      </w:del>
      <w:del w:id="3592" w:author="The Si Tran" w:date="2012-12-06T04:09:00Z">
        <w:r w:rsidRPr="0049233F" w:rsidDel="00187478">
          <w:rPr>
            <w:szCs w:val="26"/>
            <w:lang w:val="pt-BR"/>
            <w:rPrChange w:id="3593"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594" w:author="The Si Tran" w:date="2012-12-12T00:12:00Z"/>
          <w:szCs w:val="26"/>
          <w:lang w:val="pt-BR"/>
          <w:rPrChange w:id="3595" w:author="The Si Tran" w:date="2012-12-06T01:05:00Z">
            <w:rPr>
              <w:del w:id="3596" w:author="The Si Tran" w:date="2012-12-12T00:12:00Z"/>
              <w:sz w:val="28"/>
              <w:szCs w:val="28"/>
              <w:lang w:val="pt-BR"/>
            </w:rPr>
          </w:rPrChange>
        </w:rPr>
        <w:pPrChange w:id="3597" w:author="The Si Tran" w:date="2012-12-06T04:09:00Z">
          <w:pPr>
            <w:ind w:firstLine="540"/>
          </w:pPr>
        </w:pPrChange>
      </w:pPr>
    </w:p>
    <w:p w14:paraId="5A6D8032" w14:textId="77777777" w:rsidR="006A21F7" w:rsidRPr="0049233F" w:rsidDel="00361F58" w:rsidRDefault="006A21F7" w:rsidP="006A21F7">
      <w:pPr>
        <w:ind w:firstLine="540"/>
        <w:rPr>
          <w:del w:id="3598" w:author="The Si Tran" w:date="2012-12-12T00:12:00Z"/>
          <w:szCs w:val="26"/>
          <w:lang w:val="pt-BR"/>
          <w:rPrChange w:id="3599" w:author="The Si Tran" w:date="2012-12-05T23:02:00Z">
            <w:rPr>
              <w:del w:id="3600" w:author="The Si Tran" w:date="2012-12-12T00:12:00Z"/>
              <w:sz w:val="28"/>
              <w:szCs w:val="28"/>
              <w:lang w:val="pt-BR"/>
            </w:rPr>
          </w:rPrChange>
        </w:rPr>
      </w:pPr>
      <w:del w:id="3601" w:author="The Si Tran" w:date="2012-12-12T00:12:00Z">
        <w:r w:rsidRPr="0049233F" w:rsidDel="00361F58">
          <w:rPr>
            <w:szCs w:val="26"/>
            <w:lang w:val="pt-BR"/>
            <w:rPrChange w:id="3602"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603" w:author="The Si Tran" w:date="2012-12-12T00:12:00Z"/>
          <w:szCs w:val="26"/>
          <w:lang w:val="pt-BR"/>
          <w:rPrChange w:id="3604" w:author="The Si Tran" w:date="2012-12-05T23:02:00Z">
            <w:rPr>
              <w:del w:id="3605" w:author="The Si Tran" w:date="2012-12-12T00:12:00Z"/>
              <w:sz w:val="28"/>
              <w:szCs w:val="28"/>
              <w:lang w:val="pt-BR"/>
            </w:rPr>
          </w:rPrChange>
        </w:rPr>
      </w:pPr>
      <w:del w:id="3606" w:author="The Si Tran" w:date="2012-12-12T00:12:00Z">
        <w:r w:rsidRPr="0049233F" w:rsidDel="00361F58">
          <w:rPr>
            <w:szCs w:val="26"/>
            <w:lang w:val="pt-BR"/>
            <w:rPrChange w:id="3607"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608" w:author="The Si Tran" w:date="2012-12-12T00:12:00Z"/>
          <w:b/>
          <w:szCs w:val="26"/>
          <w:lang w:val="pt-BR"/>
          <w:rPrChange w:id="3609" w:author="The Si Tran" w:date="2012-12-05T23:02:00Z">
            <w:rPr>
              <w:del w:id="3610" w:author="The Si Tran" w:date="2012-12-12T00:12:00Z"/>
              <w:b/>
              <w:sz w:val="28"/>
              <w:szCs w:val="28"/>
              <w:lang w:val="pt-BR"/>
            </w:rPr>
          </w:rPrChange>
        </w:rPr>
      </w:pPr>
      <w:del w:id="3611" w:author="The Si Tran" w:date="2012-12-12T00:12:00Z">
        <w:r w:rsidRPr="0049233F" w:rsidDel="00361F58">
          <w:rPr>
            <w:b/>
            <w:szCs w:val="26"/>
            <w:lang w:val="pt-BR"/>
            <w:rPrChange w:id="3612"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613" w:author="The Si Tran" w:date="2012-12-12T00:12:00Z"/>
          <w:szCs w:val="26"/>
          <w:lang w:val="pt-BR"/>
          <w:rPrChange w:id="3614" w:author="The Si Tran" w:date="2012-12-05T23:02:00Z">
            <w:rPr>
              <w:del w:id="3615" w:author="The Si Tran" w:date="2012-12-12T00:12:00Z"/>
              <w:sz w:val="28"/>
              <w:szCs w:val="28"/>
              <w:lang w:val="pt-BR"/>
            </w:rPr>
          </w:rPrChange>
        </w:rPr>
      </w:pPr>
      <w:del w:id="3616" w:author="The Si Tran" w:date="2012-12-12T00:12:00Z">
        <w:r w:rsidRPr="0049233F" w:rsidDel="00361F58">
          <w:rPr>
            <w:szCs w:val="26"/>
            <w:lang w:val="pt-BR"/>
            <w:rPrChange w:id="3617" w:author="The Si Tran" w:date="2012-12-05T23:02:00Z">
              <w:rPr>
                <w:sz w:val="28"/>
                <w:szCs w:val="28"/>
                <w:lang w:val="pt-BR"/>
              </w:rPr>
            </w:rPrChange>
          </w:rPr>
          <w:delText xml:space="preserve">Hàm tự tương quan riêng phần ở độ trễ k là sự tương quan giữa </w:delText>
        </w:r>
      </w:del>
      <w:del w:id="3618" w:author="The Si Tran" w:date="2012-12-06T20:12:00Z">
        <w:r w:rsidRPr="0049233F" w:rsidDel="00542651">
          <w:rPr>
            <w:szCs w:val="26"/>
            <w:lang w:val="pt-BR"/>
            <w:rPrChange w:id="3619" w:author="The Si Tran" w:date="2012-12-05T23:02:00Z">
              <w:rPr>
                <w:sz w:val="28"/>
                <w:szCs w:val="28"/>
                <w:lang w:val="pt-BR"/>
              </w:rPr>
            </w:rPrChange>
          </w:rPr>
          <w:delText>y</w:delText>
        </w:r>
        <w:r w:rsidRPr="0049233F" w:rsidDel="00542651">
          <w:rPr>
            <w:szCs w:val="26"/>
            <w:vertAlign w:val="subscript"/>
            <w:lang w:val="pt-BR"/>
            <w:rPrChange w:id="3620" w:author="The Si Tran" w:date="2012-12-05T23:02:00Z">
              <w:rPr>
                <w:sz w:val="28"/>
                <w:szCs w:val="28"/>
                <w:vertAlign w:val="subscript"/>
                <w:lang w:val="pt-BR"/>
              </w:rPr>
            </w:rPrChange>
          </w:rPr>
          <w:delText>t</w:delText>
        </w:r>
      </w:del>
      <w:del w:id="3621" w:author="The Si Tran" w:date="2012-12-12T00:12:00Z">
        <w:r w:rsidRPr="0049233F" w:rsidDel="00361F58">
          <w:rPr>
            <w:szCs w:val="26"/>
            <w:lang w:val="pt-BR"/>
            <w:rPrChange w:id="3622" w:author="The Si Tran" w:date="2012-12-05T23:02:00Z">
              <w:rPr>
                <w:sz w:val="28"/>
                <w:szCs w:val="28"/>
                <w:lang w:val="pt-BR"/>
              </w:rPr>
            </w:rPrChange>
          </w:rPr>
          <w:delText xml:space="preserve"> và </w:delText>
        </w:r>
      </w:del>
      <w:del w:id="3623" w:author="The Si Tran" w:date="2012-12-06T20:12:00Z">
        <w:r w:rsidRPr="0049233F" w:rsidDel="00542651">
          <w:rPr>
            <w:szCs w:val="26"/>
            <w:lang w:val="pt-BR"/>
            <w:rPrChange w:id="3624" w:author="The Si Tran" w:date="2012-12-05T23:02:00Z">
              <w:rPr>
                <w:sz w:val="28"/>
                <w:szCs w:val="28"/>
                <w:lang w:val="pt-BR"/>
              </w:rPr>
            </w:rPrChange>
          </w:rPr>
          <w:delText>y</w:delText>
        </w:r>
        <w:r w:rsidRPr="0049233F" w:rsidDel="00542651">
          <w:rPr>
            <w:szCs w:val="26"/>
            <w:vertAlign w:val="subscript"/>
            <w:lang w:val="pt-BR"/>
            <w:rPrChange w:id="3625" w:author="The Si Tran" w:date="2012-12-05T23:02:00Z">
              <w:rPr>
                <w:sz w:val="28"/>
                <w:szCs w:val="28"/>
                <w:vertAlign w:val="subscript"/>
                <w:lang w:val="pt-BR"/>
              </w:rPr>
            </w:rPrChange>
          </w:rPr>
          <w:delText>t-k</w:delText>
        </w:r>
      </w:del>
      <w:del w:id="3626" w:author="The Si Tran" w:date="2012-12-12T00:12:00Z">
        <w:r w:rsidRPr="0049233F" w:rsidDel="00361F58">
          <w:rPr>
            <w:szCs w:val="26"/>
            <w:lang w:val="pt-BR"/>
            <w:rPrChange w:id="3627" w:author="The Si Tran" w:date="2012-12-05T23:02:00Z">
              <w:rPr>
                <w:sz w:val="28"/>
                <w:szCs w:val="28"/>
                <w:lang w:val="pt-BR"/>
              </w:rPr>
            </w:rPrChange>
          </w:rPr>
          <w:delText xml:space="preserve"> sau khi đã hiệu chỉnh sự ảnh hưởng của các giá trị </w:delText>
        </w:r>
      </w:del>
      <w:del w:id="3628" w:author="The Si Tran" w:date="2012-12-06T20:13:00Z">
        <w:r w:rsidRPr="0049233F" w:rsidDel="00542651">
          <w:rPr>
            <w:szCs w:val="26"/>
            <w:lang w:val="pt-BR"/>
            <w:rPrChange w:id="3629" w:author="The Si Tran" w:date="2012-12-05T23:02:00Z">
              <w:rPr>
                <w:sz w:val="28"/>
                <w:szCs w:val="28"/>
                <w:lang w:val="pt-BR"/>
              </w:rPr>
            </w:rPrChange>
          </w:rPr>
          <w:delText>y</w:delText>
        </w:r>
        <w:r w:rsidRPr="0049233F" w:rsidDel="00542651">
          <w:rPr>
            <w:szCs w:val="26"/>
            <w:vertAlign w:val="subscript"/>
            <w:lang w:val="pt-BR"/>
            <w:rPrChange w:id="3630" w:author="The Si Tran" w:date="2012-12-05T23:02:00Z">
              <w:rPr>
                <w:sz w:val="28"/>
                <w:szCs w:val="28"/>
                <w:vertAlign w:val="subscript"/>
                <w:lang w:val="pt-BR"/>
              </w:rPr>
            </w:rPrChange>
          </w:rPr>
          <w:delText>t-1</w:delText>
        </w:r>
        <w:r w:rsidRPr="0049233F" w:rsidDel="00542651">
          <w:rPr>
            <w:szCs w:val="26"/>
            <w:lang w:val="pt-BR"/>
            <w:rPrChange w:id="3631" w:author="The Si Tran" w:date="2012-12-05T23:02:00Z">
              <w:rPr>
                <w:sz w:val="28"/>
                <w:szCs w:val="28"/>
                <w:lang w:val="pt-BR"/>
              </w:rPr>
            </w:rPrChange>
          </w:rPr>
          <w:delText>, y</w:delText>
        </w:r>
        <w:r w:rsidRPr="0049233F" w:rsidDel="00542651">
          <w:rPr>
            <w:szCs w:val="26"/>
            <w:vertAlign w:val="subscript"/>
            <w:lang w:val="pt-BR"/>
            <w:rPrChange w:id="3632" w:author="The Si Tran" w:date="2012-12-05T23:02:00Z">
              <w:rPr>
                <w:sz w:val="28"/>
                <w:szCs w:val="28"/>
                <w:vertAlign w:val="subscript"/>
                <w:lang w:val="pt-BR"/>
              </w:rPr>
            </w:rPrChange>
          </w:rPr>
          <w:delText>t-2</w:delText>
        </w:r>
        <w:r w:rsidRPr="0049233F" w:rsidDel="00542651">
          <w:rPr>
            <w:szCs w:val="26"/>
            <w:lang w:val="pt-BR"/>
            <w:rPrChange w:id="3633" w:author="The Si Tran" w:date="2012-12-05T23:02:00Z">
              <w:rPr>
                <w:sz w:val="28"/>
                <w:szCs w:val="28"/>
                <w:lang w:val="pt-BR"/>
              </w:rPr>
            </w:rPrChange>
          </w:rPr>
          <w:delText>, ..., y</w:delText>
        </w:r>
        <w:r w:rsidRPr="0049233F" w:rsidDel="00542651">
          <w:rPr>
            <w:szCs w:val="26"/>
            <w:vertAlign w:val="subscript"/>
            <w:lang w:val="pt-BR"/>
            <w:rPrChange w:id="3634" w:author="The Si Tran" w:date="2012-12-05T23:02:00Z">
              <w:rPr>
                <w:sz w:val="28"/>
                <w:szCs w:val="28"/>
                <w:vertAlign w:val="subscript"/>
                <w:lang w:val="pt-BR"/>
              </w:rPr>
            </w:rPrChange>
          </w:rPr>
          <w:delText>t-k+1</w:delText>
        </w:r>
      </w:del>
      <w:del w:id="3635" w:author="The Si Tran" w:date="2012-12-12T00:12:00Z">
        <w:r w:rsidRPr="0049233F" w:rsidDel="00361F58">
          <w:rPr>
            <w:szCs w:val="26"/>
            <w:lang w:val="pt-BR"/>
            <w:rPrChange w:id="3636" w:author="The Si Tran" w:date="2012-12-05T23:02:00Z">
              <w:rPr>
                <w:sz w:val="28"/>
                <w:szCs w:val="28"/>
                <w:lang w:val="pt-BR"/>
              </w:rPr>
            </w:rPrChange>
          </w:rPr>
          <w:delText xml:space="preserve"> [1]. Trong mô hình AR(p), hàm tự tương quan riêng phần ở độ trễ </w:delText>
        </w:r>
      </w:del>
      <w:del w:id="3637" w:author="The Si Tran" w:date="2012-12-06T20:14:00Z">
        <w:r w:rsidRPr="0049233F" w:rsidDel="00851CA5">
          <w:rPr>
            <w:szCs w:val="26"/>
            <w:lang w:val="pt-BR"/>
            <w:rPrChange w:id="3638" w:author="The Si Tran" w:date="2012-12-05T23:02:00Z">
              <w:rPr>
                <w:sz w:val="28"/>
                <w:szCs w:val="28"/>
                <w:lang w:val="pt-BR"/>
              </w:rPr>
            </w:rPrChange>
          </w:rPr>
          <w:delText xml:space="preserve">k &gt; p </w:delText>
        </w:r>
      </w:del>
      <w:del w:id="3639" w:author="The Si Tran" w:date="2012-12-12T00:12:00Z">
        <w:r w:rsidRPr="0049233F" w:rsidDel="00361F58">
          <w:rPr>
            <w:szCs w:val="26"/>
            <w:lang w:val="pt-BR"/>
            <w:rPrChange w:id="3640"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641" w:author="The Si Tran" w:date="2012-12-06T01:11:00Z"/>
          <w:szCs w:val="26"/>
          <w:lang w:val="pt-BR"/>
          <w:rPrChange w:id="3642" w:author="The Si Tran" w:date="2012-12-06T01:11:00Z">
            <w:rPr>
              <w:del w:id="3643" w:author="The Si Tran" w:date="2012-12-06T01:11:00Z"/>
              <w:sz w:val="28"/>
              <w:szCs w:val="28"/>
              <w:lang w:val="pt-BR"/>
            </w:rPr>
          </w:rPrChange>
        </w:rPr>
        <w:pPrChange w:id="3644" w:author="The Si Tran" w:date="2012-12-06T01:11:00Z">
          <w:pPr>
            <w:ind w:firstLine="540"/>
          </w:pPr>
        </w:pPrChange>
      </w:pPr>
      <w:del w:id="3645" w:author="The Si Tran" w:date="2012-12-12T00:12:00Z">
        <w:r w:rsidRPr="0049233F" w:rsidDel="00361F58">
          <w:rPr>
            <w:szCs w:val="26"/>
            <w:lang w:val="pt-BR"/>
            <w:rPrChange w:id="3646" w:author="The Si Tran" w:date="2012-12-05T23:02:00Z">
              <w:rPr>
                <w:sz w:val="28"/>
                <w:szCs w:val="28"/>
                <w:lang w:val="pt-BR"/>
              </w:rPr>
            </w:rPrChange>
          </w:rPr>
          <w:delText xml:space="preserve">Xét hệ phương trình Yule-Walker cho hàm tự tương quan của mô hình AR(k) với bậc </w:delText>
        </w:r>
      </w:del>
      <w:del w:id="3647" w:author="The Si Tran" w:date="2012-12-06T20:14:00Z">
        <w:r w:rsidRPr="0049233F" w:rsidDel="00940531">
          <w:rPr>
            <w:szCs w:val="26"/>
            <w:lang w:val="pt-BR"/>
            <w:rPrChange w:id="3648" w:author="The Si Tran" w:date="2012-12-05T23:02:00Z">
              <w:rPr>
                <w:sz w:val="28"/>
                <w:szCs w:val="28"/>
                <w:lang w:val="pt-BR"/>
              </w:rPr>
            </w:rPrChange>
          </w:rPr>
          <w:delText>k</w:delText>
        </w:r>
      </w:del>
      <w:del w:id="3649" w:author="The Si Tran" w:date="2012-12-12T00:12:00Z">
        <w:r w:rsidRPr="0049233F" w:rsidDel="00361F58">
          <w:rPr>
            <w:szCs w:val="26"/>
            <w:lang w:val="pt-BR"/>
            <w:rPrChange w:id="3650"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651" w:author="The Si Tran" w:date="2012-12-12T00:12:00Z"/>
          <w:szCs w:val="26"/>
          <w:lang w:val="pt-BR"/>
          <w:rPrChange w:id="3652" w:author="The Si Tran" w:date="2012-12-05T23:02:00Z">
            <w:rPr>
              <w:del w:id="3653" w:author="The Si Tran" w:date="2012-12-12T00:12:00Z"/>
              <w:sz w:val="28"/>
              <w:szCs w:val="28"/>
              <w:lang w:val="pt-BR"/>
            </w:rPr>
          </w:rPrChange>
        </w:rPr>
        <w:pPrChange w:id="3654" w:author="The Si Tran" w:date="2012-12-06T01:11:00Z">
          <w:pPr>
            <w:ind w:firstLine="540"/>
          </w:pPr>
        </w:pPrChange>
      </w:pPr>
      <w:del w:id="3655" w:author="The Si Tran" w:date="2012-12-06T01:11:00Z">
        <w:r w:rsidRPr="00AF1345" w:rsidDel="00E27BFB">
          <w:rPr>
            <w:position w:val="-28"/>
            <w:szCs w:val="26"/>
            <w:lang w:val="pt-BR"/>
          </w:rPr>
          <w:object w:dxaOrig="3940" w:dyaOrig="680" w14:anchorId="12EE6A83">
            <v:shape id="_x0000_i1077" type="#_x0000_t75" style="width:305.6pt;height:53.6pt" o:ole="">
              <v:imagedata r:id="rId123" o:title=""/>
            </v:shape>
            <o:OLEObject Type="Embed" ProgID="Equation.DSMT4" ShapeID="_x0000_i1077" DrawAspect="Content" ObjectID="_1417153779" r:id="rId124"/>
          </w:object>
        </w:r>
      </w:del>
    </w:p>
    <w:p w14:paraId="45997D58" w14:textId="77777777" w:rsidR="00E27BFB" w:rsidRPr="009C05B7" w:rsidDel="00361F58" w:rsidRDefault="006A21F7">
      <w:pPr>
        <w:ind w:firstLine="0"/>
        <w:rPr>
          <w:del w:id="3656" w:author="The Si Tran" w:date="2012-12-12T00:12:00Z"/>
          <w:rFonts w:eastAsiaTheme="minorEastAsia"/>
          <w:szCs w:val="26"/>
          <w:lang w:val="pt-BR"/>
          <w:rPrChange w:id="3657" w:author="The Si Tran" w:date="2012-12-06T01:24:00Z">
            <w:rPr>
              <w:del w:id="3658" w:author="The Si Tran" w:date="2012-12-12T00:12:00Z"/>
              <w:sz w:val="28"/>
              <w:szCs w:val="28"/>
              <w:lang w:val="pt-BR"/>
            </w:rPr>
          </w:rPrChange>
        </w:rPr>
        <w:pPrChange w:id="3659" w:author="The Si Tran" w:date="2012-12-06T01:24:00Z">
          <w:pPr>
            <w:ind w:firstLine="540"/>
          </w:pPr>
        </w:pPrChange>
      </w:pPr>
      <w:del w:id="3660" w:author="The Si Tran" w:date="2012-12-12T00:12:00Z">
        <w:r w:rsidRPr="0049233F" w:rsidDel="00361F58">
          <w:rPr>
            <w:szCs w:val="26"/>
            <w:lang w:val="pt-BR"/>
            <w:rPrChange w:id="3661"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662" w:author="The Si Tran" w:date="2012-12-12T00:12:00Z"/>
          <w:szCs w:val="26"/>
          <w:lang w:val="pt-BR"/>
          <w:rPrChange w:id="3663" w:author="The Si Tran" w:date="2012-12-06T01:24:00Z">
            <w:rPr>
              <w:del w:id="3664" w:author="The Si Tran" w:date="2012-12-12T00:12:00Z"/>
              <w:sz w:val="28"/>
              <w:szCs w:val="28"/>
              <w:lang w:val="pt-BR"/>
            </w:rPr>
          </w:rPrChange>
        </w:rPr>
        <w:pPrChange w:id="3665" w:author="The Si Tran" w:date="2012-12-06T01:27:00Z">
          <w:pPr>
            <w:ind w:firstLine="540"/>
          </w:pPr>
        </w:pPrChange>
      </w:pPr>
      <w:del w:id="3666" w:author="The Si Tran" w:date="2012-12-06T01:24:00Z">
        <w:r w:rsidRPr="00AF1345" w:rsidDel="009C05B7">
          <w:rPr>
            <w:position w:val="-124"/>
            <w:szCs w:val="26"/>
            <w:lang w:val="pt-BR"/>
          </w:rPr>
          <w:object w:dxaOrig="6780" w:dyaOrig="2600" w14:anchorId="5F78E78C">
            <v:shape id="_x0000_i1078" type="#_x0000_t75" style="width:413.6pt;height:159.05pt" o:ole="">
              <v:imagedata r:id="rId125" o:title=""/>
            </v:shape>
            <o:OLEObject Type="Embed" ProgID="Equation.DSMT4" ShapeID="_x0000_i1078" DrawAspect="Content" ObjectID="_1417153780" r:id="rId126"/>
          </w:object>
        </w:r>
      </w:del>
      <w:del w:id="3667" w:author="The Si Tran" w:date="2012-12-12T00:12:00Z">
        <w:r w:rsidRPr="00AC1C82" w:rsidDel="00361F58">
          <w:rPr>
            <w:position w:val="-4"/>
            <w:szCs w:val="26"/>
            <w:lang w:val="pt-BR"/>
          </w:rPr>
          <w:object w:dxaOrig="180" w:dyaOrig="279" w14:anchorId="3C57DC65">
            <v:shape id="_x0000_i1079" type="#_x0000_t75" style="width:9.2pt;height:14.25pt" o:ole="">
              <v:imagedata r:id="rId21" o:title=""/>
            </v:shape>
            <o:OLEObject Type="Embed" ProgID="Equation.DSMT4" ShapeID="_x0000_i1079" DrawAspect="Content" ObjectID="_1417153781" r:id="rId127"/>
          </w:object>
        </w:r>
        <w:r w:rsidRPr="0049233F" w:rsidDel="00361F58">
          <w:rPr>
            <w:szCs w:val="26"/>
            <w:lang w:val="pt-BR"/>
            <w:rPrChange w:id="3668"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669" w:author="The Si Tran" w:date="2012-12-12T00:12:00Z"/>
          <w:szCs w:val="26"/>
          <w:lang w:val="pt-BR"/>
          <w:rPrChange w:id="3670" w:author="The Si Tran" w:date="2012-12-05T23:02:00Z">
            <w:rPr>
              <w:del w:id="3671" w:author="The Si Tran" w:date="2012-12-12T00:12:00Z"/>
              <w:sz w:val="28"/>
              <w:szCs w:val="28"/>
              <w:lang w:val="pt-BR"/>
            </w:rPr>
          </w:rPrChange>
        </w:rPr>
      </w:pPr>
      <w:del w:id="3672" w:author="The Si Tran" w:date="2012-12-06T01:27:00Z">
        <w:r w:rsidRPr="00AF1345" w:rsidDel="00261881">
          <w:rPr>
            <w:position w:val="-12"/>
            <w:szCs w:val="26"/>
            <w:lang w:val="pt-BR"/>
          </w:rPr>
          <w:object w:dxaOrig="1040" w:dyaOrig="360" w14:anchorId="11AEF62C">
            <v:shape id="_x0000_i1080" type="#_x0000_t75" style="width:118.05pt;height:40.2pt" o:ole="">
              <v:imagedata r:id="rId128" o:title=""/>
            </v:shape>
            <o:OLEObject Type="Embed" ProgID="Equation.DSMT4" ShapeID="_x0000_i1080" DrawAspect="Content" ObjectID="_1417153782" r:id="rId129"/>
          </w:object>
        </w:r>
      </w:del>
    </w:p>
    <w:p w14:paraId="1B74205E" w14:textId="77777777" w:rsidR="00261881" w:rsidRPr="0049233F" w:rsidDel="00361F58" w:rsidRDefault="006A21F7" w:rsidP="006A21F7">
      <w:pPr>
        <w:ind w:firstLine="540"/>
        <w:rPr>
          <w:del w:id="3673" w:author="The Si Tran" w:date="2012-12-12T00:12:00Z"/>
          <w:szCs w:val="26"/>
          <w:lang w:val="pt-BR"/>
          <w:rPrChange w:id="3674" w:author="The Si Tran" w:date="2012-12-05T23:02:00Z">
            <w:rPr>
              <w:del w:id="3675" w:author="The Si Tran" w:date="2012-12-12T00:12:00Z"/>
              <w:sz w:val="28"/>
              <w:szCs w:val="28"/>
              <w:lang w:val="pt-BR"/>
            </w:rPr>
          </w:rPrChange>
        </w:rPr>
      </w:pPr>
      <w:del w:id="3676" w:author="The Si Tran" w:date="2012-12-12T00:12:00Z">
        <w:r w:rsidRPr="0049233F" w:rsidDel="00361F58">
          <w:rPr>
            <w:szCs w:val="26"/>
            <w:lang w:val="pt-BR"/>
            <w:rPrChange w:id="3677"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678" w:author="The Si Tran" w:date="2012-12-06T01:28:00Z"/>
          <w:szCs w:val="26"/>
          <w:lang w:val="pt-BR"/>
          <w:rPrChange w:id="3679" w:author="The Si Tran" w:date="2012-12-05T23:02:00Z">
            <w:rPr>
              <w:del w:id="3680" w:author="The Si Tran" w:date="2012-12-06T01:28:00Z"/>
              <w:sz w:val="28"/>
              <w:szCs w:val="28"/>
              <w:lang w:val="pt-BR"/>
            </w:rPr>
          </w:rPrChange>
        </w:rPr>
      </w:pPr>
      <w:del w:id="3681" w:author="The Si Tran" w:date="2012-12-06T01:28:00Z">
        <w:r w:rsidRPr="00AF1345" w:rsidDel="00261881">
          <w:rPr>
            <w:position w:val="-122"/>
            <w:szCs w:val="26"/>
            <w:lang w:val="pt-BR"/>
          </w:rPr>
          <w:object w:dxaOrig="5800" w:dyaOrig="2560" w14:anchorId="0026A38C">
            <v:shape id="_x0000_i1081" type="#_x0000_t75" style="width:354.15pt;height:156.55pt" o:ole="">
              <v:imagedata r:id="rId130" o:title=""/>
            </v:shape>
            <o:OLEObject Type="Embed" ProgID="Equation.DSMT4" ShapeID="_x0000_i1081" DrawAspect="Content" ObjectID="_1417153783" r:id="rId131"/>
          </w:object>
        </w:r>
        <w:r w:rsidRPr="0049233F" w:rsidDel="00261881">
          <w:rPr>
            <w:szCs w:val="26"/>
            <w:lang w:val="pt-BR"/>
            <w:rPrChange w:id="3682"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683" w:author="The Si Tran" w:date="2012-12-06T01:30:00Z"/>
          <w:szCs w:val="26"/>
          <w:lang w:val="pt-BR"/>
          <w:rPrChange w:id="3684" w:author="The Si Tran" w:date="2012-12-05T23:02:00Z">
            <w:rPr>
              <w:del w:id="3685" w:author="The Si Tran" w:date="2012-12-06T01:30:00Z"/>
              <w:sz w:val="28"/>
              <w:szCs w:val="28"/>
              <w:lang w:val="pt-BR"/>
            </w:rPr>
          </w:rPrChange>
        </w:rPr>
      </w:pPr>
    </w:p>
    <w:p w14:paraId="75981A4C" w14:textId="77777777" w:rsidR="006A21F7" w:rsidRPr="0049233F" w:rsidDel="00361F58" w:rsidRDefault="006A21F7" w:rsidP="006A21F7">
      <w:pPr>
        <w:ind w:firstLine="540"/>
        <w:rPr>
          <w:del w:id="3686" w:author="The Si Tran" w:date="2012-12-12T00:12:00Z"/>
          <w:szCs w:val="26"/>
          <w:lang w:val="pt-BR"/>
          <w:rPrChange w:id="3687" w:author="The Si Tran" w:date="2012-12-05T23:02:00Z">
            <w:rPr>
              <w:del w:id="3688" w:author="The Si Tran" w:date="2012-12-12T00:12:00Z"/>
              <w:sz w:val="28"/>
              <w:szCs w:val="28"/>
              <w:lang w:val="pt-BR"/>
            </w:rPr>
          </w:rPrChange>
        </w:rPr>
      </w:pPr>
    </w:p>
    <w:p w14:paraId="6735D7E8" w14:textId="77777777" w:rsidR="006A21F7" w:rsidRPr="0049233F" w:rsidDel="008771FB" w:rsidRDefault="006A21F7" w:rsidP="006A21F7">
      <w:pPr>
        <w:ind w:firstLine="540"/>
        <w:rPr>
          <w:del w:id="3689" w:author="The Si Tran" w:date="2012-12-06T01:30:00Z"/>
          <w:szCs w:val="26"/>
          <w:lang w:val="pt-BR"/>
          <w:rPrChange w:id="3690" w:author="The Si Tran" w:date="2012-12-05T23:02:00Z">
            <w:rPr>
              <w:del w:id="3691" w:author="The Si Tran" w:date="2012-12-06T01:30:00Z"/>
              <w:sz w:val="28"/>
              <w:szCs w:val="28"/>
              <w:lang w:val="pt-BR"/>
            </w:rPr>
          </w:rPrChange>
        </w:rPr>
      </w:pPr>
      <w:del w:id="3692" w:author="The Si Tran" w:date="2012-12-06T01:30:00Z">
        <w:r w:rsidRPr="0049233F" w:rsidDel="008771FB">
          <w:rPr>
            <w:szCs w:val="26"/>
            <w:lang w:val="pt-BR"/>
            <w:rPrChange w:id="3693"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2" type="#_x0000_t75" style="width:68.65pt;height:159.05pt" o:ole="">
              <v:imagedata r:id="rId132" o:title=""/>
            </v:shape>
            <o:OLEObject Type="Embed" ProgID="Equation.DSMT4" ShapeID="_x0000_i1082" DrawAspect="Content" ObjectID="_1417153784" r:id="rId133"/>
          </w:object>
        </w:r>
        <w:r w:rsidRPr="0049233F" w:rsidDel="008771FB">
          <w:rPr>
            <w:szCs w:val="26"/>
            <w:lang w:val="pt-BR"/>
            <w:rPrChange w:id="3694"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3" type="#_x0000_t75" style="width:74.5pt;height:156.55pt" o:ole="">
              <v:imagedata r:id="rId134" o:title=""/>
            </v:shape>
            <o:OLEObject Type="Embed" ProgID="Equation.DSMT4" ShapeID="_x0000_i1083" DrawAspect="Content" ObjectID="_1417153785" r:id="rId135"/>
          </w:object>
        </w:r>
      </w:del>
    </w:p>
    <w:p w14:paraId="17A8DAB1" w14:textId="77777777" w:rsidR="006A21F7" w:rsidRPr="0049233F" w:rsidDel="00361F58" w:rsidRDefault="006A21F7" w:rsidP="006A21F7">
      <w:pPr>
        <w:ind w:firstLine="540"/>
        <w:rPr>
          <w:del w:id="3695" w:author="The Si Tran" w:date="2012-12-12T00:12:00Z"/>
          <w:szCs w:val="26"/>
          <w:lang w:val="pt-BR"/>
          <w:rPrChange w:id="3696" w:author="The Si Tran" w:date="2012-12-05T23:02:00Z">
            <w:rPr>
              <w:del w:id="3697" w:author="The Si Tran" w:date="2012-12-12T00:12:00Z"/>
              <w:sz w:val="28"/>
              <w:szCs w:val="28"/>
              <w:lang w:val="pt-BR"/>
            </w:rPr>
          </w:rPrChange>
        </w:rPr>
      </w:pPr>
      <w:del w:id="3698" w:author="The Si Tran" w:date="2012-12-12T00:12:00Z">
        <w:r w:rsidRPr="0049233F" w:rsidDel="00361F58">
          <w:rPr>
            <w:szCs w:val="26"/>
            <w:lang w:val="pt-BR"/>
            <w:rPrChange w:id="3699" w:author="The Si Tran" w:date="2012-12-05T23:02:00Z">
              <w:rPr>
                <w:sz w:val="28"/>
                <w:szCs w:val="28"/>
                <w:lang w:val="pt-BR"/>
              </w:rPr>
            </w:rPrChange>
          </w:rPr>
          <w:delText xml:space="preserve">Cho mọi </w:delText>
        </w:r>
      </w:del>
      <w:del w:id="3700" w:author="The Si Tran" w:date="2012-12-06T20:15:00Z">
        <w:r w:rsidRPr="0049233F" w:rsidDel="00FF697A">
          <w:rPr>
            <w:szCs w:val="26"/>
            <w:lang w:val="pt-BR"/>
            <w:rPrChange w:id="3701" w:author="The Si Tran" w:date="2012-12-05T23:02:00Z">
              <w:rPr>
                <w:sz w:val="28"/>
                <w:szCs w:val="28"/>
                <w:lang w:val="pt-BR"/>
              </w:rPr>
            </w:rPrChange>
          </w:rPr>
          <w:delText xml:space="preserve">k, k=1,2,3,... </w:delText>
        </w:r>
      </w:del>
      <w:del w:id="3702" w:author="The Si Tran" w:date="2012-12-06T20:16:00Z">
        <w:r w:rsidRPr="0049233F" w:rsidDel="0045340D">
          <w:rPr>
            <w:szCs w:val="26"/>
            <w:lang w:val="pt-BR"/>
            <w:rPrChange w:id="3703" w:author="The Si Tran" w:date="2012-12-05T23:02:00Z">
              <w:rPr>
                <w:sz w:val="28"/>
                <w:szCs w:val="28"/>
                <w:lang w:val="pt-BR"/>
              </w:rPr>
            </w:rPrChange>
          </w:rPr>
          <w:delText xml:space="preserve">hệ số </w:delText>
        </w:r>
      </w:del>
      <w:del w:id="3704" w:author="The Si Tran" w:date="2012-12-06T01:30:00Z">
        <w:r w:rsidRPr="00AF1345" w:rsidDel="008771FB">
          <w:rPr>
            <w:position w:val="-12"/>
            <w:szCs w:val="26"/>
            <w:lang w:val="pt-BR"/>
          </w:rPr>
          <w:object w:dxaOrig="320" w:dyaOrig="360" w14:anchorId="3B080946">
            <v:shape id="_x0000_i1084" type="#_x0000_t75" style="width:17.6pt;height:21.75pt" o:ole="">
              <v:imagedata r:id="rId136" o:title=""/>
            </v:shape>
            <o:OLEObject Type="Embed" ProgID="Equation.DSMT4" ShapeID="_x0000_i1084" DrawAspect="Content" ObjectID="_1417153786" r:id="rId137"/>
          </w:object>
        </w:r>
      </w:del>
      <w:del w:id="3705" w:author="The Si Tran" w:date="2012-12-06T20:16:00Z">
        <w:r w:rsidRPr="0049233F" w:rsidDel="0045340D">
          <w:rPr>
            <w:szCs w:val="26"/>
            <w:lang w:val="pt-BR"/>
            <w:rPrChange w:id="3706" w:author="The Si Tran" w:date="2012-12-05T23:02:00Z">
              <w:rPr>
                <w:sz w:val="28"/>
                <w:szCs w:val="28"/>
                <w:lang w:val="pt-BR"/>
              </w:rPr>
            </w:rPrChange>
          </w:rPr>
          <w:delText xml:space="preserve"> </w:delText>
        </w:r>
      </w:del>
      <w:del w:id="3707" w:author="The Si Tran" w:date="2012-12-12T00:12:00Z">
        <w:r w:rsidRPr="0049233F" w:rsidDel="00361F58">
          <w:rPr>
            <w:szCs w:val="26"/>
            <w:lang w:val="pt-BR"/>
            <w:rPrChange w:id="3708"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709" w:author="The Si Tran" w:date="2012-12-06T01:32:00Z">
        <m:oMath>
          <m:r>
            <m:rPr>
              <m:sty m:val="p"/>
            </m:rPr>
            <w:rPr>
              <w:rFonts w:ascii="Cambria Math" w:hAnsi="Cambria Math"/>
              <w:position w:val="-12"/>
              <w:szCs w:val="26"/>
              <w:lang w:val="pt-BR"/>
            </w:rPr>
            <w:object w:dxaOrig="320" w:dyaOrig="360" w14:anchorId="3E58930E">
              <v:shape id="_x0000_i1085" type="#_x0000_t75" style="width:17.6pt;height:21.75pt" o:ole="">
                <v:imagedata r:id="rId136" o:title=""/>
              </v:shape>
              <o:OLEObject Type="Embed" ProgID="Equation.DSMT4" ShapeID="_x0000_i1085" DrawAspect="Content" ObjectID="_1417153787" r:id="rId138"/>
            </w:object>
          </m:r>
        </m:oMath>
        <w:r w:rsidRPr="0049233F" w:rsidDel="008771FB">
          <w:rPr>
            <w:szCs w:val="26"/>
            <w:lang w:val="pt-BR"/>
            <w:rPrChange w:id="3710" w:author="The Si Tran" w:date="2012-12-05T23:02:00Z">
              <w:rPr>
                <w:sz w:val="28"/>
                <w:szCs w:val="28"/>
                <w:lang w:val="pt-BR"/>
              </w:rPr>
            </w:rPrChange>
          </w:rPr>
          <w:delText xml:space="preserve">= 0 </w:delText>
        </w:r>
      </w:del>
      <w:del w:id="3711" w:author="The Si Tran" w:date="2012-12-12T00:12:00Z">
        <w:r w:rsidRPr="0049233F" w:rsidDel="00361F58">
          <w:rPr>
            <w:szCs w:val="26"/>
            <w:lang w:val="pt-BR"/>
            <w:rPrChange w:id="3712" w:author="The Si Tran" w:date="2012-12-05T23:02:00Z">
              <w:rPr>
                <w:sz w:val="28"/>
                <w:szCs w:val="28"/>
                <w:lang w:val="pt-BR"/>
              </w:rPr>
            </w:rPrChange>
          </w:rPr>
          <w:delText xml:space="preserve">với </w:delText>
        </w:r>
      </w:del>
      <w:del w:id="3713" w:author="The Si Tran" w:date="2012-12-06T20:15:00Z">
        <w:r w:rsidRPr="0049233F" w:rsidDel="00940531">
          <w:rPr>
            <w:szCs w:val="26"/>
            <w:lang w:val="pt-BR"/>
            <w:rPrChange w:id="3714" w:author="The Si Tran" w:date="2012-12-05T23:02:00Z">
              <w:rPr>
                <w:sz w:val="28"/>
                <w:szCs w:val="28"/>
                <w:lang w:val="pt-BR"/>
              </w:rPr>
            </w:rPrChange>
          </w:rPr>
          <w:delText>k &gt; p</w:delText>
        </w:r>
      </w:del>
      <w:del w:id="3715" w:author="The Si Tran" w:date="2012-12-12T00:12:00Z">
        <w:r w:rsidRPr="0049233F" w:rsidDel="00361F58">
          <w:rPr>
            <w:szCs w:val="26"/>
            <w:lang w:val="pt-BR"/>
            <w:rPrChange w:id="3716"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717" w:author="The Si Tran" w:date="2012-12-12T00:12:00Z"/>
          <w:szCs w:val="26"/>
          <w:lang w:val="pt-BR"/>
          <w:rPrChange w:id="3718" w:author="The Si Tran" w:date="2012-12-05T23:02:00Z">
            <w:rPr>
              <w:del w:id="3719" w:author="The Si Tran" w:date="2012-12-12T00:12:00Z"/>
              <w:sz w:val="28"/>
              <w:szCs w:val="28"/>
              <w:lang w:val="pt-BR"/>
            </w:rPr>
          </w:rPrChange>
        </w:rPr>
      </w:pPr>
      <w:del w:id="3720" w:author="The Si Tran" w:date="2012-12-12T00:12:00Z">
        <w:r w:rsidRPr="0049233F" w:rsidDel="00361F58">
          <w:rPr>
            <w:szCs w:val="26"/>
            <w:lang w:val="pt-BR"/>
            <w:rPrChange w:id="3721"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722" w:author="The Si Tran" w:date="2012-12-06T20:17:00Z">
        <w:r w:rsidRPr="00AF1345" w:rsidDel="00D362B7">
          <w:rPr>
            <w:position w:val="-8"/>
            <w:szCs w:val="26"/>
            <w:lang w:val="pt-BR"/>
          </w:rPr>
          <w:object w:dxaOrig="859" w:dyaOrig="360" w14:anchorId="670E44A5">
            <v:shape id="_x0000_i1086" type="#_x0000_t75" style="width:42.7pt;height:17.6pt" o:ole="">
              <v:imagedata r:id="rId107" o:title=""/>
            </v:shape>
            <o:OLEObject Type="Embed" ProgID="Equation.DSMT4" ShapeID="_x0000_i1086" DrawAspect="Content" ObjectID="_1417153788" r:id="rId139"/>
          </w:object>
        </w:r>
      </w:del>
      <w:del w:id="3723" w:author="The Si Tran" w:date="2012-12-12T00:12:00Z">
        <w:r w:rsidRPr="0049233F" w:rsidDel="00361F58">
          <w:rPr>
            <w:szCs w:val="26"/>
            <w:lang w:val="pt-BR"/>
            <w:rPrChange w:id="3724" w:author="The Si Tran" w:date="2012-12-05T23:02:00Z">
              <w:rPr>
                <w:sz w:val="28"/>
                <w:szCs w:val="28"/>
                <w:lang w:val="pt-BR"/>
              </w:rPr>
            </w:rPrChange>
          </w:rPr>
          <w:delText xml:space="preserve">, với </w:delText>
        </w:r>
      </w:del>
      <w:del w:id="3725" w:author="The Si Tran" w:date="2012-12-06T20:17:00Z">
        <w:r w:rsidRPr="0049233F" w:rsidDel="0089241B">
          <w:rPr>
            <w:szCs w:val="26"/>
            <w:lang w:val="pt-BR"/>
            <w:rPrChange w:id="3726" w:author="The Si Tran" w:date="2012-12-05T23:02:00Z">
              <w:rPr>
                <w:sz w:val="28"/>
                <w:szCs w:val="28"/>
                <w:lang w:val="pt-BR"/>
              </w:rPr>
            </w:rPrChange>
          </w:rPr>
          <w:delText>N</w:delText>
        </w:r>
      </w:del>
      <w:del w:id="3727" w:author="The Si Tran" w:date="2012-12-12T00:12:00Z">
        <w:r w:rsidRPr="0049233F" w:rsidDel="00361F58">
          <w:rPr>
            <w:szCs w:val="26"/>
            <w:lang w:val="pt-BR"/>
            <w:rPrChange w:id="3728"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3729" w:author="The Si Tran" w:date="2012-12-06T20:19:00Z"/>
          <w:szCs w:val="26"/>
          <w:lang w:val="pt-BR"/>
          <w:rPrChange w:id="3730" w:author="The Si Tran" w:date="2012-12-06T20:18:00Z">
            <w:rPr>
              <w:del w:id="3731" w:author="The Si Tran" w:date="2012-12-06T20:19:00Z"/>
              <w:sz w:val="28"/>
              <w:szCs w:val="28"/>
              <w:lang w:val="pt-BR"/>
            </w:rPr>
          </w:rPrChange>
        </w:rPr>
      </w:pPr>
      <w:del w:id="3732" w:author="The Si Tran" w:date="2012-12-12T13:59:00Z">
        <w:r w:rsidRPr="0049233F" w:rsidDel="000064E1">
          <w:rPr>
            <w:szCs w:val="26"/>
            <w:lang w:val="pt-BR"/>
            <w:rPrChange w:id="3733"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3734" w:author="The Si Tran" w:date="2012-12-06T20:19:00Z"/>
          <w:szCs w:val="26"/>
          <w:lang w:val="pt-BR"/>
          <w:rPrChange w:id="3735" w:author="The Si Tran" w:date="2012-12-05T23:02:00Z">
            <w:rPr>
              <w:del w:id="3736" w:author="The Si Tran" w:date="2012-12-06T20:19:00Z"/>
              <w:sz w:val="28"/>
              <w:szCs w:val="28"/>
              <w:lang w:val="pt-BR"/>
            </w:rPr>
          </w:rPrChange>
        </w:rPr>
      </w:pPr>
      <w:del w:id="3737" w:author="The Si Tran" w:date="2012-12-06T20:19:00Z">
        <w:r w:rsidRPr="00AF1345" w:rsidDel="0089241B">
          <w:rPr>
            <w:position w:val="-12"/>
            <w:szCs w:val="26"/>
            <w:lang w:val="pt-BR"/>
          </w:rPr>
          <w:object w:dxaOrig="2740" w:dyaOrig="360" w14:anchorId="296C4F80">
            <v:shape id="_x0000_i1087" type="#_x0000_t75" style="width:161.6pt;height:20.95pt" o:ole="">
              <v:imagedata r:id="rId9" o:title=""/>
            </v:shape>
            <o:OLEObject Type="Embed" ProgID="Equation.DSMT4" ShapeID="_x0000_i1087" DrawAspect="Content" ObjectID="_1417153789" r:id="rId140"/>
          </w:object>
        </w:r>
      </w:del>
    </w:p>
    <w:p w14:paraId="0867CF52" w14:textId="77777777" w:rsidR="006A21F7" w:rsidRPr="0049233F" w:rsidDel="000064E1" w:rsidRDefault="006A21F7" w:rsidP="006A21F7">
      <w:pPr>
        <w:ind w:firstLine="540"/>
        <w:rPr>
          <w:del w:id="3738" w:author="The Si Tran" w:date="2012-12-12T13:59:00Z"/>
          <w:szCs w:val="26"/>
          <w:lang w:val="pt-BR"/>
          <w:rPrChange w:id="3739" w:author="The Si Tran" w:date="2012-12-05T23:02:00Z">
            <w:rPr>
              <w:del w:id="3740" w:author="The Si Tran" w:date="2012-12-12T13:59:00Z"/>
              <w:sz w:val="28"/>
              <w:szCs w:val="28"/>
              <w:lang w:val="pt-BR"/>
            </w:rPr>
          </w:rPrChange>
        </w:rPr>
      </w:pPr>
    </w:p>
    <w:p w14:paraId="118930DE" w14:textId="77777777" w:rsidR="006A21F7" w:rsidRPr="0049233F" w:rsidDel="000064E1" w:rsidRDefault="006A21F7" w:rsidP="006A21F7">
      <w:pPr>
        <w:ind w:firstLine="540"/>
        <w:rPr>
          <w:del w:id="3741" w:author="The Si Tran" w:date="2012-12-12T13:59:00Z"/>
          <w:i/>
          <w:szCs w:val="26"/>
          <w:rPrChange w:id="3742" w:author="The Si Tran" w:date="2012-12-05T23:02:00Z">
            <w:rPr>
              <w:del w:id="3743" w:author="The Si Tran" w:date="2012-12-12T13:59:00Z"/>
              <w:i/>
              <w:sz w:val="28"/>
              <w:szCs w:val="28"/>
            </w:rPr>
          </w:rPrChange>
        </w:rPr>
      </w:pPr>
      <w:del w:id="3744" w:author="The Si Tran" w:date="2012-12-12T13:59:00Z">
        <w:r w:rsidRPr="0049233F" w:rsidDel="000064E1">
          <w:rPr>
            <w:i/>
            <w:szCs w:val="26"/>
            <w:rPrChange w:id="3745"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3746" w:author="The Si Tran" w:date="2012-12-12T13:59:00Z"/>
          <w:i/>
          <w:szCs w:val="26"/>
          <w:rPrChange w:id="3747" w:author="The Si Tran" w:date="2012-12-05T23:02:00Z">
            <w:rPr>
              <w:del w:id="3748" w:author="The Si Tran" w:date="2012-12-12T13:59:00Z"/>
              <w:i/>
              <w:sz w:val="28"/>
              <w:szCs w:val="28"/>
            </w:rPr>
          </w:rPrChange>
        </w:rPr>
      </w:pPr>
      <w:del w:id="3749" w:author="The Si Tran" w:date="2012-12-12T13:59:00Z">
        <w:r w:rsidRPr="0049233F" w:rsidDel="000064E1">
          <w:rPr>
            <w:i/>
            <w:szCs w:val="26"/>
            <w:rPrChange w:id="3750"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3751" w:author="The Si Tran" w:date="2012-12-12T13:59:00Z"/>
          <w:i/>
          <w:szCs w:val="26"/>
          <w:rPrChange w:id="3752" w:author="The Si Tran" w:date="2012-12-05T23:02:00Z">
            <w:rPr>
              <w:del w:id="3753" w:author="The Si Tran" w:date="2012-12-12T13:59:00Z"/>
              <w:i/>
              <w:sz w:val="28"/>
              <w:szCs w:val="28"/>
            </w:rPr>
          </w:rPrChange>
        </w:rPr>
      </w:pPr>
      <w:del w:id="3754" w:author="The Si Tran" w:date="2012-12-12T13:59:00Z">
        <w:r w:rsidRPr="0049233F" w:rsidDel="000064E1">
          <w:rPr>
            <w:i/>
            <w:szCs w:val="26"/>
            <w:rPrChange w:id="3755"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3756" w:author="The Si Tran" w:date="2012-12-12T13:59:00Z"/>
          <w:i/>
          <w:szCs w:val="26"/>
          <w:lang w:val="fr-FR"/>
          <w:rPrChange w:id="3757" w:author="The Si Tran" w:date="2012-12-05T23:02:00Z">
            <w:rPr>
              <w:del w:id="3758" w:author="The Si Tran" w:date="2012-12-12T13:59:00Z"/>
              <w:i/>
              <w:sz w:val="28"/>
              <w:szCs w:val="28"/>
              <w:lang w:val="fr-FR"/>
            </w:rPr>
          </w:rPrChange>
        </w:rPr>
      </w:pPr>
      <w:del w:id="3759" w:author="The Si Tran" w:date="2012-12-12T13:59:00Z">
        <w:r w:rsidRPr="0049233F" w:rsidDel="000064E1">
          <w:rPr>
            <w:i/>
            <w:szCs w:val="26"/>
            <w:lang w:val="fr-FR"/>
            <w:rPrChange w:id="3760"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3761" w:author="The Si Tran" w:date="2012-12-12T13:59:00Z"/>
          <w:i/>
          <w:szCs w:val="26"/>
          <w:lang w:val="fr-FR"/>
          <w:rPrChange w:id="3762" w:author="The Si Tran" w:date="2012-12-05T23:02:00Z">
            <w:rPr>
              <w:del w:id="3763" w:author="The Si Tran" w:date="2012-12-12T13:59:00Z"/>
              <w:i/>
              <w:sz w:val="28"/>
              <w:szCs w:val="28"/>
              <w:lang w:val="fr-FR"/>
            </w:rPr>
          </w:rPrChange>
        </w:rPr>
      </w:pPr>
      <w:del w:id="3764" w:author="The Si Tran" w:date="2012-12-12T13:59:00Z">
        <w:r w:rsidRPr="0049233F" w:rsidDel="000064E1">
          <w:rPr>
            <w:i/>
            <w:szCs w:val="26"/>
            <w:lang w:val="fr-FR"/>
            <w:rPrChange w:id="3765"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3766" w:author="The Si Tran" w:date="2012-12-12T13:59:00Z"/>
          <w:i/>
          <w:szCs w:val="26"/>
          <w:lang w:val="pt-BR"/>
          <w:rPrChange w:id="3767" w:author="The Si Tran" w:date="2012-12-05T23:02:00Z">
            <w:rPr>
              <w:del w:id="3768" w:author="The Si Tran" w:date="2012-12-12T13:59:00Z"/>
              <w:i/>
              <w:sz w:val="28"/>
              <w:szCs w:val="28"/>
              <w:lang w:val="pt-BR"/>
            </w:rPr>
          </w:rPrChange>
        </w:rPr>
      </w:pPr>
      <w:del w:id="3769" w:author="The Si Tran" w:date="2012-12-12T13:59:00Z">
        <w:r w:rsidRPr="0049233F" w:rsidDel="000064E1">
          <w:rPr>
            <w:i/>
            <w:szCs w:val="26"/>
            <w:lang w:val="pt-BR"/>
            <w:rPrChange w:id="3770"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3771" w:author="The Si Tran" w:date="2012-12-12T13:59:00Z"/>
          <w:i/>
          <w:szCs w:val="26"/>
          <w:lang w:val="pt-BR"/>
          <w:rPrChange w:id="3772" w:author="The Si Tran" w:date="2012-12-05T23:02:00Z">
            <w:rPr>
              <w:del w:id="3773" w:author="The Si Tran" w:date="2012-12-12T13:59:00Z"/>
              <w:i/>
              <w:sz w:val="28"/>
              <w:szCs w:val="28"/>
              <w:lang w:val="pt-BR"/>
            </w:rPr>
          </w:rPrChange>
        </w:rPr>
      </w:pPr>
      <w:del w:id="3774" w:author="The Si Tran" w:date="2012-12-12T13:59:00Z">
        <w:r w:rsidRPr="0049233F" w:rsidDel="000064E1">
          <w:rPr>
            <w:i/>
            <w:szCs w:val="26"/>
            <w:lang w:val="pt-BR"/>
            <w:rPrChange w:id="3775"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3776" w:author="The Si Tran" w:date="2012-12-12T13:59:00Z"/>
          <w:i/>
          <w:szCs w:val="26"/>
          <w:lang w:val="pt-BR"/>
          <w:rPrChange w:id="3777" w:author="The Si Tran" w:date="2012-12-05T23:02:00Z">
            <w:rPr>
              <w:del w:id="3778" w:author="The Si Tran" w:date="2012-12-12T13:59:00Z"/>
              <w:i/>
              <w:sz w:val="28"/>
              <w:szCs w:val="28"/>
              <w:lang w:val="pt-BR"/>
            </w:rPr>
          </w:rPrChange>
        </w:rPr>
      </w:pPr>
      <w:del w:id="3779" w:author="The Si Tran" w:date="2012-12-12T13:59:00Z">
        <w:r w:rsidRPr="0049233F" w:rsidDel="000064E1">
          <w:rPr>
            <w:i/>
            <w:szCs w:val="26"/>
            <w:lang w:val="pt-BR"/>
            <w:rPrChange w:id="3780"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3781" w:author="The Si Tran" w:date="2012-12-12T13:59:00Z"/>
          <w:i/>
          <w:szCs w:val="26"/>
          <w:lang w:val="pt-BR"/>
          <w:rPrChange w:id="3782" w:author="The Si Tran" w:date="2012-12-05T23:02:00Z">
            <w:rPr>
              <w:del w:id="3783" w:author="The Si Tran" w:date="2012-12-12T13:59:00Z"/>
              <w:i/>
              <w:sz w:val="28"/>
              <w:szCs w:val="28"/>
              <w:lang w:val="pt-BR"/>
            </w:rPr>
          </w:rPrChange>
        </w:rPr>
      </w:pPr>
      <w:del w:id="3784" w:author="The Si Tran" w:date="2012-12-12T13:59:00Z">
        <w:r w:rsidRPr="0049233F" w:rsidDel="000064E1">
          <w:rPr>
            <w:i/>
            <w:szCs w:val="26"/>
            <w:lang w:val="pt-BR"/>
            <w:rPrChange w:id="3785"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3786" w:author="The Si Tran" w:date="2012-12-05T23:02:00Z">
            <w:rPr>
              <w:sz w:val="28"/>
              <w:szCs w:val="28"/>
              <w:lang w:val="pt-BR"/>
            </w:rPr>
          </w:rPrChange>
        </w:rPr>
      </w:pPr>
      <w:r w:rsidRPr="0049233F">
        <w:rPr>
          <w:szCs w:val="26"/>
          <w:lang w:val="pt-BR"/>
          <w:rPrChange w:id="3787" w:author="The Si Tran" w:date="2012-12-05T23:02:00Z">
            <w:rPr>
              <w:sz w:val="28"/>
              <w:szCs w:val="28"/>
              <w:lang w:val="pt-BR"/>
            </w:rPr>
          </w:rPrChange>
        </w:rPr>
        <w:t xml:space="preserve">Hình </w:t>
      </w:r>
      <w:ins w:id="3788" w:author="The Si Tran" w:date="2012-12-12T00:13:00Z">
        <w:r w:rsidR="00361F58">
          <w:rPr>
            <w:szCs w:val="26"/>
            <w:lang w:val="pt-BR"/>
          </w:rPr>
          <w:t>3.2</w:t>
        </w:r>
      </w:ins>
      <w:del w:id="3789" w:author="The Si Tran" w:date="2012-12-12T00:13:00Z">
        <w:r w:rsidRPr="0049233F" w:rsidDel="00361F58">
          <w:rPr>
            <w:szCs w:val="26"/>
            <w:lang w:val="pt-BR"/>
            <w:rPrChange w:id="3790" w:author="The Si Tran" w:date="2012-12-05T23:02:00Z">
              <w:rPr>
                <w:sz w:val="28"/>
                <w:szCs w:val="28"/>
                <w:lang w:val="pt-BR"/>
              </w:rPr>
            </w:rPrChange>
          </w:rPr>
          <w:delText>8</w:delText>
        </w:r>
      </w:del>
      <w:r w:rsidRPr="0049233F">
        <w:rPr>
          <w:szCs w:val="26"/>
          <w:lang w:val="pt-BR"/>
          <w:rPrChange w:id="3791"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ind w:firstLine="540"/>
        <w:jc w:val="center"/>
        <w:rPr>
          <w:szCs w:val="26"/>
          <w:lang w:val="pt-BR"/>
          <w:rPrChange w:id="3792" w:author="The Si Tran" w:date="2012-12-05T23:02:00Z">
            <w:rPr>
              <w:sz w:val="28"/>
              <w:szCs w:val="28"/>
              <w:lang w:val="pt-BR"/>
            </w:rPr>
          </w:rPrChange>
        </w:rPr>
        <w:pPrChange w:id="3793" w:author="The Si Tran" w:date="2012-12-14T05:14:00Z">
          <w:pPr>
            <w:ind w:firstLine="540"/>
          </w:pPr>
        </w:pPrChange>
      </w:pPr>
      <w:del w:id="3794" w:author="The Si Tran" w:date="2012-12-14T05:14:00Z">
        <w:r w:rsidRPr="0049233F" w:rsidDel="00802E77">
          <w:rPr>
            <w:noProof/>
            <w:szCs w:val="26"/>
            <w:rPrChange w:id="3795" w:author="Unknown">
              <w:rPr>
                <w:noProof/>
                <w:sz w:val="28"/>
                <w:szCs w:val="28"/>
              </w:rPr>
            </w:rPrChange>
          </w:rPr>
          <w:lastRenderedPageBreak/>
          <w:drawing>
            <wp:inline distT="0" distB="0" distL="0" distR="0" wp14:anchorId="3B32A802" wp14:editId="710D623F">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3796" w:author="The Si Tran" w:date="2012-12-14T05:14:00Z">
        <w:r w:rsidR="00802E77" w:rsidRPr="00097101">
          <w:rPr>
            <w:noProof/>
            <w:szCs w:val="26"/>
            <w:rPrChange w:id="3797" w:author="Unknown">
              <w:rPr>
                <w:noProof/>
              </w:rPr>
            </w:rPrChange>
          </w:rPr>
          <w:drawing>
            <wp:inline distT="0" distB="0" distL="0" distR="0" wp14:anchorId="61C44964" wp14:editId="297F0698">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43CCB9AF" w:rsidR="006A21F7" w:rsidRPr="0049233F" w:rsidRDefault="006A21F7">
      <w:pPr>
        <w:pStyle w:val="Hinh"/>
        <w:jc w:val="center"/>
        <w:rPr>
          <w:lang w:val="pt-BR"/>
          <w:rPrChange w:id="3798" w:author="The Si Tran" w:date="2012-12-05T23:02:00Z">
            <w:rPr>
              <w:sz w:val="28"/>
              <w:szCs w:val="28"/>
              <w:lang w:val="pt-BR"/>
            </w:rPr>
          </w:rPrChange>
        </w:rPr>
        <w:pPrChange w:id="3799" w:author="The Si Tran" w:date="2012-12-14T05:14:00Z">
          <w:pPr>
            <w:pStyle w:val="Caption"/>
            <w:ind w:left="2160"/>
          </w:pPr>
        </w:pPrChange>
      </w:pPr>
      <w:bookmarkStart w:id="3800" w:name="_Toc312142082"/>
      <w:bookmarkStart w:id="3801" w:name="_Toc343029957"/>
      <w:bookmarkStart w:id="3802" w:name="_Toc343220890"/>
      <w:r w:rsidRPr="0049233F">
        <w:rPr>
          <w:lang w:val="pt-BR"/>
          <w:rPrChange w:id="3803" w:author="The Si Tran" w:date="2012-12-05T23:02:00Z">
            <w:rPr>
              <w:sz w:val="28"/>
              <w:szCs w:val="28"/>
              <w:lang w:val="pt-BR"/>
            </w:rPr>
          </w:rPrChange>
        </w:rPr>
        <w:t xml:space="preserve">Hình </w:t>
      </w:r>
      <w:del w:id="3804" w:author="The Si Tran" w:date="2012-12-11T23:24:00Z">
        <w:r w:rsidRPr="0049233F" w:rsidDel="000D0624">
          <w:rPr>
            <w:rPrChange w:id="3805" w:author="The Si Tran" w:date="2012-12-05T23:02:00Z">
              <w:rPr>
                <w:sz w:val="28"/>
                <w:szCs w:val="28"/>
              </w:rPr>
            </w:rPrChange>
          </w:rPr>
          <w:fldChar w:fldCharType="begin"/>
        </w:r>
        <w:r w:rsidRPr="0049233F" w:rsidDel="000D0624">
          <w:rPr>
            <w:lang w:val="pt-BR"/>
            <w:rPrChange w:id="3806" w:author="The Si Tran" w:date="2012-12-05T23:02:00Z">
              <w:rPr>
                <w:sz w:val="28"/>
                <w:szCs w:val="28"/>
                <w:lang w:val="pt-BR"/>
              </w:rPr>
            </w:rPrChange>
          </w:rPr>
          <w:delInstrText xml:space="preserve"> SEQ Hình \* ARABIC </w:delInstrText>
        </w:r>
        <w:r w:rsidRPr="0049233F" w:rsidDel="000D0624">
          <w:rPr>
            <w:rPrChange w:id="3807" w:author="The Si Tran" w:date="2012-12-05T23:02:00Z">
              <w:rPr>
                <w:sz w:val="28"/>
                <w:szCs w:val="28"/>
              </w:rPr>
            </w:rPrChange>
          </w:rPr>
          <w:fldChar w:fldCharType="separate"/>
        </w:r>
        <w:r w:rsidRPr="0049233F" w:rsidDel="000D0624">
          <w:rPr>
            <w:noProof/>
            <w:lang w:val="pt-BR"/>
            <w:rPrChange w:id="3808" w:author="The Si Tran" w:date="2012-12-05T23:02:00Z">
              <w:rPr>
                <w:noProof/>
                <w:sz w:val="28"/>
                <w:szCs w:val="28"/>
                <w:lang w:val="pt-BR"/>
              </w:rPr>
            </w:rPrChange>
          </w:rPr>
          <w:delText>8</w:delText>
        </w:r>
        <w:r w:rsidRPr="0049233F" w:rsidDel="000D0624">
          <w:rPr>
            <w:rPrChange w:id="3809" w:author="The Si Tran" w:date="2012-12-05T23:02:00Z">
              <w:rPr>
                <w:sz w:val="28"/>
                <w:szCs w:val="28"/>
              </w:rPr>
            </w:rPrChange>
          </w:rPr>
          <w:fldChar w:fldCharType="end"/>
        </w:r>
        <w:r w:rsidRPr="0049233F" w:rsidDel="000D0624">
          <w:rPr>
            <w:lang w:val="pt-BR"/>
            <w:rPrChange w:id="3810" w:author="The Si Tran" w:date="2012-12-05T23:02:00Z">
              <w:rPr>
                <w:sz w:val="28"/>
                <w:szCs w:val="28"/>
                <w:lang w:val="pt-BR"/>
              </w:rPr>
            </w:rPrChange>
          </w:rPr>
          <w:delText xml:space="preserve"> </w:delText>
        </w:r>
      </w:del>
      <w:ins w:id="3811" w:author="The Si Tran" w:date="2012-12-11T23:24:00Z">
        <w:r w:rsidR="000D0624">
          <w:t>3.2</w:t>
        </w:r>
      </w:ins>
      <w:ins w:id="3812" w:author="The Si Tran" w:date="2012-12-15T08:13:00Z">
        <w:r w:rsidR="00307510">
          <w:t xml:space="preserve"> : </w:t>
        </w:r>
      </w:ins>
      <w:ins w:id="3813" w:author="The Si Tran" w:date="2012-12-11T23:24:00Z">
        <w:r w:rsidR="000D0624" w:rsidRPr="0049233F">
          <w:rPr>
            <w:lang w:val="pt-BR"/>
            <w:rPrChange w:id="3814" w:author="The Si Tran" w:date="2012-12-05T23:02:00Z">
              <w:rPr>
                <w:sz w:val="28"/>
                <w:szCs w:val="28"/>
                <w:lang w:val="pt-BR"/>
              </w:rPr>
            </w:rPrChange>
          </w:rPr>
          <w:t xml:space="preserve"> </w:t>
        </w:r>
      </w:ins>
      <w:r w:rsidRPr="000D0624">
        <w:rPr>
          <w:b w:val="0"/>
          <w:lang w:val="pt-BR"/>
          <w:rPrChange w:id="3815" w:author="The Si Tran" w:date="2012-12-11T23:24:00Z">
            <w:rPr>
              <w:sz w:val="28"/>
              <w:szCs w:val="28"/>
              <w:lang w:val="pt-BR"/>
            </w:rPr>
          </w:rPrChange>
        </w:rPr>
        <w:t>ACF và PACF của mô hình</w:t>
      </w:r>
      <w:del w:id="3816" w:author="The Si Tran" w:date="2012-12-11T23:24:00Z">
        <w:r w:rsidRPr="000D0624" w:rsidDel="000D0624">
          <w:rPr>
            <w:b w:val="0"/>
            <w:lang w:val="pt-BR"/>
            <w:rPrChange w:id="3817" w:author="The Si Tran" w:date="2012-12-11T23:24:00Z">
              <w:rPr>
                <w:sz w:val="28"/>
                <w:szCs w:val="28"/>
                <w:lang w:val="pt-BR"/>
              </w:rPr>
            </w:rPrChange>
          </w:rPr>
          <w:delText xml:space="preserve">               </w:delText>
        </w:r>
      </w:del>
      <w:bookmarkEnd w:id="3800"/>
      <w:bookmarkEnd w:id="3801"/>
      <w:bookmarkEnd w:id="3802"/>
      <w:r w:rsidR="00B0605D">
        <w:rPr>
          <w:b w:val="0"/>
          <w:position w:val="-12"/>
          <w:lang w:val="pt-BR"/>
        </w:rPr>
        <w:pict w14:anchorId="1AEB2765">
          <v:shape id="_x0000_i1088" type="#_x0000_t75" style="width:161.6pt;height:20.95pt">
            <v:imagedata r:id="rId9" o:title=""/>
          </v:shape>
        </w:pict>
      </w:r>
    </w:p>
    <w:p w14:paraId="0CEE5063" w14:textId="41373C7E" w:rsidR="006A21F7" w:rsidRPr="0049233F" w:rsidRDefault="006A21F7" w:rsidP="006A21F7">
      <w:pPr>
        <w:pStyle w:val="Heading2"/>
        <w:rPr>
          <w:sz w:val="26"/>
          <w:szCs w:val="26"/>
          <w:lang w:val="pt-BR"/>
          <w:rPrChange w:id="3818" w:author="The Si Tran" w:date="2012-12-05T23:02:00Z">
            <w:rPr>
              <w:lang w:val="pt-BR"/>
            </w:rPr>
          </w:rPrChange>
        </w:rPr>
      </w:pPr>
      <w:bookmarkStart w:id="3819" w:name="_Toc312142552"/>
      <w:bookmarkStart w:id="3820" w:name="_Toc343232967"/>
      <w:r w:rsidRPr="0049233F">
        <w:rPr>
          <w:sz w:val="26"/>
          <w:szCs w:val="26"/>
          <w:lang w:val="pt-BR"/>
          <w:rPrChange w:id="3821" w:author="The Si Tran" w:date="2012-12-05T23:02:00Z">
            <w:rPr>
              <w:rFonts w:cs="Times New Roman"/>
              <w:iCs w:val="0"/>
              <w:sz w:val="20"/>
              <w:szCs w:val="20"/>
              <w:lang w:val="pt-BR"/>
            </w:rPr>
          </w:rPrChange>
        </w:rPr>
        <w:t>Mô hình kết hợp tự hồi quy và trung bình di động, ARMA(p,q)</w:t>
      </w:r>
      <w:bookmarkEnd w:id="3819"/>
      <w:bookmarkEnd w:id="3820"/>
    </w:p>
    <w:p w14:paraId="2D8EB10B" w14:textId="1F65A94E" w:rsidR="00E000DF" w:rsidRPr="00A50679" w:rsidRDefault="005B71D4">
      <w:pPr>
        <w:rPr>
          <w:ins w:id="3822" w:author="The Si Tran" w:date="2012-12-12T00:14:00Z"/>
        </w:rPr>
        <w:pPrChange w:id="3823" w:author="The Si Tran" w:date="2012-12-15T08:15:00Z">
          <w:pPr>
            <w:spacing w:before="100" w:beforeAutospacing="1" w:after="100" w:afterAutospacing="1"/>
          </w:pPr>
        </w:pPrChange>
      </w:pPr>
      <w:ins w:id="3824" w:author="The Si Tran" w:date="2012-12-15T08:14:00Z">
        <w:r>
          <w:rPr>
            <w:noProof/>
            <w:rPrChange w:id="3825" w:author="Unknown">
              <w:rPr>
                <w:b/>
                <w:bCs/>
                <w:noProof/>
                <w:sz w:val="20"/>
                <w:szCs w:val="20"/>
              </w:rPr>
            </w:rPrChange>
          </w:rPr>
          <mc:AlternateContent>
            <mc:Choice Requires="wps">
              <w:drawing>
                <wp:anchor distT="0" distB="0" distL="114300" distR="114300" simplePos="0" relativeHeight="251672576" behindDoc="0" locked="0" layoutInCell="1" allowOverlap="1" wp14:anchorId="70A59FC5" wp14:editId="092CCADE">
                  <wp:simplePos x="0" y="0"/>
                  <wp:positionH relativeFrom="column">
                    <wp:posOffset>5241290</wp:posOffset>
                  </wp:positionH>
                  <wp:positionV relativeFrom="paragraph">
                    <wp:posOffset>2580611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B0605D" w:rsidRDefault="00B0605D">
                              <w:pPr>
                                <w:pStyle w:val="EquationIndex"/>
                                <w:pPrChange w:id="3826" w:author="The Si Tran" w:date="2012-12-15T08:12:00Z">
                                  <w:pPr/>
                                </w:pPrChange>
                              </w:pPr>
                              <w:r>
                                <w:t>(3.</w:t>
                              </w:r>
                              <w:ins w:id="3827" w:author="The Si Tran" w:date="2012-12-14T04:55:00Z">
                                <w:r>
                                  <w:t>8</w:t>
                                </w:r>
                              </w:ins>
                              <w:del w:id="382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6" type="#_x0000_t202" style="position:absolute;left:0;text-align:left;margin-left:412.7pt;margin-top:203.2pt;width:41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" fillcolor="window" stroked="f" strokeweight=".5pt">
                  <v:path arrowok="t"/>
                  <v:textbox>
                    <w:txbxContent>
                      <w:p w14:paraId="7E97A231" w14:textId="2A69E93C" w:rsidR="00B0605D" w:rsidRDefault="00B0605D">
                        <w:pPr>
                          <w:pStyle w:val="EquationIndex"/>
                          <w:pPrChange w:id="3829" w:author="The Si Tran" w:date="2012-12-15T08:12:00Z">
                            <w:pPr/>
                          </w:pPrChange>
                        </w:pPr>
                        <w:r>
                          <w:t>(3.</w:t>
                        </w:r>
                        <w:ins w:id="3830" w:author="The Si Tran" w:date="2012-12-14T04:55:00Z">
                          <w:r>
                            <w:t>8</w:t>
                          </w:r>
                        </w:ins>
                        <w:del w:id="3831" w:author="The Si Tran" w:date="2012-12-14T04:55:00Z">
                          <w:r w:rsidDel="004505B3">
                            <w:delText>2.1</w:delText>
                          </w:r>
                        </w:del>
                        <w:r>
                          <w:t>)</w:t>
                        </w:r>
                      </w:p>
                    </w:txbxContent>
                  </v:textbox>
                </v:shape>
              </w:pict>
            </mc:Fallback>
          </mc:AlternateContent>
        </w:r>
      </w:ins>
      <w:ins w:id="3832"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3833" w:author="The Si Tran" w:date="2012-12-15T08:14:00Z">
        <w:r w:rsidRPr="005B71D4">
          <w:rPr>
            <w:noProof/>
          </w:rPr>
          <w:t xml:space="preserve"> </w:t>
        </w:r>
      </w:ins>
    </w:p>
    <w:p w14:paraId="562ACCFC" w14:textId="77C93F8B" w:rsidR="00E000DF" w:rsidRDefault="00B0605D">
      <w:pPr>
        <w:jc w:val="center"/>
        <w:rPr>
          <w:ins w:id="3834" w:author="The Si Tran" w:date="2012-12-12T00:14:00Z"/>
        </w:rPr>
        <w:pPrChange w:id="3835" w:author="The Si Tran" w:date="2012-12-15T08:1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E000DF">
      <w:pPr>
        <w:ind w:firstLine="540"/>
        <w:rPr>
          <w:ins w:id="3836" w:author="The Si Tran" w:date="2012-12-12T00:14:00Z"/>
          <w:szCs w:val="26"/>
          <w:lang w:val="pt-BR"/>
        </w:rPr>
      </w:pPr>
      <w:ins w:id="3837" w:author="The Si Tran" w:date="2012-12-12T00:14:00Z">
        <w:r w:rsidRPr="00465185">
          <w:rPr>
            <w:szCs w:val="26"/>
            <w:lang w:val="pt-BR"/>
          </w:rPr>
          <w:t>Ý nghĩa của các ký hiệu giống như trong mô hình AR(p) và MA(q).</w:t>
        </w:r>
      </w:ins>
    </w:p>
    <w:p w14:paraId="74E032AD" w14:textId="77777777" w:rsidR="00637F2A" w:rsidRPr="00CE4725" w:rsidDel="00E000DF" w:rsidRDefault="00E000DF">
      <w:pPr>
        <w:rPr>
          <w:del w:id="3838" w:author="The Si Tran" w:date="2012-12-12T00:14:00Z"/>
          <w:lang w:val="pt-BR"/>
          <w:rPrChange w:id="3839" w:author="The Si Tran" w:date="2012-12-12T00:14:00Z">
            <w:rPr>
              <w:del w:id="3840" w:author="The Si Tran" w:date="2012-12-12T00:14:00Z"/>
              <w:color w:val="FF0000"/>
              <w:sz w:val="32"/>
              <w:lang w:val="pt-BR"/>
            </w:rPr>
          </w:rPrChange>
        </w:rPr>
        <w:pPrChange w:id="3841" w:author="The Si Tran" w:date="2012-12-15T08:15:00Z">
          <w:pPr>
            <w:ind w:left="540"/>
          </w:pPr>
        </w:pPrChange>
      </w:pPr>
      <w:ins w:id="3842"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3843" w:author="The Si Tran" w:date="2012-12-12T00:14:00Z">
        <w:r w:rsidR="00637F2A" w:rsidRPr="0049233F" w:rsidDel="00E000DF">
          <w:rPr>
            <w:color w:val="FF0000"/>
            <w:lang w:val="pt-BR"/>
            <w:rPrChange w:id="3844"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3845" w:author="The Si Tran" w:date="2012-12-06T01:42:00Z"/>
          <w:lang w:val="pt-BR"/>
          <w:rPrChange w:id="3846" w:author="The Si Tran" w:date="2012-12-06T01:39:00Z">
            <w:rPr>
              <w:del w:id="3847" w:author="The Si Tran" w:date="2012-12-06T01:42:00Z"/>
              <w:sz w:val="28"/>
              <w:szCs w:val="28"/>
              <w:lang w:val="pt-BR"/>
            </w:rPr>
          </w:rPrChange>
        </w:rPr>
        <w:pPrChange w:id="3848" w:author="The Si Tran" w:date="2012-12-15T08:15:00Z">
          <w:pPr>
            <w:ind w:firstLine="540"/>
          </w:pPr>
        </w:pPrChange>
      </w:pPr>
      <w:del w:id="3849" w:author="The Si Tran" w:date="2012-12-12T00:14:00Z">
        <w:r w:rsidRPr="0049233F" w:rsidDel="00E000DF">
          <w:rPr>
            <w:lang w:val="pt-BR"/>
            <w:rPrChange w:id="3850"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3851" w:author="The Si Tran" w:date="2012-12-12T00:14:00Z"/>
          <w:b/>
          <w:lang w:val="pt-BR"/>
          <w:rPrChange w:id="3852" w:author="The Si Tran" w:date="2012-12-05T23:02:00Z">
            <w:rPr>
              <w:del w:id="3853" w:author="The Si Tran" w:date="2012-12-12T00:14:00Z"/>
              <w:b/>
              <w:sz w:val="28"/>
              <w:szCs w:val="28"/>
              <w:lang w:val="pt-BR"/>
            </w:rPr>
          </w:rPrChange>
        </w:rPr>
        <w:pPrChange w:id="3854" w:author="The Si Tran" w:date="2012-12-15T08:15:00Z">
          <w:pPr>
            <w:ind w:firstLine="540"/>
          </w:pPr>
        </w:pPrChange>
      </w:pPr>
      <w:del w:id="3855" w:author="The Si Tran" w:date="2012-12-06T01:42:00Z">
        <w:r w:rsidRPr="00AF1345" w:rsidDel="00267538">
          <w:rPr>
            <w:position w:val="-28"/>
            <w:lang w:val="pt-BR"/>
          </w:rPr>
          <w:object w:dxaOrig="3019" w:dyaOrig="680" w14:anchorId="4A5307FC">
            <v:shape id="_x0000_i1089" type="#_x0000_t75" style="width:233.6pt;height:53.6pt" o:ole="">
              <v:imagedata r:id="rId143" o:title=""/>
            </v:shape>
            <o:OLEObject Type="Embed" ProgID="Equation.DSMT4" ShapeID="_x0000_i1089" DrawAspect="Content" ObjectID="_1417153790" r:id="rId144"/>
          </w:object>
        </w:r>
        <w:r w:rsidRPr="0049233F" w:rsidDel="00267538">
          <w:rPr>
            <w:b/>
            <w:lang w:val="pt-BR"/>
            <w:rPrChange w:id="3856"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3857" w:author="The Si Tran" w:date="2012-12-12T00:14:00Z"/>
          <w:lang w:val="pt-BR"/>
          <w:rPrChange w:id="3858" w:author="The Si Tran" w:date="2012-12-06T01:43:00Z">
            <w:rPr>
              <w:del w:id="3859" w:author="The Si Tran" w:date="2012-12-12T00:14:00Z"/>
              <w:sz w:val="28"/>
              <w:szCs w:val="28"/>
              <w:lang w:val="pt-BR"/>
            </w:rPr>
          </w:rPrChange>
        </w:rPr>
        <w:pPrChange w:id="3860" w:author="The Si Tran" w:date="2012-12-15T08:15:00Z">
          <w:pPr>
            <w:ind w:firstLine="540"/>
          </w:pPr>
        </w:pPrChange>
      </w:pPr>
      <w:del w:id="3861" w:author="The Si Tran" w:date="2012-12-12T00:14:00Z">
        <w:r w:rsidRPr="0049233F" w:rsidDel="00E000DF">
          <w:rPr>
            <w:lang w:val="pt-BR"/>
            <w:rPrChange w:id="3862"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3863" w:author="The Si Tran" w:date="2012-12-06T01:43:00Z"/>
          <w:lang w:val="pt-BR"/>
          <w:rPrChange w:id="3864" w:author="The Si Tran" w:date="2012-12-05T23:02:00Z">
            <w:rPr>
              <w:del w:id="3865" w:author="The Si Tran" w:date="2012-12-06T01:43:00Z"/>
              <w:sz w:val="28"/>
              <w:szCs w:val="28"/>
              <w:lang w:val="pt-BR"/>
            </w:rPr>
          </w:rPrChange>
        </w:rPr>
        <w:pPrChange w:id="3866" w:author="The Si Tran" w:date="2012-12-15T08:15:00Z">
          <w:pPr>
            <w:ind w:firstLine="540"/>
          </w:pPr>
        </w:pPrChange>
      </w:pPr>
      <w:del w:id="3867" w:author="The Si Tran" w:date="2012-12-06T01:43:00Z">
        <w:r w:rsidRPr="00AF1345" w:rsidDel="00720763">
          <w:rPr>
            <w:position w:val="-12"/>
            <w:lang w:val="pt-BR"/>
          </w:rPr>
          <w:object w:dxaOrig="2060" w:dyaOrig="360" w14:anchorId="6E663486">
            <v:shape id="_x0000_i1090" type="#_x0000_t75" style="width:2in;height:25.1pt" o:ole="">
              <v:imagedata r:id="rId145" o:title=""/>
            </v:shape>
            <o:OLEObject Type="Embed" ProgID="Equation.DSMT4" ShapeID="_x0000_i1090" DrawAspect="Content" ObjectID="_1417153791" r:id="rId146"/>
          </w:object>
        </w:r>
      </w:del>
    </w:p>
    <w:p w14:paraId="6E60FF36" w14:textId="77777777" w:rsidR="006A21F7" w:rsidRPr="0049233F" w:rsidDel="00E000DF" w:rsidRDefault="006A21F7">
      <w:pPr>
        <w:rPr>
          <w:del w:id="3868" w:author="The Si Tran" w:date="2012-12-12T00:14:00Z"/>
          <w:lang w:val="pt-BR"/>
          <w:rPrChange w:id="3869" w:author="The Si Tran" w:date="2012-12-05T23:02:00Z">
            <w:rPr>
              <w:del w:id="3870" w:author="The Si Tran" w:date="2012-12-12T00:14:00Z"/>
              <w:sz w:val="28"/>
              <w:szCs w:val="28"/>
              <w:lang w:val="pt-BR"/>
            </w:rPr>
          </w:rPrChange>
        </w:rPr>
        <w:pPrChange w:id="3871" w:author="The Si Tran" w:date="2012-12-15T08:15:00Z">
          <w:pPr>
            <w:ind w:firstLine="540"/>
          </w:pPr>
        </w:pPrChange>
      </w:pPr>
      <w:del w:id="3872" w:author="The Si Tran" w:date="2012-12-12T00:14:00Z">
        <w:r w:rsidRPr="0049233F" w:rsidDel="00E000DF">
          <w:rPr>
            <w:lang w:val="pt-BR"/>
            <w:rPrChange w:id="3873"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3874" w:author="The Si Tran" w:date="2012-12-12T00:14:00Z"/>
          <w:lang w:val="pt-BR"/>
          <w:rPrChange w:id="3875" w:author="The Si Tran" w:date="2012-12-05T23:02:00Z">
            <w:rPr>
              <w:del w:id="3876" w:author="The Si Tran" w:date="2012-12-12T00:14:00Z"/>
              <w:sz w:val="28"/>
              <w:szCs w:val="28"/>
              <w:lang w:val="pt-BR"/>
            </w:rPr>
          </w:rPrChange>
        </w:rPr>
        <w:pPrChange w:id="3877" w:author="The Si Tran" w:date="2012-12-15T08:15:00Z">
          <w:pPr>
            <w:ind w:firstLine="540"/>
          </w:pPr>
        </w:pPrChange>
      </w:pPr>
      <w:del w:id="3878" w:author="The Si Tran" w:date="2012-12-12T00:14:00Z">
        <w:r w:rsidRPr="0049233F" w:rsidDel="00E000DF">
          <w:rPr>
            <w:lang w:val="pt-BR"/>
            <w:rPrChange w:id="3879"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3880" w:author="The Si Tran" w:date="2012-12-06T20:20:00Z"/>
          <w:lang w:val="pt-BR"/>
          <w:rPrChange w:id="3881" w:author="The Si Tran" w:date="2012-12-06T20:20:00Z">
            <w:rPr>
              <w:del w:id="3882" w:author="The Si Tran" w:date="2012-12-06T20:20:00Z"/>
              <w:sz w:val="28"/>
              <w:szCs w:val="28"/>
              <w:lang w:val="pt-BR"/>
            </w:rPr>
          </w:rPrChange>
        </w:rPr>
        <w:pPrChange w:id="3883" w:author="The Si Tran" w:date="2012-12-15T08:15:00Z">
          <w:pPr>
            <w:ind w:firstLine="540"/>
          </w:pPr>
        </w:pPrChange>
      </w:pPr>
      <w:del w:id="3884" w:author="The Si Tran" w:date="2012-12-14T05:17:00Z">
        <w:r w:rsidRPr="0049233F" w:rsidDel="0056499D">
          <w:rPr>
            <w:lang w:val="pt-BR"/>
            <w:rPrChange w:id="3885"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3886" w:author="The Si Tran" w:date="2012-12-06T20:20:00Z"/>
          <w:lang w:val="pt-BR"/>
          <w:rPrChange w:id="3887" w:author="The Si Tran" w:date="2012-12-05T23:02:00Z">
            <w:rPr>
              <w:del w:id="3888" w:author="The Si Tran" w:date="2012-12-06T20:20:00Z"/>
              <w:sz w:val="28"/>
              <w:szCs w:val="28"/>
              <w:lang w:val="pt-BR"/>
            </w:rPr>
          </w:rPrChange>
        </w:rPr>
        <w:pPrChange w:id="3889" w:author="The Si Tran" w:date="2012-12-15T08:15:00Z">
          <w:pPr>
            <w:ind w:firstLine="540"/>
          </w:pPr>
        </w:pPrChange>
      </w:pPr>
      <w:del w:id="3890" w:author="The Si Tran" w:date="2012-12-06T20:20:00Z">
        <w:r w:rsidRPr="00AF1345" w:rsidDel="00AB2E63">
          <w:rPr>
            <w:position w:val="-12"/>
            <w:lang w:val="pt-BR"/>
          </w:rPr>
          <w:object w:dxaOrig="2780" w:dyaOrig="360" w14:anchorId="61F9DAAF">
            <v:shape id="_x0000_i1091" type="#_x0000_t75" style="width:170.8pt;height:22.6pt" o:ole="">
              <v:imagedata r:id="rId147" o:title=""/>
            </v:shape>
            <o:OLEObject Type="Embed" ProgID="Equation.DSMT4" ShapeID="_x0000_i1091" DrawAspect="Content" ObjectID="_1417153792" r:id="rId148"/>
          </w:object>
        </w:r>
      </w:del>
    </w:p>
    <w:p w14:paraId="60961C99" w14:textId="38E57295" w:rsidR="006A21F7" w:rsidRPr="0049233F" w:rsidDel="0056499D" w:rsidRDefault="006A21F7">
      <w:pPr>
        <w:rPr>
          <w:del w:id="3891" w:author="The Si Tran" w:date="2012-12-14T05:17:00Z"/>
          <w:lang w:val="pt-BR"/>
          <w:rPrChange w:id="3892" w:author="The Si Tran" w:date="2012-12-05T23:02:00Z">
            <w:rPr>
              <w:del w:id="3893" w:author="The Si Tran" w:date="2012-12-14T05:17:00Z"/>
              <w:sz w:val="28"/>
              <w:szCs w:val="28"/>
              <w:lang w:val="pt-BR"/>
            </w:rPr>
          </w:rPrChange>
        </w:rPr>
        <w:pPrChange w:id="3894" w:author="The Si Tran" w:date="2012-12-15T08:15:00Z">
          <w:pPr>
            <w:ind w:firstLine="540"/>
          </w:pPr>
        </w:pPrChange>
      </w:pPr>
    </w:p>
    <w:p w14:paraId="79D3F524" w14:textId="50762591" w:rsidR="006A21F7" w:rsidRPr="0049233F" w:rsidDel="0056499D" w:rsidRDefault="006A21F7">
      <w:pPr>
        <w:rPr>
          <w:del w:id="3895" w:author="The Si Tran" w:date="2012-12-14T05:17:00Z"/>
          <w:i/>
          <w:rPrChange w:id="3896" w:author="The Si Tran" w:date="2012-12-05T23:02:00Z">
            <w:rPr>
              <w:del w:id="3897" w:author="The Si Tran" w:date="2012-12-14T05:17:00Z"/>
              <w:i/>
              <w:sz w:val="28"/>
              <w:szCs w:val="28"/>
            </w:rPr>
          </w:rPrChange>
        </w:rPr>
        <w:pPrChange w:id="3898" w:author="The Si Tran" w:date="2012-12-15T08:15:00Z">
          <w:pPr>
            <w:ind w:firstLine="540"/>
          </w:pPr>
        </w:pPrChange>
      </w:pPr>
      <w:del w:id="3899" w:author="The Si Tran" w:date="2012-12-14T05:17:00Z">
        <w:r w:rsidRPr="0049233F" w:rsidDel="0056499D">
          <w:rPr>
            <w:i/>
            <w:rPrChange w:id="3900" w:author="The Si Tran" w:date="2012-12-05T23:02:00Z">
              <w:rPr>
                <w:i/>
                <w:sz w:val="28"/>
                <w:szCs w:val="28"/>
              </w:rPr>
            </w:rPrChange>
          </w:rPr>
          <w:delText>&gt; set.seed(1)</w:delText>
        </w:r>
      </w:del>
    </w:p>
    <w:p w14:paraId="537064EE" w14:textId="18049E6A" w:rsidR="006A21F7" w:rsidRPr="0049233F" w:rsidDel="0056499D" w:rsidRDefault="006A21F7">
      <w:pPr>
        <w:rPr>
          <w:del w:id="3901" w:author="The Si Tran" w:date="2012-12-14T05:17:00Z"/>
          <w:i/>
          <w:rPrChange w:id="3902" w:author="The Si Tran" w:date="2012-12-05T23:02:00Z">
            <w:rPr>
              <w:del w:id="3903" w:author="The Si Tran" w:date="2012-12-14T05:17:00Z"/>
              <w:i/>
              <w:sz w:val="28"/>
              <w:szCs w:val="28"/>
            </w:rPr>
          </w:rPrChange>
        </w:rPr>
        <w:pPrChange w:id="3904" w:author="The Si Tran" w:date="2012-12-15T08:15:00Z">
          <w:pPr>
            <w:ind w:firstLine="540"/>
          </w:pPr>
        </w:pPrChange>
      </w:pPr>
      <w:del w:id="3905" w:author="The Si Tran" w:date="2012-12-14T05:17:00Z">
        <w:r w:rsidRPr="0049233F" w:rsidDel="0056499D">
          <w:rPr>
            <w:i/>
            <w:rPrChange w:id="3906" w:author="The Si Tran" w:date="2012-12-05T23:02:00Z">
              <w:rPr>
                <w:i/>
                <w:sz w:val="28"/>
                <w:szCs w:val="28"/>
              </w:rPr>
            </w:rPrChange>
          </w:rPr>
          <w:delText>&gt; y &lt;- e &lt;- rnorm(1000)</w:delText>
        </w:r>
      </w:del>
    </w:p>
    <w:p w14:paraId="19DCEC3C" w14:textId="5B688827" w:rsidR="006A21F7" w:rsidRPr="0049233F" w:rsidDel="0056499D" w:rsidRDefault="006A21F7">
      <w:pPr>
        <w:rPr>
          <w:del w:id="3907" w:author="The Si Tran" w:date="2012-12-14T05:17:00Z"/>
          <w:i/>
          <w:lang w:val="fr-FR"/>
          <w:rPrChange w:id="3908" w:author="The Si Tran" w:date="2012-12-05T23:02:00Z">
            <w:rPr>
              <w:del w:id="3909" w:author="The Si Tran" w:date="2012-12-14T05:17:00Z"/>
              <w:i/>
              <w:sz w:val="28"/>
              <w:szCs w:val="28"/>
              <w:lang w:val="fr-FR"/>
            </w:rPr>
          </w:rPrChange>
        </w:rPr>
        <w:pPrChange w:id="3910" w:author="The Si Tran" w:date="2012-12-15T08:15:00Z">
          <w:pPr>
            <w:ind w:firstLine="540"/>
          </w:pPr>
        </w:pPrChange>
      </w:pPr>
      <w:del w:id="3911" w:author="The Si Tran" w:date="2012-12-14T05:17:00Z">
        <w:r w:rsidRPr="0049233F" w:rsidDel="0056499D">
          <w:rPr>
            <w:i/>
            <w:lang w:val="fr-FR"/>
            <w:rPrChange w:id="3912"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3913" w:author="The Si Tran" w:date="2012-12-14T05:17:00Z"/>
          <w:i/>
          <w:lang w:val="fr-FR"/>
          <w:rPrChange w:id="3914" w:author="The Si Tran" w:date="2012-12-05T23:02:00Z">
            <w:rPr>
              <w:del w:id="3915" w:author="The Si Tran" w:date="2012-12-14T05:17:00Z"/>
              <w:i/>
              <w:sz w:val="28"/>
              <w:szCs w:val="28"/>
              <w:lang w:val="fr-FR"/>
            </w:rPr>
          </w:rPrChange>
        </w:rPr>
        <w:pPrChange w:id="3916" w:author="The Si Tran" w:date="2012-12-15T08:15:00Z">
          <w:pPr>
            <w:ind w:firstLine="540"/>
          </w:pPr>
        </w:pPrChange>
      </w:pPr>
      <w:del w:id="3917" w:author="The Si Tran" w:date="2012-12-14T05:17:00Z">
        <w:r w:rsidRPr="0049233F" w:rsidDel="0056499D">
          <w:rPr>
            <w:i/>
            <w:lang w:val="fr-FR"/>
            <w:rPrChange w:id="3918"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3919" w:author="The Si Tran" w:date="2012-12-14T05:17:00Z"/>
          <w:i/>
          <w:lang w:val="pt-BR"/>
          <w:rPrChange w:id="3920" w:author="The Si Tran" w:date="2012-12-05T23:02:00Z">
            <w:rPr>
              <w:del w:id="3921" w:author="The Si Tran" w:date="2012-12-14T05:17:00Z"/>
              <w:i/>
              <w:sz w:val="28"/>
              <w:szCs w:val="28"/>
              <w:lang w:val="pt-BR"/>
            </w:rPr>
          </w:rPrChange>
        </w:rPr>
        <w:pPrChange w:id="3922" w:author="The Si Tran" w:date="2012-12-15T08:15:00Z">
          <w:pPr>
            <w:ind w:firstLine="540"/>
          </w:pPr>
        </w:pPrChange>
      </w:pPr>
      <w:del w:id="3923" w:author="The Si Tran" w:date="2012-12-14T05:17:00Z">
        <w:r w:rsidRPr="0049233F" w:rsidDel="0056499D">
          <w:rPr>
            <w:i/>
            <w:lang w:val="pt-BR"/>
            <w:rPrChange w:id="3924" w:author="The Si Tran" w:date="2012-12-05T23:02:00Z">
              <w:rPr>
                <w:i/>
                <w:sz w:val="28"/>
                <w:szCs w:val="28"/>
                <w:lang w:val="pt-BR"/>
              </w:rPr>
            </w:rPrChange>
          </w:rPr>
          <w:delText>+ }</w:delText>
        </w:r>
      </w:del>
    </w:p>
    <w:p w14:paraId="313BF30B" w14:textId="4E12318A" w:rsidR="006A21F7" w:rsidRPr="0049233F" w:rsidDel="0056499D" w:rsidRDefault="006A21F7">
      <w:pPr>
        <w:rPr>
          <w:del w:id="3925" w:author="The Si Tran" w:date="2012-12-14T05:17:00Z"/>
          <w:i/>
          <w:lang w:val="pt-BR"/>
          <w:rPrChange w:id="3926" w:author="The Si Tran" w:date="2012-12-05T23:02:00Z">
            <w:rPr>
              <w:del w:id="3927" w:author="The Si Tran" w:date="2012-12-14T05:17:00Z"/>
              <w:i/>
              <w:sz w:val="28"/>
              <w:szCs w:val="28"/>
              <w:lang w:val="pt-BR"/>
            </w:rPr>
          </w:rPrChange>
        </w:rPr>
        <w:pPrChange w:id="3928" w:author="The Si Tran" w:date="2012-12-15T08:15:00Z">
          <w:pPr>
            <w:ind w:firstLine="540"/>
          </w:pPr>
        </w:pPrChange>
      </w:pPr>
      <w:del w:id="3929" w:author="The Si Tran" w:date="2012-12-14T05:17:00Z">
        <w:r w:rsidRPr="0049233F" w:rsidDel="0056499D">
          <w:rPr>
            <w:i/>
            <w:lang w:val="pt-BR"/>
            <w:rPrChange w:id="3930" w:author="The Si Tran" w:date="2012-12-05T23:02:00Z">
              <w:rPr>
                <w:i/>
                <w:sz w:val="28"/>
                <w:szCs w:val="28"/>
                <w:lang w:val="pt-BR"/>
              </w:rPr>
            </w:rPrChange>
          </w:rPr>
          <w:delText>&gt; layout(1:2)</w:delText>
        </w:r>
      </w:del>
    </w:p>
    <w:p w14:paraId="63E7A8B6" w14:textId="3CB13122" w:rsidR="006A21F7" w:rsidRPr="0049233F" w:rsidDel="0056499D" w:rsidRDefault="006A21F7">
      <w:pPr>
        <w:rPr>
          <w:del w:id="3931" w:author="The Si Tran" w:date="2012-12-14T05:17:00Z"/>
          <w:i/>
          <w:lang w:val="pt-BR"/>
          <w:rPrChange w:id="3932" w:author="The Si Tran" w:date="2012-12-05T23:02:00Z">
            <w:rPr>
              <w:del w:id="3933" w:author="The Si Tran" w:date="2012-12-14T05:17:00Z"/>
              <w:i/>
              <w:sz w:val="28"/>
              <w:szCs w:val="28"/>
              <w:lang w:val="pt-BR"/>
            </w:rPr>
          </w:rPrChange>
        </w:rPr>
        <w:pPrChange w:id="3934" w:author="The Si Tran" w:date="2012-12-15T08:15:00Z">
          <w:pPr>
            <w:ind w:firstLine="540"/>
          </w:pPr>
        </w:pPrChange>
      </w:pPr>
      <w:del w:id="3935" w:author="The Si Tran" w:date="2012-12-14T05:17:00Z">
        <w:r w:rsidRPr="0049233F" w:rsidDel="0056499D">
          <w:rPr>
            <w:i/>
            <w:lang w:val="pt-BR"/>
            <w:rPrChange w:id="3936" w:author="The Si Tran" w:date="2012-12-05T23:02:00Z">
              <w:rPr>
                <w:i/>
                <w:sz w:val="28"/>
                <w:szCs w:val="28"/>
                <w:lang w:val="pt-BR"/>
              </w:rPr>
            </w:rPrChange>
          </w:rPr>
          <w:delText>&gt; acf(y)</w:delText>
        </w:r>
      </w:del>
    </w:p>
    <w:p w14:paraId="49404567" w14:textId="20C358A2" w:rsidR="006A21F7" w:rsidRPr="0049233F" w:rsidDel="0056499D" w:rsidRDefault="006A21F7">
      <w:pPr>
        <w:rPr>
          <w:del w:id="3937" w:author="The Si Tran" w:date="2012-12-14T05:17:00Z"/>
          <w:i/>
          <w:lang w:val="pt-BR"/>
          <w:rPrChange w:id="3938" w:author="The Si Tran" w:date="2012-12-05T23:02:00Z">
            <w:rPr>
              <w:del w:id="3939" w:author="The Si Tran" w:date="2012-12-14T05:17:00Z"/>
              <w:i/>
              <w:sz w:val="28"/>
              <w:szCs w:val="28"/>
              <w:lang w:val="pt-BR"/>
            </w:rPr>
          </w:rPrChange>
        </w:rPr>
        <w:pPrChange w:id="3940" w:author="The Si Tran" w:date="2012-12-15T08:15:00Z">
          <w:pPr>
            <w:ind w:firstLine="540"/>
          </w:pPr>
        </w:pPrChange>
      </w:pPr>
      <w:del w:id="3941" w:author="The Si Tran" w:date="2012-12-14T05:17:00Z">
        <w:r w:rsidRPr="0049233F" w:rsidDel="0056499D">
          <w:rPr>
            <w:i/>
            <w:lang w:val="pt-BR"/>
            <w:rPrChange w:id="3942" w:author="The Si Tran" w:date="2012-12-05T23:02:00Z">
              <w:rPr>
                <w:i/>
                <w:sz w:val="28"/>
                <w:szCs w:val="28"/>
                <w:lang w:val="pt-BR"/>
              </w:rPr>
            </w:rPrChange>
          </w:rPr>
          <w:delText>&gt; pacf(y)</w:delText>
        </w:r>
      </w:del>
    </w:p>
    <w:p w14:paraId="41B360DA" w14:textId="77777777" w:rsidR="006A21F7" w:rsidRPr="0049233F" w:rsidRDefault="006A21F7">
      <w:pPr>
        <w:rPr>
          <w:lang w:val="pt-BR"/>
          <w:rPrChange w:id="3943" w:author="The Si Tran" w:date="2012-12-05T23:02:00Z">
            <w:rPr>
              <w:sz w:val="28"/>
              <w:szCs w:val="28"/>
              <w:lang w:val="pt-BR"/>
            </w:rPr>
          </w:rPrChange>
        </w:rPr>
        <w:pPrChange w:id="3944" w:author="The Si Tran" w:date="2012-12-15T08:15:00Z">
          <w:pPr>
            <w:ind w:firstLine="540"/>
          </w:pPr>
        </w:pPrChange>
      </w:pPr>
    </w:p>
    <w:p w14:paraId="19975C45" w14:textId="77777777" w:rsidR="006A21F7" w:rsidRPr="0049233F" w:rsidRDefault="006A21F7">
      <w:pPr>
        <w:rPr>
          <w:lang w:val="pt-BR"/>
          <w:rPrChange w:id="3945" w:author="The Si Tran" w:date="2012-12-05T23:02:00Z">
            <w:rPr>
              <w:sz w:val="28"/>
              <w:szCs w:val="28"/>
              <w:lang w:val="pt-BR"/>
            </w:rPr>
          </w:rPrChange>
        </w:rPr>
        <w:pPrChange w:id="3946" w:author="The Si Tran" w:date="2012-12-15T08:15:00Z">
          <w:pPr>
            <w:ind w:firstLine="540"/>
          </w:pPr>
        </w:pPrChange>
      </w:pPr>
      <w:r w:rsidRPr="0049233F">
        <w:rPr>
          <w:lang w:val="pt-BR"/>
          <w:rPrChange w:id="3947" w:author="The Si Tran" w:date="2012-12-05T23:02:00Z">
            <w:rPr>
              <w:sz w:val="28"/>
              <w:szCs w:val="28"/>
              <w:lang w:val="pt-BR"/>
            </w:rPr>
          </w:rPrChange>
        </w:rPr>
        <w:t xml:space="preserve">Hình </w:t>
      </w:r>
      <w:ins w:id="3948" w:author="The Si Tran" w:date="2012-12-12T00:14:00Z">
        <w:r w:rsidR="00CE4725">
          <w:rPr>
            <w:lang w:val="pt-BR"/>
          </w:rPr>
          <w:t>3.3</w:t>
        </w:r>
      </w:ins>
      <w:del w:id="3949" w:author="The Si Tran" w:date="2012-12-12T00:14:00Z">
        <w:r w:rsidRPr="0049233F" w:rsidDel="00CE4725">
          <w:rPr>
            <w:lang w:val="pt-BR"/>
            <w:rPrChange w:id="3950" w:author="The Si Tran" w:date="2012-12-05T23:02:00Z">
              <w:rPr>
                <w:sz w:val="28"/>
                <w:szCs w:val="28"/>
                <w:lang w:val="pt-BR"/>
              </w:rPr>
            </w:rPrChange>
          </w:rPr>
          <w:delText>9</w:delText>
        </w:r>
      </w:del>
      <w:r w:rsidRPr="0049233F">
        <w:rPr>
          <w:lang w:val="pt-BR"/>
          <w:rPrChange w:id="3951"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rsidP="006A21F7">
      <w:pPr>
        <w:ind w:firstLine="540"/>
        <w:rPr>
          <w:del w:id="3952" w:author="The Si Tran" w:date="2012-12-14T05:20:00Z"/>
          <w:szCs w:val="26"/>
          <w:lang w:val="pt-BR"/>
          <w:rPrChange w:id="3953" w:author="The Si Tran" w:date="2012-12-05T23:02:00Z">
            <w:rPr>
              <w:del w:id="3954" w:author="The Si Tran" w:date="2012-12-14T05:20:00Z"/>
              <w:sz w:val="28"/>
              <w:szCs w:val="28"/>
              <w:lang w:val="pt-BR"/>
            </w:rPr>
          </w:rPrChange>
        </w:rPr>
      </w:pPr>
      <w:ins w:id="3955" w:author="The Si Tran" w:date="2012-12-14T05:20:00Z">
        <w:r w:rsidRPr="00097101">
          <w:rPr>
            <w:noProof/>
            <w:szCs w:val="26"/>
            <w:rPrChange w:id="3956" w:author="Unknown">
              <w:rPr>
                <w:noProof/>
              </w:rPr>
            </w:rPrChange>
          </w:rPr>
          <w:drawing>
            <wp:inline distT="0" distB="0" distL="0" distR="0" wp14:anchorId="67F62DD0" wp14:editId="166F4B5E">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rsidP="006A21F7">
      <w:pPr>
        <w:ind w:firstLine="540"/>
        <w:rPr>
          <w:szCs w:val="26"/>
          <w:lang w:val="pt-BR"/>
          <w:rPrChange w:id="3957" w:author="The Si Tran" w:date="2012-12-05T23:02:00Z">
            <w:rPr>
              <w:sz w:val="28"/>
              <w:szCs w:val="28"/>
              <w:lang w:val="pt-BR"/>
            </w:rPr>
          </w:rPrChange>
        </w:rPr>
      </w:pPr>
      <w:del w:id="3958" w:author="The Si Tran" w:date="2012-12-14T05:19:00Z">
        <w:r w:rsidRPr="0049233F" w:rsidDel="0056499D">
          <w:rPr>
            <w:noProof/>
            <w:szCs w:val="26"/>
            <w:rPrChange w:id="3959" w:author="Unknown">
              <w:rPr>
                <w:noProof/>
                <w:sz w:val="28"/>
                <w:szCs w:val="28"/>
              </w:rPr>
            </w:rPrChange>
          </w:rPr>
          <w:drawing>
            <wp:inline distT="0" distB="0" distL="0" distR="0" wp14:anchorId="49475BE4" wp14:editId="46AB08C6">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24C6F733" w:rsidR="006A21F7" w:rsidRPr="0049233F" w:rsidRDefault="006A21F7">
      <w:pPr>
        <w:pStyle w:val="Hinh"/>
        <w:rPr>
          <w:lang w:val="pt-BR"/>
          <w:rPrChange w:id="3960" w:author="The Si Tran" w:date="2012-12-05T23:02:00Z">
            <w:rPr>
              <w:sz w:val="28"/>
              <w:szCs w:val="28"/>
              <w:lang w:val="pt-BR"/>
            </w:rPr>
          </w:rPrChange>
        </w:rPr>
        <w:pPrChange w:id="3961" w:author="The Si Tran" w:date="2012-12-11T23:24:00Z">
          <w:pPr>
            <w:pStyle w:val="Caption"/>
            <w:ind w:left="1620"/>
          </w:pPr>
        </w:pPrChange>
      </w:pPr>
      <w:bookmarkStart w:id="3962" w:name="_Toc312142083"/>
      <w:bookmarkStart w:id="3963" w:name="_Toc343029958"/>
      <w:bookmarkStart w:id="3964" w:name="_Toc343220891"/>
      <w:r w:rsidRPr="0049233F">
        <w:rPr>
          <w:lang w:val="pt-BR"/>
          <w:rPrChange w:id="3965" w:author="The Si Tran" w:date="2012-12-05T23:02:00Z">
            <w:rPr>
              <w:sz w:val="28"/>
              <w:szCs w:val="28"/>
              <w:lang w:val="pt-BR"/>
            </w:rPr>
          </w:rPrChange>
        </w:rPr>
        <w:t xml:space="preserve">Hình </w:t>
      </w:r>
      <w:del w:id="3966" w:author="The Si Tran" w:date="2012-12-11T23:24:00Z">
        <w:r w:rsidRPr="0049233F" w:rsidDel="000D0624">
          <w:rPr>
            <w:rPrChange w:id="3967" w:author="The Si Tran" w:date="2012-12-05T23:02:00Z">
              <w:rPr>
                <w:sz w:val="28"/>
                <w:szCs w:val="28"/>
              </w:rPr>
            </w:rPrChange>
          </w:rPr>
          <w:fldChar w:fldCharType="begin"/>
        </w:r>
        <w:r w:rsidRPr="0049233F" w:rsidDel="000D0624">
          <w:rPr>
            <w:lang w:val="pt-BR"/>
            <w:rPrChange w:id="3968" w:author="The Si Tran" w:date="2012-12-05T23:02:00Z">
              <w:rPr>
                <w:sz w:val="28"/>
                <w:szCs w:val="28"/>
                <w:lang w:val="pt-BR"/>
              </w:rPr>
            </w:rPrChange>
          </w:rPr>
          <w:delInstrText xml:space="preserve"> SEQ Hình \* ARABIC </w:delInstrText>
        </w:r>
        <w:r w:rsidRPr="0049233F" w:rsidDel="000D0624">
          <w:rPr>
            <w:rPrChange w:id="3969" w:author="The Si Tran" w:date="2012-12-05T23:02:00Z">
              <w:rPr>
                <w:sz w:val="28"/>
                <w:szCs w:val="28"/>
              </w:rPr>
            </w:rPrChange>
          </w:rPr>
          <w:fldChar w:fldCharType="separate"/>
        </w:r>
        <w:r w:rsidRPr="0049233F" w:rsidDel="000D0624">
          <w:rPr>
            <w:noProof/>
            <w:lang w:val="pt-BR"/>
            <w:rPrChange w:id="3970" w:author="The Si Tran" w:date="2012-12-05T23:02:00Z">
              <w:rPr>
                <w:noProof/>
                <w:sz w:val="28"/>
                <w:szCs w:val="28"/>
                <w:lang w:val="pt-BR"/>
              </w:rPr>
            </w:rPrChange>
          </w:rPr>
          <w:delText>9</w:delText>
        </w:r>
        <w:r w:rsidRPr="0049233F" w:rsidDel="000D0624">
          <w:rPr>
            <w:rPrChange w:id="3971" w:author="The Si Tran" w:date="2012-12-05T23:02:00Z">
              <w:rPr>
                <w:sz w:val="28"/>
                <w:szCs w:val="28"/>
              </w:rPr>
            </w:rPrChange>
          </w:rPr>
          <w:fldChar w:fldCharType="end"/>
        </w:r>
        <w:r w:rsidRPr="0049233F" w:rsidDel="000D0624">
          <w:rPr>
            <w:lang w:val="pt-BR"/>
            <w:rPrChange w:id="3972" w:author="The Si Tran" w:date="2012-12-05T23:02:00Z">
              <w:rPr>
                <w:sz w:val="28"/>
                <w:szCs w:val="28"/>
                <w:lang w:val="pt-BR"/>
              </w:rPr>
            </w:rPrChange>
          </w:rPr>
          <w:delText xml:space="preserve"> </w:delText>
        </w:r>
      </w:del>
      <w:ins w:id="3973" w:author="The Si Tran" w:date="2012-12-11T23:24:00Z">
        <w:r w:rsidR="000D0624">
          <w:t>3.3</w:t>
        </w:r>
        <w:r w:rsidR="000D0624" w:rsidRPr="0049233F">
          <w:rPr>
            <w:lang w:val="pt-BR"/>
            <w:rPrChange w:id="3974" w:author="The Si Tran" w:date="2012-12-05T23:02:00Z">
              <w:rPr>
                <w:sz w:val="28"/>
                <w:szCs w:val="28"/>
                <w:lang w:val="pt-BR"/>
              </w:rPr>
            </w:rPrChange>
          </w:rPr>
          <w:t xml:space="preserve"> </w:t>
        </w:r>
      </w:ins>
      <w:r w:rsidRPr="000D0624">
        <w:rPr>
          <w:b w:val="0"/>
          <w:lang w:val="pt-BR"/>
          <w:rPrChange w:id="3975" w:author="The Si Tran" w:date="2012-12-11T23:24:00Z">
            <w:rPr>
              <w:sz w:val="28"/>
              <w:szCs w:val="28"/>
              <w:lang w:val="pt-BR"/>
            </w:rPr>
          </w:rPrChange>
        </w:rPr>
        <w:t xml:space="preserve">Hàm tự tương quan và tự tương quan riêng phần của mô hình </w:t>
      </w:r>
      <w:bookmarkEnd w:id="3962"/>
      <m:oMath>
        <m:sSub>
          <m:sSubPr>
            <m:ctrlPr>
              <w:ins w:id="3976" w:author="The Si Tran" w:date="2012-12-06T20:21:00Z">
                <w:rPr>
                  <w:rFonts w:ascii="Cambria Math" w:hAnsi="Cambria Math"/>
                  <w:b w:val="0"/>
                  <w:i/>
                  <w:lang w:val="pt-BR"/>
                </w:rPr>
              </w:ins>
            </m:ctrlPr>
          </m:sSubPr>
          <m:e>
            <w:ins w:id="3977" w:author="The Si Tran" w:date="2012-12-06T20:21:00Z">
              <m:r>
                <m:rPr>
                  <m:sty m:val="bi"/>
                </m:rPr>
                <w:rPr>
                  <w:rFonts w:ascii="Cambria Math" w:hAnsi="Cambria Math"/>
                  <w:lang w:val="pt-BR"/>
                </w:rPr>
                <m:t>y</m:t>
              </m:r>
            </w:ins>
          </m:e>
          <m:sub>
            <w:ins w:id="3978" w:author="The Si Tran" w:date="2012-12-06T20:21:00Z">
              <m:r>
                <m:rPr>
                  <m:sty m:val="bi"/>
                </m:rPr>
                <w:rPr>
                  <w:rFonts w:ascii="Cambria Math" w:hAnsi="Cambria Math"/>
                  <w:lang w:val="pt-BR"/>
                </w:rPr>
                <m:t>t</m:t>
              </m:r>
            </w:ins>
          </m:sub>
        </m:sSub>
        <w:ins w:id="3979" w:author="The Si Tran" w:date="2012-12-06T20:21:00Z">
          <m:r>
            <m:rPr>
              <m:sty m:val="bi"/>
            </m:rPr>
            <w:rPr>
              <w:rFonts w:ascii="Cambria Math" w:hAnsi="Cambria Math"/>
              <w:lang w:val="pt-BR"/>
            </w:rPr>
            <m:t>=</m:t>
          </m:r>
          <m:r>
            <m:rPr>
              <m:sty m:val="bi"/>
            </m:rPr>
            <w:rPr>
              <w:rFonts w:ascii="Cambria Math" w:hAnsi="Cambria Math"/>
              <w:lang w:val="pt-BR"/>
              <w:rPrChange w:id="3980" w:author="The Si Tran" w:date="2012-12-14T05:17:00Z">
                <w:rPr>
                  <w:rFonts w:ascii="Cambria Math" w:hAnsi="Cambria Math"/>
                  <w:lang w:val="pt-BR"/>
                </w:rPr>
              </w:rPrChange>
            </w:rPr>
            <m:t>16+0.6</m:t>
          </m:r>
        </w:ins>
        <m:sSub>
          <m:sSubPr>
            <m:ctrlPr>
              <w:ins w:id="3981" w:author="The Si Tran" w:date="2012-12-06T20:21:00Z">
                <w:rPr>
                  <w:rFonts w:ascii="Cambria Math" w:hAnsi="Cambria Math"/>
                  <w:b w:val="0"/>
                  <w:i/>
                  <w:lang w:val="pt-BR"/>
                </w:rPr>
              </w:ins>
            </m:ctrlPr>
          </m:sSubPr>
          <m:e>
            <w:ins w:id="3982" w:author="The Si Tran" w:date="2012-12-06T20:21:00Z">
              <m:r>
                <m:rPr>
                  <m:sty m:val="bi"/>
                </m:rPr>
                <w:rPr>
                  <w:rFonts w:ascii="Cambria Math" w:hAnsi="Cambria Math"/>
                  <w:lang w:val="pt-BR"/>
                </w:rPr>
                <m:t>y</m:t>
              </m:r>
            </w:ins>
          </m:e>
          <m:sub>
            <w:ins w:id="3983" w:author="The Si Tran" w:date="2012-12-06T20:21:00Z">
              <m:r>
                <m:rPr>
                  <m:sty m:val="bi"/>
                </m:rPr>
                <w:rPr>
                  <w:rFonts w:ascii="Cambria Math" w:hAnsi="Cambria Math"/>
                  <w:lang w:val="pt-BR"/>
                </w:rPr>
                <m:t>t</m:t>
              </m:r>
              <m:r>
                <m:rPr>
                  <m:sty m:val="bi"/>
                </m:rPr>
                <w:rPr>
                  <w:rFonts w:ascii="Cambria Math" w:hAnsi="Cambria Math"/>
                  <w:lang w:val="pt-BR"/>
                  <w:rPrChange w:id="3984" w:author="The Si Tran" w:date="2012-12-14T05:17:00Z">
                    <w:rPr>
                      <w:rFonts w:ascii="Cambria Math" w:hAnsi="Cambria Math"/>
                      <w:lang w:val="pt-BR"/>
                    </w:rPr>
                  </w:rPrChange>
                </w:rPr>
                <m:t>-1</m:t>
              </m:r>
            </w:ins>
          </m:sub>
        </m:sSub>
        <w:ins w:id="3985" w:author="The Si Tran" w:date="2012-12-06T20:21:00Z">
          <m:r>
            <m:rPr>
              <m:sty m:val="bi"/>
            </m:rPr>
            <w:rPr>
              <w:rFonts w:ascii="Cambria Math" w:hAnsi="Cambria Math"/>
              <w:lang w:val="pt-BR"/>
            </w:rPr>
            <m:t>+</m:t>
          </m:r>
        </w:ins>
        <m:sSub>
          <m:sSubPr>
            <m:ctrlPr>
              <w:ins w:id="3986" w:author="The Si Tran" w:date="2012-12-06T20:21:00Z">
                <w:rPr>
                  <w:rFonts w:ascii="Cambria Math" w:hAnsi="Cambria Math"/>
                  <w:b w:val="0"/>
                  <w:i/>
                  <w:lang w:val="pt-BR"/>
                </w:rPr>
              </w:ins>
            </m:ctrlPr>
          </m:sSubPr>
          <m:e>
            <w:ins w:id="3987" w:author="The Si Tran" w:date="2012-12-06T20:21:00Z">
              <m:r>
                <m:rPr>
                  <m:sty m:val="bi"/>
                </m:rPr>
                <w:rPr>
                  <w:rFonts w:ascii="Cambria Math" w:hAnsi="Cambria Math"/>
                  <w:lang w:val="pt-BR"/>
                </w:rPr>
                <m:t>ε</m:t>
              </m:r>
            </w:ins>
          </m:e>
          <m:sub>
            <w:ins w:id="3988" w:author="The Si Tran" w:date="2012-12-06T20:21:00Z">
              <m:r>
                <m:rPr>
                  <m:sty m:val="bi"/>
                </m:rPr>
                <w:rPr>
                  <w:rFonts w:ascii="Cambria Math" w:hAnsi="Cambria Math"/>
                  <w:lang w:val="pt-BR"/>
                </w:rPr>
                <m:t>t</m:t>
              </m:r>
            </w:ins>
          </m:sub>
        </m:sSub>
        <w:ins w:id="3989" w:author="The Si Tran" w:date="2012-12-06T20:21:00Z">
          <m:r>
            <m:rPr>
              <m:sty m:val="bi"/>
            </m:rPr>
            <w:rPr>
              <w:rFonts w:ascii="Cambria Math" w:hAnsi="Cambria Math"/>
              <w:lang w:val="pt-BR"/>
            </w:rPr>
            <m:t>+</m:t>
          </m:r>
          <m:r>
            <m:rPr>
              <m:sty m:val="bi"/>
            </m:rPr>
            <w:rPr>
              <w:rFonts w:ascii="Cambria Math" w:hAnsi="Cambria Math"/>
              <w:lang w:val="pt-BR"/>
              <w:rPrChange w:id="3990" w:author="The Si Tran" w:date="2012-12-14T05:17:00Z">
                <w:rPr>
                  <w:rFonts w:ascii="Cambria Math" w:hAnsi="Cambria Math"/>
                  <w:lang w:val="pt-BR"/>
                </w:rPr>
              </w:rPrChange>
            </w:rPr>
            <m:t>0.8</m:t>
          </m:r>
        </w:ins>
        <m:sSub>
          <m:sSubPr>
            <m:ctrlPr>
              <w:ins w:id="3991" w:author="The Si Tran" w:date="2012-12-06T20:21:00Z">
                <w:rPr>
                  <w:rFonts w:ascii="Cambria Math" w:hAnsi="Cambria Math"/>
                  <w:b w:val="0"/>
                  <w:i/>
                  <w:lang w:val="pt-BR"/>
                </w:rPr>
              </w:ins>
            </m:ctrlPr>
          </m:sSubPr>
          <m:e>
            <w:ins w:id="3992" w:author="The Si Tran" w:date="2012-12-06T20:21:00Z">
              <m:r>
                <m:rPr>
                  <m:sty m:val="bi"/>
                </m:rPr>
                <w:rPr>
                  <w:rFonts w:ascii="Cambria Math" w:hAnsi="Cambria Math"/>
                  <w:lang w:val="pt-BR"/>
                </w:rPr>
                <m:t>ε</m:t>
              </m:r>
            </w:ins>
          </m:e>
          <m:sub>
            <w:ins w:id="3993" w:author="The Si Tran" w:date="2012-12-06T20:21:00Z">
              <m:r>
                <m:rPr>
                  <m:sty m:val="bi"/>
                </m:rPr>
                <w:rPr>
                  <w:rFonts w:ascii="Cambria Math" w:hAnsi="Cambria Math"/>
                  <w:lang w:val="pt-BR"/>
                </w:rPr>
                <m:t>t</m:t>
              </m:r>
              <m:r>
                <m:rPr>
                  <m:sty m:val="bi"/>
                </m:rPr>
                <w:rPr>
                  <w:rFonts w:ascii="Cambria Math" w:hAnsi="Cambria Math"/>
                  <w:lang w:val="pt-BR"/>
                  <w:rPrChange w:id="3994" w:author="The Si Tran" w:date="2012-12-14T05:17:00Z">
                    <w:rPr>
                      <w:rFonts w:ascii="Cambria Math" w:hAnsi="Cambria Math"/>
                      <w:lang w:val="pt-BR"/>
                    </w:rPr>
                  </w:rPrChange>
                </w:rPr>
                <m:t>-1</m:t>
              </m:r>
            </w:ins>
          </m:sub>
        </m:sSub>
      </m:oMath>
      <w:bookmarkEnd w:id="3963"/>
      <w:bookmarkEnd w:id="3964"/>
      <w:del w:id="3995" w:author="The Si Tran" w:date="2012-12-06T20:21:00Z">
        <w:r w:rsidRPr="0049233F" w:rsidDel="00A96CBA">
          <w:rPr>
            <w:position w:val="-12"/>
            <w:lang w:val="pt-BR"/>
            <w:rPrChange w:id="3996" w:author="The Si Tran" w:date="2012-12-05T23:02:00Z">
              <w:rPr>
                <w:position w:val="-12"/>
                <w:lang w:val="pt-BR"/>
              </w:rPr>
            </w:rPrChange>
          </w:rPr>
          <w:object w:dxaOrig="2780" w:dyaOrig="360" w14:anchorId="13A3664D">
            <v:shape id="_x0000_i1092" type="#_x0000_t75" style="width:170.8pt;height:22.6pt" o:ole="">
              <v:imagedata r:id="rId147" o:title=""/>
            </v:shape>
            <o:OLEObject Type="Embed" ProgID="Equation.DSMT4" ShapeID="_x0000_i1092" DrawAspect="Content" ObjectID="_1417153793" r:id="rId151"/>
          </w:object>
        </w:r>
      </w:del>
    </w:p>
    <w:p w14:paraId="64B1FBDF" w14:textId="2D68A2F3" w:rsidR="006A21F7" w:rsidRPr="0049233F" w:rsidRDefault="006A21F7" w:rsidP="006A21F7">
      <w:pPr>
        <w:pStyle w:val="Heading2"/>
        <w:rPr>
          <w:sz w:val="26"/>
          <w:szCs w:val="26"/>
          <w:lang w:val="pt-BR"/>
          <w:rPrChange w:id="3997" w:author="The Si Tran" w:date="2012-12-05T23:02:00Z">
            <w:rPr>
              <w:lang w:val="pt-BR"/>
            </w:rPr>
          </w:rPrChange>
        </w:rPr>
      </w:pPr>
      <w:bookmarkStart w:id="3998" w:name="_Toc312142553"/>
      <w:bookmarkStart w:id="3999" w:name="_Toc343232968"/>
      <w:r w:rsidRPr="0049233F">
        <w:rPr>
          <w:sz w:val="26"/>
          <w:szCs w:val="26"/>
          <w:lang w:val="pt-BR"/>
          <w:rPrChange w:id="4000" w:author="The Si Tran" w:date="2012-12-05T23:02:00Z">
            <w:rPr>
              <w:rFonts w:cs="Times New Roman"/>
              <w:iCs w:val="0"/>
              <w:sz w:val="20"/>
              <w:szCs w:val="20"/>
              <w:lang w:val="pt-BR"/>
            </w:rPr>
          </w:rPrChange>
        </w:rPr>
        <w:t>Mô hình tự hồi quy kết hợp với trung bình di động, ARIMA(p,d,q)</w:t>
      </w:r>
      <w:bookmarkEnd w:id="3998"/>
      <w:bookmarkEnd w:id="3999"/>
    </w:p>
    <w:p w14:paraId="1B188649" w14:textId="77777777" w:rsidR="006A21F7" w:rsidRPr="0049233F" w:rsidRDefault="006A21F7">
      <w:pPr>
        <w:rPr>
          <w:lang w:val="pt-BR"/>
          <w:rPrChange w:id="4001" w:author="The Si Tran" w:date="2012-12-05T23:02:00Z">
            <w:rPr>
              <w:sz w:val="28"/>
              <w:szCs w:val="28"/>
              <w:lang w:val="pt-BR"/>
            </w:rPr>
          </w:rPrChange>
        </w:rPr>
        <w:pPrChange w:id="4002" w:author="The Si Tran" w:date="2012-12-15T08:15:00Z">
          <w:pPr>
            <w:ind w:firstLine="540"/>
          </w:pPr>
        </w:pPrChange>
      </w:pPr>
      <w:r w:rsidRPr="0049233F">
        <w:rPr>
          <w:lang w:val="pt-BR"/>
          <w:rPrChange w:id="4003"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7777777" w:rsidR="006A21F7" w:rsidRPr="0049233F" w:rsidRDefault="006A21F7">
      <w:pPr>
        <w:rPr>
          <w:lang w:val="pt-BR"/>
          <w:rPrChange w:id="4004" w:author="The Si Tran" w:date="2012-12-05T23:02:00Z">
            <w:rPr>
              <w:sz w:val="28"/>
              <w:szCs w:val="28"/>
              <w:lang w:val="pt-BR"/>
            </w:rPr>
          </w:rPrChange>
        </w:rPr>
        <w:pPrChange w:id="4005" w:author="The Si Tran" w:date="2012-12-15T08:15:00Z">
          <w:pPr>
            <w:ind w:firstLine="540"/>
          </w:pPr>
        </w:pPrChange>
      </w:pPr>
      <w:r w:rsidRPr="0049233F">
        <w:rPr>
          <w:lang w:val="pt-BR"/>
          <w:rPrChange w:id="4006"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lang w:val="pt-BR"/>
          <w:rPrChange w:id="4007"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008" w:author="The Si Tran" w:date="2012-12-06T01:44:00Z"/>
          <w:lang w:val="pt-BR"/>
        </w:rPr>
        <w:pPrChange w:id="4009" w:author="The Si Tran" w:date="2012-12-15T08:15:00Z">
          <w:pPr>
            <w:ind w:firstLine="540"/>
          </w:pPr>
        </w:pPrChange>
      </w:pPr>
      <w:r w:rsidRPr="0049233F">
        <w:rPr>
          <w:lang w:val="pt-BR"/>
          <w:rPrChange w:id="4010" w:author="The Si Tran" w:date="2012-12-05T23:02:00Z">
            <w:rPr>
              <w:b/>
              <w:bCs/>
              <w:sz w:val="28"/>
              <w:szCs w:val="28"/>
              <w:lang w:val="pt-BR"/>
            </w:rPr>
          </w:rPrChange>
        </w:rPr>
        <w:t>Dạng toán học của mô hình ARIMA(p,d,q) là</w:t>
      </w:r>
    </w:p>
    <w:p w14:paraId="582CE0BD" w14:textId="0BE467DA" w:rsidR="00720763" w:rsidRPr="00720763" w:rsidDel="0076673F" w:rsidRDefault="00720763">
      <w:pPr>
        <w:rPr>
          <w:del w:id="4011" w:author="The Si Tran" w:date="2012-12-06T01:44:00Z"/>
          <w:lang w:val="pt-BR"/>
          <w:rPrChange w:id="4012" w:author="The Si Tran" w:date="2012-12-06T01:44:00Z">
            <w:rPr>
              <w:del w:id="4013" w:author="The Si Tran" w:date="2012-12-06T01:44:00Z"/>
              <w:sz w:val="28"/>
              <w:szCs w:val="28"/>
              <w:lang w:val="pt-BR"/>
            </w:rPr>
          </w:rPrChange>
        </w:rPr>
        <w:pPrChange w:id="4014" w:author="The Si Tran" w:date="2012-12-15T08:16:00Z">
          <w:pPr>
            <w:ind w:firstLine="540"/>
          </w:pPr>
        </w:pPrChange>
      </w:pPr>
      <w:ins w:id="4015" w:author="The Si Tran" w:date="2012-12-06T01:44:00Z">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rPr>
          <w:lang w:val="pt-BR"/>
          <w:rPrChange w:id="4016" w:author="The Si Tran" w:date="2012-12-05T23:02:00Z">
            <w:rPr>
              <w:sz w:val="28"/>
              <w:szCs w:val="28"/>
              <w:lang w:val="pt-BR"/>
            </w:rPr>
          </w:rPrChange>
        </w:rPr>
        <w:pPrChange w:id="4017" w:author="The Si Tran" w:date="2012-12-15T08:16:00Z">
          <w:pPr>
            <w:ind w:firstLine="540"/>
          </w:pPr>
        </w:pPrChange>
      </w:pPr>
      <w:del w:id="4018" w:author="The Si Tran" w:date="2012-12-06T01:44:00Z">
        <w:r w:rsidRPr="00AF1345" w:rsidDel="0076673F">
          <w:rPr>
            <w:position w:val="-12"/>
            <w:lang w:val="pt-BR"/>
          </w:rPr>
          <w:object w:dxaOrig="2799" w:dyaOrig="380" w14:anchorId="7E98637F">
            <v:shape id="_x0000_i1093" type="#_x0000_t75" style="width:198.4pt;height:25.1pt" o:ole="">
              <v:imagedata r:id="rId152" o:title=""/>
            </v:shape>
            <o:OLEObject Type="Embed" ProgID="Equation.DSMT4" ShapeID="_x0000_i1093" DrawAspect="Content" ObjectID="_1417153794" r:id="rId153"/>
          </w:object>
        </w:r>
      </w:del>
    </w:p>
    <w:p w14:paraId="128398D0" w14:textId="77777777" w:rsidR="006A21F7" w:rsidRPr="0049233F" w:rsidRDefault="006A21F7">
      <w:pPr>
        <w:rPr>
          <w:lang w:val="pt-BR"/>
          <w:rPrChange w:id="4019" w:author="The Si Tran" w:date="2012-12-05T23:02:00Z">
            <w:rPr>
              <w:sz w:val="28"/>
              <w:szCs w:val="28"/>
              <w:lang w:val="pt-BR"/>
            </w:rPr>
          </w:rPrChange>
        </w:rPr>
        <w:pPrChange w:id="4020" w:author="The Si Tran" w:date="2012-12-15T08:16:00Z">
          <w:pPr>
            <w:ind w:firstLine="540"/>
          </w:pPr>
        </w:pPrChange>
      </w:pPr>
      <w:r w:rsidRPr="0049233F">
        <w:rPr>
          <w:lang w:val="pt-BR"/>
          <w:rPrChange w:id="4021"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022" w:author="The Si Tran" w:date="2012-12-05T23:02:00Z">
            <w:rPr>
              <w:lang w:val="pt-BR"/>
            </w:rPr>
          </w:rPrChange>
        </w:rPr>
      </w:pPr>
      <w:bookmarkStart w:id="4023" w:name="_Toc312142554"/>
      <w:bookmarkStart w:id="4024" w:name="_Toc343232969"/>
      <w:r w:rsidRPr="0049233F">
        <w:rPr>
          <w:sz w:val="26"/>
          <w:szCs w:val="26"/>
          <w:lang w:val="pt-BR"/>
          <w:rPrChange w:id="4025" w:author="The Si Tran" w:date="2012-12-05T23:02:00Z">
            <w:rPr>
              <w:rFonts w:cs="Times New Roman"/>
              <w:b w:val="0"/>
              <w:bCs w:val="0"/>
              <w:iCs w:val="0"/>
              <w:sz w:val="26"/>
              <w:szCs w:val="22"/>
              <w:lang w:val="pt-BR"/>
            </w:rPr>
          </w:rPrChange>
        </w:rPr>
        <w:t>Mô hình ARIMA có tính mùa</w:t>
      </w:r>
      <w:bookmarkEnd w:id="4023"/>
      <w:ins w:id="4026" w:author="The Si Tran" w:date="2012-12-10T20:39:00Z">
        <w:r w:rsidR="00002A08">
          <w:rPr>
            <w:sz w:val="26"/>
            <w:szCs w:val="26"/>
            <w:lang w:val="pt-BR"/>
          </w:rPr>
          <w:t xml:space="preserve"> (SARIMA)</w:t>
        </w:r>
      </w:ins>
      <w:bookmarkEnd w:id="4024"/>
    </w:p>
    <w:p w14:paraId="16C21F60" w14:textId="77777777" w:rsidR="006A21F7" w:rsidRPr="0049233F" w:rsidRDefault="006A21F7">
      <w:pPr>
        <w:rPr>
          <w:lang w:val="pt-BR"/>
          <w:rPrChange w:id="4027" w:author="The Si Tran" w:date="2012-12-05T23:02:00Z">
            <w:rPr>
              <w:sz w:val="28"/>
              <w:szCs w:val="28"/>
              <w:lang w:val="pt-BR"/>
            </w:rPr>
          </w:rPrChange>
        </w:rPr>
        <w:pPrChange w:id="4028" w:author="The Si Tran" w:date="2012-12-15T08:16:00Z">
          <w:pPr>
            <w:ind w:firstLine="540"/>
          </w:pPr>
        </w:pPrChange>
      </w:pPr>
      <w:r w:rsidRPr="0049233F">
        <w:rPr>
          <w:lang w:val="pt-BR"/>
          <w:rPrChange w:id="4029"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030" w:author="The Si Tran" w:date="2012-12-05T23:02:00Z">
            <w:rPr>
              <w:sz w:val="28"/>
              <w:szCs w:val="28"/>
              <w:vertAlign w:val="subscript"/>
              <w:lang w:val="pt-BR"/>
            </w:rPr>
          </w:rPrChange>
        </w:rPr>
        <w:t>s</w:t>
      </w:r>
      <w:r w:rsidRPr="0049233F">
        <w:rPr>
          <w:lang w:val="pt-BR"/>
          <w:rPrChange w:id="4031"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032" w:author="The Si Tran" w:date="2012-12-06T01:47:00Z"/>
          <w:lang w:val="pt-BR"/>
        </w:rPr>
        <w:pPrChange w:id="4033" w:author="The Si Tran" w:date="2012-12-15T08:16:00Z">
          <w:pPr>
            <w:ind w:firstLine="540"/>
          </w:pPr>
        </w:pPrChange>
      </w:pPr>
      <w:r w:rsidRPr="0049233F">
        <w:rPr>
          <w:lang w:val="pt-BR"/>
          <w:rPrChange w:id="4034" w:author="The Si Tran" w:date="2012-12-05T23:02:00Z">
            <w:rPr>
              <w:sz w:val="28"/>
              <w:szCs w:val="28"/>
              <w:lang w:val="pt-BR"/>
            </w:rPr>
          </w:rPrChange>
        </w:rPr>
        <w:t>Dạng toán học của mô hình ARIMA(p,d,q) x (P,D,Q)</w:t>
      </w:r>
      <w:r w:rsidRPr="0049233F">
        <w:rPr>
          <w:vertAlign w:val="subscript"/>
          <w:lang w:val="pt-BR"/>
          <w:rPrChange w:id="4035" w:author="The Si Tran" w:date="2012-12-05T23:02:00Z">
            <w:rPr>
              <w:sz w:val="28"/>
              <w:szCs w:val="28"/>
              <w:vertAlign w:val="subscript"/>
              <w:lang w:val="pt-BR"/>
            </w:rPr>
          </w:rPrChange>
        </w:rPr>
        <w:t>s</w:t>
      </w:r>
      <w:r w:rsidRPr="0049233F">
        <w:rPr>
          <w:lang w:val="pt-BR"/>
          <w:rPrChange w:id="4036" w:author="The Si Tran" w:date="2012-12-05T23:02:00Z">
            <w:rPr>
              <w:sz w:val="28"/>
              <w:szCs w:val="28"/>
              <w:lang w:val="pt-BR"/>
            </w:rPr>
          </w:rPrChange>
        </w:rPr>
        <w:t xml:space="preserve"> là</w:t>
      </w:r>
    </w:p>
    <w:p w14:paraId="4AECD312" w14:textId="5470D4FC" w:rsidR="0076673F" w:rsidRPr="00F43FFA" w:rsidRDefault="00B0605D">
      <w:pPr>
        <w:jc w:val="center"/>
        <w:rPr>
          <w:lang w:val="pt-BR"/>
          <w:rPrChange w:id="4037" w:author="The Si Tran" w:date="2012-12-06T01:47:00Z">
            <w:rPr>
              <w:sz w:val="28"/>
              <w:szCs w:val="28"/>
              <w:lang w:val="pt-BR"/>
            </w:rPr>
          </w:rPrChange>
        </w:rPr>
        <w:pPrChange w:id="4038" w:author="The Si Tran" w:date="2012-12-15T08:16:00Z">
          <w:pPr>
            <w:ind w:firstLine="540"/>
          </w:pPr>
        </w:pPrChange>
      </w:pPr>
      <m:oMathPara>
        <m:oMath>
          <m:sSup>
            <m:sSupPr>
              <m:ctrlPr>
                <w:ins w:id="4039" w:author="The Si Tran" w:date="2012-12-06T01:45:00Z">
                  <w:rPr>
                    <w:rFonts w:ascii="Cambria Math" w:hAnsi="Cambria Math"/>
                    <w:lang w:val="pt-BR"/>
                  </w:rPr>
                </w:ins>
              </m:ctrlPr>
            </m:sSupPr>
            <m:e>
              <w:ins w:id="4040" w:author="The Si Tran" w:date="2012-12-06T01:46:00Z">
                <m:r>
                  <m:rPr>
                    <m:sty m:val="p"/>
                  </m:rPr>
                  <w:rPr>
                    <w:rFonts w:ascii="Cambria Math" w:hAnsi="Cambria Math" w:hint="eastAsia"/>
                    <w:lang w:val="pt-BR"/>
                  </w:rPr>
                  <m:t>Φ</m:t>
                </m:r>
              </w:ins>
            </m:e>
            <m:sup>
              <w:ins w:id="4041" w:author="The Si Tran" w:date="2012-12-06T01:46:00Z">
                <m:r>
                  <m:rPr>
                    <m:sty m:val="p"/>
                  </m:rPr>
                  <w:rPr>
                    <w:rFonts w:ascii="Cambria Math" w:hAnsi="Cambria Math"/>
                    <w:lang w:val="pt-BR"/>
                  </w:rPr>
                  <m:t>*</m:t>
                </m:r>
              </w:ins>
            </m:sup>
          </m:sSup>
          <m:d>
            <m:dPr>
              <m:ctrlPr>
                <w:ins w:id="4042" w:author="The Si Tran" w:date="2012-12-06T01:45:00Z">
                  <w:rPr>
                    <w:rFonts w:ascii="Cambria Math" w:hAnsi="Cambria Math"/>
                    <w:lang w:val="pt-BR"/>
                  </w:rPr>
                </w:ins>
              </m:ctrlPr>
            </m:dPr>
            <m:e>
              <m:sSup>
                <m:sSupPr>
                  <m:ctrlPr>
                    <w:ins w:id="4043" w:author="The Si Tran" w:date="2012-12-06T01:45:00Z">
                      <w:rPr>
                        <w:rFonts w:ascii="Cambria Math" w:hAnsi="Cambria Math"/>
                        <w:lang w:val="pt-BR"/>
                      </w:rPr>
                    </w:ins>
                  </m:ctrlPr>
                </m:sSupPr>
                <m:e>
                  <w:ins w:id="4044" w:author="The Si Tran" w:date="2012-12-06T01:45:00Z">
                    <m:r>
                      <w:rPr>
                        <w:rFonts w:ascii="Cambria Math" w:hAnsi="Cambria Math"/>
                        <w:lang w:val="pt-BR"/>
                      </w:rPr>
                      <m:t>B</m:t>
                    </m:r>
                  </w:ins>
                </m:e>
                <m:sup>
                  <w:ins w:id="4045" w:author="The Si Tran" w:date="2012-12-06T01:45:00Z">
                    <m:r>
                      <w:rPr>
                        <w:rFonts w:ascii="Cambria Math" w:hAnsi="Cambria Math"/>
                        <w:lang w:val="pt-BR"/>
                      </w:rPr>
                      <m:t>S</m:t>
                    </m:r>
                  </w:ins>
                </m:sup>
              </m:sSup>
            </m:e>
          </m:d>
          <w:ins w:id="4046" w:author="The Si Tran" w:date="2012-12-06T01:45:00Z">
            <m:r>
              <m:rPr>
                <m:sty m:val="p"/>
              </m:rPr>
              <w:rPr>
                <w:rFonts w:ascii="Cambria Math" w:hAnsi="Cambria Math"/>
                <w:lang w:val="pt-BR"/>
              </w:rPr>
              <m:t>Φ</m:t>
            </m:r>
          </w:ins>
          <m:d>
            <m:dPr>
              <m:ctrlPr>
                <w:ins w:id="4047" w:author="The Si Tran" w:date="2012-12-06T01:45:00Z">
                  <w:rPr>
                    <w:rFonts w:ascii="Cambria Math" w:hAnsi="Cambria Math"/>
                    <w:lang w:val="pt-BR"/>
                  </w:rPr>
                </w:ins>
              </m:ctrlPr>
            </m:dPr>
            <m:e>
              <w:ins w:id="4048" w:author="The Si Tran" w:date="2012-12-06T01:45:00Z">
                <m:r>
                  <w:rPr>
                    <w:rFonts w:ascii="Cambria Math" w:hAnsi="Cambria Math"/>
                    <w:lang w:val="pt-BR"/>
                  </w:rPr>
                  <m:t>B</m:t>
                </m:r>
              </w:ins>
            </m:e>
          </m:d>
          <m:sSup>
            <m:sSupPr>
              <m:ctrlPr>
                <w:ins w:id="4049" w:author="The Si Tran" w:date="2012-12-06T01:45:00Z">
                  <w:rPr>
                    <w:rFonts w:ascii="Cambria Math" w:hAnsi="Cambria Math"/>
                    <w:lang w:val="pt-BR"/>
                  </w:rPr>
                </w:ins>
              </m:ctrlPr>
            </m:sSupPr>
            <m:e>
              <w:ins w:id="4050"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051" w:author="The Si Tran" w:date="2012-12-06T01:45:00Z">
                <m:r>
                  <w:rPr>
                    <w:rFonts w:ascii="Cambria Math" w:hAnsi="Cambria Math"/>
                    <w:lang w:val="pt-BR"/>
                  </w:rPr>
                  <m:t>d</m:t>
                </m:r>
              </w:ins>
            </m:sup>
          </m:sSup>
          <m:sSub>
            <m:sSubPr>
              <m:ctrlPr>
                <w:ins w:id="4052" w:author="The Si Tran" w:date="2012-12-06T01:45:00Z">
                  <w:rPr>
                    <w:rFonts w:ascii="Cambria Math" w:hAnsi="Cambria Math"/>
                    <w:lang w:val="pt-BR"/>
                  </w:rPr>
                </w:ins>
              </m:ctrlPr>
            </m:sSubPr>
            <m:e>
              <m:sSup>
                <m:sSupPr>
                  <m:ctrlPr>
                    <w:ins w:id="4053" w:author="The Si Tran" w:date="2012-12-06T01:46:00Z">
                      <w:rPr>
                        <w:rFonts w:ascii="Cambria Math" w:hAnsi="Cambria Math"/>
                        <w:lang w:val="pt-BR"/>
                      </w:rPr>
                    </w:ins>
                  </m:ctrlPr>
                </m:sSupPr>
                <m:e>
                  <w:ins w:id="4054" w:author="The Si Tran" w:date="2012-12-06T01:46:00Z">
                    <m:r>
                      <m:rPr>
                        <m:sty m:val="p"/>
                      </m:rPr>
                      <w:rPr>
                        <w:rFonts w:ascii="Cambria Math" w:hAnsi="Cambria Math"/>
                        <w:lang w:val="pt-BR"/>
                      </w:rPr>
                      <m:t>(1-</m:t>
                    </m:r>
                  </w:ins>
                  <m:sSup>
                    <m:sSupPr>
                      <m:ctrlPr>
                        <w:ins w:id="4055" w:author="The Si Tran" w:date="2012-12-06T01:46:00Z">
                          <w:rPr>
                            <w:rFonts w:ascii="Cambria Math" w:hAnsi="Cambria Math"/>
                            <w:lang w:val="pt-BR"/>
                          </w:rPr>
                        </w:ins>
                      </m:ctrlPr>
                    </m:sSupPr>
                    <m:e>
                      <w:ins w:id="4056" w:author="The Si Tran" w:date="2012-12-06T01:46:00Z">
                        <m:r>
                          <w:rPr>
                            <w:rFonts w:ascii="Cambria Math" w:hAnsi="Cambria Math"/>
                            <w:lang w:val="pt-BR"/>
                          </w:rPr>
                          <m:t>B</m:t>
                        </m:r>
                      </w:ins>
                    </m:e>
                    <m:sup>
                      <w:ins w:id="4057" w:author="The Si Tran" w:date="2012-12-06T01:46:00Z">
                        <m:r>
                          <w:rPr>
                            <w:rFonts w:ascii="Cambria Math" w:hAnsi="Cambria Math"/>
                            <w:lang w:val="pt-BR"/>
                          </w:rPr>
                          <m:t>S</m:t>
                        </m:r>
                      </w:ins>
                    </m:sup>
                  </m:sSup>
                  <w:ins w:id="4058" w:author="The Si Tran" w:date="2012-12-06T01:46:00Z">
                    <m:r>
                      <m:rPr>
                        <m:sty m:val="p"/>
                      </m:rPr>
                      <w:rPr>
                        <w:rFonts w:ascii="Cambria Math" w:hAnsi="Cambria Math"/>
                        <w:lang w:val="pt-BR"/>
                      </w:rPr>
                      <m:t>)</m:t>
                    </m:r>
                  </w:ins>
                </m:e>
                <m:sup>
                  <w:ins w:id="4059" w:author="The Si Tran" w:date="2012-12-06T01:46:00Z">
                    <m:r>
                      <w:rPr>
                        <w:rFonts w:ascii="Cambria Math" w:hAnsi="Cambria Math"/>
                        <w:lang w:val="pt-BR"/>
                      </w:rPr>
                      <m:t>D</m:t>
                    </m:r>
                  </w:ins>
                </m:sup>
              </m:sSup>
              <w:ins w:id="4060" w:author="The Si Tran" w:date="2012-12-06T01:45:00Z">
                <m:r>
                  <w:rPr>
                    <w:rFonts w:ascii="Cambria Math" w:hAnsi="Cambria Math"/>
                    <w:lang w:val="pt-BR"/>
                  </w:rPr>
                  <m:t>y</m:t>
                </m:r>
              </w:ins>
            </m:e>
            <m:sub>
              <w:ins w:id="4061" w:author="The Si Tran" w:date="2012-12-06T01:45:00Z">
                <m:r>
                  <w:rPr>
                    <w:rFonts w:ascii="Cambria Math" w:hAnsi="Cambria Math"/>
                    <w:lang w:val="pt-BR"/>
                  </w:rPr>
                  <m:t>t</m:t>
                </m:r>
              </w:ins>
            </m:sub>
          </m:sSub>
          <w:ins w:id="4062"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063" w:author="The Si Tran" w:date="2012-12-06T01:46:00Z">
                  <w:rPr>
                    <w:rFonts w:ascii="Cambria Math" w:hAnsi="Cambria Math"/>
                    <w:lang w:val="pt-BR"/>
                  </w:rPr>
                </w:ins>
              </m:ctrlPr>
            </m:sSupPr>
            <m:e>
              <w:ins w:id="4064" w:author="The Si Tran" w:date="2012-12-06T01:47:00Z">
                <m:r>
                  <m:rPr>
                    <m:sty m:val="p"/>
                  </m:rPr>
                  <w:rPr>
                    <w:rFonts w:ascii="Cambria Math" w:hAnsi="Cambria Math" w:hint="eastAsia"/>
                    <w:lang w:val="pt-BR"/>
                  </w:rPr>
                  <m:t>Θ</m:t>
                </m:r>
              </w:ins>
            </m:e>
            <m:sup>
              <w:ins w:id="4065" w:author="The Si Tran" w:date="2012-12-06T01:46:00Z">
                <m:r>
                  <m:rPr>
                    <m:sty m:val="p"/>
                  </m:rPr>
                  <w:rPr>
                    <w:rFonts w:ascii="Cambria Math" w:hAnsi="Cambria Math"/>
                    <w:lang w:val="pt-BR"/>
                  </w:rPr>
                  <m:t>*</m:t>
                </m:r>
              </w:ins>
            </m:sup>
          </m:sSup>
          <m:d>
            <m:dPr>
              <m:ctrlPr>
                <w:ins w:id="4066" w:author="The Si Tran" w:date="2012-12-06T01:46:00Z">
                  <w:rPr>
                    <w:rFonts w:ascii="Cambria Math" w:hAnsi="Cambria Math"/>
                    <w:lang w:val="pt-BR"/>
                  </w:rPr>
                </w:ins>
              </m:ctrlPr>
            </m:dPr>
            <m:e>
              <m:sSup>
                <m:sSupPr>
                  <m:ctrlPr>
                    <w:ins w:id="4067" w:author="The Si Tran" w:date="2012-12-06T01:46:00Z">
                      <w:rPr>
                        <w:rFonts w:ascii="Cambria Math" w:hAnsi="Cambria Math"/>
                        <w:lang w:val="pt-BR"/>
                      </w:rPr>
                    </w:ins>
                  </m:ctrlPr>
                </m:sSupPr>
                <m:e>
                  <w:ins w:id="4068" w:author="The Si Tran" w:date="2012-12-06T01:46:00Z">
                    <m:r>
                      <w:rPr>
                        <w:rFonts w:ascii="Cambria Math" w:hAnsi="Cambria Math"/>
                        <w:lang w:val="pt-BR"/>
                      </w:rPr>
                      <m:t>B</m:t>
                    </m:r>
                  </w:ins>
                </m:e>
                <m:sup>
                  <w:ins w:id="4069" w:author="The Si Tran" w:date="2012-12-06T01:46:00Z">
                    <m:r>
                      <w:rPr>
                        <w:rFonts w:ascii="Cambria Math" w:hAnsi="Cambria Math"/>
                        <w:lang w:val="pt-BR"/>
                      </w:rPr>
                      <m:t>S</m:t>
                    </m:r>
                  </w:ins>
                </m:sup>
              </m:sSup>
            </m:e>
          </m:d>
          <w:ins w:id="4070"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071" w:author="The Si Tran" w:date="2012-12-06T01:45:00Z">
                  <w:rPr>
                    <w:rFonts w:ascii="Cambria Math" w:hAnsi="Cambria Math"/>
                    <w:lang w:val="pt-BR"/>
                  </w:rPr>
                </w:ins>
              </m:ctrlPr>
            </m:sSubPr>
            <m:e>
              <w:ins w:id="4072" w:author="The Si Tran" w:date="2012-12-06T01:45:00Z">
                <m:r>
                  <w:rPr>
                    <w:rFonts w:ascii="Cambria Math" w:hAnsi="Cambria Math"/>
                    <w:lang w:val="pt-BR"/>
                  </w:rPr>
                  <m:t>ε</m:t>
                </m:r>
              </w:ins>
            </m:e>
            <m:sub>
              <w:ins w:id="4073"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074" w:author="The Si Tran" w:date="2012-12-06T01:47:00Z"/>
          <w:szCs w:val="26"/>
          <w:lang w:val="pt-BR"/>
          <w:rPrChange w:id="4075" w:author="The Si Tran" w:date="2012-12-05T23:02:00Z">
            <w:rPr>
              <w:del w:id="4076" w:author="The Si Tran" w:date="2012-12-06T01:47:00Z"/>
              <w:sz w:val="28"/>
              <w:szCs w:val="28"/>
              <w:lang w:val="pt-BR"/>
            </w:rPr>
          </w:rPrChange>
        </w:rPr>
      </w:pPr>
      <w:del w:id="4077" w:author="The Si Tran" w:date="2012-12-06T01:47:00Z">
        <w:r w:rsidRPr="00AF1345" w:rsidDel="00F43FFA">
          <w:rPr>
            <w:position w:val="-12"/>
            <w:szCs w:val="26"/>
            <w:lang w:val="pt-BR"/>
          </w:rPr>
          <w:object w:dxaOrig="5040" w:dyaOrig="380" w14:anchorId="372E02F0">
            <v:shape id="_x0000_i1094" type="#_x0000_t75" style="width:342.4pt;height:25.1pt" o:ole="">
              <v:imagedata r:id="rId154" o:title=""/>
            </v:shape>
            <o:OLEObject Type="Embed" ProgID="Equation.DSMT4" ShapeID="_x0000_i1094" DrawAspect="Content" ObjectID="_1417153795" r:id="rId155"/>
          </w:object>
        </w:r>
      </w:del>
    </w:p>
    <w:p w14:paraId="59DCC3E8" w14:textId="77777777" w:rsidR="006A21F7" w:rsidRDefault="006A21F7">
      <w:pPr>
        <w:rPr>
          <w:ins w:id="4078" w:author="The Si Tran" w:date="2012-12-06T01:48:00Z"/>
          <w:lang w:val="pt-BR"/>
        </w:rPr>
        <w:pPrChange w:id="4079" w:author="The Si Tran" w:date="2012-12-15T08:16:00Z">
          <w:pPr>
            <w:ind w:firstLine="540"/>
          </w:pPr>
        </w:pPrChange>
      </w:pPr>
      <w:r w:rsidRPr="0049233F">
        <w:rPr>
          <w:lang w:val="pt-BR"/>
          <w:rPrChange w:id="4080" w:author="The Si Tran" w:date="2012-12-05T23:02:00Z">
            <w:rPr>
              <w:sz w:val="28"/>
              <w:szCs w:val="28"/>
              <w:lang w:val="pt-BR"/>
            </w:rPr>
          </w:rPrChange>
        </w:rPr>
        <w:t xml:space="preserve">Với </w:t>
      </w:r>
    </w:p>
    <w:p w14:paraId="055477D2" w14:textId="77777777" w:rsidR="007850C8" w:rsidRPr="007850C8" w:rsidRDefault="00B0605D" w:rsidP="006A21F7">
      <w:pPr>
        <w:ind w:firstLine="540"/>
        <w:rPr>
          <w:ins w:id="4081" w:author="The Si Tran" w:date="2012-12-06T01:49:00Z"/>
          <w:szCs w:val="26"/>
          <w:lang w:val="pt-BR"/>
        </w:rPr>
      </w:pPr>
      <m:oMathPara>
        <m:oMath>
          <m:sSup>
            <m:sSupPr>
              <m:ctrlPr>
                <w:ins w:id="4082" w:author="The Si Tran" w:date="2012-12-06T01:48:00Z">
                  <w:rPr>
                    <w:rFonts w:ascii="Cambria Math" w:hAnsi="Cambria Math"/>
                    <w:szCs w:val="26"/>
                    <w:lang w:val="pt-BR"/>
                  </w:rPr>
                </w:ins>
              </m:ctrlPr>
            </m:sSupPr>
            <m:e>
              <w:ins w:id="4083" w:author="The Si Tran" w:date="2012-12-06T01:48:00Z">
                <m:r>
                  <m:rPr>
                    <m:sty m:val="p"/>
                  </m:rPr>
                  <w:rPr>
                    <w:rFonts w:ascii="Cambria Math" w:hAnsi="Cambria Math"/>
                    <w:szCs w:val="26"/>
                    <w:lang w:val="pt-BR"/>
                  </w:rPr>
                  <m:t>Φ</m:t>
                </m:r>
              </w:ins>
            </m:e>
            <m:sup>
              <w:ins w:id="4084" w:author="The Si Tran" w:date="2012-12-06T01:48:00Z">
                <m:r>
                  <w:rPr>
                    <w:rFonts w:ascii="Cambria Math" w:hAnsi="Cambria Math"/>
                    <w:szCs w:val="26"/>
                    <w:lang w:val="pt-BR"/>
                  </w:rPr>
                  <m:t>*</m:t>
                </m:r>
              </w:ins>
            </m:sup>
          </m:sSup>
          <m:d>
            <m:dPr>
              <m:ctrlPr>
                <w:ins w:id="4085" w:author="The Si Tran" w:date="2012-12-06T01:48:00Z">
                  <w:rPr>
                    <w:rFonts w:ascii="Cambria Math" w:hAnsi="Cambria Math"/>
                    <w:i/>
                    <w:szCs w:val="26"/>
                    <w:lang w:val="pt-BR"/>
                  </w:rPr>
                </w:ins>
              </m:ctrlPr>
            </m:dPr>
            <m:e>
              <m:sSup>
                <m:sSupPr>
                  <m:ctrlPr>
                    <w:ins w:id="4086" w:author="The Si Tran" w:date="2012-12-06T01:48:00Z">
                      <w:rPr>
                        <w:rFonts w:ascii="Cambria Math" w:hAnsi="Cambria Math"/>
                        <w:i/>
                        <w:szCs w:val="26"/>
                        <w:lang w:val="pt-BR"/>
                      </w:rPr>
                    </w:ins>
                  </m:ctrlPr>
                </m:sSupPr>
                <m:e>
                  <w:ins w:id="4087" w:author="The Si Tran" w:date="2012-12-06T01:48:00Z">
                    <m:r>
                      <w:rPr>
                        <w:rFonts w:ascii="Cambria Math" w:hAnsi="Cambria Math"/>
                        <w:szCs w:val="26"/>
                        <w:lang w:val="pt-BR"/>
                      </w:rPr>
                      <m:t>B</m:t>
                    </m:r>
                  </w:ins>
                </m:e>
                <m:sup>
                  <w:ins w:id="4088" w:author="The Si Tran" w:date="2012-12-06T01:48:00Z">
                    <m:r>
                      <w:rPr>
                        <w:rFonts w:ascii="Cambria Math" w:hAnsi="Cambria Math"/>
                        <w:szCs w:val="26"/>
                        <w:lang w:val="pt-BR"/>
                      </w:rPr>
                      <m:t>S</m:t>
                    </m:r>
                  </w:ins>
                </m:sup>
              </m:sSup>
            </m:e>
          </m:d>
          <w:ins w:id="4089" w:author="The Si Tran" w:date="2012-12-06T01:48:00Z">
            <m:r>
              <w:rPr>
                <w:rFonts w:ascii="Cambria Math" w:hAnsi="Cambria Math"/>
                <w:szCs w:val="26"/>
                <w:lang w:val="pt-BR"/>
              </w:rPr>
              <m:t>=1-</m:t>
            </m:r>
          </w:ins>
          <m:sSubSup>
            <m:sSubSupPr>
              <m:ctrlPr>
                <w:ins w:id="4090" w:author="The Si Tran" w:date="2012-12-06T01:49:00Z">
                  <w:rPr>
                    <w:rFonts w:ascii="Cambria Math" w:hAnsi="Cambria Math"/>
                    <w:szCs w:val="26"/>
                    <w:lang w:val="pt-BR"/>
                  </w:rPr>
                </w:ins>
              </m:ctrlPr>
            </m:sSubSupPr>
            <m:e>
              <w:ins w:id="4091" w:author="The Si Tran" w:date="2012-12-06T01:50:00Z">
                <m:r>
                  <m:rPr>
                    <m:sty m:val="p"/>
                  </m:rPr>
                  <w:rPr>
                    <w:rFonts w:ascii="Cambria Math" w:hAnsi="Cambria Math"/>
                    <w:szCs w:val="26"/>
                    <w:lang w:val="pt-BR"/>
                  </w:rPr>
                  <m:t>ϕ</m:t>
                </m:r>
              </w:ins>
            </m:e>
            <m:sub>
              <w:ins w:id="4092" w:author="The Si Tran" w:date="2012-12-06T01:49:00Z">
                <m:r>
                  <w:rPr>
                    <w:rFonts w:ascii="Cambria Math" w:hAnsi="Cambria Math"/>
                    <w:szCs w:val="26"/>
                    <w:lang w:val="pt-BR"/>
                  </w:rPr>
                  <m:t>1</m:t>
                </m:r>
              </w:ins>
            </m:sub>
            <m:sup>
              <w:ins w:id="4093" w:author="The Si Tran" w:date="2012-12-06T01:49:00Z">
                <m:r>
                  <w:rPr>
                    <w:rFonts w:ascii="Cambria Math" w:hAnsi="Cambria Math"/>
                    <w:szCs w:val="26"/>
                    <w:lang w:val="pt-BR"/>
                  </w:rPr>
                  <m:t>*</m:t>
                </m:r>
              </w:ins>
            </m:sup>
          </m:sSubSup>
          <m:d>
            <m:dPr>
              <m:ctrlPr>
                <w:ins w:id="4094" w:author="The Si Tran" w:date="2012-12-06T01:48:00Z">
                  <w:rPr>
                    <w:rFonts w:ascii="Cambria Math" w:hAnsi="Cambria Math"/>
                    <w:i/>
                    <w:szCs w:val="26"/>
                    <w:lang w:val="pt-BR"/>
                  </w:rPr>
                </w:ins>
              </m:ctrlPr>
            </m:dPr>
            <m:e>
              <m:sSup>
                <m:sSupPr>
                  <m:ctrlPr>
                    <w:ins w:id="4095" w:author="The Si Tran" w:date="2012-12-06T01:48:00Z">
                      <w:rPr>
                        <w:rFonts w:ascii="Cambria Math" w:hAnsi="Cambria Math"/>
                        <w:i/>
                        <w:szCs w:val="26"/>
                        <w:lang w:val="pt-BR"/>
                      </w:rPr>
                    </w:ins>
                  </m:ctrlPr>
                </m:sSupPr>
                <m:e>
                  <w:ins w:id="4096" w:author="The Si Tran" w:date="2012-12-06T01:48:00Z">
                    <m:r>
                      <w:rPr>
                        <w:rFonts w:ascii="Cambria Math" w:hAnsi="Cambria Math"/>
                        <w:szCs w:val="26"/>
                        <w:lang w:val="pt-BR"/>
                      </w:rPr>
                      <m:t>B</m:t>
                    </m:r>
                  </w:ins>
                </m:e>
                <m:sup>
                  <w:ins w:id="4097" w:author="The Si Tran" w:date="2012-12-06T01:48:00Z">
                    <m:r>
                      <w:rPr>
                        <w:rFonts w:ascii="Cambria Math" w:hAnsi="Cambria Math"/>
                        <w:szCs w:val="26"/>
                        <w:lang w:val="pt-BR"/>
                      </w:rPr>
                      <m:t>1S</m:t>
                    </m:r>
                  </w:ins>
                </m:sup>
              </m:sSup>
            </m:e>
          </m:d>
          <w:ins w:id="4098" w:author="The Si Tran" w:date="2012-12-06T01:48:00Z">
            <m:r>
              <w:rPr>
                <w:rFonts w:ascii="Cambria Math" w:hAnsi="Cambria Math"/>
                <w:szCs w:val="26"/>
                <w:lang w:val="pt-BR"/>
              </w:rPr>
              <m:t>-</m:t>
            </m:r>
          </w:ins>
          <m:sSubSup>
            <m:sSubSupPr>
              <m:ctrlPr>
                <w:ins w:id="4099" w:author="The Si Tran" w:date="2012-12-06T01:49:00Z">
                  <w:rPr>
                    <w:rFonts w:ascii="Cambria Math" w:hAnsi="Cambria Math"/>
                    <w:szCs w:val="26"/>
                    <w:lang w:val="pt-BR"/>
                  </w:rPr>
                </w:ins>
              </m:ctrlPr>
            </m:sSubSupPr>
            <m:e>
              <w:ins w:id="4100" w:author="The Si Tran" w:date="2012-12-06T01:50:00Z">
                <m:r>
                  <m:rPr>
                    <m:sty m:val="p"/>
                  </m:rPr>
                  <w:rPr>
                    <w:rFonts w:ascii="Cambria Math" w:hAnsi="Cambria Math"/>
                    <w:szCs w:val="26"/>
                    <w:lang w:val="pt-BR"/>
                  </w:rPr>
                  <m:t>ϕ</m:t>
                </m:r>
              </w:ins>
            </m:e>
            <m:sub>
              <w:ins w:id="4101" w:author="The Si Tran" w:date="2012-12-06T01:49:00Z">
                <m:r>
                  <w:rPr>
                    <w:rFonts w:ascii="Cambria Math" w:hAnsi="Cambria Math"/>
                    <w:szCs w:val="26"/>
                    <w:lang w:val="pt-BR"/>
                  </w:rPr>
                  <m:t>2</m:t>
                </m:r>
              </w:ins>
            </m:sub>
            <m:sup>
              <w:ins w:id="4102" w:author="The Si Tran" w:date="2012-12-06T01:49:00Z">
                <m:r>
                  <w:rPr>
                    <w:rFonts w:ascii="Cambria Math" w:hAnsi="Cambria Math"/>
                    <w:szCs w:val="26"/>
                    <w:lang w:val="pt-BR"/>
                  </w:rPr>
                  <m:t>*</m:t>
                </m:r>
              </w:ins>
            </m:sup>
          </m:sSubSup>
          <m:d>
            <m:dPr>
              <m:ctrlPr>
                <w:ins w:id="4103" w:author="The Si Tran" w:date="2012-12-06T01:48:00Z">
                  <w:rPr>
                    <w:rFonts w:ascii="Cambria Math" w:hAnsi="Cambria Math"/>
                    <w:i/>
                    <w:szCs w:val="26"/>
                    <w:lang w:val="pt-BR"/>
                  </w:rPr>
                </w:ins>
              </m:ctrlPr>
            </m:dPr>
            <m:e>
              <m:sSup>
                <m:sSupPr>
                  <m:ctrlPr>
                    <w:ins w:id="4104" w:author="The Si Tran" w:date="2012-12-06T01:48:00Z">
                      <w:rPr>
                        <w:rFonts w:ascii="Cambria Math" w:hAnsi="Cambria Math"/>
                        <w:i/>
                        <w:szCs w:val="26"/>
                        <w:lang w:val="pt-BR"/>
                      </w:rPr>
                    </w:ins>
                  </m:ctrlPr>
                </m:sSupPr>
                <m:e>
                  <w:ins w:id="4105" w:author="The Si Tran" w:date="2012-12-06T01:48:00Z">
                    <m:r>
                      <w:rPr>
                        <w:rFonts w:ascii="Cambria Math" w:hAnsi="Cambria Math"/>
                        <w:szCs w:val="26"/>
                        <w:lang w:val="pt-BR"/>
                      </w:rPr>
                      <m:t>B</m:t>
                    </m:r>
                  </w:ins>
                </m:e>
                <m:sup>
                  <w:ins w:id="4106" w:author="The Si Tran" w:date="2012-12-06T01:48:00Z">
                    <m:r>
                      <w:rPr>
                        <w:rFonts w:ascii="Cambria Math" w:hAnsi="Cambria Math"/>
                        <w:szCs w:val="26"/>
                        <w:lang w:val="pt-BR"/>
                      </w:rPr>
                      <m:t>2S</m:t>
                    </m:r>
                  </w:ins>
                </m:sup>
              </m:sSup>
            </m:e>
          </m:d>
          <w:ins w:id="4107" w:author="The Si Tran" w:date="2012-12-06T01:48:00Z">
            <m:r>
              <w:rPr>
                <w:rFonts w:ascii="Cambria Math" w:hAnsi="Cambria Math"/>
                <w:szCs w:val="26"/>
                <w:lang w:val="pt-BR"/>
              </w:rPr>
              <m:t>-…-</m:t>
            </m:r>
          </w:ins>
          <m:sSubSup>
            <m:sSubSupPr>
              <m:ctrlPr>
                <w:ins w:id="4108" w:author="The Si Tran" w:date="2012-12-06T01:49:00Z">
                  <w:rPr>
                    <w:rFonts w:ascii="Cambria Math" w:hAnsi="Cambria Math"/>
                    <w:szCs w:val="26"/>
                    <w:lang w:val="pt-BR"/>
                  </w:rPr>
                </w:ins>
              </m:ctrlPr>
            </m:sSubSupPr>
            <m:e>
              <w:ins w:id="4109" w:author="The Si Tran" w:date="2012-12-06T01:50:00Z">
                <m:r>
                  <m:rPr>
                    <m:sty m:val="p"/>
                  </m:rPr>
                  <w:rPr>
                    <w:rFonts w:ascii="Cambria Math" w:hAnsi="Cambria Math"/>
                    <w:szCs w:val="26"/>
                    <w:lang w:val="pt-BR"/>
                  </w:rPr>
                  <m:t>ϕ</m:t>
                </m:r>
              </w:ins>
            </m:e>
            <m:sub>
              <w:ins w:id="4110" w:author="The Si Tran" w:date="2012-12-06T01:49:00Z">
                <m:r>
                  <w:rPr>
                    <w:rFonts w:ascii="Cambria Math" w:hAnsi="Cambria Math"/>
                    <w:szCs w:val="26"/>
                    <w:lang w:val="pt-BR"/>
                  </w:rPr>
                  <m:t>P</m:t>
                </m:r>
              </w:ins>
            </m:sub>
            <m:sup>
              <w:ins w:id="4111" w:author="The Si Tran" w:date="2012-12-06T01:49:00Z">
                <m:r>
                  <w:rPr>
                    <w:rFonts w:ascii="Cambria Math" w:hAnsi="Cambria Math"/>
                    <w:szCs w:val="26"/>
                    <w:lang w:val="pt-BR"/>
                  </w:rPr>
                  <m:t>*</m:t>
                </m:r>
              </w:ins>
            </m:sup>
          </m:sSubSup>
          <m:d>
            <m:dPr>
              <m:ctrlPr>
                <w:ins w:id="4112" w:author="The Si Tran" w:date="2012-12-06T01:48:00Z">
                  <w:rPr>
                    <w:rFonts w:ascii="Cambria Math" w:hAnsi="Cambria Math"/>
                    <w:i/>
                    <w:szCs w:val="26"/>
                    <w:lang w:val="pt-BR"/>
                  </w:rPr>
                </w:ins>
              </m:ctrlPr>
            </m:dPr>
            <m:e>
              <m:sSup>
                <m:sSupPr>
                  <m:ctrlPr>
                    <w:ins w:id="4113" w:author="The Si Tran" w:date="2012-12-06T01:48:00Z">
                      <w:rPr>
                        <w:rFonts w:ascii="Cambria Math" w:hAnsi="Cambria Math"/>
                        <w:i/>
                        <w:szCs w:val="26"/>
                        <w:lang w:val="pt-BR"/>
                      </w:rPr>
                    </w:ins>
                  </m:ctrlPr>
                </m:sSupPr>
                <m:e>
                  <w:ins w:id="4114" w:author="The Si Tran" w:date="2012-12-06T01:48:00Z">
                    <m:r>
                      <w:rPr>
                        <w:rFonts w:ascii="Cambria Math" w:hAnsi="Cambria Math"/>
                        <w:szCs w:val="26"/>
                        <w:lang w:val="pt-BR"/>
                      </w:rPr>
                      <m:t>B</m:t>
                    </m:r>
                  </w:ins>
                </m:e>
                <m:sup>
                  <w:ins w:id="4115" w:author="The Si Tran" w:date="2012-12-06T01:48:00Z">
                    <m:r>
                      <w:rPr>
                        <w:rFonts w:ascii="Cambria Math" w:hAnsi="Cambria Math"/>
                        <w:szCs w:val="26"/>
                        <w:lang w:val="pt-BR"/>
                      </w:rPr>
                      <m:t>PS</m:t>
                    </m:r>
                  </w:ins>
                </m:sup>
              </m:sSup>
            </m:e>
          </m:d>
        </m:oMath>
      </m:oMathPara>
    </w:p>
    <w:p w14:paraId="14857348" w14:textId="77777777" w:rsidR="007850C8" w:rsidRPr="0049233F" w:rsidDel="007850C8" w:rsidRDefault="00B0605D">
      <w:pPr>
        <w:ind w:firstLine="540"/>
        <w:rPr>
          <w:del w:id="4116" w:author="The Si Tran" w:date="2012-12-06T01:51:00Z"/>
          <w:szCs w:val="26"/>
          <w:lang w:val="pt-BR"/>
          <w:rPrChange w:id="4117" w:author="The Si Tran" w:date="2012-12-05T23:02:00Z">
            <w:rPr>
              <w:del w:id="4118" w:author="The Si Tran" w:date="2012-12-06T01:51:00Z"/>
              <w:sz w:val="28"/>
              <w:szCs w:val="28"/>
              <w:lang w:val="pt-BR"/>
            </w:rPr>
          </w:rPrChange>
        </w:rPr>
      </w:pPr>
      <m:oMathPara>
        <m:oMath>
          <m:sSup>
            <m:sSupPr>
              <m:ctrlPr>
                <w:ins w:id="4119" w:author="The Si Tran" w:date="2012-12-06T01:49:00Z">
                  <w:rPr>
                    <w:rFonts w:ascii="Cambria Math" w:hAnsi="Cambria Math"/>
                    <w:szCs w:val="26"/>
                    <w:lang w:val="pt-BR"/>
                  </w:rPr>
                </w:ins>
              </m:ctrlPr>
            </m:sSupPr>
            <m:e>
              <w:ins w:id="4120" w:author="The Si Tran" w:date="2012-12-06T01:50:00Z">
                <m:r>
                  <m:rPr>
                    <m:sty m:val="p"/>
                  </m:rPr>
                  <w:rPr>
                    <w:rFonts w:ascii="Cambria Math" w:hAnsi="Cambria Math"/>
                    <w:szCs w:val="26"/>
                    <w:lang w:val="pt-BR"/>
                  </w:rPr>
                  <m:t>Θ</m:t>
                </m:r>
              </w:ins>
            </m:e>
            <m:sup>
              <w:ins w:id="4121" w:author="The Si Tran" w:date="2012-12-06T01:49:00Z">
                <m:r>
                  <w:rPr>
                    <w:rFonts w:ascii="Cambria Math" w:hAnsi="Cambria Math"/>
                    <w:szCs w:val="26"/>
                    <w:lang w:val="pt-BR"/>
                  </w:rPr>
                  <m:t>*</m:t>
                </m:r>
              </w:ins>
            </m:sup>
          </m:sSup>
          <m:d>
            <m:dPr>
              <m:ctrlPr>
                <w:ins w:id="4122" w:author="The Si Tran" w:date="2012-12-06T01:49:00Z">
                  <w:rPr>
                    <w:rFonts w:ascii="Cambria Math" w:hAnsi="Cambria Math"/>
                    <w:i/>
                    <w:szCs w:val="26"/>
                    <w:lang w:val="pt-BR"/>
                  </w:rPr>
                </w:ins>
              </m:ctrlPr>
            </m:dPr>
            <m:e>
              <m:sSup>
                <m:sSupPr>
                  <m:ctrlPr>
                    <w:ins w:id="4123" w:author="The Si Tran" w:date="2012-12-06T01:49:00Z">
                      <w:rPr>
                        <w:rFonts w:ascii="Cambria Math" w:hAnsi="Cambria Math"/>
                        <w:i/>
                        <w:szCs w:val="26"/>
                        <w:lang w:val="pt-BR"/>
                      </w:rPr>
                    </w:ins>
                  </m:ctrlPr>
                </m:sSupPr>
                <m:e>
                  <w:ins w:id="4124" w:author="The Si Tran" w:date="2012-12-06T01:49:00Z">
                    <m:r>
                      <w:rPr>
                        <w:rFonts w:ascii="Cambria Math" w:hAnsi="Cambria Math"/>
                        <w:szCs w:val="26"/>
                        <w:lang w:val="pt-BR"/>
                      </w:rPr>
                      <m:t>B</m:t>
                    </m:r>
                  </w:ins>
                </m:e>
                <m:sup>
                  <w:ins w:id="4125" w:author="The Si Tran" w:date="2012-12-06T01:49:00Z">
                    <m:r>
                      <w:rPr>
                        <w:rFonts w:ascii="Cambria Math" w:hAnsi="Cambria Math"/>
                        <w:szCs w:val="26"/>
                        <w:lang w:val="pt-BR"/>
                      </w:rPr>
                      <m:t>S</m:t>
                    </m:r>
                  </w:ins>
                </m:sup>
              </m:sSup>
            </m:e>
          </m:d>
          <w:ins w:id="4126" w:author="The Si Tran" w:date="2012-12-06T01:49:00Z">
            <m:r>
              <w:rPr>
                <w:rFonts w:ascii="Cambria Math" w:hAnsi="Cambria Math"/>
                <w:szCs w:val="26"/>
                <w:lang w:val="pt-BR"/>
              </w:rPr>
              <m:t>=1-</m:t>
            </m:r>
          </w:ins>
          <m:sSubSup>
            <m:sSubSupPr>
              <m:ctrlPr>
                <w:ins w:id="4127" w:author="The Si Tran" w:date="2012-12-06T01:49:00Z">
                  <w:rPr>
                    <w:rFonts w:ascii="Cambria Math" w:hAnsi="Cambria Math"/>
                    <w:szCs w:val="26"/>
                    <w:lang w:val="pt-BR"/>
                  </w:rPr>
                </w:ins>
              </m:ctrlPr>
            </m:sSubSupPr>
            <m:e>
              <w:ins w:id="4128" w:author="The Si Tran" w:date="2012-12-06T01:51:00Z">
                <m:r>
                  <w:rPr>
                    <w:rFonts w:ascii="Cambria Math" w:hAnsi="Cambria Math"/>
                    <w:szCs w:val="26"/>
                    <w:lang w:val="pt-BR"/>
                  </w:rPr>
                  <m:t>θ</m:t>
                </m:r>
              </w:ins>
            </m:e>
            <m:sub>
              <w:ins w:id="4129" w:author="The Si Tran" w:date="2012-12-06T01:49:00Z">
                <m:r>
                  <w:rPr>
                    <w:rFonts w:ascii="Cambria Math" w:hAnsi="Cambria Math"/>
                    <w:szCs w:val="26"/>
                    <w:lang w:val="pt-BR"/>
                  </w:rPr>
                  <m:t>1</m:t>
                </m:r>
              </w:ins>
            </m:sub>
            <m:sup>
              <w:ins w:id="4130" w:author="The Si Tran" w:date="2012-12-06T01:49:00Z">
                <m:r>
                  <w:rPr>
                    <w:rFonts w:ascii="Cambria Math" w:hAnsi="Cambria Math"/>
                    <w:szCs w:val="26"/>
                    <w:lang w:val="pt-BR"/>
                  </w:rPr>
                  <m:t>*</m:t>
                </m:r>
              </w:ins>
            </m:sup>
          </m:sSubSup>
          <m:d>
            <m:dPr>
              <m:ctrlPr>
                <w:ins w:id="4131" w:author="The Si Tran" w:date="2012-12-06T01:49:00Z">
                  <w:rPr>
                    <w:rFonts w:ascii="Cambria Math" w:hAnsi="Cambria Math"/>
                    <w:i/>
                    <w:szCs w:val="26"/>
                    <w:lang w:val="pt-BR"/>
                  </w:rPr>
                </w:ins>
              </m:ctrlPr>
            </m:dPr>
            <m:e>
              <m:sSup>
                <m:sSupPr>
                  <m:ctrlPr>
                    <w:ins w:id="4132" w:author="The Si Tran" w:date="2012-12-06T01:49:00Z">
                      <w:rPr>
                        <w:rFonts w:ascii="Cambria Math" w:hAnsi="Cambria Math"/>
                        <w:i/>
                        <w:szCs w:val="26"/>
                        <w:lang w:val="pt-BR"/>
                      </w:rPr>
                    </w:ins>
                  </m:ctrlPr>
                </m:sSupPr>
                <m:e>
                  <w:ins w:id="4133" w:author="The Si Tran" w:date="2012-12-06T01:49:00Z">
                    <m:r>
                      <w:rPr>
                        <w:rFonts w:ascii="Cambria Math" w:hAnsi="Cambria Math"/>
                        <w:szCs w:val="26"/>
                        <w:lang w:val="pt-BR"/>
                      </w:rPr>
                      <m:t>B</m:t>
                    </m:r>
                  </w:ins>
                </m:e>
                <m:sup>
                  <w:ins w:id="4134" w:author="The Si Tran" w:date="2012-12-06T01:49:00Z">
                    <m:r>
                      <w:rPr>
                        <w:rFonts w:ascii="Cambria Math" w:hAnsi="Cambria Math"/>
                        <w:szCs w:val="26"/>
                        <w:lang w:val="pt-BR"/>
                      </w:rPr>
                      <m:t>1S</m:t>
                    </m:r>
                  </w:ins>
                </m:sup>
              </m:sSup>
            </m:e>
          </m:d>
          <w:ins w:id="4135" w:author="The Si Tran" w:date="2012-12-06T01:49:00Z">
            <m:r>
              <w:rPr>
                <w:rFonts w:ascii="Cambria Math" w:hAnsi="Cambria Math"/>
                <w:szCs w:val="26"/>
                <w:lang w:val="pt-BR"/>
              </w:rPr>
              <m:t>-</m:t>
            </m:r>
          </w:ins>
          <m:sSubSup>
            <m:sSubSupPr>
              <m:ctrlPr>
                <w:ins w:id="4136" w:author="The Si Tran" w:date="2012-12-06T01:49:00Z">
                  <w:rPr>
                    <w:rFonts w:ascii="Cambria Math" w:hAnsi="Cambria Math"/>
                    <w:szCs w:val="26"/>
                    <w:lang w:val="pt-BR"/>
                  </w:rPr>
                </w:ins>
              </m:ctrlPr>
            </m:sSubSupPr>
            <m:e>
              <w:ins w:id="4137" w:author="The Si Tran" w:date="2012-12-06T01:51:00Z">
                <m:r>
                  <m:rPr>
                    <m:sty m:val="p"/>
                  </m:rPr>
                  <w:rPr>
                    <w:rFonts w:ascii="Cambria Math" w:hAnsi="Cambria Math"/>
                    <w:szCs w:val="26"/>
                    <w:lang w:val="pt-BR"/>
                  </w:rPr>
                  <m:t>θ</m:t>
                </m:r>
              </w:ins>
            </m:e>
            <m:sub>
              <w:ins w:id="4138" w:author="The Si Tran" w:date="2012-12-06T01:49:00Z">
                <m:r>
                  <w:rPr>
                    <w:rFonts w:ascii="Cambria Math" w:hAnsi="Cambria Math"/>
                    <w:szCs w:val="26"/>
                    <w:lang w:val="pt-BR"/>
                  </w:rPr>
                  <m:t>2</m:t>
                </m:r>
              </w:ins>
            </m:sub>
            <m:sup>
              <w:ins w:id="4139" w:author="The Si Tran" w:date="2012-12-06T01:49:00Z">
                <m:r>
                  <w:rPr>
                    <w:rFonts w:ascii="Cambria Math" w:hAnsi="Cambria Math"/>
                    <w:szCs w:val="26"/>
                    <w:lang w:val="pt-BR"/>
                  </w:rPr>
                  <m:t>*</m:t>
                </m:r>
              </w:ins>
            </m:sup>
          </m:sSubSup>
          <m:d>
            <m:dPr>
              <m:ctrlPr>
                <w:ins w:id="4140" w:author="The Si Tran" w:date="2012-12-06T01:49:00Z">
                  <w:rPr>
                    <w:rFonts w:ascii="Cambria Math" w:hAnsi="Cambria Math"/>
                    <w:i/>
                    <w:szCs w:val="26"/>
                    <w:lang w:val="pt-BR"/>
                  </w:rPr>
                </w:ins>
              </m:ctrlPr>
            </m:dPr>
            <m:e>
              <m:sSup>
                <m:sSupPr>
                  <m:ctrlPr>
                    <w:ins w:id="4141" w:author="The Si Tran" w:date="2012-12-06T01:49:00Z">
                      <w:rPr>
                        <w:rFonts w:ascii="Cambria Math" w:hAnsi="Cambria Math"/>
                        <w:i/>
                        <w:szCs w:val="26"/>
                        <w:lang w:val="pt-BR"/>
                      </w:rPr>
                    </w:ins>
                  </m:ctrlPr>
                </m:sSupPr>
                <m:e>
                  <w:ins w:id="4142" w:author="The Si Tran" w:date="2012-12-06T01:49:00Z">
                    <m:r>
                      <w:rPr>
                        <w:rFonts w:ascii="Cambria Math" w:hAnsi="Cambria Math"/>
                        <w:szCs w:val="26"/>
                        <w:lang w:val="pt-BR"/>
                      </w:rPr>
                      <m:t>B</m:t>
                    </m:r>
                  </w:ins>
                </m:e>
                <m:sup>
                  <w:ins w:id="4143" w:author="The Si Tran" w:date="2012-12-06T01:49:00Z">
                    <m:r>
                      <w:rPr>
                        <w:rFonts w:ascii="Cambria Math" w:hAnsi="Cambria Math"/>
                        <w:szCs w:val="26"/>
                        <w:lang w:val="pt-BR"/>
                      </w:rPr>
                      <m:t>2S</m:t>
                    </m:r>
                  </w:ins>
                </m:sup>
              </m:sSup>
            </m:e>
          </m:d>
          <w:ins w:id="4144" w:author="The Si Tran" w:date="2012-12-06T01:49:00Z">
            <m:r>
              <w:rPr>
                <w:rFonts w:ascii="Cambria Math" w:hAnsi="Cambria Math"/>
                <w:szCs w:val="26"/>
                <w:lang w:val="pt-BR"/>
              </w:rPr>
              <m:t>-…-</m:t>
            </m:r>
          </w:ins>
          <m:sSubSup>
            <m:sSubSupPr>
              <m:ctrlPr>
                <w:ins w:id="4145" w:author="The Si Tran" w:date="2012-12-06T01:49:00Z">
                  <w:rPr>
                    <w:rFonts w:ascii="Cambria Math" w:hAnsi="Cambria Math"/>
                    <w:szCs w:val="26"/>
                    <w:lang w:val="pt-BR"/>
                  </w:rPr>
                </w:ins>
              </m:ctrlPr>
            </m:sSubSupPr>
            <m:e>
              <w:ins w:id="4146" w:author="The Si Tran" w:date="2012-12-06T01:51:00Z">
                <m:r>
                  <m:rPr>
                    <m:sty m:val="p"/>
                  </m:rPr>
                  <w:rPr>
                    <w:rFonts w:ascii="Cambria Math" w:hAnsi="Cambria Math"/>
                    <w:szCs w:val="26"/>
                    <w:lang w:val="pt-BR"/>
                  </w:rPr>
                  <m:t>θ</m:t>
                </m:r>
              </w:ins>
            </m:e>
            <m:sub>
              <w:ins w:id="4147" w:author="The Si Tran" w:date="2012-12-06T01:49:00Z">
                <m:r>
                  <w:rPr>
                    <w:rFonts w:ascii="Cambria Math" w:hAnsi="Cambria Math"/>
                    <w:szCs w:val="26"/>
                    <w:lang w:val="pt-BR"/>
                  </w:rPr>
                  <m:t>P</m:t>
                </m:r>
              </w:ins>
            </m:sub>
            <m:sup>
              <w:ins w:id="4148" w:author="The Si Tran" w:date="2012-12-06T01:49:00Z">
                <m:r>
                  <w:rPr>
                    <w:rFonts w:ascii="Cambria Math" w:hAnsi="Cambria Math"/>
                    <w:szCs w:val="26"/>
                    <w:lang w:val="pt-BR"/>
                  </w:rPr>
                  <m:t>*</m:t>
                </m:r>
              </w:ins>
            </m:sup>
          </m:sSubSup>
          <m:d>
            <m:dPr>
              <m:ctrlPr>
                <w:ins w:id="4149" w:author="The Si Tran" w:date="2012-12-06T01:49:00Z">
                  <w:rPr>
                    <w:rFonts w:ascii="Cambria Math" w:hAnsi="Cambria Math"/>
                    <w:i/>
                    <w:szCs w:val="26"/>
                    <w:lang w:val="pt-BR"/>
                  </w:rPr>
                </w:ins>
              </m:ctrlPr>
            </m:dPr>
            <m:e>
              <m:sSup>
                <m:sSupPr>
                  <m:ctrlPr>
                    <w:ins w:id="4150" w:author="The Si Tran" w:date="2012-12-06T01:49:00Z">
                      <w:rPr>
                        <w:rFonts w:ascii="Cambria Math" w:hAnsi="Cambria Math"/>
                        <w:i/>
                        <w:szCs w:val="26"/>
                        <w:lang w:val="pt-BR"/>
                      </w:rPr>
                    </w:ins>
                  </m:ctrlPr>
                </m:sSupPr>
                <m:e>
                  <w:ins w:id="4151" w:author="The Si Tran" w:date="2012-12-06T01:49:00Z">
                    <m:r>
                      <w:rPr>
                        <w:rFonts w:ascii="Cambria Math" w:hAnsi="Cambria Math"/>
                        <w:szCs w:val="26"/>
                        <w:lang w:val="pt-BR"/>
                      </w:rPr>
                      <m:t>B</m:t>
                    </m:r>
                  </w:ins>
                </m:e>
                <m:sup>
                  <w:ins w:id="4152" w:author="The Si Tran" w:date="2012-12-06T01:49:00Z">
                    <m:r>
                      <w:rPr>
                        <w:rFonts w:ascii="Cambria Math" w:hAnsi="Cambria Math"/>
                        <w:szCs w:val="26"/>
                        <w:lang w:val="pt-BR"/>
                      </w:rPr>
                      <m:t>PS</m:t>
                    </m:r>
                  </w:ins>
                </m:sup>
              </m:sSup>
            </m:e>
          </m:d>
        </m:oMath>
      </m:oMathPara>
    </w:p>
    <w:p w14:paraId="5EA44947" w14:textId="77777777" w:rsidR="006A21F7" w:rsidRPr="0049233F" w:rsidDel="007850C8" w:rsidRDefault="006A21F7">
      <w:pPr>
        <w:ind w:firstLine="0"/>
        <w:rPr>
          <w:del w:id="4153" w:author="The Si Tran" w:date="2012-12-06T01:51:00Z"/>
          <w:szCs w:val="26"/>
          <w:lang w:val="pt-BR"/>
          <w:rPrChange w:id="4154" w:author="The Si Tran" w:date="2012-12-05T23:02:00Z">
            <w:rPr>
              <w:del w:id="4155" w:author="The Si Tran" w:date="2012-12-06T01:51:00Z"/>
              <w:sz w:val="28"/>
              <w:szCs w:val="28"/>
              <w:lang w:val="pt-BR"/>
            </w:rPr>
          </w:rPrChange>
        </w:rPr>
        <w:pPrChange w:id="4156" w:author="The Si Tran" w:date="2012-12-06T01:51:00Z">
          <w:pPr>
            <w:ind w:firstLine="540"/>
          </w:pPr>
        </w:pPrChange>
      </w:pPr>
      <w:del w:id="4157" w:author="The Si Tran" w:date="2012-12-06T01:51:00Z">
        <w:r w:rsidRPr="00AF1345" w:rsidDel="007850C8">
          <w:rPr>
            <w:position w:val="-12"/>
            <w:szCs w:val="26"/>
            <w:lang w:val="pt-BR"/>
          </w:rPr>
          <w:object w:dxaOrig="3600" w:dyaOrig="380" w14:anchorId="7B337824">
            <v:shape id="_x0000_i1095" type="#_x0000_t75" style="width:241.1pt;height:25.1pt" o:ole="">
              <v:imagedata r:id="rId156" o:title=""/>
            </v:shape>
            <o:OLEObject Type="Embed" ProgID="Equation.DSMT4" ShapeID="_x0000_i1095" DrawAspect="Content" ObjectID="_1417153796" r:id="rId157"/>
          </w:object>
        </w:r>
        <w:r w:rsidRPr="0049233F" w:rsidDel="007850C8">
          <w:rPr>
            <w:szCs w:val="26"/>
            <w:lang w:val="pt-BR"/>
            <w:rPrChange w:id="4158" w:author="The Si Tran" w:date="2012-12-05T23:02:00Z">
              <w:rPr>
                <w:sz w:val="28"/>
                <w:szCs w:val="28"/>
                <w:lang w:val="pt-BR"/>
              </w:rPr>
            </w:rPrChange>
          </w:rPr>
          <w:delText>,</w:delText>
        </w:r>
      </w:del>
    </w:p>
    <w:p w14:paraId="5F9C0481" w14:textId="77777777" w:rsidR="006A21F7" w:rsidRPr="0049233F" w:rsidRDefault="006A21F7">
      <w:pPr>
        <w:ind w:firstLine="0"/>
        <w:rPr>
          <w:szCs w:val="26"/>
          <w:lang w:val="pt-BR"/>
          <w:rPrChange w:id="4159" w:author="The Si Tran" w:date="2012-12-05T23:02:00Z">
            <w:rPr>
              <w:sz w:val="28"/>
              <w:szCs w:val="28"/>
              <w:lang w:val="pt-BR"/>
            </w:rPr>
          </w:rPrChange>
        </w:rPr>
        <w:pPrChange w:id="4160" w:author="The Si Tran" w:date="2012-12-06T01:51:00Z">
          <w:pPr>
            <w:ind w:firstLine="540"/>
          </w:pPr>
        </w:pPrChange>
      </w:pPr>
      <w:del w:id="4161" w:author="The Si Tran" w:date="2012-12-06T01:51:00Z">
        <w:r w:rsidRPr="00AF1345" w:rsidDel="007850C8">
          <w:rPr>
            <w:position w:val="-14"/>
            <w:szCs w:val="26"/>
            <w:lang w:val="pt-BR"/>
          </w:rPr>
          <w:object w:dxaOrig="3620" w:dyaOrig="400" w14:anchorId="0094FDCF">
            <v:shape id="_x0000_i1096" type="#_x0000_t75" style="width:240.3pt;height:25.1pt" o:ole="">
              <v:imagedata r:id="rId158" o:title=""/>
            </v:shape>
            <o:OLEObject Type="Embed" ProgID="Equation.DSMT4" ShapeID="_x0000_i1096" DrawAspect="Content" ObjectID="_1417153797" r:id="rId159"/>
          </w:object>
        </w:r>
      </w:del>
    </w:p>
    <w:p w14:paraId="7F65AF49" w14:textId="77777777" w:rsidR="006A21F7" w:rsidRPr="0049233F" w:rsidRDefault="006A21F7">
      <w:pPr>
        <w:rPr>
          <w:lang w:val="pt-BR"/>
          <w:rPrChange w:id="4162" w:author="The Si Tran" w:date="2012-12-05T23:02:00Z">
            <w:rPr>
              <w:sz w:val="28"/>
              <w:szCs w:val="28"/>
              <w:lang w:val="pt-BR"/>
            </w:rPr>
          </w:rPrChange>
        </w:rPr>
        <w:pPrChange w:id="4163" w:author="The Si Tran" w:date="2012-12-15T08:16:00Z">
          <w:pPr>
            <w:ind w:firstLine="540"/>
          </w:pPr>
        </w:pPrChange>
      </w:pPr>
      <w:r w:rsidRPr="0049233F">
        <w:rPr>
          <w:lang w:val="pt-BR"/>
          <w:rPrChange w:id="4164"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165" w:author="The Si Tran" w:date="2012-12-10T20:40:00Z"/>
          <w:sz w:val="26"/>
          <w:szCs w:val="26"/>
          <w:lang w:val="pt-BR"/>
          <w:rPrChange w:id="4166" w:author="The Si Tran" w:date="2012-12-05T23:02:00Z">
            <w:rPr>
              <w:del w:id="4167" w:author="The Si Tran" w:date="2012-12-10T20:40:00Z"/>
              <w:lang w:val="pt-BR"/>
            </w:rPr>
          </w:rPrChange>
        </w:rPr>
      </w:pPr>
      <w:bookmarkStart w:id="4168" w:name="_Toc312142555"/>
      <w:del w:id="4169"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49233F" w:rsidDel="00677FF8">
          <w:rPr>
            <w:b w:val="0"/>
            <w:bCs w:val="0"/>
            <w:iCs w:val="0"/>
            <w:szCs w:val="26"/>
            <w:lang w:val="pt-BR"/>
            <w:rPrChange w:id="4170" w:author="The Si Tran" w:date="2012-12-05T23:02:00Z">
              <w:rPr>
                <w:b w:val="0"/>
                <w:bCs w:val="0"/>
                <w:iCs w:val="0"/>
                <w:lang w:val="pt-BR"/>
              </w:rPr>
            </w:rPrChange>
          </w:rPr>
          <w:delText>ng mô hình ARIMA</w:delText>
        </w:r>
        <w:bookmarkStart w:id="4171" w:name="_Toc343083584"/>
        <w:bookmarkStart w:id="4172" w:name="_Toc343083798"/>
        <w:bookmarkStart w:id="4173" w:name="_Toc343084009"/>
        <w:bookmarkStart w:id="4174" w:name="_Toc343220768"/>
        <w:bookmarkStart w:id="4175" w:name="_Toc343232272"/>
        <w:bookmarkStart w:id="4176" w:name="_Toc343232685"/>
        <w:bookmarkStart w:id="4177" w:name="_Toc343232970"/>
        <w:bookmarkEnd w:id="4168"/>
        <w:bookmarkEnd w:id="4171"/>
        <w:bookmarkEnd w:id="4172"/>
        <w:bookmarkEnd w:id="4173"/>
        <w:bookmarkEnd w:id="4174"/>
        <w:bookmarkEnd w:id="4175"/>
        <w:bookmarkEnd w:id="4176"/>
        <w:bookmarkEnd w:id="4177"/>
      </w:del>
    </w:p>
    <w:p w14:paraId="2C41ADFC" w14:textId="77777777" w:rsidR="006A21F7" w:rsidRPr="0049233F" w:rsidDel="00677FF8" w:rsidRDefault="006A21F7" w:rsidP="006A21F7">
      <w:pPr>
        <w:ind w:firstLine="540"/>
        <w:rPr>
          <w:del w:id="4178" w:author="The Si Tran" w:date="2012-12-10T20:40:00Z"/>
          <w:szCs w:val="26"/>
          <w:lang w:val="pt-BR"/>
          <w:rPrChange w:id="4179" w:author="The Si Tran" w:date="2012-12-05T23:02:00Z">
            <w:rPr>
              <w:del w:id="4180" w:author="The Si Tran" w:date="2012-12-10T20:40:00Z"/>
              <w:sz w:val="28"/>
              <w:szCs w:val="28"/>
              <w:lang w:val="pt-BR"/>
            </w:rPr>
          </w:rPrChange>
        </w:rPr>
      </w:pPr>
      <w:del w:id="4181" w:author="The Si Tran" w:date="2012-12-10T20:40:00Z">
        <w:r w:rsidRPr="0049233F" w:rsidDel="00677FF8">
          <w:rPr>
            <w:szCs w:val="26"/>
            <w:lang w:val="pt-BR"/>
            <w:rPrChange w:id="4182"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183" w:name="_Toc343083585"/>
        <w:bookmarkStart w:id="4184" w:name="_Toc343083799"/>
        <w:bookmarkStart w:id="4185" w:name="_Toc343084010"/>
        <w:bookmarkStart w:id="4186" w:name="_Toc343220769"/>
        <w:bookmarkStart w:id="4187" w:name="_Toc343232273"/>
        <w:bookmarkStart w:id="4188" w:name="_Toc343232686"/>
        <w:bookmarkStart w:id="4189" w:name="_Toc343232971"/>
        <w:bookmarkEnd w:id="4183"/>
        <w:bookmarkEnd w:id="4184"/>
        <w:bookmarkEnd w:id="4185"/>
        <w:bookmarkEnd w:id="4186"/>
        <w:bookmarkEnd w:id="4187"/>
        <w:bookmarkEnd w:id="4188"/>
        <w:bookmarkEnd w:id="4189"/>
      </w:del>
    </w:p>
    <w:p w14:paraId="6EBC6AFF" w14:textId="77777777" w:rsidR="006A21F7" w:rsidRPr="0049233F" w:rsidDel="00677FF8" w:rsidRDefault="006A21F7" w:rsidP="006A21F7">
      <w:pPr>
        <w:ind w:firstLine="540"/>
        <w:rPr>
          <w:del w:id="4190" w:author="The Si Tran" w:date="2012-12-10T20:40:00Z"/>
          <w:szCs w:val="26"/>
          <w:lang w:val="pt-BR"/>
          <w:rPrChange w:id="4191" w:author="The Si Tran" w:date="2012-12-05T23:02:00Z">
            <w:rPr>
              <w:del w:id="4192" w:author="The Si Tran" w:date="2012-12-10T20:40:00Z"/>
              <w:sz w:val="28"/>
              <w:szCs w:val="28"/>
              <w:lang w:val="pt-BR"/>
            </w:rPr>
          </w:rPrChange>
        </w:rPr>
      </w:pPr>
      <w:del w:id="4193" w:author="The Si Tran" w:date="2012-12-10T20:40:00Z">
        <w:r w:rsidRPr="0049233F" w:rsidDel="00677FF8">
          <w:rPr>
            <w:noProof/>
            <w:szCs w:val="26"/>
            <w:rPrChange w:id="4194" w:author="Unknown">
              <w:rPr>
                <w:noProof/>
                <w:sz w:val="28"/>
                <w:szCs w:val="28"/>
              </w:rPr>
            </w:rPrChange>
          </w:rPr>
          <w:drawing>
            <wp:inline distT="0" distB="0" distL="0" distR="0" wp14:anchorId="6ED9A412" wp14:editId="2A7C738A">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195" w:name="_Toc343083586"/>
        <w:bookmarkStart w:id="4196" w:name="_Toc343083800"/>
        <w:bookmarkStart w:id="4197" w:name="_Toc343084011"/>
        <w:bookmarkStart w:id="4198" w:name="_Toc343220770"/>
        <w:bookmarkStart w:id="4199" w:name="_Toc343232274"/>
        <w:bookmarkStart w:id="4200" w:name="_Toc343232687"/>
        <w:bookmarkStart w:id="4201" w:name="_Toc343232972"/>
        <w:bookmarkEnd w:id="4195"/>
        <w:bookmarkEnd w:id="4196"/>
        <w:bookmarkEnd w:id="4197"/>
        <w:bookmarkEnd w:id="4198"/>
        <w:bookmarkEnd w:id="4199"/>
        <w:bookmarkEnd w:id="4200"/>
        <w:bookmarkEnd w:id="4201"/>
      </w:del>
    </w:p>
    <w:p w14:paraId="4D61994B" w14:textId="77777777" w:rsidR="006A21F7" w:rsidRPr="0049233F" w:rsidDel="00677FF8" w:rsidRDefault="006A21F7" w:rsidP="006A21F7">
      <w:pPr>
        <w:pStyle w:val="Caption"/>
        <w:rPr>
          <w:del w:id="4202" w:author="The Si Tran" w:date="2012-12-10T20:40:00Z"/>
          <w:sz w:val="26"/>
          <w:szCs w:val="26"/>
          <w:lang w:val="pt-BR"/>
          <w:rPrChange w:id="4203" w:author="The Si Tran" w:date="2012-12-05T23:02:00Z">
            <w:rPr>
              <w:del w:id="4204" w:author="The Si Tran" w:date="2012-12-10T20:40:00Z"/>
              <w:sz w:val="28"/>
              <w:szCs w:val="28"/>
              <w:lang w:val="pt-BR"/>
            </w:rPr>
          </w:rPrChange>
        </w:rPr>
      </w:pPr>
      <w:del w:id="4205" w:author="The Si Tran" w:date="2012-12-10T20:40:00Z">
        <w:r w:rsidRPr="0049233F" w:rsidDel="00677FF8">
          <w:rPr>
            <w:b w:val="0"/>
            <w:bCs w:val="0"/>
            <w:sz w:val="26"/>
            <w:szCs w:val="26"/>
            <w:lang w:val="pt-BR"/>
            <w:rPrChange w:id="4206" w:author="The Si Tran" w:date="2012-12-05T23:02:00Z">
              <w:rPr>
                <w:b w:val="0"/>
                <w:bCs w:val="0"/>
                <w:sz w:val="28"/>
                <w:szCs w:val="28"/>
                <w:lang w:val="pt-BR"/>
              </w:rPr>
            </w:rPrChange>
          </w:rPr>
          <w:tab/>
        </w:r>
        <w:r w:rsidRPr="0049233F" w:rsidDel="00677FF8">
          <w:rPr>
            <w:b w:val="0"/>
            <w:bCs w:val="0"/>
            <w:sz w:val="26"/>
            <w:szCs w:val="26"/>
            <w:lang w:val="pt-BR"/>
            <w:rPrChange w:id="4207" w:author="The Si Tran" w:date="2012-12-05T23:02:00Z">
              <w:rPr>
                <w:b w:val="0"/>
                <w:bCs w:val="0"/>
                <w:sz w:val="28"/>
                <w:szCs w:val="28"/>
                <w:lang w:val="pt-BR"/>
              </w:rPr>
            </w:rPrChange>
          </w:rPr>
          <w:tab/>
        </w:r>
        <w:bookmarkStart w:id="4208" w:name="_Toc312142084"/>
        <w:r w:rsidRPr="0049233F" w:rsidDel="00677FF8">
          <w:rPr>
            <w:b w:val="0"/>
            <w:bCs w:val="0"/>
            <w:sz w:val="26"/>
            <w:szCs w:val="26"/>
            <w:lang w:val="pt-BR"/>
            <w:rPrChange w:id="4209" w:author="The Si Tran" w:date="2012-12-05T23:02:00Z">
              <w:rPr>
                <w:b w:val="0"/>
                <w:bCs w:val="0"/>
                <w:sz w:val="28"/>
                <w:szCs w:val="28"/>
                <w:lang w:val="pt-BR"/>
              </w:rPr>
            </w:rPrChange>
          </w:rPr>
          <w:delText xml:space="preserve">Hình </w:delText>
        </w:r>
        <w:r w:rsidRPr="0049233F" w:rsidDel="00677FF8">
          <w:rPr>
            <w:b w:val="0"/>
            <w:bCs w:val="0"/>
            <w:sz w:val="26"/>
            <w:szCs w:val="26"/>
            <w:rPrChange w:id="4210" w:author="The Si Tran" w:date="2012-12-05T23:02:00Z">
              <w:rPr>
                <w:b w:val="0"/>
                <w:bCs w:val="0"/>
                <w:sz w:val="28"/>
                <w:szCs w:val="28"/>
              </w:rPr>
            </w:rPrChange>
          </w:rPr>
          <w:fldChar w:fldCharType="begin"/>
        </w:r>
        <w:r w:rsidRPr="0049233F" w:rsidDel="00677FF8">
          <w:rPr>
            <w:b w:val="0"/>
            <w:bCs w:val="0"/>
            <w:sz w:val="26"/>
            <w:szCs w:val="26"/>
            <w:lang w:val="pt-BR"/>
            <w:rPrChange w:id="4211"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212" w:author="The Si Tran" w:date="2012-12-05T23:02:00Z">
              <w:rPr>
                <w:b w:val="0"/>
                <w:bCs w:val="0"/>
                <w:sz w:val="28"/>
                <w:szCs w:val="28"/>
              </w:rPr>
            </w:rPrChange>
          </w:rPr>
          <w:fldChar w:fldCharType="separate"/>
        </w:r>
        <w:r w:rsidRPr="0049233F" w:rsidDel="00677FF8">
          <w:rPr>
            <w:b w:val="0"/>
            <w:bCs w:val="0"/>
            <w:noProof/>
            <w:sz w:val="26"/>
            <w:szCs w:val="26"/>
            <w:lang w:val="pt-BR"/>
            <w:rPrChange w:id="4213" w:author="The Si Tran" w:date="2012-12-05T23:02:00Z">
              <w:rPr>
                <w:b w:val="0"/>
                <w:bCs w:val="0"/>
                <w:noProof/>
                <w:sz w:val="28"/>
                <w:szCs w:val="28"/>
                <w:lang w:val="pt-BR"/>
              </w:rPr>
            </w:rPrChange>
          </w:rPr>
          <w:delText>10</w:delText>
        </w:r>
        <w:r w:rsidRPr="0049233F" w:rsidDel="00677FF8">
          <w:rPr>
            <w:b w:val="0"/>
            <w:bCs w:val="0"/>
            <w:sz w:val="26"/>
            <w:szCs w:val="26"/>
            <w:rPrChange w:id="4214" w:author="The Si Tran" w:date="2012-12-05T23:02:00Z">
              <w:rPr>
                <w:b w:val="0"/>
                <w:bCs w:val="0"/>
                <w:sz w:val="28"/>
                <w:szCs w:val="28"/>
              </w:rPr>
            </w:rPrChange>
          </w:rPr>
          <w:fldChar w:fldCharType="end"/>
        </w:r>
        <w:r w:rsidRPr="0049233F" w:rsidDel="00677FF8">
          <w:rPr>
            <w:b w:val="0"/>
            <w:bCs w:val="0"/>
            <w:sz w:val="26"/>
            <w:szCs w:val="26"/>
            <w:lang w:val="pt-BR"/>
            <w:rPrChange w:id="4215" w:author="The Si Tran" w:date="2012-12-05T23:02:00Z">
              <w:rPr>
                <w:b w:val="0"/>
                <w:bCs w:val="0"/>
                <w:sz w:val="28"/>
                <w:szCs w:val="28"/>
                <w:lang w:val="pt-BR"/>
              </w:rPr>
            </w:rPrChange>
          </w:rPr>
          <w:delText xml:space="preserve"> Các bước xây dựng mô hình ARIMA</w:delText>
        </w:r>
        <w:bookmarkStart w:id="4216" w:name="_Toc343083587"/>
        <w:bookmarkStart w:id="4217" w:name="_Toc343083801"/>
        <w:bookmarkStart w:id="4218" w:name="_Toc343084012"/>
        <w:bookmarkStart w:id="4219" w:name="_Toc343220771"/>
        <w:bookmarkStart w:id="4220" w:name="_Toc343232275"/>
        <w:bookmarkStart w:id="4221" w:name="_Toc343232688"/>
        <w:bookmarkStart w:id="4222" w:name="_Toc343232973"/>
        <w:bookmarkEnd w:id="4208"/>
        <w:bookmarkEnd w:id="4216"/>
        <w:bookmarkEnd w:id="4217"/>
        <w:bookmarkEnd w:id="4218"/>
        <w:bookmarkEnd w:id="4219"/>
        <w:bookmarkEnd w:id="4220"/>
        <w:bookmarkEnd w:id="4221"/>
        <w:bookmarkEnd w:id="4222"/>
      </w:del>
    </w:p>
    <w:p w14:paraId="3442B860" w14:textId="77777777" w:rsidR="006A21F7" w:rsidRPr="0049233F" w:rsidDel="00677FF8" w:rsidRDefault="006A21F7" w:rsidP="006A21F7">
      <w:pPr>
        <w:ind w:firstLine="540"/>
        <w:rPr>
          <w:del w:id="4223" w:author="The Si Tran" w:date="2012-12-10T20:40:00Z"/>
          <w:b/>
          <w:szCs w:val="26"/>
          <w:lang w:val="pt-BR"/>
          <w:rPrChange w:id="4224" w:author="The Si Tran" w:date="2012-12-05T23:02:00Z">
            <w:rPr>
              <w:del w:id="4225" w:author="The Si Tran" w:date="2012-12-10T20:40:00Z"/>
              <w:b/>
              <w:sz w:val="28"/>
              <w:szCs w:val="28"/>
              <w:lang w:val="pt-BR"/>
            </w:rPr>
          </w:rPrChange>
        </w:rPr>
      </w:pPr>
      <w:del w:id="4226" w:author="The Si Tran" w:date="2012-12-10T20:40:00Z">
        <w:r w:rsidRPr="0049233F" w:rsidDel="00677FF8">
          <w:rPr>
            <w:b/>
            <w:szCs w:val="26"/>
            <w:lang w:val="pt-BR"/>
            <w:rPrChange w:id="4227" w:author="The Si Tran" w:date="2012-12-05T23:02:00Z">
              <w:rPr>
                <w:b/>
                <w:sz w:val="28"/>
                <w:szCs w:val="28"/>
                <w:lang w:val="pt-BR"/>
              </w:rPr>
            </w:rPrChange>
          </w:rPr>
          <w:delText>Bước 1: Xác định mô hình dự tuyển</w:delText>
        </w:r>
        <w:bookmarkStart w:id="4228" w:name="_Toc343083588"/>
        <w:bookmarkStart w:id="4229" w:name="_Toc343083802"/>
        <w:bookmarkStart w:id="4230" w:name="_Toc343084013"/>
        <w:bookmarkStart w:id="4231" w:name="_Toc343220772"/>
        <w:bookmarkStart w:id="4232" w:name="_Toc343232276"/>
        <w:bookmarkStart w:id="4233" w:name="_Toc343232689"/>
        <w:bookmarkStart w:id="4234" w:name="_Toc343232974"/>
        <w:bookmarkEnd w:id="4228"/>
        <w:bookmarkEnd w:id="4229"/>
        <w:bookmarkEnd w:id="4230"/>
        <w:bookmarkEnd w:id="4231"/>
        <w:bookmarkEnd w:id="4232"/>
        <w:bookmarkEnd w:id="4233"/>
        <w:bookmarkEnd w:id="4234"/>
      </w:del>
    </w:p>
    <w:p w14:paraId="7EA80473" w14:textId="77777777" w:rsidR="006A21F7" w:rsidRPr="0049233F" w:rsidDel="00677FF8" w:rsidRDefault="006A21F7" w:rsidP="006A21F7">
      <w:pPr>
        <w:ind w:firstLine="540"/>
        <w:rPr>
          <w:del w:id="4235" w:author="The Si Tran" w:date="2012-12-10T20:40:00Z"/>
          <w:szCs w:val="26"/>
          <w:lang w:val="pt-BR"/>
          <w:rPrChange w:id="4236" w:author="The Si Tran" w:date="2012-12-05T23:02:00Z">
            <w:rPr>
              <w:del w:id="4237" w:author="The Si Tran" w:date="2012-12-10T20:40:00Z"/>
              <w:sz w:val="28"/>
              <w:szCs w:val="28"/>
              <w:lang w:val="pt-BR"/>
            </w:rPr>
          </w:rPrChange>
        </w:rPr>
      </w:pPr>
      <w:del w:id="4238" w:author="The Si Tran" w:date="2012-12-10T20:40:00Z">
        <w:r w:rsidRPr="0049233F" w:rsidDel="00677FF8">
          <w:rPr>
            <w:szCs w:val="26"/>
            <w:lang w:val="pt-BR"/>
            <w:rPrChange w:id="4239"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240" w:author="The Si Tran" w:date="2012-12-05T23:02:00Z">
              <w:rPr>
                <w:i/>
                <w:sz w:val="28"/>
                <w:szCs w:val="28"/>
                <w:lang w:val="pt-BR"/>
              </w:rPr>
            </w:rPrChange>
          </w:rPr>
          <w:delText>plot()</w:delText>
        </w:r>
        <w:r w:rsidRPr="0049233F" w:rsidDel="00677FF8">
          <w:rPr>
            <w:szCs w:val="26"/>
            <w:lang w:val="pt-BR"/>
            <w:rPrChange w:id="4241" w:author="The Si Tran" w:date="2012-12-05T23:02:00Z">
              <w:rPr>
                <w:sz w:val="28"/>
                <w:szCs w:val="28"/>
                <w:lang w:val="pt-BR"/>
              </w:rPr>
            </w:rPrChange>
          </w:rPr>
          <w:delText xml:space="preserve"> và </w:delText>
        </w:r>
        <w:r w:rsidRPr="0049233F" w:rsidDel="00677FF8">
          <w:rPr>
            <w:i/>
            <w:szCs w:val="26"/>
            <w:lang w:val="pt-BR"/>
            <w:rPrChange w:id="4242" w:author="The Si Tran" w:date="2012-12-05T23:02:00Z">
              <w:rPr>
                <w:i/>
                <w:sz w:val="28"/>
                <w:szCs w:val="28"/>
                <w:lang w:val="pt-BR"/>
              </w:rPr>
            </w:rPrChange>
          </w:rPr>
          <w:delText xml:space="preserve">acf() </w:delText>
        </w:r>
        <w:r w:rsidRPr="0049233F" w:rsidDel="00677FF8">
          <w:rPr>
            <w:szCs w:val="26"/>
            <w:lang w:val="pt-BR"/>
            <w:rPrChange w:id="4243"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244" w:name="_Toc343083589"/>
        <w:bookmarkStart w:id="4245" w:name="_Toc343083803"/>
        <w:bookmarkStart w:id="4246" w:name="_Toc343084014"/>
        <w:bookmarkStart w:id="4247" w:name="_Toc343220773"/>
        <w:bookmarkStart w:id="4248" w:name="_Toc343232277"/>
        <w:bookmarkStart w:id="4249" w:name="_Toc343232690"/>
        <w:bookmarkStart w:id="4250" w:name="_Toc343232975"/>
        <w:bookmarkEnd w:id="4244"/>
        <w:bookmarkEnd w:id="4245"/>
        <w:bookmarkEnd w:id="4246"/>
        <w:bookmarkEnd w:id="4247"/>
        <w:bookmarkEnd w:id="4248"/>
        <w:bookmarkEnd w:id="4249"/>
        <w:bookmarkEnd w:id="4250"/>
      </w:del>
    </w:p>
    <w:p w14:paraId="0EBFBE38" w14:textId="77777777" w:rsidR="006A21F7" w:rsidRPr="0049233F" w:rsidDel="00677FF8" w:rsidRDefault="006A21F7" w:rsidP="006A21F7">
      <w:pPr>
        <w:ind w:firstLine="540"/>
        <w:rPr>
          <w:del w:id="4251" w:author="The Si Tran" w:date="2012-12-10T20:40:00Z"/>
          <w:b/>
          <w:szCs w:val="26"/>
          <w:lang w:val="pt-BR"/>
          <w:rPrChange w:id="4252" w:author="The Si Tran" w:date="2012-12-05T23:02:00Z">
            <w:rPr>
              <w:del w:id="4253" w:author="The Si Tran" w:date="2012-12-10T20:40:00Z"/>
              <w:b/>
              <w:sz w:val="28"/>
              <w:szCs w:val="28"/>
              <w:lang w:val="pt-BR"/>
            </w:rPr>
          </w:rPrChange>
        </w:rPr>
      </w:pPr>
      <w:del w:id="4254" w:author="The Si Tran" w:date="2012-12-10T20:40:00Z">
        <w:r w:rsidRPr="0049233F" w:rsidDel="00677FF8">
          <w:rPr>
            <w:b/>
            <w:szCs w:val="26"/>
            <w:lang w:val="pt-BR"/>
            <w:rPrChange w:id="4255" w:author="The Si Tran" w:date="2012-12-05T23:02:00Z">
              <w:rPr>
                <w:b/>
                <w:sz w:val="28"/>
                <w:szCs w:val="28"/>
                <w:lang w:val="pt-BR"/>
              </w:rPr>
            </w:rPrChange>
          </w:rPr>
          <w:delText>Bước 2: Ước lượng mô hình</w:delText>
        </w:r>
        <w:bookmarkStart w:id="4256" w:name="_Toc343083590"/>
        <w:bookmarkStart w:id="4257" w:name="_Toc343083804"/>
        <w:bookmarkStart w:id="4258" w:name="_Toc343084015"/>
        <w:bookmarkStart w:id="4259" w:name="_Toc343220774"/>
        <w:bookmarkStart w:id="4260" w:name="_Toc343232278"/>
        <w:bookmarkStart w:id="4261" w:name="_Toc343232691"/>
        <w:bookmarkStart w:id="4262" w:name="_Toc343232976"/>
        <w:bookmarkEnd w:id="4256"/>
        <w:bookmarkEnd w:id="4257"/>
        <w:bookmarkEnd w:id="4258"/>
        <w:bookmarkEnd w:id="4259"/>
        <w:bookmarkEnd w:id="4260"/>
        <w:bookmarkEnd w:id="4261"/>
        <w:bookmarkEnd w:id="4262"/>
      </w:del>
    </w:p>
    <w:p w14:paraId="6CF1295B" w14:textId="77777777" w:rsidR="006A21F7" w:rsidRPr="0049233F" w:rsidDel="00677FF8" w:rsidRDefault="006A21F7" w:rsidP="006A21F7">
      <w:pPr>
        <w:ind w:firstLine="540"/>
        <w:rPr>
          <w:del w:id="4263" w:author="The Si Tran" w:date="2012-12-10T20:40:00Z"/>
          <w:szCs w:val="26"/>
          <w:lang w:val="pt-BR"/>
          <w:rPrChange w:id="4264" w:author="The Si Tran" w:date="2012-12-05T23:02:00Z">
            <w:rPr>
              <w:del w:id="4265" w:author="The Si Tran" w:date="2012-12-10T20:40:00Z"/>
              <w:sz w:val="28"/>
              <w:szCs w:val="28"/>
              <w:lang w:val="pt-BR"/>
            </w:rPr>
          </w:rPrChange>
        </w:rPr>
      </w:pPr>
      <w:del w:id="4266" w:author="The Si Tran" w:date="2012-12-10T20:40:00Z">
        <w:r w:rsidRPr="0049233F" w:rsidDel="00677FF8">
          <w:rPr>
            <w:szCs w:val="26"/>
            <w:lang w:val="pt-BR"/>
            <w:rPrChange w:id="4267"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268" w:author="The Si Tran" w:date="2012-12-05T23:02:00Z">
              <w:rPr>
                <w:i/>
                <w:sz w:val="28"/>
                <w:szCs w:val="28"/>
                <w:lang w:val="pt-BR"/>
              </w:rPr>
            </w:rPrChange>
          </w:rPr>
          <w:delText xml:space="preserve">arima() </w:delText>
        </w:r>
        <w:r w:rsidRPr="0049233F" w:rsidDel="00677FF8">
          <w:rPr>
            <w:szCs w:val="26"/>
            <w:lang w:val="pt-BR"/>
            <w:rPrChange w:id="4269" w:author="The Si Tran" w:date="2012-12-05T23:02:00Z">
              <w:rPr>
                <w:sz w:val="28"/>
                <w:szCs w:val="28"/>
                <w:lang w:val="pt-BR"/>
              </w:rPr>
            </w:rPrChange>
          </w:rPr>
          <w:delText>nhận thông số là chuỗi thời gian và bậc của mô hình để ước lượng mô hình.</w:delText>
        </w:r>
        <w:bookmarkStart w:id="4270" w:name="_Toc343083591"/>
        <w:bookmarkStart w:id="4271" w:name="_Toc343083805"/>
        <w:bookmarkStart w:id="4272" w:name="_Toc343084016"/>
        <w:bookmarkStart w:id="4273" w:name="_Toc343220775"/>
        <w:bookmarkStart w:id="4274" w:name="_Toc343232279"/>
        <w:bookmarkStart w:id="4275" w:name="_Toc343232692"/>
        <w:bookmarkStart w:id="4276" w:name="_Toc343232977"/>
        <w:bookmarkEnd w:id="4270"/>
        <w:bookmarkEnd w:id="4271"/>
        <w:bookmarkEnd w:id="4272"/>
        <w:bookmarkEnd w:id="4273"/>
        <w:bookmarkEnd w:id="4274"/>
        <w:bookmarkEnd w:id="4275"/>
        <w:bookmarkEnd w:id="4276"/>
      </w:del>
    </w:p>
    <w:p w14:paraId="7ACC7F0B" w14:textId="77777777" w:rsidR="006A21F7" w:rsidRPr="0049233F" w:rsidDel="00677FF8" w:rsidRDefault="006A21F7" w:rsidP="006A21F7">
      <w:pPr>
        <w:ind w:firstLine="540"/>
        <w:rPr>
          <w:del w:id="4277" w:author="The Si Tran" w:date="2012-12-10T20:40:00Z"/>
          <w:b/>
          <w:szCs w:val="26"/>
          <w:lang w:val="pt-BR"/>
          <w:rPrChange w:id="4278" w:author="The Si Tran" w:date="2012-12-05T23:02:00Z">
            <w:rPr>
              <w:del w:id="4279" w:author="The Si Tran" w:date="2012-12-10T20:40:00Z"/>
              <w:b/>
              <w:sz w:val="28"/>
              <w:szCs w:val="28"/>
              <w:lang w:val="pt-BR"/>
            </w:rPr>
          </w:rPrChange>
        </w:rPr>
      </w:pPr>
      <w:del w:id="4280" w:author="The Si Tran" w:date="2012-12-10T20:40:00Z">
        <w:r w:rsidRPr="0049233F" w:rsidDel="00677FF8">
          <w:rPr>
            <w:b/>
            <w:szCs w:val="26"/>
            <w:lang w:val="pt-BR"/>
            <w:rPrChange w:id="4281" w:author="The Si Tran" w:date="2012-12-05T23:02:00Z">
              <w:rPr>
                <w:b/>
                <w:sz w:val="28"/>
                <w:szCs w:val="28"/>
                <w:lang w:val="pt-BR"/>
              </w:rPr>
            </w:rPrChange>
          </w:rPr>
          <w:delText>Bước 3: Kiểm tra mô hình</w:delText>
        </w:r>
        <w:bookmarkStart w:id="4282" w:name="_Toc343083592"/>
        <w:bookmarkStart w:id="4283" w:name="_Toc343083806"/>
        <w:bookmarkStart w:id="4284" w:name="_Toc343084017"/>
        <w:bookmarkStart w:id="4285" w:name="_Toc343220776"/>
        <w:bookmarkStart w:id="4286" w:name="_Toc343232280"/>
        <w:bookmarkStart w:id="4287" w:name="_Toc343232693"/>
        <w:bookmarkStart w:id="4288" w:name="_Toc343232978"/>
        <w:bookmarkEnd w:id="4282"/>
        <w:bookmarkEnd w:id="4283"/>
        <w:bookmarkEnd w:id="4284"/>
        <w:bookmarkEnd w:id="4285"/>
        <w:bookmarkEnd w:id="4286"/>
        <w:bookmarkEnd w:id="4287"/>
        <w:bookmarkEnd w:id="4288"/>
      </w:del>
    </w:p>
    <w:p w14:paraId="1232B3EC" w14:textId="77777777" w:rsidR="006A21F7" w:rsidRPr="0049233F" w:rsidDel="00677FF8" w:rsidRDefault="006A21F7" w:rsidP="006A21F7">
      <w:pPr>
        <w:ind w:firstLine="540"/>
        <w:rPr>
          <w:del w:id="4289" w:author="The Si Tran" w:date="2012-12-10T20:40:00Z"/>
          <w:szCs w:val="26"/>
          <w:lang w:val="pt-BR"/>
          <w:rPrChange w:id="4290" w:author="The Si Tran" w:date="2012-12-05T23:02:00Z">
            <w:rPr>
              <w:del w:id="4291" w:author="The Si Tran" w:date="2012-12-10T20:40:00Z"/>
              <w:sz w:val="28"/>
              <w:szCs w:val="28"/>
              <w:lang w:val="pt-BR"/>
            </w:rPr>
          </w:rPrChange>
        </w:rPr>
      </w:pPr>
      <w:del w:id="4292" w:author="The Si Tran" w:date="2012-12-10T20:40:00Z">
        <w:r w:rsidRPr="0049233F" w:rsidDel="00677FF8">
          <w:rPr>
            <w:szCs w:val="26"/>
            <w:lang w:val="pt-BR"/>
            <w:rPrChange w:id="4293"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7" type="#_x0000_t75" style="width:42.7pt;height:17.6pt" o:ole="">
              <v:imagedata r:id="rId107" o:title=""/>
            </v:shape>
            <o:OLEObject Type="Embed" ProgID="Equation.DSMT4" ShapeID="_x0000_i1097" DrawAspect="Content" ObjectID="_1417153798" r:id="rId161"/>
          </w:object>
        </w:r>
        <w:r w:rsidRPr="0049233F" w:rsidDel="00677FF8">
          <w:rPr>
            <w:szCs w:val="26"/>
            <w:lang w:val="pt-BR"/>
            <w:rPrChange w:id="4294" w:author="The Si Tran" w:date="2012-12-05T23:02:00Z">
              <w:rPr>
                <w:sz w:val="28"/>
                <w:szCs w:val="28"/>
                <w:lang w:val="pt-BR"/>
              </w:rPr>
            </w:rPrChange>
          </w:rPr>
          <w:delText xml:space="preserve"> (N là kích thước chuỗi thặng dư) thì chuỗi thặng dư là ngẫu nhiên.</w:delText>
        </w:r>
        <w:bookmarkStart w:id="4295" w:name="_Toc343083593"/>
        <w:bookmarkStart w:id="4296" w:name="_Toc343083807"/>
        <w:bookmarkStart w:id="4297" w:name="_Toc343084018"/>
        <w:bookmarkStart w:id="4298" w:name="_Toc343220777"/>
        <w:bookmarkStart w:id="4299" w:name="_Toc343232281"/>
        <w:bookmarkStart w:id="4300" w:name="_Toc343232694"/>
        <w:bookmarkStart w:id="4301" w:name="_Toc343232979"/>
        <w:bookmarkEnd w:id="4295"/>
        <w:bookmarkEnd w:id="4296"/>
        <w:bookmarkEnd w:id="4297"/>
        <w:bookmarkEnd w:id="4298"/>
        <w:bookmarkEnd w:id="4299"/>
        <w:bookmarkEnd w:id="4300"/>
        <w:bookmarkEnd w:id="4301"/>
      </w:del>
    </w:p>
    <w:p w14:paraId="3E2D2001" w14:textId="77777777" w:rsidR="006A21F7" w:rsidRPr="0049233F" w:rsidDel="00677FF8" w:rsidRDefault="006A21F7" w:rsidP="006A21F7">
      <w:pPr>
        <w:ind w:firstLine="540"/>
        <w:rPr>
          <w:del w:id="4302" w:author="The Si Tran" w:date="2012-12-10T20:40:00Z"/>
          <w:szCs w:val="26"/>
          <w:lang w:val="pt-BR"/>
          <w:rPrChange w:id="4303" w:author="The Si Tran" w:date="2012-12-05T23:02:00Z">
            <w:rPr>
              <w:del w:id="4304" w:author="The Si Tran" w:date="2012-12-10T20:40:00Z"/>
              <w:sz w:val="28"/>
              <w:szCs w:val="28"/>
              <w:lang w:val="pt-BR"/>
            </w:rPr>
          </w:rPrChange>
        </w:rPr>
      </w:pPr>
      <w:del w:id="4305" w:author="The Si Tran" w:date="2012-12-10T20:40:00Z">
        <w:r w:rsidRPr="0049233F" w:rsidDel="00677FF8">
          <w:rPr>
            <w:szCs w:val="26"/>
            <w:lang w:val="pt-BR"/>
            <w:rPrChange w:id="4306"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307" w:name="_Toc343083594"/>
        <w:bookmarkStart w:id="4308" w:name="_Toc343083808"/>
        <w:bookmarkStart w:id="4309" w:name="_Toc343084019"/>
        <w:bookmarkStart w:id="4310" w:name="_Toc343220778"/>
        <w:bookmarkStart w:id="4311" w:name="_Toc343232282"/>
        <w:bookmarkStart w:id="4312" w:name="_Toc343232695"/>
        <w:bookmarkStart w:id="4313" w:name="_Toc343232980"/>
        <w:bookmarkEnd w:id="4307"/>
        <w:bookmarkEnd w:id="4308"/>
        <w:bookmarkEnd w:id="4309"/>
        <w:bookmarkEnd w:id="4310"/>
        <w:bookmarkEnd w:id="4311"/>
        <w:bookmarkEnd w:id="4312"/>
        <w:bookmarkEnd w:id="4313"/>
      </w:del>
    </w:p>
    <w:p w14:paraId="643193D6" w14:textId="77777777" w:rsidR="007850C8" w:rsidRPr="000D001B" w:rsidDel="000B65E4" w:rsidRDefault="006A21F7">
      <w:pPr>
        <w:ind w:left="1440" w:firstLine="720"/>
        <w:rPr>
          <w:del w:id="4314" w:author="The Si Tran" w:date="2012-12-06T01:54:00Z"/>
          <w:szCs w:val="26"/>
          <w:lang w:val="fr-FR"/>
          <w:rPrChange w:id="4315" w:author="The Si Tran" w:date="2012-12-06T01:53:00Z">
            <w:rPr>
              <w:del w:id="4316" w:author="The Si Tran" w:date="2012-12-06T01:54:00Z"/>
              <w:sz w:val="28"/>
              <w:szCs w:val="28"/>
              <w:lang w:val="fr-FR"/>
            </w:rPr>
          </w:rPrChange>
        </w:rPr>
        <w:pPrChange w:id="4317" w:author="The Si Tran" w:date="2012-12-06T01:53:00Z">
          <w:pPr>
            <w:ind w:firstLine="540"/>
          </w:pPr>
        </w:pPrChange>
      </w:pPr>
      <w:del w:id="4318" w:author="The Si Tran" w:date="2012-12-10T20:40:00Z">
        <w:r w:rsidRPr="00AF1345" w:rsidDel="00677FF8">
          <w:rPr>
            <w:position w:val="-4"/>
            <w:szCs w:val="26"/>
            <w:lang w:val="pt-BR"/>
          </w:rPr>
          <w:object w:dxaOrig="180" w:dyaOrig="279" w14:anchorId="4F983E8D">
            <v:shape id="_x0000_i1098" type="#_x0000_t75" style="width:9.2pt;height:14.25pt" o:ole="">
              <v:imagedata r:id="rId21" o:title=""/>
            </v:shape>
            <o:OLEObject Type="Embed" ProgID="Equation.DSMT4" ShapeID="_x0000_i1098" DrawAspect="Content" ObjectID="_1417153799" r:id="rId162"/>
          </w:object>
        </w:r>
        <w:r w:rsidRPr="0049233F" w:rsidDel="00677FF8">
          <w:rPr>
            <w:szCs w:val="26"/>
            <w:lang w:val="fr-FR"/>
            <w:rPrChange w:id="4319" w:author="The Si Tran" w:date="2012-12-05T23:02:00Z">
              <w:rPr>
                <w:sz w:val="28"/>
                <w:szCs w:val="28"/>
                <w:lang w:val="fr-FR"/>
              </w:rPr>
            </w:rPrChange>
          </w:rPr>
          <w:delText>Phép thử Q là:</w:delText>
        </w:r>
      </w:del>
      <w:bookmarkStart w:id="4320" w:name="_Toc343083595"/>
      <w:bookmarkStart w:id="4321" w:name="_Toc343083809"/>
      <w:bookmarkStart w:id="4322" w:name="_Toc343084020"/>
      <w:bookmarkStart w:id="4323" w:name="_Toc343220779"/>
      <w:bookmarkStart w:id="4324" w:name="_Toc343232283"/>
      <w:bookmarkStart w:id="4325" w:name="_Toc343232696"/>
      <w:bookmarkStart w:id="4326" w:name="_Toc343232981"/>
      <w:bookmarkEnd w:id="4320"/>
      <w:bookmarkEnd w:id="4321"/>
      <w:bookmarkEnd w:id="4322"/>
      <w:bookmarkEnd w:id="4323"/>
      <w:bookmarkEnd w:id="4324"/>
      <w:bookmarkEnd w:id="4325"/>
      <w:bookmarkEnd w:id="4326"/>
    </w:p>
    <w:p w14:paraId="5D0171E6" w14:textId="77777777" w:rsidR="006A21F7" w:rsidRPr="0049233F" w:rsidDel="00677FF8" w:rsidRDefault="006A21F7">
      <w:pPr>
        <w:ind w:left="1440" w:firstLine="720"/>
        <w:rPr>
          <w:del w:id="4327" w:author="The Si Tran" w:date="2012-12-10T20:40:00Z"/>
          <w:szCs w:val="26"/>
          <w:lang w:val="pt-BR"/>
          <w:rPrChange w:id="4328" w:author="The Si Tran" w:date="2012-12-05T23:02:00Z">
            <w:rPr>
              <w:del w:id="4329" w:author="The Si Tran" w:date="2012-12-10T20:40:00Z"/>
              <w:sz w:val="28"/>
              <w:szCs w:val="28"/>
              <w:lang w:val="pt-BR"/>
            </w:rPr>
          </w:rPrChange>
        </w:rPr>
        <w:pPrChange w:id="4330" w:author="The Si Tran" w:date="2012-12-06T01:54:00Z">
          <w:pPr>
            <w:ind w:firstLine="540"/>
          </w:pPr>
        </w:pPrChange>
      </w:pPr>
      <w:del w:id="4331" w:author="The Si Tran" w:date="2012-12-06T01:54:00Z">
        <w:r w:rsidRPr="0049233F" w:rsidDel="000B65E4">
          <w:rPr>
            <w:szCs w:val="26"/>
            <w:lang w:val="fr-FR"/>
            <w:rPrChange w:id="4332"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9" type="#_x0000_t75" style="width:149pt;height:46.9pt" o:ole="">
              <v:imagedata r:id="rId163" o:title=""/>
            </v:shape>
            <o:OLEObject Type="Embed" ProgID="Equation.DSMT4" ShapeID="_x0000_i1099" DrawAspect="Content" ObjectID="_1417153800" r:id="rId164"/>
          </w:object>
        </w:r>
      </w:del>
      <w:del w:id="4333" w:author="The Si Tran" w:date="2012-12-10T20:40:00Z">
        <w:r w:rsidRPr="00E078AF" w:rsidDel="00677FF8">
          <w:rPr>
            <w:position w:val="-4"/>
            <w:szCs w:val="26"/>
            <w:lang w:val="pt-BR"/>
          </w:rPr>
          <w:object w:dxaOrig="180" w:dyaOrig="279" w14:anchorId="28D84A66">
            <v:shape id="_x0000_i1100" type="#_x0000_t75" style="width:9.2pt;height:14.25pt" o:ole="">
              <v:imagedata r:id="rId21" o:title=""/>
            </v:shape>
            <o:OLEObject Type="Embed" ProgID="Equation.DSMT4" ShapeID="_x0000_i1100" DrawAspect="Content" ObjectID="_1417153801" r:id="rId165"/>
          </w:object>
        </w:r>
        <w:bookmarkStart w:id="4334" w:name="_Toc343083596"/>
        <w:bookmarkStart w:id="4335" w:name="_Toc343083810"/>
        <w:bookmarkStart w:id="4336" w:name="_Toc343084021"/>
        <w:bookmarkStart w:id="4337" w:name="_Toc343220780"/>
        <w:bookmarkStart w:id="4338" w:name="_Toc343232284"/>
        <w:bookmarkStart w:id="4339" w:name="_Toc343232697"/>
        <w:bookmarkStart w:id="4340" w:name="_Toc343232982"/>
        <w:bookmarkEnd w:id="4334"/>
        <w:bookmarkEnd w:id="4335"/>
        <w:bookmarkEnd w:id="4336"/>
        <w:bookmarkEnd w:id="4337"/>
        <w:bookmarkEnd w:id="4338"/>
        <w:bookmarkEnd w:id="4339"/>
        <w:bookmarkEnd w:id="4340"/>
      </w:del>
    </w:p>
    <w:p w14:paraId="1B7B79BF" w14:textId="77777777" w:rsidR="006A21F7" w:rsidRPr="0049233F" w:rsidDel="00677FF8" w:rsidRDefault="006A21F7" w:rsidP="006A21F7">
      <w:pPr>
        <w:ind w:firstLine="540"/>
        <w:rPr>
          <w:del w:id="4341" w:author="The Si Tran" w:date="2012-12-10T20:40:00Z"/>
          <w:szCs w:val="26"/>
          <w:lang w:val="pt-BR"/>
          <w:rPrChange w:id="4342" w:author="The Si Tran" w:date="2012-12-05T23:02:00Z">
            <w:rPr>
              <w:del w:id="4343" w:author="The Si Tran" w:date="2012-12-10T20:40:00Z"/>
              <w:sz w:val="28"/>
              <w:szCs w:val="28"/>
              <w:lang w:val="pt-BR"/>
            </w:rPr>
          </w:rPrChange>
        </w:rPr>
      </w:pPr>
      <w:del w:id="4344" w:author="The Si Tran" w:date="2012-12-10T20:40:00Z">
        <w:r w:rsidRPr="0049233F" w:rsidDel="00677FF8">
          <w:rPr>
            <w:szCs w:val="26"/>
            <w:lang w:val="pt-BR"/>
            <w:rPrChange w:id="4345" w:author="The Si Tran" w:date="2012-12-05T23:02:00Z">
              <w:rPr>
                <w:sz w:val="28"/>
                <w:szCs w:val="28"/>
                <w:lang w:val="pt-BR"/>
              </w:rPr>
            </w:rPrChange>
          </w:rPr>
          <w:delText xml:space="preserve">Với </w:delText>
        </w:r>
        <w:bookmarkStart w:id="4346" w:name="_Toc343083597"/>
        <w:bookmarkStart w:id="4347" w:name="_Toc343083811"/>
        <w:bookmarkStart w:id="4348" w:name="_Toc343084022"/>
        <w:bookmarkStart w:id="4349" w:name="_Toc343220781"/>
        <w:bookmarkStart w:id="4350" w:name="_Toc343232285"/>
        <w:bookmarkStart w:id="4351" w:name="_Toc343232698"/>
        <w:bookmarkStart w:id="4352" w:name="_Toc343232983"/>
        <w:bookmarkEnd w:id="4346"/>
        <w:bookmarkEnd w:id="4347"/>
        <w:bookmarkEnd w:id="4348"/>
        <w:bookmarkEnd w:id="4349"/>
        <w:bookmarkEnd w:id="4350"/>
        <w:bookmarkEnd w:id="4351"/>
        <w:bookmarkEnd w:id="4352"/>
      </w:del>
    </w:p>
    <w:p w14:paraId="6AFA4B28" w14:textId="77777777" w:rsidR="006A21F7" w:rsidRPr="0049233F" w:rsidDel="00677FF8" w:rsidRDefault="006A21F7" w:rsidP="006A21F7">
      <w:pPr>
        <w:ind w:firstLine="540"/>
        <w:rPr>
          <w:del w:id="4353" w:author="The Si Tran" w:date="2012-12-10T20:40:00Z"/>
          <w:szCs w:val="26"/>
          <w:lang w:val="pt-BR"/>
          <w:rPrChange w:id="4354" w:author="The Si Tran" w:date="2012-12-05T23:02:00Z">
            <w:rPr>
              <w:del w:id="4355" w:author="The Si Tran" w:date="2012-12-10T20:40:00Z"/>
              <w:sz w:val="28"/>
              <w:szCs w:val="28"/>
              <w:lang w:val="pt-BR"/>
            </w:rPr>
          </w:rPrChange>
        </w:rPr>
      </w:pPr>
      <w:del w:id="4356" w:author="The Si Tran" w:date="2012-12-06T20:22:00Z">
        <w:r w:rsidRPr="00AF1345" w:rsidDel="00A96CBA">
          <w:rPr>
            <w:position w:val="-12"/>
            <w:szCs w:val="26"/>
            <w:lang w:val="pt-BR"/>
          </w:rPr>
          <w:object w:dxaOrig="520" w:dyaOrig="360" w14:anchorId="0CAAF5E9">
            <v:shape id="_x0000_i1101" type="#_x0000_t75" style="width:29.3pt;height:20.95pt" o:ole="">
              <v:imagedata r:id="rId166" o:title=""/>
            </v:shape>
            <o:OLEObject Type="Embed" ProgID="Equation.DSMT4" ShapeID="_x0000_i1101" DrawAspect="Content" ObjectID="_1417153802" r:id="rId167"/>
          </w:object>
        </w:r>
      </w:del>
      <w:del w:id="4357" w:author="The Si Tran" w:date="2012-12-10T20:40:00Z">
        <w:r w:rsidRPr="0049233F" w:rsidDel="00677FF8">
          <w:rPr>
            <w:szCs w:val="26"/>
            <w:lang w:val="pt-BR"/>
            <w:rPrChange w:id="4358" w:author="The Si Tran" w:date="2012-12-05T23:02:00Z">
              <w:rPr>
                <w:sz w:val="28"/>
                <w:szCs w:val="28"/>
                <w:lang w:val="pt-BR"/>
              </w:rPr>
            </w:rPrChange>
          </w:rPr>
          <w:delText xml:space="preserve"> là hệ số tự tương quan của thặng dư ở độ trễ </w:delText>
        </w:r>
      </w:del>
      <w:del w:id="4359" w:author="The Si Tran" w:date="2012-12-06T20:22:00Z">
        <w:r w:rsidRPr="0049233F" w:rsidDel="00A96CBA">
          <w:rPr>
            <w:szCs w:val="26"/>
            <w:lang w:val="pt-BR"/>
            <w:rPrChange w:id="4360" w:author="The Si Tran" w:date="2012-12-05T23:02:00Z">
              <w:rPr>
                <w:sz w:val="28"/>
                <w:szCs w:val="28"/>
                <w:lang w:val="pt-BR"/>
              </w:rPr>
            </w:rPrChange>
          </w:rPr>
          <w:delText>k</w:delText>
        </w:r>
      </w:del>
      <w:del w:id="4361" w:author="The Si Tran" w:date="2012-12-10T20:40:00Z">
        <w:r w:rsidRPr="0049233F" w:rsidDel="00677FF8">
          <w:rPr>
            <w:szCs w:val="26"/>
            <w:lang w:val="pt-BR"/>
            <w:rPrChange w:id="4362" w:author="The Si Tran" w:date="2012-12-05T23:02:00Z">
              <w:rPr>
                <w:sz w:val="28"/>
                <w:szCs w:val="28"/>
                <w:lang w:val="pt-BR"/>
              </w:rPr>
            </w:rPrChange>
          </w:rPr>
          <w:delText>.</w:delText>
        </w:r>
        <w:bookmarkStart w:id="4363" w:name="_Toc343083598"/>
        <w:bookmarkStart w:id="4364" w:name="_Toc343083812"/>
        <w:bookmarkStart w:id="4365" w:name="_Toc343084023"/>
        <w:bookmarkStart w:id="4366" w:name="_Toc343220782"/>
        <w:bookmarkStart w:id="4367" w:name="_Toc343232286"/>
        <w:bookmarkStart w:id="4368" w:name="_Toc343232699"/>
        <w:bookmarkStart w:id="4369" w:name="_Toc343232984"/>
        <w:bookmarkEnd w:id="4363"/>
        <w:bookmarkEnd w:id="4364"/>
        <w:bookmarkEnd w:id="4365"/>
        <w:bookmarkEnd w:id="4366"/>
        <w:bookmarkEnd w:id="4367"/>
        <w:bookmarkEnd w:id="4368"/>
        <w:bookmarkEnd w:id="4369"/>
      </w:del>
    </w:p>
    <w:p w14:paraId="1F223545" w14:textId="77777777" w:rsidR="006A21F7" w:rsidRPr="0049233F" w:rsidDel="00677FF8" w:rsidRDefault="006A21F7" w:rsidP="006A21F7">
      <w:pPr>
        <w:ind w:firstLine="540"/>
        <w:rPr>
          <w:del w:id="4370" w:author="The Si Tran" w:date="2012-12-10T20:40:00Z"/>
          <w:szCs w:val="26"/>
          <w:lang w:val="pt-BR"/>
          <w:rPrChange w:id="4371" w:author="The Si Tran" w:date="2012-12-05T23:02:00Z">
            <w:rPr>
              <w:del w:id="4372" w:author="The Si Tran" w:date="2012-12-10T20:40:00Z"/>
              <w:sz w:val="28"/>
              <w:szCs w:val="28"/>
              <w:lang w:val="pt-BR"/>
            </w:rPr>
          </w:rPrChange>
        </w:rPr>
      </w:pPr>
      <w:del w:id="4373" w:author="The Si Tran" w:date="2012-12-06T20:22:00Z">
        <w:r w:rsidRPr="0049233F" w:rsidDel="00A96CBA">
          <w:rPr>
            <w:szCs w:val="26"/>
            <w:lang w:val="pt-BR"/>
            <w:rPrChange w:id="4374" w:author="The Si Tran" w:date="2012-12-05T23:02:00Z">
              <w:rPr>
                <w:sz w:val="28"/>
                <w:szCs w:val="28"/>
                <w:lang w:val="pt-BR"/>
              </w:rPr>
            </w:rPrChange>
          </w:rPr>
          <w:delText xml:space="preserve">n </w:delText>
        </w:r>
      </w:del>
      <w:del w:id="4375" w:author="The Si Tran" w:date="2012-12-10T20:40:00Z">
        <w:r w:rsidRPr="0049233F" w:rsidDel="00677FF8">
          <w:rPr>
            <w:szCs w:val="26"/>
            <w:lang w:val="pt-BR"/>
            <w:rPrChange w:id="4376" w:author="The Si Tran" w:date="2012-12-05T23:02:00Z">
              <w:rPr>
                <w:sz w:val="28"/>
                <w:szCs w:val="28"/>
                <w:lang w:val="pt-BR"/>
              </w:rPr>
            </w:rPrChange>
          </w:rPr>
          <w:delText>là kích thước của chuỗi thặng dư.</w:delText>
        </w:r>
        <w:bookmarkStart w:id="4377" w:name="_Toc343083599"/>
        <w:bookmarkStart w:id="4378" w:name="_Toc343083813"/>
        <w:bookmarkStart w:id="4379" w:name="_Toc343084024"/>
        <w:bookmarkStart w:id="4380" w:name="_Toc343220783"/>
        <w:bookmarkStart w:id="4381" w:name="_Toc343232287"/>
        <w:bookmarkStart w:id="4382" w:name="_Toc343232700"/>
        <w:bookmarkStart w:id="4383" w:name="_Toc343232985"/>
        <w:bookmarkEnd w:id="4377"/>
        <w:bookmarkEnd w:id="4378"/>
        <w:bookmarkEnd w:id="4379"/>
        <w:bookmarkEnd w:id="4380"/>
        <w:bookmarkEnd w:id="4381"/>
        <w:bookmarkEnd w:id="4382"/>
        <w:bookmarkEnd w:id="4383"/>
      </w:del>
    </w:p>
    <w:p w14:paraId="7E6255BB" w14:textId="77777777" w:rsidR="006A21F7" w:rsidRPr="0049233F" w:rsidDel="00677FF8" w:rsidRDefault="006A21F7" w:rsidP="006A21F7">
      <w:pPr>
        <w:ind w:firstLine="540"/>
        <w:rPr>
          <w:del w:id="4384" w:author="The Si Tran" w:date="2012-12-10T20:40:00Z"/>
          <w:szCs w:val="26"/>
          <w:lang w:val="fr-FR"/>
          <w:rPrChange w:id="4385" w:author="The Si Tran" w:date="2012-12-05T23:02:00Z">
            <w:rPr>
              <w:del w:id="4386" w:author="The Si Tran" w:date="2012-12-10T20:40:00Z"/>
              <w:sz w:val="28"/>
              <w:szCs w:val="28"/>
              <w:lang w:val="fr-FR"/>
            </w:rPr>
          </w:rPrChange>
        </w:rPr>
      </w:pPr>
      <w:del w:id="4387" w:author="The Si Tran" w:date="2012-12-06T20:22:00Z">
        <w:r w:rsidRPr="0049233F" w:rsidDel="00A96CBA">
          <w:rPr>
            <w:szCs w:val="26"/>
            <w:lang w:val="fr-FR"/>
            <w:rPrChange w:id="4388" w:author="The Si Tran" w:date="2012-12-05T23:02:00Z">
              <w:rPr>
                <w:sz w:val="28"/>
                <w:szCs w:val="28"/>
                <w:lang w:val="fr-FR"/>
              </w:rPr>
            </w:rPrChange>
          </w:rPr>
          <w:delText>k</w:delText>
        </w:r>
      </w:del>
      <w:del w:id="4389" w:author="The Si Tran" w:date="2012-12-10T20:40:00Z">
        <w:r w:rsidRPr="0049233F" w:rsidDel="00677FF8">
          <w:rPr>
            <w:szCs w:val="26"/>
            <w:lang w:val="fr-FR"/>
            <w:rPrChange w:id="4390" w:author="The Si Tran" w:date="2012-12-05T23:02:00Z">
              <w:rPr>
                <w:sz w:val="28"/>
                <w:szCs w:val="28"/>
                <w:lang w:val="fr-FR"/>
              </w:rPr>
            </w:rPrChange>
          </w:rPr>
          <w:delText xml:space="preserve"> là độ trễ</w:delText>
        </w:r>
        <w:bookmarkStart w:id="4391" w:name="_Toc343083600"/>
        <w:bookmarkStart w:id="4392" w:name="_Toc343083814"/>
        <w:bookmarkStart w:id="4393" w:name="_Toc343084025"/>
        <w:bookmarkStart w:id="4394" w:name="_Toc343220784"/>
        <w:bookmarkStart w:id="4395" w:name="_Toc343232288"/>
        <w:bookmarkStart w:id="4396" w:name="_Toc343232701"/>
        <w:bookmarkStart w:id="4397" w:name="_Toc343232986"/>
        <w:bookmarkEnd w:id="4391"/>
        <w:bookmarkEnd w:id="4392"/>
        <w:bookmarkEnd w:id="4393"/>
        <w:bookmarkEnd w:id="4394"/>
        <w:bookmarkEnd w:id="4395"/>
        <w:bookmarkEnd w:id="4396"/>
        <w:bookmarkEnd w:id="4397"/>
      </w:del>
    </w:p>
    <w:p w14:paraId="1D7FD395" w14:textId="77777777" w:rsidR="006A21F7" w:rsidRPr="0049233F" w:rsidDel="00677FF8" w:rsidRDefault="006A21F7" w:rsidP="006A21F7">
      <w:pPr>
        <w:ind w:firstLine="540"/>
        <w:rPr>
          <w:del w:id="4398" w:author="The Si Tran" w:date="2012-12-10T20:40:00Z"/>
          <w:szCs w:val="26"/>
          <w:lang w:val="fr-FR"/>
          <w:rPrChange w:id="4399" w:author="The Si Tran" w:date="2012-12-05T23:02:00Z">
            <w:rPr>
              <w:del w:id="4400" w:author="The Si Tran" w:date="2012-12-10T20:40:00Z"/>
              <w:sz w:val="28"/>
              <w:szCs w:val="28"/>
              <w:lang w:val="fr-FR"/>
            </w:rPr>
          </w:rPrChange>
        </w:rPr>
      </w:pPr>
      <w:del w:id="4401" w:author="The Si Tran" w:date="2012-12-06T20:22:00Z">
        <w:r w:rsidRPr="0049233F" w:rsidDel="00A96CBA">
          <w:rPr>
            <w:szCs w:val="26"/>
            <w:lang w:val="fr-FR"/>
            <w:rPrChange w:id="4402" w:author="The Si Tran" w:date="2012-12-05T23:02:00Z">
              <w:rPr>
                <w:sz w:val="28"/>
                <w:szCs w:val="28"/>
                <w:lang w:val="fr-FR"/>
              </w:rPr>
            </w:rPrChange>
          </w:rPr>
          <w:delText>m</w:delText>
        </w:r>
      </w:del>
      <w:del w:id="4403" w:author="The Si Tran" w:date="2012-12-10T20:40:00Z">
        <w:r w:rsidRPr="0049233F" w:rsidDel="00677FF8">
          <w:rPr>
            <w:szCs w:val="26"/>
            <w:lang w:val="fr-FR"/>
            <w:rPrChange w:id="4404" w:author="The Si Tran" w:date="2012-12-05T23:02:00Z">
              <w:rPr>
                <w:sz w:val="28"/>
                <w:szCs w:val="28"/>
                <w:lang w:val="fr-FR"/>
              </w:rPr>
            </w:rPrChange>
          </w:rPr>
          <w:delText xml:space="preserve"> là tổng số độ trễ được kiểm tra.</w:delText>
        </w:r>
        <w:bookmarkStart w:id="4405" w:name="_Toc343083601"/>
        <w:bookmarkStart w:id="4406" w:name="_Toc343083815"/>
        <w:bookmarkStart w:id="4407" w:name="_Toc343084026"/>
        <w:bookmarkStart w:id="4408" w:name="_Toc343220785"/>
        <w:bookmarkStart w:id="4409" w:name="_Toc343232289"/>
        <w:bookmarkStart w:id="4410" w:name="_Toc343232702"/>
        <w:bookmarkStart w:id="4411" w:name="_Toc343232987"/>
        <w:bookmarkEnd w:id="4405"/>
        <w:bookmarkEnd w:id="4406"/>
        <w:bookmarkEnd w:id="4407"/>
        <w:bookmarkEnd w:id="4408"/>
        <w:bookmarkEnd w:id="4409"/>
        <w:bookmarkEnd w:id="4410"/>
        <w:bookmarkEnd w:id="4411"/>
      </w:del>
    </w:p>
    <w:p w14:paraId="4BE4BD4A" w14:textId="77777777" w:rsidR="006A21F7" w:rsidRPr="0049233F" w:rsidDel="00677FF8" w:rsidRDefault="006A21F7" w:rsidP="006A21F7">
      <w:pPr>
        <w:ind w:firstLine="540"/>
        <w:rPr>
          <w:del w:id="4412" w:author="The Si Tran" w:date="2012-12-10T20:40:00Z"/>
          <w:szCs w:val="26"/>
          <w:lang w:val="fr-FR"/>
          <w:rPrChange w:id="4413" w:author="The Si Tran" w:date="2012-12-05T23:02:00Z">
            <w:rPr>
              <w:del w:id="4414" w:author="The Si Tran" w:date="2012-12-10T20:40:00Z"/>
              <w:sz w:val="28"/>
              <w:szCs w:val="28"/>
              <w:lang w:val="fr-FR"/>
            </w:rPr>
          </w:rPrChange>
        </w:rPr>
      </w:pPr>
      <w:bookmarkStart w:id="4415" w:name="_Toc343083602"/>
      <w:bookmarkStart w:id="4416" w:name="_Toc343083816"/>
      <w:bookmarkStart w:id="4417" w:name="_Toc343084027"/>
      <w:bookmarkStart w:id="4418" w:name="_Toc343220786"/>
      <w:bookmarkStart w:id="4419" w:name="_Toc343232290"/>
      <w:bookmarkStart w:id="4420" w:name="_Toc343232703"/>
      <w:bookmarkStart w:id="4421" w:name="_Toc343232988"/>
      <w:bookmarkEnd w:id="4415"/>
      <w:bookmarkEnd w:id="4416"/>
      <w:bookmarkEnd w:id="4417"/>
      <w:bookmarkEnd w:id="4418"/>
      <w:bookmarkEnd w:id="4419"/>
      <w:bookmarkEnd w:id="4420"/>
      <w:bookmarkEnd w:id="4421"/>
    </w:p>
    <w:p w14:paraId="213EA8A3" w14:textId="77777777" w:rsidR="006A21F7" w:rsidRPr="0049233F" w:rsidDel="00677FF8" w:rsidRDefault="006A21F7" w:rsidP="006A21F7">
      <w:pPr>
        <w:ind w:firstLine="540"/>
        <w:rPr>
          <w:del w:id="4422" w:author="The Si Tran" w:date="2012-12-10T20:40:00Z"/>
          <w:szCs w:val="26"/>
          <w:lang w:val="fr-FR"/>
          <w:rPrChange w:id="4423" w:author="The Si Tran" w:date="2012-12-05T23:02:00Z">
            <w:rPr>
              <w:del w:id="4424" w:author="The Si Tran" w:date="2012-12-10T20:40:00Z"/>
              <w:sz w:val="28"/>
              <w:szCs w:val="28"/>
              <w:lang w:val="fr-FR"/>
            </w:rPr>
          </w:rPrChange>
        </w:rPr>
      </w:pPr>
      <w:del w:id="4425" w:author="The Si Tran" w:date="2012-12-10T20:40:00Z">
        <w:r w:rsidRPr="0049233F" w:rsidDel="00677FF8">
          <w:rPr>
            <w:szCs w:val="26"/>
            <w:lang w:val="fr-FR"/>
            <w:rPrChange w:id="4426"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2" type="#_x0000_t75" style="width:17.6pt;height:21.75pt" o:ole="">
              <v:imagedata r:id="rId168" o:title=""/>
            </v:shape>
            <o:OLEObject Type="Embed" ProgID="Equation.DSMT4" ShapeID="_x0000_i1102" DrawAspect="Content" ObjectID="_1417153803" r:id="rId169"/>
          </w:object>
        </w:r>
        <w:r w:rsidRPr="0049233F" w:rsidDel="00677FF8">
          <w:rPr>
            <w:szCs w:val="26"/>
            <w:lang w:val="fr-FR"/>
            <w:rPrChange w:id="4427"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428" w:name="_Toc343083603"/>
        <w:bookmarkStart w:id="4429" w:name="_Toc343083817"/>
        <w:bookmarkStart w:id="4430" w:name="_Toc343084028"/>
        <w:bookmarkStart w:id="4431" w:name="_Toc343220787"/>
        <w:bookmarkStart w:id="4432" w:name="_Toc343232291"/>
        <w:bookmarkStart w:id="4433" w:name="_Toc343232704"/>
        <w:bookmarkStart w:id="4434" w:name="_Toc343232989"/>
        <w:bookmarkEnd w:id="4428"/>
        <w:bookmarkEnd w:id="4429"/>
        <w:bookmarkEnd w:id="4430"/>
        <w:bookmarkEnd w:id="4431"/>
        <w:bookmarkEnd w:id="4432"/>
        <w:bookmarkEnd w:id="4433"/>
        <w:bookmarkEnd w:id="4434"/>
      </w:del>
    </w:p>
    <w:p w14:paraId="7BD82624" w14:textId="77777777" w:rsidR="006A21F7" w:rsidRPr="0049233F" w:rsidDel="00677FF8" w:rsidRDefault="006A21F7" w:rsidP="006A21F7">
      <w:pPr>
        <w:ind w:firstLine="540"/>
        <w:rPr>
          <w:del w:id="4435" w:author="The Si Tran" w:date="2012-12-10T20:40:00Z"/>
          <w:szCs w:val="26"/>
          <w:lang w:val="fr-FR"/>
          <w:rPrChange w:id="4436" w:author="The Si Tran" w:date="2012-12-05T23:02:00Z">
            <w:rPr>
              <w:del w:id="4437" w:author="The Si Tran" w:date="2012-12-10T20:40:00Z"/>
              <w:sz w:val="28"/>
              <w:szCs w:val="28"/>
              <w:lang w:val="fr-FR"/>
            </w:rPr>
          </w:rPrChange>
        </w:rPr>
      </w:pPr>
      <w:del w:id="4438" w:author="The Si Tran" w:date="2012-12-10T20:40:00Z">
        <w:r w:rsidRPr="0049233F" w:rsidDel="00677FF8">
          <w:rPr>
            <w:b/>
            <w:szCs w:val="26"/>
            <w:lang w:val="fr-FR"/>
            <w:rPrChange w:id="4439" w:author="The Si Tran" w:date="2012-12-05T23:02:00Z">
              <w:rPr>
                <w:b/>
                <w:sz w:val="28"/>
                <w:szCs w:val="28"/>
                <w:lang w:val="fr-FR"/>
              </w:rPr>
            </w:rPrChange>
          </w:rPr>
          <w:delText>Bước 4 : Dùng mô hình để đưa ra dự báo</w:delText>
        </w:r>
        <w:bookmarkStart w:id="4440" w:name="_Toc343083604"/>
        <w:bookmarkStart w:id="4441" w:name="_Toc343083818"/>
        <w:bookmarkStart w:id="4442" w:name="_Toc343084029"/>
        <w:bookmarkStart w:id="4443" w:name="_Toc343220788"/>
        <w:bookmarkStart w:id="4444" w:name="_Toc343232292"/>
        <w:bookmarkStart w:id="4445" w:name="_Toc343232705"/>
        <w:bookmarkStart w:id="4446" w:name="_Toc343232990"/>
        <w:bookmarkEnd w:id="4440"/>
        <w:bookmarkEnd w:id="4441"/>
        <w:bookmarkEnd w:id="4442"/>
        <w:bookmarkEnd w:id="4443"/>
        <w:bookmarkEnd w:id="4444"/>
        <w:bookmarkEnd w:id="4445"/>
        <w:bookmarkEnd w:id="4446"/>
      </w:del>
    </w:p>
    <w:p w14:paraId="2E3C245F" w14:textId="77777777" w:rsidR="006A21F7" w:rsidRPr="0049233F" w:rsidDel="00677FF8" w:rsidRDefault="006A21F7" w:rsidP="006A21F7">
      <w:pPr>
        <w:ind w:firstLine="540"/>
        <w:rPr>
          <w:del w:id="4447" w:author="The Si Tran" w:date="2012-12-10T20:40:00Z"/>
          <w:szCs w:val="26"/>
          <w:lang w:val="fr-FR"/>
          <w:rPrChange w:id="4448" w:author="The Si Tran" w:date="2012-12-05T23:02:00Z">
            <w:rPr>
              <w:del w:id="4449" w:author="The Si Tran" w:date="2012-12-10T20:40:00Z"/>
              <w:sz w:val="28"/>
              <w:szCs w:val="28"/>
              <w:lang w:val="fr-FR"/>
            </w:rPr>
          </w:rPrChange>
        </w:rPr>
      </w:pPr>
      <w:del w:id="4450" w:author="The Si Tran" w:date="2012-12-10T20:40:00Z">
        <w:r w:rsidRPr="0049233F" w:rsidDel="00677FF8">
          <w:rPr>
            <w:szCs w:val="26"/>
            <w:lang w:val="fr-FR"/>
            <w:rPrChange w:id="4451"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452" w:author="The Si Tran" w:date="2012-12-05T23:02:00Z">
              <w:rPr>
                <w:i/>
                <w:sz w:val="28"/>
                <w:szCs w:val="28"/>
                <w:lang w:val="fr-FR"/>
              </w:rPr>
            </w:rPrChange>
          </w:rPr>
          <w:delText>predict()</w:delText>
        </w:r>
        <w:r w:rsidRPr="0049233F" w:rsidDel="00677FF8">
          <w:rPr>
            <w:szCs w:val="26"/>
            <w:lang w:val="fr-FR"/>
            <w:rPrChange w:id="4453" w:author="The Si Tran" w:date="2012-12-05T23:02:00Z">
              <w:rPr>
                <w:sz w:val="28"/>
                <w:szCs w:val="28"/>
                <w:lang w:val="fr-FR"/>
              </w:rPr>
            </w:rPrChange>
          </w:rPr>
          <w:delText xml:space="preserve"> để sinh ra các giá trị dự đoán.</w:delText>
        </w:r>
        <w:bookmarkStart w:id="4454" w:name="_Toc343083605"/>
        <w:bookmarkStart w:id="4455" w:name="_Toc343083819"/>
        <w:bookmarkStart w:id="4456" w:name="_Toc343084030"/>
        <w:bookmarkStart w:id="4457" w:name="_Toc343220789"/>
        <w:bookmarkStart w:id="4458" w:name="_Toc343232293"/>
        <w:bookmarkStart w:id="4459" w:name="_Toc343232706"/>
        <w:bookmarkStart w:id="4460" w:name="_Toc343232991"/>
        <w:bookmarkEnd w:id="4454"/>
        <w:bookmarkEnd w:id="4455"/>
        <w:bookmarkEnd w:id="4456"/>
        <w:bookmarkEnd w:id="4457"/>
        <w:bookmarkEnd w:id="4458"/>
        <w:bookmarkEnd w:id="4459"/>
        <w:bookmarkEnd w:id="4460"/>
      </w:del>
    </w:p>
    <w:p w14:paraId="544C1C90" w14:textId="77777777" w:rsidR="006A21F7" w:rsidRPr="0049233F" w:rsidDel="00677FF8" w:rsidRDefault="006A21F7" w:rsidP="006A21F7">
      <w:pPr>
        <w:ind w:firstLine="540"/>
        <w:rPr>
          <w:del w:id="4461" w:author="The Si Tran" w:date="2012-12-10T20:40:00Z"/>
          <w:b/>
          <w:szCs w:val="26"/>
          <w:lang w:val="fr-FR"/>
          <w:rPrChange w:id="4462" w:author="The Si Tran" w:date="2012-12-05T23:02:00Z">
            <w:rPr>
              <w:del w:id="4463" w:author="The Si Tran" w:date="2012-12-10T20:40:00Z"/>
              <w:b/>
              <w:sz w:val="28"/>
              <w:szCs w:val="28"/>
              <w:lang w:val="fr-FR"/>
            </w:rPr>
          </w:rPrChange>
        </w:rPr>
      </w:pPr>
      <w:del w:id="4464" w:author="The Si Tran" w:date="2012-12-10T20:40:00Z">
        <w:r w:rsidRPr="0049233F" w:rsidDel="00677FF8">
          <w:rPr>
            <w:b/>
            <w:szCs w:val="26"/>
            <w:lang w:val="fr-FR"/>
            <w:rPrChange w:id="4465" w:author="The Si Tran" w:date="2012-12-05T23:02:00Z">
              <w:rPr>
                <w:b/>
                <w:sz w:val="28"/>
                <w:szCs w:val="28"/>
                <w:lang w:val="fr-FR"/>
              </w:rPr>
            </w:rPrChange>
          </w:rPr>
          <w:delText>Tiêu chuẩn lựa chọn mô hình</w:delText>
        </w:r>
        <w:bookmarkStart w:id="4466" w:name="_Toc343083606"/>
        <w:bookmarkStart w:id="4467" w:name="_Toc343083820"/>
        <w:bookmarkStart w:id="4468" w:name="_Toc343084031"/>
        <w:bookmarkStart w:id="4469" w:name="_Toc343220790"/>
        <w:bookmarkStart w:id="4470" w:name="_Toc343232294"/>
        <w:bookmarkStart w:id="4471" w:name="_Toc343232707"/>
        <w:bookmarkStart w:id="4472" w:name="_Toc343232992"/>
        <w:bookmarkEnd w:id="4466"/>
        <w:bookmarkEnd w:id="4467"/>
        <w:bookmarkEnd w:id="4468"/>
        <w:bookmarkEnd w:id="4469"/>
        <w:bookmarkEnd w:id="4470"/>
        <w:bookmarkEnd w:id="4471"/>
        <w:bookmarkEnd w:id="4472"/>
      </w:del>
    </w:p>
    <w:p w14:paraId="06F0A82B" w14:textId="77777777" w:rsidR="006A21F7" w:rsidRPr="0049233F" w:rsidDel="00677FF8" w:rsidRDefault="006A21F7" w:rsidP="006A21F7">
      <w:pPr>
        <w:ind w:firstLine="540"/>
        <w:rPr>
          <w:del w:id="4473" w:author="The Si Tran" w:date="2012-12-10T20:40:00Z"/>
          <w:szCs w:val="26"/>
          <w:lang w:val="fr-FR"/>
          <w:rPrChange w:id="4474" w:author="The Si Tran" w:date="2012-12-05T23:02:00Z">
            <w:rPr>
              <w:del w:id="4475" w:author="The Si Tran" w:date="2012-12-10T20:40:00Z"/>
              <w:sz w:val="28"/>
              <w:szCs w:val="28"/>
              <w:lang w:val="fr-FR"/>
            </w:rPr>
          </w:rPrChange>
        </w:rPr>
      </w:pPr>
      <w:del w:id="4476" w:author="The Si Tran" w:date="2012-12-10T20:40:00Z">
        <w:r w:rsidRPr="0049233F" w:rsidDel="00677FF8">
          <w:rPr>
            <w:szCs w:val="26"/>
            <w:lang w:val="fr-FR"/>
            <w:rPrChange w:id="4477"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478" w:name="_Toc343083607"/>
        <w:bookmarkStart w:id="4479" w:name="_Toc343083821"/>
        <w:bookmarkStart w:id="4480" w:name="_Toc343084032"/>
        <w:bookmarkStart w:id="4481" w:name="_Toc343220791"/>
        <w:bookmarkStart w:id="4482" w:name="_Toc343232295"/>
        <w:bookmarkStart w:id="4483" w:name="_Toc343232708"/>
        <w:bookmarkStart w:id="4484" w:name="_Toc343232993"/>
        <w:bookmarkEnd w:id="4478"/>
        <w:bookmarkEnd w:id="4479"/>
        <w:bookmarkEnd w:id="4480"/>
        <w:bookmarkEnd w:id="4481"/>
        <w:bookmarkEnd w:id="4482"/>
        <w:bookmarkEnd w:id="4483"/>
        <w:bookmarkEnd w:id="4484"/>
      </w:del>
    </w:p>
    <w:p w14:paraId="597023A8" w14:textId="77777777" w:rsidR="006A21F7" w:rsidRPr="0049233F" w:rsidDel="00677FF8" w:rsidRDefault="006A21F7" w:rsidP="006A21F7">
      <w:pPr>
        <w:ind w:firstLine="540"/>
        <w:rPr>
          <w:del w:id="4485" w:author="The Si Tran" w:date="2012-12-10T20:40:00Z"/>
          <w:szCs w:val="26"/>
          <w:lang w:val="fr-FR"/>
          <w:rPrChange w:id="4486" w:author="The Si Tran" w:date="2012-12-05T23:02:00Z">
            <w:rPr>
              <w:del w:id="4487" w:author="The Si Tran" w:date="2012-12-10T20:40:00Z"/>
              <w:sz w:val="28"/>
              <w:szCs w:val="28"/>
              <w:lang w:val="fr-FR"/>
            </w:rPr>
          </w:rPrChange>
        </w:rPr>
      </w:pPr>
      <w:del w:id="4488" w:author="The Si Tran" w:date="2012-12-10T20:40:00Z">
        <w:r w:rsidRPr="0049233F" w:rsidDel="00677FF8">
          <w:rPr>
            <w:szCs w:val="26"/>
            <w:lang w:val="fr-FR"/>
            <w:rPrChange w:id="4489"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3" type="#_x0000_t75" style="width:133.1pt;height:87.05pt" o:ole="">
              <v:imagedata r:id="rId170" o:title=""/>
            </v:shape>
            <o:OLEObject Type="Embed" ProgID="Equation.DSMT4" ShapeID="_x0000_i1103" DrawAspect="Content" ObjectID="_1417153804" r:id="rId171"/>
          </w:object>
        </w:r>
        <w:bookmarkStart w:id="4490" w:name="_Toc343083608"/>
        <w:bookmarkStart w:id="4491" w:name="_Toc343083822"/>
        <w:bookmarkStart w:id="4492" w:name="_Toc343084033"/>
        <w:bookmarkStart w:id="4493" w:name="_Toc343220792"/>
        <w:bookmarkStart w:id="4494" w:name="_Toc343232296"/>
        <w:bookmarkStart w:id="4495" w:name="_Toc343232709"/>
        <w:bookmarkStart w:id="4496" w:name="_Toc343232994"/>
        <w:bookmarkEnd w:id="4490"/>
        <w:bookmarkEnd w:id="4491"/>
        <w:bookmarkEnd w:id="4492"/>
        <w:bookmarkEnd w:id="4493"/>
        <w:bookmarkEnd w:id="4494"/>
        <w:bookmarkEnd w:id="4495"/>
        <w:bookmarkEnd w:id="4496"/>
      </w:del>
    </w:p>
    <w:p w14:paraId="3E14BA0D" w14:textId="77777777" w:rsidR="006A21F7" w:rsidRPr="0049233F" w:rsidDel="00677FF8" w:rsidRDefault="006A21F7" w:rsidP="006A21F7">
      <w:pPr>
        <w:ind w:firstLine="540"/>
        <w:rPr>
          <w:del w:id="4497" w:author="The Si Tran" w:date="2012-12-10T20:40:00Z"/>
          <w:szCs w:val="26"/>
          <w:lang w:val="fr-FR"/>
          <w:rPrChange w:id="4498" w:author="The Si Tran" w:date="2012-12-05T23:02:00Z">
            <w:rPr>
              <w:del w:id="4499" w:author="The Si Tran" w:date="2012-12-10T20:40:00Z"/>
              <w:sz w:val="28"/>
              <w:szCs w:val="28"/>
              <w:lang w:val="fr-FR"/>
            </w:rPr>
          </w:rPrChange>
        </w:rPr>
      </w:pPr>
      <w:del w:id="4500" w:author="The Si Tran" w:date="2012-12-10T20:40:00Z">
        <w:r w:rsidRPr="0049233F" w:rsidDel="00677FF8">
          <w:rPr>
            <w:szCs w:val="26"/>
            <w:lang w:val="fr-FR"/>
            <w:rPrChange w:id="4501" w:author="The Si Tran" w:date="2012-12-05T23:02:00Z">
              <w:rPr>
                <w:sz w:val="28"/>
                <w:szCs w:val="28"/>
                <w:lang w:val="fr-FR"/>
              </w:rPr>
            </w:rPrChange>
          </w:rPr>
          <w:delText>Với</w:delText>
        </w:r>
        <w:bookmarkStart w:id="4502" w:name="_Toc343083609"/>
        <w:bookmarkStart w:id="4503" w:name="_Toc343083823"/>
        <w:bookmarkStart w:id="4504" w:name="_Toc343084034"/>
        <w:bookmarkStart w:id="4505" w:name="_Toc343220793"/>
        <w:bookmarkStart w:id="4506" w:name="_Toc343232297"/>
        <w:bookmarkStart w:id="4507" w:name="_Toc343232710"/>
        <w:bookmarkStart w:id="4508" w:name="_Toc343232995"/>
        <w:bookmarkEnd w:id="4502"/>
        <w:bookmarkEnd w:id="4503"/>
        <w:bookmarkEnd w:id="4504"/>
        <w:bookmarkEnd w:id="4505"/>
        <w:bookmarkEnd w:id="4506"/>
        <w:bookmarkEnd w:id="4507"/>
        <w:bookmarkEnd w:id="4508"/>
      </w:del>
    </w:p>
    <w:p w14:paraId="3C324C48" w14:textId="77777777" w:rsidR="006A21F7" w:rsidRPr="0049233F" w:rsidDel="00677FF8" w:rsidRDefault="006A21F7" w:rsidP="006A21F7">
      <w:pPr>
        <w:ind w:firstLine="540"/>
        <w:rPr>
          <w:del w:id="4509" w:author="The Si Tran" w:date="2012-12-10T20:40:00Z"/>
          <w:szCs w:val="26"/>
          <w:lang w:val="fr-FR"/>
          <w:rPrChange w:id="4510" w:author="The Si Tran" w:date="2012-12-05T23:02:00Z">
            <w:rPr>
              <w:del w:id="4511" w:author="The Si Tran" w:date="2012-12-10T20:40:00Z"/>
              <w:sz w:val="28"/>
              <w:szCs w:val="28"/>
              <w:lang w:val="fr-FR"/>
            </w:rPr>
          </w:rPrChange>
        </w:rPr>
      </w:pPr>
      <w:del w:id="4512" w:author="The Si Tran" w:date="2012-12-10T20:40:00Z">
        <w:r w:rsidRPr="0049233F" w:rsidDel="00677FF8">
          <w:rPr>
            <w:szCs w:val="26"/>
            <w:lang w:val="fr-FR"/>
            <w:rPrChange w:id="4513" w:author="The Si Tran" w:date="2012-12-05T23:02:00Z">
              <w:rPr>
                <w:sz w:val="28"/>
                <w:szCs w:val="28"/>
                <w:lang w:val="fr-FR"/>
              </w:rPr>
            </w:rPrChange>
          </w:rPr>
          <w:delText>ln = logarit tự nhiên</w:delText>
        </w:r>
        <w:bookmarkStart w:id="4514" w:name="_Toc343083610"/>
        <w:bookmarkStart w:id="4515" w:name="_Toc343083824"/>
        <w:bookmarkStart w:id="4516" w:name="_Toc343084035"/>
        <w:bookmarkStart w:id="4517" w:name="_Toc343220794"/>
        <w:bookmarkStart w:id="4518" w:name="_Toc343232298"/>
        <w:bookmarkStart w:id="4519" w:name="_Toc343232711"/>
        <w:bookmarkStart w:id="4520" w:name="_Toc343232996"/>
        <w:bookmarkEnd w:id="4514"/>
        <w:bookmarkEnd w:id="4515"/>
        <w:bookmarkEnd w:id="4516"/>
        <w:bookmarkEnd w:id="4517"/>
        <w:bookmarkEnd w:id="4518"/>
        <w:bookmarkEnd w:id="4519"/>
        <w:bookmarkEnd w:id="4520"/>
      </w:del>
    </w:p>
    <w:p w14:paraId="70A52B8A" w14:textId="77777777" w:rsidR="006A21F7" w:rsidRPr="0049233F" w:rsidDel="00677FF8" w:rsidRDefault="006A21F7" w:rsidP="006A21F7">
      <w:pPr>
        <w:ind w:firstLine="540"/>
        <w:rPr>
          <w:del w:id="4521" w:author="The Si Tran" w:date="2012-12-10T20:40:00Z"/>
          <w:szCs w:val="26"/>
          <w:lang w:val="fr-FR"/>
          <w:rPrChange w:id="4522" w:author="The Si Tran" w:date="2012-12-05T23:02:00Z">
            <w:rPr>
              <w:del w:id="4523" w:author="The Si Tran" w:date="2012-12-10T20:40:00Z"/>
              <w:sz w:val="28"/>
              <w:szCs w:val="28"/>
              <w:lang w:val="fr-FR"/>
            </w:rPr>
          </w:rPrChange>
        </w:rPr>
      </w:pPr>
      <w:del w:id="4524" w:author="The Si Tran" w:date="2012-12-10T20:40:00Z">
        <w:r w:rsidRPr="00AF1345" w:rsidDel="00677FF8">
          <w:rPr>
            <w:position w:val="-6"/>
            <w:szCs w:val="26"/>
            <w:lang w:val="fr-FR"/>
          </w:rPr>
          <w:object w:dxaOrig="320" w:dyaOrig="320" w14:anchorId="62779385">
            <v:shape id="_x0000_i1104" type="#_x0000_t75" style="width:25.95pt;height:25.95pt" o:ole="">
              <v:imagedata r:id="rId172" o:title=""/>
            </v:shape>
            <o:OLEObject Type="Embed" ProgID="Equation.DSMT4" ShapeID="_x0000_i1104" DrawAspect="Content" ObjectID="_1417153805" r:id="rId173"/>
          </w:object>
        </w:r>
        <w:r w:rsidRPr="0049233F" w:rsidDel="00677FF8">
          <w:rPr>
            <w:szCs w:val="26"/>
            <w:lang w:val="fr-FR"/>
            <w:rPrChange w:id="4525" w:author="The Si Tran" w:date="2012-12-05T23:02:00Z">
              <w:rPr>
                <w:sz w:val="28"/>
                <w:szCs w:val="28"/>
                <w:lang w:val="fr-FR"/>
              </w:rPr>
            </w:rPrChange>
          </w:rPr>
          <w:delText>= tổng bình phương sai số chia cho tổng số quan sát</w:delText>
        </w:r>
        <w:bookmarkStart w:id="4526" w:name="_Toc343083611"/>
        <w:bookmarkStart w:id="4527" w:name="_Toc343083825"/>
        <w:bookmarkStart w:id="4528" w:name="_Toc343084036"/>
        <w:bookmarkStart w:id="4529" w:name="_Toc343220795"/>
        <w:bookmarkStart w:id="4530" w:name="_Toc343232299"/>
        <w:bookmarkStart w:id="4531" w:name="_Toc343232712"/>
        <w:bookmarkStart w:id="4532" w:name="_Toc343232997"/>
        <w:bookmarkEnd w:id="4526"/>
        <w:bookmarkEnd w:id="4527"/>
        <w:bookmarkEnd w:id="4528"/>
        <w:bookmarkEnd w:id="4529"/>
        <w:bookmarkEnd w:id="4530"/>
        <w:bookmarkEnd w:id="4531"/>
        <w:bookmarkEnd w:id="4532"/>
      </w:del>
    </w:p>
    <w:p w14:paraId="0B842E9E" w14:textId="77777777" w:rsidR="006A21F7" w:rsidRPr="0049233F" w:rsidDel="00677FF8" w:rsidRDefault="006A21F7" w:rsidP="006A21F7">
      <w:pPr>
        <w:ind w:firstLine="540"/>
        <w:rPr>
          <w:del w:id="4533" w:author="The Si Tran" w:date="2012-12-10T20:40:00Z"/>
          <w:szCs w:val="26"/>
          <w:lang w:val="fr-FR"/>
          <w:rPrChange w:id="4534" w:author="The Si Tran" w:date="2012-12-05T23:02:00Z">
            <w:rPr>
              <w:del w:id="4535" w:author="The Si Tran" w:date="2012-12-10T20:40:00Z"/>
              <w:sz w:val="28"/>
              <w:szCs w:val="28"/>
              <w:lang w:val="fr-FR"/>
            </w:rPr>
          </w:rPrChange>
        </w:rPr>
      </w:pPr>
      <w:del w:id="4536" w:author="The Si Tran" w:date="2012-12-10T20:40:00Z">
        <w:r w:rsidRPr="0049233F" w:rsidDel="00677FF8">
          <w:rPr>
            <w:szCs w:val="26"/>
            <w:lang w:val="fr-FR"/>
            <w:rPrChange w:id="4537" w:author="The Si Tran" w:date="2012-12-05T23:02:00Z">
              <w:rPr>
                <w:sz w:val="28"/>
                <w:szCs w:val="28"/>
                <w:lang w:val="fr-FR"/>
              </w:rPr>
            </w:rPrChange>
          </w:rPr>
          <w:delText>n = Tổng số quan sát (của chuỗi thặng dư)</w:delText>
        </w:r>
        <w:bookmarkStart w:id="4538" w:name="_Toc343083612"/>
        <w:bookmarkStart w:id="4539" w:name="_Toc343083826"/>
        <w:bookmarkStart w:id="4540" w:name="_Toc343084037"/>
        <w:bookmarkStart w:id="4541" w:name="_Toc343220796"/>
        <w:bookmarkStart w:id="4542" w:name="_Toc343232300"/>
        <w:bookmarkStart w:id="4543" w:name="_Toc343232713"/>
        <w:bookmarkStart w:id="4544" w:name="_Toc343232998"/>
        <w:bookmarkEnd w:id="4538"/>
        <w:bookmarkEnd w:id="4539"/>
        <w:bookmarkEnd w:id="4540"/>
        <w:bookmarkEnd w:id="4541"/>
        <w:bookmarkEnd w:id="4542"/>
        <w:bookmarkEnd w:id="4543"/>
        <w:bookmarkEnd w:id="4544"/>
      </w:del>
    </w:p>
    <w:p w14:paraId="68FD2303" w14:textId="77777777" w:rsidR="006A21F7" w:rsidRPr="0049233F" w:rsidDel="00677FF8" w:rsidRDefault="006A21F7" w:rsidP="006A21F7">
      <w:pPr>
        <w:ind w:firstLine="540"/>
        <w:rPr>
          <w:del w:id="4545" w:author="The Si Tran" w:date="2012-12-10T20:40:00Z"/>
          <w:szCs w:val="26"/>
          <w:lang w:val="fr-FR"/>
          <w:rPrChange w:id="4546" w:author="The Si Tran" w:date="2012-12-05T23:02:00Z">
            <w:rPr>
              <w:del w:id="4547" w:author="The Si Tran" w:date="2012-12-10T20:40:00Z"/>
              <w:sz w:val="28"/>
              <w:szCs w:val="28"/>
              <w:lang w:val="fr-FR"/>
            </w:rPr>
          </w:rPrChange>
        </w:rPr>
      </w:pPr>
      <w:del w:id="4548" w:author="The Si Tran" w:date="2012-12-10T20:40:00Z">
        <w:r w:rsidRPr="0049233F" w:rsidDel="00677FF8">
          <w:rPr>
            <w:szCs w:val="26"/>
            <w:lang w:val="fr-FR"/>
            <w:rPrChange w:id="4549" w:author="The Si Tran" w:date="2012-12-05T23:02:00Z">
              <w:rPr>
                <w:sz w:val="28"/>
                <w:szCs w:val="28"/>
                <w:lang w:val="fr-FR"/>
              </w:rPr>
            </w:rPrChange>
          </w:rPr>
          <w:delText>r = tổng số tham số được ước lượng của mô hình ARIMA.</w:delText>
        </w:r>
        <w:bookmarkStart w:id="4550" w:name="_Toc343083613"/>
        <w:bookmarkStart w:id="4551" w:name="_Toc343083827"/>
        <w:bookmarkStart w:id="4552" w:name="_Toc343084038"/>
        <w:bookmarkStart w:id="4553" w:name="_Toc343220797"/>
        <w:bookmarkStart w:id="4554" w:name="_Toc343232301"/>
        <w:bookmarkStart w:id="4555" w:name="_Toc343232714"/>
        <w:bookmarkStart w:id="4556" w:name="_Toc343232999"/>
        <w:bookmarkEnd w:id="4550"/>
        <w:bookmarkEnd w:id="4551"/>
        <w:bookmarkEnd w:id="4552"/>
        <w:bookmarkEnd w:id="4553"/>
        <w:bookmarkEnd w:id="4554"/>
        <w:bookmarkEnd w:id="4555"/>
        <w:bookmarkEnd w:id="4556"/>
      </w:del>
    </w:p>
    <w:p w14:paraId="52350C18" w14:textId="77777777" w:rsidR="006A21F7" w:rsidRPr="0049233F" w:rsidDel="00677FF8" w:rsidRDefault="006A21F7" w:rsidP="006A21F7">
      <w:pPr>
        <w:ind w:firstLine="540"/>
        <w:rPr>
          <w:del w:id="4557" w:author="The Si Tran" w:date="2012-12-10T20:40:00Z"/>
          <w:szCs w:val="26"/>
          <w:lang w:val="fr-FR"/>
          <w:rPrChange w:id="4558" w:author="The Si Tran" w:date="2012-12-05T23:02:00Z">
            <w:rPr>
              <w:del w:id="4559" w:author="The Si Tran" w:date="2012-12-10T20:40:00Z"/>
              <w:sz w:val="28"/>
              <w:szCs w:val="28"/>
              <w:lang w:val="fr-FR"/>
            </w:rPr>
          </w:rPrChange>
        </w:rPr>
      </w:pPr>
      <w:bookmarkStart w:id="4560" w:name="_Toc343083614"/>
      <w:bookmarkStart w:id="4561" w:name="_Toc343083828"/>
      <w:bookmarkStart w:id="4562" w:name="_Toc343084039"/>
      <w:bookmarkStart w:id="4563" w:name="_Toc343220798"/>
      <w:bookmarkStart w:id="4564" w:name="_Toc343232302"/>
      <w:bookmarkStart w:id="4565" w:name="_Toc343232715"/>
      <w:bookmarkStart w:id="4566" w:name="_Toc343233000"/>
      <w:bookmarkEnd w:id="4560"/>
      <w:bookmarkEnd w:id="4561"/>
      <w:bookmarkEnd w:id="4562"/>
      <w:bookmarkEnd w:id="4563"/>
      <w:bookmarkEnd w:id="4564"/>
      <w:bookmarkEnd w:id="4565"/>
      <w:bookmarkEnd w:id="4566"/>
    </w:p>
    <w:p w14:paraId="581DE509" w14:textId="77777777" w:rsidR="006A21F7" w:rsidRPr="0049233F" w:rsidDel="00677FF8" w:rsidRDefault="006A21F7" w:rsidP="006A21F7">
      <w:pPr>
        <w:ind w:firstLine="540"/>
        <w:rPr>
          <w:del w:id="4567" w:author="The Si Tran" w:date="2012-12-10T20:40:00Z"/>
          <w:szCs w:val="26"/>
          <w:lang w:val="fr-FR"/>
          <w:rPrChange w:id="4568" w:author="The Si Tran" w:date="2012-12-05T23:02:00Z">
            <w:rPr>
              <w:del w:id="4569" w:author="The Si Tran" w:date="2012-12-10T20:40:00Z"/>
              <w:sz w:val="28"/>
              <w:szCs w:val="28"/>
              <w:lang w:val="fr-FR"/>
            </w:rPr>
          </w:rPrChange>
        </w:rPr>
      </w:pPr>
      <w:del w:id="4570" w:author="The Si Tran" w:date="2012-12-10T20:40:00Z">
        <w:r w:rsidRPr="0049233F" w:rsidDel="00677FF8">
          <w:rPr>
            <w:szCs w:val="26"/>
            <w:lang w:val="fr-FR"/>
            <w:rPrChange w:id="4571" w:author="The Si Tran" w:date="2012-12-05T23:02:00Z">
              <w:rPr>
                <w:sz w:val="28"/>
                <w:szCs w:val="28"/>
                <w:lang w:val="fr-FR"/>
              </w:rPr>
            </w:rPrChange>
          </w:rPr>
          <w:delText>Mô hình được lựa chọn là mô hình có AIC, BIC bé nhất.</w:delText>
        </w:r>
        <w:bookmarkStart w:id="4572" w:name="_Toc343083615"/>
        <w:bookmarkStart w:id="4573" w:name="_Toc343083829"/>
        <w:bookmarkStart w:id="4574" w:name="_Toc343084040"/>
        <w:bookmarkStart w:id="4575" w:name="_Toc343220799"/>
        <w:bookmarkStart w:id="4576" w:name="_Toc343232303"/>
        <w:bookmarkStart w:id="4577" w:name="_Toc343232716"/>
        <w:bookmarkStart w:id="4578" w:name="_Toc343233001"/>
        <w:bookmarkEnd w:id="4572"/>
        <w:bookmarkEnd w:id="4573"/>
        <w:bookmarkEnd w:id="4574"/>
        <w:bookmarkEnd w:id="4575"/>
        <w:bookmarkEnd w:id="4576"/>
        <w:bookmarkEnd w:id="4577"/>
        <w:bookmarkEnd w:id="4578"/>
      </w:del>
    </w:p>
    <w:p w14:paraId="0DE86ED4" w14:textId="77777777" w:rsidR="006A21F7" w:rsidRPr="0049233F" w:rsidDel="000C119A" w:rsidRDefault="006A21F7" w:rsidP="006A21F7">
      <w:pPr>
        <w:pStyle w:val="Heading2"/>
        <w:rPr>
          <w:del w:id="4579" w:author="The Si Tran" w:date="2012-12-06T22:00:00Z"/>
          <w:sz w:val="26"/>
          <w:szCs w:val="26"/>
          <w:lang w:val="fr-FR"/>
          <w:rPrChange w:id="4580" w:author="The Si Tran" w:date="2012-12-05T23:02:00Z">
            <w:rPr>
              <w:del w:id="4581" w:author="The Si Tran" w:date="2012-12-06T22:00:00Z"/>
              <w:lang w:val="fr-FR"/>
            </w:rPr>
          </w:rPrChange>
        </w:rPr>
      </w:pPr>
      <w:bookmarkStart w:id="4582" w:name="_Toc312142556"/>
      <w:del w:id="4583"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4584" w:name="_Toc343083616"/>
        <w:bookmarkStart w:id="4585" w:name="_Toc343083830"/>
        <w:bookmarkStart w:id="4586" w:name="_Toc343084041"/>
        <w:bookmarkStart w:id="4587" w:name="_Toc343220800"/>
        <w:bookmarkStart w:id="4588" w:name="_Toc343232304"/>
        <w:bookmarkStart w:id="4589" w:name="_Toc343232717"/>
        <w:bookmarkStart w:id="4590" w:name="_Toc343233002"/>
        <w:bookmarkEnd w:id="4582"/>
        <w:bookmarkEnd w:id="4584"/>
        <w:bookmarkEnd w:id="4585"/>
        <w:bookmarkEnd w:id="4586"/>
        <w:bookmarkEnd w:id="4587"/>
        <w:bookmarkEnd w:id="4588"/>
        <w:bookmarkEnd w:id="4589"/>
        <w:bookmarkEnd w:id="4590"/>
      </w:del>
    </w:p>
    <w:p w14:paraId="28F0655A" w14:textId="77777777" w:rsidR="006A21F7" w:rsidRPr="0049233F" w:rsidDel="000C119A" w:rsidRDefault="006A21F7" w:rsidP="006A21F7">
      <w:pPr>
        <w:ind w:firstLine="540"/>
        <w:rPr>
          <w:del w:id="4591" w:author="The Si Tran" w:date="2012-12-06T22:00:00Z"/>
          <w:szCs w:val="26"/>
          <w:lang w:val="pt-BR"/>
          <w:rPrChange w:id="4592" w:author="The Si Tran" w:date="2012-12-05T23:02:00Z">
            <w:rPr>
              <w:del w:id="4593" w:author="The Si Tran" w:date="2012-12-06T22:00:00Z"/>
              <w:sz w:val="28"/>
              <w:szCs w:val="28"/>
              <w:lang w:val="pt-BR"/>
            </w:rPr>
          </w:rPrChange>
        </w:rPr>
      </w:pPr>
      <w:del w:id="4594" w:author="The Si Tran" w:date="2012-12-06T22:00:00Z">
        <w:r w:rsidRPr="0049233F" w:rsidDel="000C119A">
          <w:rPr>
            <w:szCs w:val="26"/>
            <w:lang w:val="pt-BR"/>
            <w:rPrChange w:id="4595"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4596" w:name="_Toc343083617"/>
        <w:bookmarkStart w:id="4597" w:name="_Toc343083831"/>
        <w:bookmarkStart w:id="4598" w:name="_Toc343084042"/>
        <w:bookmarkStart w:id="4599" w:name="_Toc343220801"/>
        <w:bookmarkStart w:id="4600" w:name="_Toc343232305"/>
        <w:bookmarkStart w:id="4601" w:name="_Toc343232718"/>
        <w:bookmarkStart w:id="4602" w:name="_Toc343233003"/>
        <w:bookmarkEnd w:id="4596"/>
        <w:bookmarkEnd w:id="4597"/>
        <w:bookmarkEnd w:id="4598"/>
        <w:bookmarkEnd w:id="4599"/>
        <w:bookmarkEnd w:id="4600"/>
        <w:bookmarkEnd w:id="4601"/>
        <w:bookmarkEnd w:id="4602"/>
      </w:del>
    </w:p>
    <w:p w14:paraId="296CF93A" w14:textId="77777777" w:rsidR="006A21F7" w:rsidRPr="0049233F" w:rsidDel="000C119A" w:rsidRDefault="006A21F7" w:rsidP="006A21F7">
      <w:pPr>
        <w:ind w:firstLine="540"/>
        <w:rPr>
          <w:del w:id="4603" w:author="The Si Tran" w:date="2012-12-06T22:00:00Z"/>
          <w:szCs w:val="26"/>
          <w:lang w:val="pt-BR"/>
          <w:rPrChange w:id="4604" w:author="The Si Tran" w:date="2012-12-05T23:02:00Z">
            <w:rPr>
              <w:del w:id="4605" w:author="The Si Tran" w:date="2012-12-06T22:00:00Z"/>
              <w:sz w:val="28"/>
              <w:szCs w:val="28"/>
              <w:lang w:val="pt-BR"/>
            </w:rPr>
          </w:rPrChange>
        </w:rPr>
      </w:pPr>
      <w:del w:id="4606" w:author="The Si Tran" w:date="2012-12-06T22:00:00Z">
        <w:r w:rsidRPr="0049233F" w:rsidDel="000C119A">
          <w:rPr>
            <w:szCs w:val="26"/>
            <w:lang w:val="pt-BR"/>
            <w:rPrChange w:id="4607"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4608" w:name="_Toc343083618"/>
        <w:bookmarkStart w:id="4609" w:name="_Toc343083832"/>
        <w:bookmarkStart w:id="4610" w:name="_Toc343084043"/>
        <w:bookmarkStart w:id="4611" w:name="_Toc343220802"/>
        <w:bookmarkStart w:id="4612" w:name="_Toc343232306"/>
        <w:bookmarkStart w:id="4613" w:name="_Toc343232719"/>
        <w:bookmarkStart w:id="4614" w:name="_Toc343233004"/>
        <w:bookmarkEnd w:id="4608"/>
        <w:bookmarkEnd w:id="4609"/>
        <w:bookmarkEnd w:id="4610"/>
        <w:bookmarkEnd w:id="4611"/>
        <w:bookmarkEnd w:id="4612"/>
        <w:bookmarkEnd w:id="4613"/>
        <w:bookmarkEnd w:id="4614"/>
      </w:del>
    </w:p>
    <w:p w14:paraId="54A1DD24" w14:textId="77777777" w:rsidR="006A21F7" w:rsidRPr="0049233F" w:rsidDel="000C119A" w:rsidRDefault="006A21F7" w:rsidP="006A21F7">
      <w:pPr>
        <w:ind w:firstLine="540"/>
        <w:rPr>
          <w:del w:id="4615" w:author="The Si Tran" w:date="2012-12-06T22:00:00Z"/>
          <w:szCs w:val="26"/>
          <w:lang w:val="pt-BR"/>
          <w:rPrChange w:id="4616" w:author="The Si Tran" w:date="2012-12-05T23:02:00Z">
            <w:rPr>
              <w:del w:id="4617" w:author="The Si Tran" w:date="2012-12-06T22:00:00Z"/>
              <w:sz w:val="28"/>
              <w:szCs w:val="28"/>
              <w:lang w:val="pt-BR"/>
            </w:rPr>
          </w:rPrChange>
        </w:rPr>
      </w:pPr>
      <w:del w:id="4618" w:author="The Si Tran" w:date="2012-12-06T22:00:00Z">
        <w:r w:rsidRPr="0049233F" w:rsidDel="000C119A">
          <w:rPr>
            <w:szCs w:val="26"/>
            <w:lang w:val="pt-BR"/>
            <w:rPrChange w:id="4619"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4620" w:name="_Toc343083619"/>
        <w:bookmarkStart w:id="4621" w:name="_Toc343083833"/>
        <w:bookmarkStart w:id="4622" w:name="_Toc343084044"/>
        <w:bookmarkStart w:id="4623" w:name="_Toc343220803"/>
        <w:bookmarkStart w:id="4624" w:name="_Toc343232307"/>
        <w:bookmarkStart w:id="4625" w:name="_Toc343232720"/>
        <w:bookmarkStart w:id="4626" w:name="_Toc343233005"/>
        <w:bookmarkEnd w:id="4620"/>
        <w:bookmarkEnd w:id="4621"/>
        <w:bookmarkEnd w:id="4622"/>
        <w:bookmarkEnd w:id="4623"/>
        <w:bookmarkEnd w:id="4624"/>
        <w:bookmarkEnd w:id="4625"/>
        <w:bookmarkEnd w:id="4626"/>
      </w:del>
    </w:p>
    <w:p w14:paraId="60AD9B52" w14:textId="77777777" w:rsidR="006A21F7" w:rsidRPr="0049233F" w:rsidDel="000C119A" w:rsidRDefault="006A21F7" w:rsidP="006A21F7">
      <w:pPr>
        <w:ind w:firstLine="540"/>
        <w:rPr>
          <w:del w:id="4627" w:author="The Si Tran" w:date="2012-12-06T22:00:00Z"/>
          <w:szCs w:val="26"/>
          <w:lang w:val="pt-BR"/>
          <w:rPrChange w:id="4628" w:author="The Si Tran" w:date="2012-12-05T23:02:00Z">
            <w:rPr>
              <w:del w:id="4629" w:author="The Si Tran" w:date="2012-12-06T22:00:00Z"/>
              <w:sz w:val="28"/>
              <w:szCs w:val="28"/>
              <w:lang w:val="pt-BR"/>
            </w:rPr>
          </w:rPrChange>
        </w:rPr>
      </w:pPr>
      <w:del w:id="4630" w:author="The Si Tran" w:date="2012-12-06T22:00:00Z">
        <w:r w:rsidRPr="0049233F" w:rsidDel="000C119A">
          <w:rPr>
            <w:szCs w:val="26"/>
            <w:lang w:val="pt-BR"/>
            <w:rPrChange w:id="4631" w:author="The Si Tran" w:date="2012-12-05T23:02:00Z">
              <w:rPr>
                <w:sz w:val="28"/>
                <w:szCs w:val="28"/>
                <w:lang w:val="pt-BR"/>
              </w:rPr>
            </w:rPrChange>
          </w:rPr>
          <w:delText>Đối với mô hình ARMA(p,q), hàm tự tương quan và hàm tự tương quan riêng phần đều giảm dần.</w:delText>
        </w:r>
        <w:bookmarkStart w:id="4632" w:name="_Toc343083620"/>
        <w:bookmarkStart w:id="4633" w:name="_Toc343083834"/>
        <w:bookmarkStart w:id="4634" w:name="_Toc343084045"/>
        <w:bookmarkStart w:id="4635" w:name="_Toc343220804"/>
        <w:bookmarkStart w:id="4636" w:name="_Toc343232308"/>
        <w:bookmarkStart w:id="4637" w:name="_Toc343232721"/>
        <w:bookmarkStart w:id="4638" w:name="_Toc343233006"/>
        <w:bookmarkEnd w:id="4632"/>
        <w:bookmarkEnd w:id="4633"/>
        <w:bookmarkEnd w:id="4634"/>
        <w:bookmarkEnd w:id="4635"/>
        <w:bookmarkEnd w:id="4636"/>
        <w:bookmarkEnd w:id="4637"/>
        <w:bookmarkEnd w:id="4638"/>
      </w:del>
    </w:p>
    <w:p w14:paraId="7F2C928B" w14:textId="77777777" w:rsidR="006A21F7" w:rsidRPr="0049233F" w:rsidDel="000C119A" w:rsidRDefault="006A21F7" w:rsidP="006A21F7">
      <w:pPr>
        <w:ind w:firstLine="540"/>
        <w:rPr>
          <w:del w:id="4639" w:author="The Si Tran" w:date="2012-12-06T22:00:00Z"/>
          <w:szCs w:val="26"/>
          <w:lang w:val="pt-BR"/>
          <w:rPrChange w:id="4640" w:author="The Si Tran" w:date="2012-12-05T23:02:00Z">
            <w:rPr>
              <w:del w:id="4641" w:author="The Si Tran" w:date="2012-12-06T22:00:00Z"/>
              <w:sz w:val="28"/>
              <w:szCs w:val="28"/>
              <w:lang w:val="pt-BR"/>
            </w:rPr>
          </w:rPrChange>
        </w:rPr>
      </w:pPr>
      <w:del w:id="4642" w:author="The Si Tran" w:date="2012-12-06T22:00:00Z">
        <w:r w:rsidRPr="0049233F" w:rsidDel="000C119A">
          <w:rPr>
            <w:szCs w:val="26"/>
            <w:lang w:val="pt-BR"/>
            <w:rPrChange w:id="4643"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4644" w:name="_Toc343083621"/>
        <w:bookmarkStart w:id="4645" w:name="_Toc343083835"/>
        <w:bookmarkStart w:id="4646" w:name="_Toc343084046"/>
        <w:bookmarkStart w:id="4647" w:name="_Toc343220805"/>
        <w:bookmarkStart w:id="4648" w:name="_Toc343232309"/>
        <w:bookmarkStart w:id="4649" w:name="_Toc343232722"/>
        <w:bookmarkStart w:id="4650" w:name="_Toc343233007"/>
        <w:bookmarkEnd w:id="4644"/>
        <w:bookmarkEnd w:id="4645"/>
        <w:bookmarkEnd w:id="4646"/>
        <w:bookmarkEnd w:id="4647"/>
        <w:bookmarkEnd w:id="4648"/>
        <w:bookmarkEnd w:id="4649"/>
        <w:bookmarkEnd w:id="4650"/>
      </w:del>
    </w:p>
    <w:p w14:paraId="6BFEE511" w14:textId="77777777" w:rsidR="006A21F7" w:rsidRPr="0049233F" w:rsidDel="000C119A" w:rsidRDefault="006A21F7" w:rsidP="006A21F7">
      <w:pPr>
        <w:ind w:firstLine="540"/>
        <w:rPr>
          <w:del w:id="4651" w:author="The Si Tran" w:date="2012-12-06T22:00:00Z"/>
          <w:szCs w:val="26"/>
          <w:lang w:val="pt-BR"/>
          <w:rPrChange w:id="4652" w:author="The Si Tran" w:date="2012-12-05T23:02:00Z">
            <w:rPr>
              <w:del w:id="4653" w:author="The Si Tran" w:date="2012-12-06T22:00:00Z"/>
              <w:sz w:val="28"/>
              <w:szCs w:val="28"/>
              <w:lang w:val="pt-BR"/>
            </w:rPr>
          </w:rPrChange>
        </w:rPr>
      </w:pPr>
      <w:del w:id="4654" w:author="The Si Tran" w:date="2012-12-06T22:00:00Z">
        <w:r w:rsidRPr="0049233F" w:rsidDel="000C119A">
          <w:rPr>
            <w:szCs w:val="26"/>
            <w:lang w:val="pt-BR"/>
            <w:rPrChange w:id="4655"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4656" w:name="_Toc343083622"/>
        <w:bookmarkStart w:id="4657" w:name="_Toc343083836"/>
        <w:bookmarkStart w:id="4658" w:name="_Toc343084047"/>
        <w:bookmarkStart w:id="4659" w:name="_Toc343220806"/>
        <w:bookmarkStart w:id="4660" w:name="_Toc343232310"/>
        <w:bookmarkStart w:id="4661" w:name="_Toc343232723"/>
        <w:bookmarkStart w:id="4662" w:name="_Toc343233008"/>
        <w:bookmarkEnd w:id="4656"/>
        <w:bookmarkEnd w:id="4657"/>
        <w:bookmarkEnd w:id="4658"/>
        <w:bookmarkEnd w:id="4659"/>
        <w:bookmarkEnd w:id="4660"/>
        <w:bookmarkEnd w:id="4661"/>
        <w:bookmarkEnd w:id="4662"/>
      </w:del>
    </w:p>
    <w:p w14:paraId="2CA69FB5" w14:textId="77777777" w:rsidR="006A21F7" w:rsidRDefault="00DA1F81">
      <w:pPr>
        <w:pStyle w:val="Heading2"/>
        <w:rPr>
          <w:ins w:id="4663" w:author="The Si Tran" w:date="2012-12-06T22:00:00Z"/>
        </w:rPr>
        <w:pPrChange w:id="4664" w:author="The Si Tran" w:date="2012-12-06T22:00:00Z">
          <w:pPr/>
        </w:pPrChange>
      </w:pPr>
      <w:bookmarkStart w:id="4665" w:name="_Toc343233009"/>
      <w:ins w:id="4666" w:author="The Si Tran" w:date="2012-12-06T22:00:00Z">
        <w:r>
          <w:t>Xây dựng mô hình SARIMA</w:t>
        </w:r>
        <w:bookmarkEnd w:id="4665"/>
      </w:ins>
    </w:p>
    <w:p w14:paraId="0F49B734" w14:textId="77777777" w:rsidR="00DA1F81" w:rsidRDefault="00DA1F81" w:rsidP="00B0605D">
      <w:pPr>
        <w:rPr>
          <w:ins w:id="4667" w:author="The Si Tran" w:date="2012-12-06T22:01:00Z"/>
        </w:rPr>
        <w:pPrChange w:id="4668" w:author="The Si Tran" w:date="2012-12-16T08:09:00Z">
          <w:pPr/>
        </w:pPrChange>
      </w:pPr>
      <w:ins w:id="4669" w:author="The Si Tran" w:date="2012-12-06T22:01:00Z">
        <w:r>
          <w:t xml:space="preserve">Cấu trúc của mô hình dự đoán </w:t>
        </w:r>
      </w:ins>
      <w:ins w:id="4670" w:author="The Si Tran" w:date="2012-12-10T19:55:00Z">
        <w:r w:rsidR="001611FB">
          <w:t>S</w:t>
        </w:r>
      </w:ins>
      <w:ins w:id="4671" w:author="The Si Tran" w:date="2012-12-06T22:01:00Z">
        <w:r>
          <w:t>ARIMA gồm 4 thành phần chính:</w:t>
        </w:r>
      </w:ins>
    </w:p>
    <w:p w14:paraId="1A05EE34" w14:textId="77777777" w:rsidR="00DA1F81" w:rsidRPr="00AC1C82" w:rsidRDefault="00DA1F81">
      <w:pPr>
        <w:pStyle w:val="ListParagraph"/>
        <w:numPr>
          <w:ilvl w:val="0"/>
          <w:numId w:val="16"/>
        </w:numPr>
        <w:spacing w:before="240" w:after="0" w:line="360" w:lineRule="auto"/>
        <w:rPr>
          <w:ins w:id="4672" w:author="The Si Tran" w:date="2012-12-06T22:01:00Z"/>
          <w:szCs w:val="26"/>
        </w:rPr>
        <w:pPrChange w:id="4673" w:author="The Si Tran" w:date="2012-12-15T08:17:00Z">
          <w:pPr/>
        </w:pPrChange>
      </w:pPr>
      <w:ins w:id="4674" w:author="The Si Tran" w:date="2012-12-06T22:01:00Z">
        <w:r w:rsidRPr="00DA1F81">
          <w:rPr>
            <w:rFonts w:ascii="Times New Roman" w:hAnsi="Times New Roman"/>
            <w:sz w:val="26"/>
            <w:szCs w:val="26"/>
            <w:rPrChange w:id="4675" w:author="The Si Tran" w:date="2012-12-06T22:02:00Z">
              <w:rPr/>
            </w:rPrChange>
          </w:rPr>
          <w:t xml:space="preserve">Thành phần nhận dạng mô hình (Model identification): ước lượng và xấp xỉ cấu trúc cho </w:t>
        </w:r>
      </w:ins>
      <w:ins w:id="4676" w:author="The Si Tran" w:date="2012-12-10T19:58:00Z">
        <w:r w:rsidR="00E54E7E">
          <w:rPr>
            <w:rFonts w:ascii="Times New Roman" w:hAnsi="Times New Roman"/>
            <w:sz w:val="26"/>
            <w:szCs w:val="26"/>
          </w:rPr>
          <w:t xml:space="preserve">các </w:t>
        </w:r>
      </w:ins>
      <w:ins w:id="4677" w:author="The Si Tran" w:date="2012-12-06T22:01:00Z">
        <w:r w:rsidRPr="00DA1F81">
          <w:rPr>
            <w:rFonts w:ascii="Times New Roman" w:hAnsi="Times New Roman"/>
            <w:sz w:val="26"/>
            <w:szCs w:val="26"/>
            <w:rPrChange w:id="4678" w:author="The Si Tran" w:date="2012-12-06T22:02:00Z">
              <w:rPr/>
            </w:rPrChange>
          </w:rPr>
          <w:t>mố</w:t>
        </w:r>
        <w:r w:rsidR="00E54E7E">
          <w:rPr>
            <w:rFonts w:ascii="Times New Roman" w:hAnsi="Times New Roman"/>
            <w:sz w:val="26"/>
            <w:szCs w:val="26"/>
            <w:rPrChange w:id="4679" w:author="The Si Tran" w:date="2012-12-06T22:02:00Z">
              <w:rPr>
                <w:szCs w:val="26"/>
              </w:rPr>
            </w:rPrChange>
          </w:rPr>
          <w:t>i tương quan tồn tại</w:t>
        </w:r>
        <w:r w:rsidRPr="00DA1F81">
          <w:rPr>
            <w:rFonts w:ascii="Times New Roman" w:hAnsi="Times New Roman"/>
            <w:sz w:val="26"/>
            <w:szCs w:val="26"/>
            <w:rPrChange w:id="4680" w:author="The Si Tran" w:date="2012-12-06T22:02:00Z">
              <w:rPr/>
            </w:rPrChange>
          </w:rPr>
          <w:t xml:space="preserve"> trong dữ liệu đã thu thập được. Thành phần </w:t>
        </w:r>
        <w:r w:rsidRPr="00DA1F81">
          <w:rPr>
            <w:rFonts w:ascii="Times New Roman" w:hAnsi="Times New Roman"/>
            <w:sz w:val="26"/>
            <w:szCs w:val="26"/>
            <w:rPrChange w:id="4681" w:author="The Si Tran" w:date="2012-12-06T22:02:00Z">
              <w:rPr/>
            </w:rPrChange>
          </w:rPr>
          <w:lastRenderedPageBreak/>
          <w:t>này nhận dạng đượ</w:t>
        </w:r>
        <w:r w:rsidR="00AF035F">
          <w:rPr>
            <w:rFonts w:ascii="Times New Roman" w:hAnsi="Times New Roman"/>
            <w:sz w:val="26"/>
            <w:szCs w:val="26"/>
            <w:rPrChange w:id="4682" w:author="The Si Tran" w:date="2012-12-06T22:02:00Z">
              <w:rPr>
                <w:szCs w:val="26"/>
              </w:rPr>
            </w:rPrChange>
          </w:rPr>
          <w:t>c mô hình</w:t>
        </w:r>
        <w:r w:rsidRPr="00DA1F81">
          <w:rPr>
            <w:rFonts w:ascii="Times New Roman" w:hAnsi="Times New Roman"/>
            <w:sz w:val="26"/>
            <w:szCs w:val="26"/>
            <w:rPrChange w:id="4683"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4684" w:author="The Si Tran" w:date="2012-12-06T22:02:00Z">
              <w:rPr>
                <w:szCs w:val="26"/>
              </w:rPr>
            </w:rPrChange>
          </w:rPr>
          <w:t xml:space="preserve"> tương quan riêng</w:t>
        </w:r>
        <w:r w:rsidRPr="00DA1F81">
          <w:rPr>
            <w:rFonts w:ascii="Times New Roman" w:hAnsi="Times New Roman"/>
            <w:sz w:val="26"/>
            <w:szCs w:val="26"/>
            <w:rPrChange w:id="4685"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ListParagraph"/>
        <w:numPr>
          <w:ilvl w:val="0"/>
          <w:numId w:val="16"/>
        </w:numPr>
        <w:spacing w:before="240" w:after="0" w:line="360" w:lineRule="auto"/>
        <w:rPr>
          <w:ins w:id="4686" w:author="The Si Tran" w:date="2012-12-06T22:01:00Z"/>
          <w:szCs w:val="26"/>
        </w:rPr>
        <w:pPrChange w:id="4687" w:author="The Si Tran" w:date="2012-12-15T08:17:00Z">
          <w:pPr/>
        </w:pPrChange>
      </w:pPr>
      <w:ins w:id="4688" w:author="The Si Tran" w:date="2012-12-06T22:01:00Z">
        <w:r w:rsidRPr="00DA1F81">
          <w:rPr>
            <w:rFonts w:ascii="Times New Roman" w:hAnsi="Times New Roman"/>
            <w:sz w:val="26"/>
            <w:szCs w:val="26"/>
            <w:rPrChange w:id="4689" w:author="The Si Tran" w:date="2012-12-06T22:02:00Z">
              <w:rPr/>
            </w:rPrChange>
          </w:rPr>
          <w:t xml:space="preserve">Thành phần </w:t>
        </w:r>
      </w:ins>
      <w:ins w:id="4690"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4691" w:author="The Si Tran" w:date="2012-12-06T22:01:00Z">
        <w:r w:rsidRPr="00DA1F81">
          <w:rPr>
            <w:rFonts w:ascii="Times New Roman" w:hAnsi="Times New Roman"/>
            <w:sz w:val="26"/>
            <w:szCs w:val="26"/>
            <w:rPrChange w:id="4692"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4693" w:author="The Si Tran" w:date="2012-12-06T22:02:00Z">
              <w:rPr>
                <w:szCs w:val="26"/>
              </w:rPr>
            </w:rPrChange>
          </w:rPr>
          <w:t>ĩnh</w:t>
        </w:r>
        <w:r w:rsidRPr="00DA1F81">
          <w:rPr>
            <w:rFonts w:ascii="Times New Roman" w:hAnsi="Times New Roman"/>
            <w:sz w:val="26"/>
            <w:szCs w:val="26"/>
            <w:rPrChange w:id="4694" w:author="The Si Tran" w:date="2012-12-06T22:02:00Z">
              <w:rPr/>
            </w:rPrChange>
          </w:rPr>
          <w:t xml:space="preserve"> trước khi áp dụng các giải thuật để ước lượng các tham số cho mô hình. Bởi vì mô hình ARIMA chỉ </w:t>
        </w:r>
      </w:ins>
      <w:ins w:id="4695" w:author="The Si Tran" w:date="2012-12-10T20:05:00Z">
        <w:r w:rsidR="00E47C73">
          <w:rPr>
            <w:rFonts w:ascii="Times New Roman" w:hAnsi="Times New Roman"/>
            <w:sz w:val="26"/>
            <w:szCs w:val="26"/>
          </w:rPr>
          <w:t>phù hợp</w:t>
        </w:r>
      </w:ins>
      <w:ins w:id="4696" w:author="The Si Tran" w:date="2012-12-06T22:01:00Z">
        <w:r w:rsidRPr="00DA1F81">
          <w:rPr>
            <w:rFonts w:ascii="Times New Roman" w:hAnsi="Times New Roman"/>
            <w:sz w:val="26"/>
            <w:szCs w:val="26"/>
            <w:rPrChange w:id="4697"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ListParagraph"/>
        <w:numPr>
          <w:ilvl w:val="0"/>
          <w:numId w:val="17"/>
        </w:numPr>
        <w:spacing w:before="240" w:after="0" w:line="360" w:lineRule="auto"/>
        <w:rPr>
          <w:ins w:id="4698" w:author="The Si Tran" w:date="2012-12-06T22:01:00Z"/>
          <w:szCs w:val="26"/>
        </w:rPr>
        <w:pPrChange w:id="4699" w:author="The Si Tran" w:date="2012-12-15T08:17:00Z">
          <w:pPr/>
        </w:pPrChange>
      </w:pPr>
      <w:ins w:id="4700" w:author="The Si Tran" w:date="2012-12-06T22:01:00Z">
        <w:r w:rsidRPr="00DA1F81">
          <w:rPr>
            <w:rFonts w:ascii="Times New Roman" w:hAnsi="Times New Roman"/>
            <w:sz w:val="26"/>
            <w:szCs w:val="26"/>
            <w:rPrChange w:id="4701"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4702" w:author="The Si Tran" w:date="2012-12-06T22:02:00Z">
              <w:rPr>
                <w:szCs w:val="26"/>
              </w:rPr>
            </w:rPrChange>
          </w:rPr>
          <w:t xml:space="preserve"> vi</w:t>
        </w:r>
        <w:r w:rsidRPr="00DA1F81">
          <w:rPr>
            <w:rFonts w:ascii="Times New Roman" w:hAnsi="Times New Roman"/>
            <w:sz w:val="26"/>
            <w:szCs w:val="26"/>
            <w:rPrChange w:id="4703" w:author="The Si Tran" w:date="2012-12-06T22:02:00Z">
              <w:rPr/>
            </w:rPrChange>
          </w:rPr>
          <w:t xml:space="preserve"> phạm thì mô hình ước lượng sẽ không chính xác.</w:t>
        </w:r>
      </w:ins>
    </w:p>
    <w:p w14:paraId="082BDC3A" w14:textId="77777777" w:rsidR="00DA1F81" w:rsidRDefault="00DA1F81">
      <w:pPr>
        <w:pStyle w:val="ListParagraph"/>
        <w:numPr>
          <w:ilvl w:val="0"/>
          <w:numId w:val="18"/>
        </w:numPr>
        <w:spacing w:before="240" w:after="0" w:line="360" w:lineRule="auto"/>
        <w:rPr>
          <w:ins w:id="4704" w:author="The Si Tran" w:date="2012-12-06T22:08:00Z"/>
          <w:szCs w:val="26"/>
        </w:rPr>
        <w:pPrChange w:id="4705" w:author="The Si Tran" w:date="2012-12-15T08:18:00Z">
          <w:pPr/>
        </w:pPrChange>
      </w:pPr>
      <w:ins w:id="4706" w:author="The Si Tran" w:date="2012-12-06T22:01:00Z">
        <w:r w:rsidRPr="00DA1F81">
          <w:rPr>
            <w:rFonts w:ascii="Times New Roman" w:hAnsi="Times New Roman"/>
            <w:sz w:val="26"/>
            <w:szCs w:val="26"/>
            <w:rPrChange w:id="4707" w:author="The Si Tran" w:date="2012-12-06T22:03:00Z">
              <w:rPr/>
            </w:rPrChange>
          </w:rPr>
          <w:t>Thành phần dự đoán (N-step ahead predictor): tạo giá trị dự đoán cho các giai đoạn tiếp theo dựa vào mô hình đã ước lượng được.</w:t>
        </w:r>
      </w:ins>
    </w:p>
    <w:p w14:paraId="15AC5C76" w14:textId="77777777" w:rsidR="00363B91" w:rsidRDefault="00363B91">
      <w:pPr>
        <w:ind w:firstLine="0"/>
        <w:rPr>
          <w:ins w:id="4708" w:author="The Si Tran" w:date="2012-12-06T22:14:00Z"/>
          <w:szCs w:val="26"/>
        </w:rPr>
        <w:pPrChange w:id="4709" w:author="The Si Tran" w:date="2012-12-06T22:08:00Z">
          <w:pPr/>
        </w:pPrChange>
      </w:pPr>
      <w:ins w:id="4710" w:author="The Si Tran" w:date="2012-12-06T22:08:00Z">
        <w:r>
          <w:rPr>
            <w:noProof/>
          </w:rPr>
          <w:lastRenderedPageBreak/>
          <mc:AlternateContent>
            <mc:Choice Requires="wpc">
              <w:drawing>
                <wp:inline distT="0" distB="0" distL="0" distR="0" wp14:anchorId="20632EDC" wp14:editId="03694649">
                  <wp:extent cx="5805377" cy="5972175"/>
                  <wp:effectExtent l="0" t="0" r="24130" b="28575"/>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776181"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B0605D" w:rsidRDefault="00B0605D" w:rsidP="00097101">
                                <w:pPr>
                                  <w:spacing w:line="240" w:lineRule="auto"/>
                                  <w:jc w:val="center"/>
                                </w:pPr>
                                <w:r w:rsidRPr="00363B91">
                                  <w:rPr>
                                    <w:sz w:val="22"/>
                                    <w:rPrChange w:id="4711"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61877"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B0605D" w:rsidRDefault="00B0605D"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326970"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B0605D" w:rsidRDefault="00B0605D"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525642"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B0605D" w:rsidRDefault="00B0605D"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501160"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815303"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813563"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3006983"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569083"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447990"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B0605D" w:rsidRDefault="00B0605D" w:rsidP="00363B91">
                                <w:r w:rsidRPr="00363B91">
                                  <w:rPr>
                                    <w:sz w:val="22"/>
                                    <w:rPrChange w:id="4712"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565832"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B0605D" w:rsidRDefault="00B0605D" w:rsidP="00363B91">
                                <w:pPr>
                                  <w:jc w:val="center"/>
                                </w:pPr>
                                <w:r w:rsidRPr="00363B91">
                                  <w:rPr>
                                    <w:sz w:val="22"/>
                                    <w:rPrChange w:id="4713"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925181"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B0605D" w:rsidRPr="00363B91" w:rsidRDefault="00B0605D" w:rsidP="00097101">
                                <w:pPr>
                                  <w:spacing w:before="0" w:line="240" w:lineRule="auto"/>
                                  <w:jc w:val="center"/>
                                  <w:rPr>
                                    <w:sz w:val="22"/>
                                    <w:rPrChange w:id="4714" w:author="The Si Tran" w:date="2012-12-06T22:09:00Z">
                                      <w:rPr/>
                                    </w:rPrChange>
                                  </w:rPr>
                                </w:pPr>
                                <w:r w:rsidRPr="00363B91">
                                  <w:rPr>
                                    <w:sz w:val="22"/>
                                    <w:rPrChange w:id="4715"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072896"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B0605D" w:rsidRDefault="00B0605D" w:rsidP="00363B91">
                                <w:pPr>
                                  <w:jc w:val="center"/>
                                </w:pPr>
                                <w:r w:rsidRPr="00363B91">
                                  <w:rPr>
                                    <w:sz w:val="22"/>
                                    <w:rPrChange w:id="4716"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906454"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B0605D" w:rsidRDefault="00B0605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96149"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B0605D" w:rsidRDefault="00B0605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815303"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500940"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187075"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189784"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188579"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587885"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B0605D" w:rsidRDefault="00B0605D"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887599"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B0605D" w:rsidRDefault="00B0605D"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191654"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629228"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B0605D" w:rsidRDefault="00B0605D">
                                <w:pPr>
                                  <w:pStyle w:val="EquationIndex"/>
                                  <w:pPrChange w:id="4717" w:author="The Si Tran" w:date="2012-12-15T08:20:00Z">
                                    <w:pPr/>
                                  </w:pPrChange>
                                </w:pPr>
                                <w:del w:id="4718" w:author="The Si Tran" w:date="2012-12-10T20:08:00Z">
                                  <w:r w:rsidDel="00A213DB">
                                    <w:delText>y(t)</w:delText>
                                  </w:r>
                                </w:del>
                                <w:ins w:id="4719"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225598"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B0605D" w:rsidRDefault="00B0605D">
                                <w:pPr>
                                  <w:pStyle w:val="EquationIndex"/>
                                  <w:rPr>
                                    <w:szCs w:val="24"/>
                                  </w:rPr>
                                  <w:pPrChange w:id="4720" w:author="The Si Tran" w:date="2012-12-15T08:20:00Z">
                                    <w:pPr>
                                      <w:pStyle w:val="NormalWeb"/>
                                      <w:spacing w:before="120" w:beforeAutospacing="0" w:after="0" w:afterAutospacing="0" w:line="360" w:lineRule="auto"/>
                                      <w:jc w:val="both"/>
                                    </w:pPr>
                                  </w:pPrChange>
                                </w:pPr>
                                <w:ins w:id="4721"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4722" w:author="The Si Tran" w:date="2012-12-10T20:11:00Z">
                                  <m:oMath>
                                    <m:r>
                                      <m:rPr>
                                        <m:sty m:val="p"/>
                                      </m:rPr>
                                      <w:rPr>
                                        <w:rFonts w:ascii="Cambria Math" w:hAnsi="Cambria Math"/>
                                      </w:rPr>
                                      <m:t>)</m:t>
                                    </m:r>
                                  </m:oMath>
                                </w:ins>
                                <w:del w:id="4723"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174683"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B0605D" w:rsidRPr="00B0605D" w:rsidRDefault="00B0605D">
                                <w:pPr>
                                  <w:pStyle w:val="EquationIndex"/>
                                  <w:rPr>
                                    <w:rFonts w:asciiTheme="majorHAnsi" w:hAnsiTheme="majorHAnsi"/>
                                    <w:rPrChange w:id="4724" w:author="The Si Tran" w:date="2012-12-16T08:10:00Z">
                                      <w:rPr/>
                                    </w:rPrChange>
                                  </w:rPr>
                                  <w:pPrChange w:id="4725" w:author="The Si Tran" w:date="2012-12-15T08:20:00Z">
                                    <w:pPr/>
                                  </w:pPrChange>
                                </w:pPr>
                                <w:del w:id="4726" w:author="The Si Tran" w:date="2012-12-10T20:08:00Z">
                                  <w:r w:rsidRPr="00090AB7" w:rsidDel="00A213DB">
                                    <w:rPr>
                                      <w:rStyle w:val="EquationIndexChar"/>
                                      <w:rPrChange w:id="4727" w:author="The Si Tran" w:date="2012-12-15T08:20:00Z">
                                        <w:rPr/>
                                      </w:rPrChange>
                                    </w:rPr>
                                    <w:delText>y(t)</w:delText>
                                  </w:r>
                                </w:del>
                                <m:oMath>
                                  <m:acc>
                                    <m:accPr>
                                      <m:ctrlPr>
                                        <w:ins w:id="4728" w:author="The Si Tran" w:date="2012-12-10T20:12:00Z">
                                          <w:rPr>
                                            <w:rStyle w:val="EquationIndexChar"/>
                                            <w:rFonts w:ascii="Cambria Math" w:hAnsi="Cambria Math"/>
                                            <w:i/>
                                            <w:rPrChange w:id="4729" w:author="The Si Tran" w:date="2012-12-16T08:10:00Z">
                                              <w:rPr>
                                                <w:rStyle w:val="EquationIndexChar"/>
                                                <w:rFonts w:ascii="Cambria Math" w:hAnsi="Cambria Math"/>
                                                <w:i/>
                                              </w:rPr>
                                            </w:rPrChange>
                                          </w:rPr>
                                        </w:ins>
                                      </m:ctrlPr>
                                    </m:accPr>
                                    <m:e>
                                      <w:ins w:id="4730" w:author="The Si Tran" w:date="2012-12-10T20:12:00Z">
                                        <m:r>
                                          <w:rPr>
                                            <w:rStyle w:val="EquationIndexChar"/>
                                            <w:rFonts w:ascii="Cambria Math" w:hAnsi="Cambria Math"/>
                                            <w:rPrChange w:id="4731" w:author="The Si Tran" w:date="2012-12-16T08:10:00Z">
                                              <w:rPr>
                                                <w:rFonts w:ascii="Cambria Math" w:hAnsi="Cambria Math"/>
                                              </w:rPr>
                                            </w:rPrChange>
                                          </w:rPr>
                                          <m:t>y</m:t>
                                        </m:r>
                                      </w:ins>
                                    </m:e>
                                  </m:acc>
                                  <w:ins w:id="4732" w:author="The Si Tran" w:date="2012-12-10T20:08:00Z">
                                    <m:r>
                                      <w:rPr>
                                        <w:rStyle w:val="EquationIndexChar"/>
                                        <w:rFonts w:ascii="Cambria Math" w:hAnsi="Cambria Math"/>
                                        <w:rPrChange w:id="4733" w:author="The Si Tran" w:date="2012-12-16T08:10:00Z">
                                          <w:rPr>
                                            <w:rFonts w:ascii="Cambria Math" w:hAnsi="Cambria Math"/>
                                          </w:rPr>
                                        </w:rPrChange>
                                      </w:rPr>
                                      <m:t>(t</m:t>
                                    </m:r>
                                  </w:ins>
                                  <w:ins w:id="4734" w:author="The Si Tran" w:date="2012-12-10T20:13:00Z">
                                    <m:r>
                                      <w:rPr>
                                        <w:rStyle w:val="EquationIndexChar"/>
                                        <w:rFonts w:ascii="Cambria Math" w:hAnsi="Cambria Math"/>
                                        <w:rPrChange w:id="4735" w:author="The Si Tran" w:date="2012-12-16T08:10:00Z">
                                          <w:rPr>
                                            <w:rFonts w:ascii="Cambria Math" w:hAnsi="Cambria Math"/>
                                          </w:rPr>
                                        </w:rPrChange>
                                      </w:rPr>
                                      <m:t>+</m:t>
                                    </m:r>
                                    <m:r>
                                      <w:rPr>
                                        <w:rFonts w:ascii="Cambria Math" w:hAnsi="Cambria Math"/>
                                        <w:rPrChange w:id="4736" w:author="The Si Tran" w:date="2012-12-16T08:10:00Z">
                                          <w:rPr>
                                            <w:rFonts w:ascii="Cambria Math" w:hAnsi="Cambria Math"/>
                                          </w:rPr>
                                        </w:rPrChange>
                                      </w:rPr>
                                      <m:t>n</m:t>
                                    </m:r>
                                  </w:ins>
                                  <w:ins w:id="4737" w:author="The Si Tran" w:date="2012-12-10T20:08:00Z">
                                    <m:r>
                                      <m:rPr>
                                        <m:sty m:val="p"/>
                                      </m:rPr>
                                      <w:rPr>
                                        <w:rFonts w:ascii="Cambria Math" w:hAnsi="Cambria Math"/>
                                        <w:rPrChange w:id="4738" w:author="The Si Tran" w:date="2012-12-16T08:10:00Z">
                                          <w:rPr>
                                            <w:rFonts w:ascii="Cambria Math" w:hAnsi="Cambria Math"/>
                                          </w:rPr>
                                        </w:rPrChange>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371098"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B0605D" w:rsidRDefault="00B0605D">
                                <w:pPr>
                                  <w:pStyle w:val="EquationIndex"/>
                                  <w:pPrChange w:id="4739" w:author="The Si Tran" w:date="2012-12-15T08:20:00Z">
                                    <w:pPr/>
                                  </w:pPrChange>
                                </w:pPr>
                                <w:del w:id="4740" w:author="The Si Tran" w:date="2012-12-10T20:08:00Z">
                                  <w:r w:rsidDel="00A213DB">
                                    <w:delText>y(t)</w:delText>
                                  </w:r>
                                </w:del>
                                <m:oMath>
                                  <m:acc>
                                    <m:accPr>
                                      <m:ctrlPr>
                                        <w:ins w:id="4741" w:author="The Si Tran" w:date="2012-12-10T20:12:00Z">
                                          <w:rPr>
                                            <w:rFonts w:ascii="Cambria Math" w:hAnsi="Cambria Math"/>
                                          </w:rPr>
                                        </w:ins>
                                      </m:ctrlPr>
                                    </m:accPr>
                                    <m:e>
                                      <w:ins w:id="4742" w:author="The Si Tran" w:date="2012-12-10T20:12:00Z">
                                        <m:r>
                                          <w:rPr>
                                            <w:rFonts w:ascii="Cambria Math" w:hAnsi="Cambria Math"/>
                                          </w:rPr>
                                          <m:t>y</m:t>
                                        </m:r>
                                      </w:ins>
                                    </m:e>
                                  </m:acc>
                                  <w:ins w:id="4743" w:author="The Si Tran" w:date="2012-12-10T20:08:00Z">
                                    <m:r>
                                      <m:rPr>
                                        <m:sty m:val="p"/>
                                      </m:rPr>
                                      <w:rPr>
                                        <w:rFonts w:ascii="Cambria Math" w:hAnsi="Cambria Math"/>
                                      </w:rPr>
                                      <m:t>(</m:t>
                                    </m:r>
                                    <m:r>
                                      <w:rPr>
                                        <w:rFonts w:ascii="Cambria Math" w:hAnsi="Cambria Math"/>
                                      </w:rPr>
                                      <m:t>t</m:t>
                                    </m:r>
                                  </w:ins>
                                  <w:ins w:id="4744" w:author="The Si Tran" w:date="2012-12-10T20:13:00Z">
                                    <m:r>
                                      <m:rPr>
                                        <m:sty m:val="p"/>
                                      </m:rPr>
                                      <w:rPr>
                                        <w:rFonts w:ascii="Cambria Math" w:hAnsi="Cambria Math"/>
                                      </w:rPr>
                                      <m:t>+</m:t>
                                    </m:r>
                                    <m:r>
                                      <w:rPr>
                                        <w:rFonts w:ascii="Cambria Math" w:hAnsi="Cambria Math"/>
                                      </w:rPr>
                                      <m:t>n</m:t>
                                    </m:r>
                                  </w:ins>
                                  <w:ins w:id="4745"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32EDC" id="Canvas 93" o:spid="_x0000_s1037" editas="canvas" style="width:457.1pt;height:470.25pt;mso-position-horizontal-relative:char;mso-position-vertical-relative:line" coordsize="5805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">
                  <v:shape id="_x0000_s1038" type="#_x0000_t75" style="position:absolute;width:58051;height:59721;visibility:visible;mso-wrap-style:square" stroked="t" strokecolor="black [3213]">
                    <v:fill o:detectmouseclick="t"/>
                    <v:path o:connecttype="none"/>
                  </v:shape>
                  <v:roundrect id="Rounded Rectangle 66" o:spid="_x0000_s1039" style="position:absolute;left:17761;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B0605D" w:rsidRDefault="00B0605D" w:rsidP="00097101">
                          <w:pPr>
                            <w:spacing w:line="240" w:lineRule="auto"/>
                            <w:jc w:val="center"/>
                          </w:pPr>
                          <w:r w:rsidRPr="00363B91">
                            <w:rPr>
                              <w:sz w:val="22"/>
                              <w:rPrChange w:id="4746" w:author="The Si Tran" w:date="2012-12-06T22:10:00Z">
                                <w:rPr/>
                              </w:rPrChange>
                            </w:rPr>
                            <w:t>MODEL STRUCTURE</w:t>
                          </w:r>
                          <w:r>
                            <w:t xml:space="preserve"> IDENTIFIER</w:t>
                          </w:r>
                        </w:p>
                      </w:txbxContent>
                    </v:textbox>
                  </v:roundrect>
                  <v:roundrect id="Rounded Rectangle 67" o:spid="_x0000_s1040" style="position:absolute;left:30618;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B0605D" w:rsidRDefault="00B0605D"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41" style="position:absolute;left:3269;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B0605D" w:rsidRDefault="00B0605D"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2" style="position:absolute;left:5256;top:44317;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B0605D" w:rsidRDefault="00B0605D"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3" type="#_x0000_t32" style="position:absolute;left:25011;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4" type="#_x0000_t32" style="position:absolute;left:38153;top:27496;width:1;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5" type="#_x0000_t32" style="position:absolute;left:38135;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6" type="#_x0000_t35" style="position:absolute;left:30070;top:32061;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7" type="#_x0000_t32" style="position:absolute;left:45690;top:19149;width:2792;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8" type="#_x0000_t202" style="position:absolute;left:4479;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B0605D" w:rsidRDefault="00B0605D" w:rsidP="00363B91">
                          <w:r w:rsidRPr="00363B91">
                            <w:rPr>
                              <w:sz w:val="22"/>
                              <w:rPrChange w:id="4747" w:author="The Si Tran" w:date="2012-12-06T22:08:00Z">
                                <w:rPr/>
                              </w:rPrChange>
                            </w:rPr>
                            <w:t xml:space="preserve">Stationary </w:t>
                          </w:r>
                          <w:r>
                            <w:t>Series</w:t>
                          </w:r>
                        </w:p>
                      </w:txbxContent>
                    </v:textbox>
                  </v:shape>
                  <v:shape id="Text Box 76" o:spid="_x0000_s1049" type="#_x0000_t202" style="position:absolute;left:35658;top:6603;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B0605D" w:rsidRDefault="00B0605D" w:rsidP="00363B91">
                          <w:pPr>
                            <w:jc w:val="center"/>
                          </w:pPr>
                          <w:r w:rsidRPr="00363B91">
                            <w:rPr>
                              <w:sz w:val="22"/>
                              <w:rPrChange w:id="4748" w:author="The Si Tran" w:date="2012-12-06T22:09:00Z">
                                <w:rPr/>
                              </w:rPrChange>
                            </w:rPr>
                            <w:t>Non-stationary and/or Seasonal</w:t>
                          </w:r>
                          <w:r>
                            <w:t xml:space="preserve"> series</w:t>
                          </w:r>
                        </w:p>
                      </w:txbxContent>
                    </v:textbox>
                  </v:shape>
                  <v:shape id="Text Box 77" o:spid="_x0000_s1050" type="#_x0000_t202" style="position:absolute;left:49251;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B0605D" w:rsidRPr="00363B91" w:rsidRDefault="00B0605D" w:rsidP="00097101">
                          <w:pPr>
                            <w:spacing w:before="0" w:line="240" w:lineRule="auto"/>
                            <w:jc w:val="center"/>
                            <w:rPr>
                              <w:sz w:val="22"/>
                              <w:rPrChange w:id="4749" w:author="The Si Tran" w:date="2012-12-06T22:09:00Z">
                                <w:rPr/>
                              </w:rPrChange>
                            </w:rPr>
                          </w:pPr>
                          <w:r w:rsidRPr="00363B91">
                            <w:rPr>
                              <w:sz w:val="22"/>
                              <w:rPrChange w:id="4750" w:author="The Si Tran" w:date="2012-12-06T22:09:00Z">
                                <w:rPr/>
                              </w:rPrChange>
                            </w:rPr>
                            <w:t>Forecasts for Original Series</w:t>
                          </w:r>
                        </w:p>
                      </w:txbxContent>
                    </v:textbox>
                  </v:shape>
                  <v:shape id="Text Box 78" o:spid="_x0000_s1051" type="#_x0000_t202" style="position:absolute;left:40728;top:28584;width:9317;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B0605D" w:rsidRDefault="00B0605D" w:rsidP="00363B91">
                          <w:pPr>
                            <w:jc w:val="center"/>
                          </w:pPr>
                          <w:r w:rsidRPr="00363B91">
                            <w:rPr>
                              <w:sz w:val="22"/>
                              <w:rPrChange w:id="4751" w:author="The Si Tran" w:date="2012-12-06T22:10:00Z">
                                <w:rPr/>
                              </w:rPrChange>
                            </w:rPr>
                            <w:t>Difference</w:t>
                          </w:r>
                          <w:r>
                            <w:t>d Series</w:t>
                          </w:r>
                        </w:p>
                      </w:txbxContent>
                    </v:textbox>
                  </v:shape>
                  <v:shape id="Text Box 18" o:spid="_x0000_s1052" type="#_x0000_t202" style="position:absolute;left:39064;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B0605D" w:rsidRDefault="00B0605D"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3" type="#_x0000_t202" style="position:absolute;left:1961;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B0605D" w:rsidRDefault="00B0605D"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4" type="#_x0000_t32" style="position:absolute;left:38153;top:13974;width:1;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5" style="position:absolute;visibility:visible;mso-wrap-style:square" from="25009,11212" to="38153,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6" style="position:absolute;flip:y;visibility:visible;mso-wrap-style:square" from="11870,11213" to="25008,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7" type="#_x0000_t32" style="position:absolute;left:11897;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8" type="#_x0000_t32" style="position:absolute;left:11885;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9" type="#_x0000_t202" style="position:absolute;left:5878;top:53043;width:13903;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B0605D" w:rsidRDefault="00B0605D"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60" type="#_x0000_t202" style="position:absolute;left:38875;top:52087;width:13901;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B0605D" w:rsidRDefault="00B0605D"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1" type="#_x0000_t32" style="position:absolute;left:11916;top:47678;width:1;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2" type="#_x0000_t202" style="position:absolute;left:6292;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B0605D" w:rsidRDefault="00B0605D">
                          <w:pPr>
                            <w:pStyle w:val="EquationIndex"/>
                            <w:pPrChange w:id="4752" w:author="The Si Tran" w:date="2012-12-15T08:20:00Z">
                              <w:pPr/>
                            </w:pPrChange>
                          </w:pPr>
                          <w:del w:id="4753" w:author="The Si Tran" w:date="2012-12-10T20:08:00Z">
                            <w:r w:rsidDel="00A213DB">
                              <w:delText>y(t)</w:delText>
                            </w:r>
                          </w:del>
                          <w:ins w:id="4754"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3" type="#_x0000_t202" style="position:absolute;left:32255;top:15170;width:568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B0605D" w:rsidRDefault="00B0605D">
                          <w:pPr>
                            <w:pStyle w:val="EquationIndex"/>
                            <w:rPr>
                              <w:szCs w:val="24"/>
                            </w:rPr>
                            <w:pPrChange w:id="4755" w:author="The Si Tran" w:date="2012-12-15T08:20:00Z">
                              <w:pPr>
                                <w:pStyle w:val="NormalWeb"/>
                                <w:spacing w:before="120" w:beforeAutospacing="0" w:after="0" w:afterAutospacing="0" w:line="360" w:lineRule="auto"/>
                                <w:jc w:val="both"/>
                              </w:pPr>
                            </w:pPrChange>
                          </w:pPr>
                          <w:ins w:id="4756"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4757" w:author="The Si Tran" w:date="2012-12-10T20:11:00Z">
                            <m:oMath>
                              <m:r>
                                <m:rPr>
                                  <m:sty m:val="p"/>
                                </m:rPr>
                                <w:rPr>
                                  <w:rFonts w:ascii="Cambria Math" w:hAnsi="Cambria Math"/>
                                </w:rPr>
                                <m:t>)</m:t>
                              </m:r>
                            </m:oMath>
                          </w:ins>
                          <w:del w:id="4758"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4" type="#_x0000_t202" style="position:absolute;left:41746;top:15156;width:9231;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B0605D" w:rsidRPr="00B0605D" w:rsidRDefault="00B0605D">
                          <w:pPr>
                            <w:pStyle w:val="EquationIndex"/>
                            <w:rPr>
                              <w:rFonts w:asciiTheme="majorHAnsi" w:hAnsiTheme="majorHAnsi"/>
                              <w:rPrChange w:id="4759" w:author="The Si Tran" w:date="2012-12-16T08:10:00Z">
                                <w:rPr/>
                              </w:rPrChange>
                            </w:rPr>
                            <w:pPrChange w:id="4760" w:author="The Si Tran" w:date="2012-12-15T08:20:00Z">
                              <w:pPr/>
                            </w:pPrChange>
                          </w:pPr>
                          <w:del w:id="4761" w:author="The Si Tran" w:date="2012-12-10T20:08:00Z">
                            <w:r w:rsidRPr="00090AB7" w:rsidDel="00A213DB">
                              <w:rPr>
                                <w:rStyle w:val="EquationIndexChar"/>
                                <w:rPrChange w:id="4762" w:author="The Si Tran" w:date="2012-12-15T08:20:00Z">
                                  <w:rPr/>
                                </w:rPrChange>
                              </w:rPr>
                              <w:delText>y(t)</w:delText>
                            </w:r>
                          </w:del>
                          <m:oMath>
                            <m:acc>
                              <m:accPr>
                                <m:ctrlPr>
                                  <w:ins w:id="4763" w:author="The Si Tran" w:date="2012-12-10T20:12:00Z">
                                    <w:rPr>
                                      <w:rStyle w:val="EquationIndexChar"/>
                                      <w:rFonts w:ascii="Cambria Math" w:hAnsi="Cambria Math"/>
                                      <w:i/>
                                      <w:rPrChange w:id="4764" w:author="The Si Tran" w:date="2012-12-16T08:10:00Z">
                                        <w:rPr>
                                          <w:rStyle w:val="EquationIndexChar"/>
                                          <w:rFonts w:ascii="Cambria Math" w:hAnsi="Cambria Math"/>
                                          <w:i/>
                                        </w:rPr>
                                      </w:rPrChange>
                                    </w:rPr>
                                  </w:ins>
                                </m:ctrlPr>
                              </m:accPr>
                              <m:e>
                                <w:ins w:id="4765" w:author="The Si Tran" w:date="2012-12-10T20:12:00Z">
                                  <m:r>
                                    <w:rPr>
                                      <w:rStyle w:val="EquationIndexChar"/>
                                      <w:rFonts w:ascii="Cambria Math" w:hAnsi="Cambria Math"/>
                                      <w:rPrChange w:id="4766" w:author="The Si Tran" w:date="2012-12-16T08:10:00Z">
                                        <w:rPr>
                                          <w:rFonts w:ascii="Cambria Math" w:hAnsi="Cambria Math"/>
                                        </w:rPr>
                                      </w:rPrChange>
                                    </w:rPr>
                                    <m:t>y</m:t>
                                  </m:r>
                                </w:ins>
                              </m:e>
                            </m:acc>
                            <w:ins w:id="4767" w:author="The Si Tran" w:date="2012-12-10T20:08:00Z">
                              <m:r>
                                <w:rPr>
                                  <w:rStyle w:val="EquationIndexChar"/>
                                  <w:rFonts w:ascii="Cambria Math" w:hAnsi="Cambria Math"/>
                                  <w:rPrChange w:id="4768" w:author="The Si Tran" w:date="2012-12-16T08:10:00Z">
                                    <w:rPr>
                                      <w:rFonts w:ascii="Cambria Math" w:hAnsi="Cambria Math"/>
                                    </w:rPr>
                                  </w:rPrChange>
                                </w:rPr>
                                <m:t>(t</m:t>
                              </m:r>
                            </w:ins>
                            <w:ins w:id="4769" w:author="The Si Tran" w:date="2012-12-10T20:13:00Z">
                              <m:r>
                                <w:rPr>
                                  <w:rStyle w:val="EquationIndexChar"/>
                                  <w:rFonts w:ascii="Cambria Math" w:hAnsi="Cambria Math"/>
                                  <w:rPrChange w:id="4770" w:author="The Si Tran" w:date="2012-12-16T08:10:00Z">
                                    <w:rPr>
                                      <w:rFonts w:ascii="Cambria Math" w:hAnsi="Cambria Math"/>
                                    </w:rPr>
                                  </w:rPrChange>
                                </w:rPr>
                                <m:t>+</m:t>
                              </m:r>
                              <m:r>
                                <w:rPr>
                                  <w:rFonts w:ascii="Cambria Math" w:hAnsi="Cambria Math"/>
                                  <w:rPrChange w:id="4771" w:author="The Si Tran" w:date="2012-12-16T08:10:00Z">
                                    <w:rPr>
                                      <w:rFonts w:ascii="Cambria Math" w:hAnsi="Cambria Math"/>
                                    </w:rPr>
                                  </w:rPrChange>
                                </w:rPr>
                                <m:t>n</m:t>
                              </m:r>
                            </w:ins>
                            <w:ins w:id="4772" w:author="The Si Tran" w:date="2012-12-10T20:08:00Z">
                              <m:r>
                                <m:rPr>
                                  <m:sty m:val="p"/>
                                </m:rPr>
                                <w:rPr>
                                  <w:rFonts w:ascii="Cambria Math" w:hAnsi="Cambria Math"/>
                                  <w:rPrChange w:id="4773" w:author="The Si Tran" w:date="2012-12-16T08:10:00Z">
                                    <w:rPr>
                                      <w:rFonts w:ascii="Cambria Math" w:hAnsi="Cambria Math"/>
                                    </w:rPr>
                                  </w:rPrChange>
                                </w:rPr>
                                <m:t>)</m:t>
                              </m:r>
                            </w:ins>
                          </m:oMath>
                        </w:p>
                      </w:txbxContent>
                    </v:textbox>
                  </v:shape>
                  <v:shape id="Text Box 126" o:spid="_x0000_s1065" type="#_x0000_t202" style="position:absolute;left:13710;top:48292;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B0605D" w:rsidRDefault="00B0605D">
                          <w:pPr>
                            <w:pStyle w:val="EquationIndex"/>
                            <w:pPrChange w:id="4774" w:author="The Si Tran" w:date="2012-12-15T08:20:00Z">
                              <w:pPr/>
                            </w:pPrChange>
                          </w:pPr>
                          <w:del w:id="4775" w:author="The Si Tran" w:date="2012-12-10T20:08:00Z">
                            <w:r w:rsidDel="00A213DB">
                              <w:delText>y(t)</w:delText>
                            </w:r>
                          </w:del>
                          <m:oMath>
                            <m:acc>
                              <m:accPr>
                                <m:ctrlPr>
                                  <w:ins w:id="4776" w:author="The Si Tran" w:date="2012-12-10T20:12:00Z">
                                    <w:rPr>
                                      <w:rFonts w:ascii="Cambria Math" w:hAnsi="Cambria Math"/>
                                    </w:rPr>
                                  </w:ins>
                                </m:ctrlPr>
                              </m:accPr>
                              <m:e>
                                <w:ins w:id="4777" w:author="The Si Tran" w:date="2012-12-10T20:12:00Z">
                                  <m:r>
                                    <w:rPr>
                                      <w:rFonts w:ascii="Cambria Math" w:hAnsi="Cambria Math"/>
                                    </w:rPr>
                                    <m:t>y</m:t>
                                  </m:r>
                                </w:ins>
                              </m:e>
                            </m:acc>
                            <w:ins w:id="4778" w:author="The Si Tran" w:date="2012-12-10T20:08:00Z">
                              <m:r>
                                <m:rPr>
                                  <m:sty m:val="p"/>
                                </m:rPr>
                                <w:rPr>
                                  <w:rFonts w:ascii="Cambria Math" w:hAnsi="Cambria Math"/>
                                </w:rPr>
                                <m:t>(</m:t>
                              </m:r>
                              <m:r>
                                <w:rPr>
                                  <w:rFonts w:ascii="Cambria Math" w:hAnsi="Cambria Math"/>
                                </w:rPr>
                                <m:t>t</m:t>
                              </m:r>
                            </w:ins>
                            <w:ins w:id="4779" w:author="The Si Tran" w:date="2012-12-10T20:13:00Z">
                              <m:r>
                                <m:rPr>
                                  <m:sty m:val="p"/>
                                </m:rPr>
                                <w:rPr>
                                  <w:rFonts w:ascii="Cambria Math" w:hAnsi="Cambria Math"/>
                                </w:rPr>
                                <m:t>+</m:t>
                              </m:r>
                              <m:r>
                                <w:rPr>
                                  <w:rFonts w:ascii="Cambria Math" w:hAnsi="Cambria Math"/>
                                </w:rPr>
                                <m:t>n</m:t>
                              </m:r>
                            </w:ins>
                            <w:ins w:id="4780" w:author="The Si Tran" w:date="2012-12-10T20:08:00Z">
                              <m:r>
                                <m:rPr>
                                  <m:sty m:val="p"/>
                                </m:rPr>
                                <w:rPr>
                                  <w:rFonts w:ascii="Cambria Math" w:hAnsi="Cambria Math"/>
                                </w:rPr>
                                <m:t>)</m:t>
                              </m:r>
                            </w:ins>
                          </m:oMath>
                        </w:p>
                      </w:txbxContent>
                    </v:textbox>
                  </v:shape>
                  <w10:anchorlock/>
                </v:group>
              </w:pict>
            </mc:Fallback>
          </mc:AlternateContent>
        </w:r>
      </w:ins>
    </w:p>
    <w:p w14:paraId="77002112" w14:textId="77777777" w:rsidR="00090AB7" w:rsidRDefault="00090AB7">
      <w:pPr>
        <w:pStyle w:val="Hinh"/>
        <w:jc w:val="center"/>
        <w:rPr>
          <w:ins w:id="4781" w:author="The Si Tran" w:date="2012-12-15T08:19:00Z"/>
          <w:lang w:val="pt-BR"/>
        </w:rPr>
        <w:pPrChange w:id="4782" w:author="The Si Tran" w:date="2012-12-11T23:26:00Z">
          <w:pPr>
            <w:pStyle w:val="Heading3"/>
          </w:pPr>
        </w:pPrChange>
      </w:pPr>
      <w:bookmarkStart w:id="4783" w:name="_Toc343220892"/>
    </w:p>
    <w:p w14:paraId="1063E7F9" w14:textId="2FF763A3" w:rsidR="000D0624" w:rsidRPr="00AB5A1A" w:rsidRDefault="000D0624">
      <w:pPr>
        <w:pStyle w:val="Hinh"/>
        <w:jc w:val="center"/>
        <w:rPr>
          <w:ins w:id="4784" w:author="The Si Tran" w:date="2012-12-11T23:25:00Z"/>
          <w:lang w:val="pt-BR"/>
          <w:rPrChange w:id="4785" w:author="The Si Tran" w:date="2012-12-11T23:26:00Z">
            <w:rPr>
              <w:ins w:id="4786" w:author="The Si Tran" w:date="2012-12-11T23:25:00Z"/>
            </w:rPr>
          </w:rPrChange>
        </w:rPr>
        <w:pPrChange w:id="4787" w:author="The Si Tran" w:date="2012-12-11T23:26:00Z">
          <w:pPr>
            <w:pStyle w:val="Heading3"/>
          </w:pPr>
        </w:pPrChange>
      </w:pPr>
      <w:ins w:id="4788"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4783"/>
      </w:ins>
    </w:p>
    <w:p w14:paraId="63C6EB69" w14:textId="41F9FD05" w:rsidR="00155591" w:rsidRDefault="00155591" w:rsidP="00155591">
      <w:pPr>
        <w:pStyle w:val="Heading3"/>
        <w:rPr>
          <w:ins w:id="4789" w:author="The Si Tran" w:date="2012-12-06T22:17:00Z"/>
        </w:rPr>
      </w:pPr>
      <w:bookmarkStart w:id="4790" w:name="_Toc343233010"/>
      <w:ins w:id="4791" w:author="The Si Tran" w:date="2012-12-06T22:15:00Z">
        <w:r>
          <w:t>T</w:t>
        </w:r>
        <w:r w:rsidRPr="00155591">
          <w:t>hành phần nhận dạng mô hình</w:t>
        </w:r>
      </w:ins>
      <w:bookmarkEnd w:id="4790"/>
    </w:p>
    <w:p w14:paraId="6141FE93" w14:textId="77777777" w:rsidR="00A96FA3" w:rsidRDefault="00A96FA3">
      <w:pPr>
        <w:pStyle w:val="ListParagraph"/>
        <w:numPr>
          <w:ilvl w:val="0"/>
          <w:numId w:val="18"/>
        </w:numPr>
        <w:spacing w:line="360" w:lineRule="auto"/>
        <w:rPr>
          <w:ins w:id="4792" w:author="The Si Tran" w:date="2012-12-06T22:18:00Z"/>
          <w:rFonts w:ascii="Times New Roman" w:hAnsi="Times New Roman"/>
          <w:sz w:val="26"/>
          <w:szCs w:val="26"/>
        </w:rPr>
        <w:pPrChange w:id="4793" w:author="The Si Tran" w:date="2012-12-14T05:24:00Z">
          <w:pPr>
            <w:pStyle w:val="ListParagraph"/>
            <w:ind w:left="360"/>
          </w:pPr>
        </w:pPrChange>
      </w:pPr>
      <w:ins w:id="4794" w:author="The Si Tran" w:date="2012-12-06T22:18:00Z">
        <w:r>
          <w:rPr>
            <w:rFonts w:ascii="Times New Roman" w:hAnsi="Times New Roman"/>
            <w:sz w:val="26"/>
            <w:szCs w:val="26"/>
          </w:rPr>
          <w:t xml:space="preserve">Nhận dạng mô hình là khâu đầu tiên trong quá trình mô hình hóa </w:t>
        </w:r>
      </w:ins>
      <w:ins w:id="4795" w:author="The Si Tran" w:date="2012-12-10T20:15:00Z">
        <w:r w:rsidR="00B46514">
          <w:rPr>
            <w:rFonts w:ascii="Times New Roman" w:hAnsi="Times New Roman"/>
            <w:sz w:val="26"/>
            <w:szCs w:val="26"/>
          </w:rPr>
          <w:t>S</w:t>
        </w:r>
      </w:ins>
      <w:ins w:id="4796" w:author="The Si Tran" w:date="2012-12-06T22:18:00Z">
        <w:r>
          <w:rPr>
            <w:rFonts w:ascii="Times New Roman" w:hAnsi="Times New Roman"/>
            <w:sz w:val="26"/>
            <w:szCs w:val="26"/>
          </w:rPr>
          <w:t xml:space="preserve">ARIMA. Chúng ta cần phải xác định các tham số p, d, q và P, Q, D, S của mô hình </w:t>
        </w:r>
      </w:ins>
      <w:ins w:id="4797" w:author="The Si Tran" w:date="2012-12-10T20:15:00Z">
        <w:r w:rsidR="00B46514">
          <w:rPr>
            <w:rFonts w:ascii="Times New Roman" w:hAnsi="Times New Roman"/>
            <w:sz w:val="26"/>
            <w:szCs w:val="26"/>
          </w:rPr>
          <w:t>S</w:t>
        </w:r>
      </w:ins>
      <w:ins w:id="4798"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4799" w:author="The Si Tran" w:date="2012-12-06T22:19:00Z">
        <w:r>
          <w:rPr>
            <w:rFonts w:ascii="Times New Roman" w:hAnsi="Times New Roman"/>
            <w:sz w:val="26"/>
            <w:szCs w:val="26"/>
          </w:rPr>
          <w:t xml:space="preserve"> </w:t>
        </w:r>
      </w:ins>
      <w:ins w:id="4800"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 xml:space="preserve">t </w:t>
        </w:r>
        <w:r w:rsidR="00B46514">
          <w:rPr>
            <w:rFonts w:ascii="Times New Roman" w:hAnsi="Times New Roman"/>
            <w:sz w:val="26"/>
            <w:szCs w:val="26"/>
          </w:rPr>
          <w:lastRenderedPageBreak/>
          <w:t>và khả năng phân tích đồ thị của người dự đoán</w:t>
        </w:r>
        <w:r>
          <w:rPr>
            <w:rFonts w:ascii="Times New Roman" w:hAnsi="Times New Roman"/>
            <w:sz w:val="26"/>
            <w:szCs w:val="26"/>
          </w:rPr>
          <w:t xml:space="preserve">. Do đó cần phải tìm ra </w:t>
        </w:r>
      </w:ins>
      <w:ins w:id="4801" w:author="The Si Tran" w:date="2012-12-10T20:17:00Z">
        <w:r w:rsidR="00D30044">
          <w:rPr>
            <w:rFonts w:ascii="Times New Roman" w:hAnsi="Times New Roman"/>
            <w:sz w:val="26"/>
            <w:szCs w:val="26"/>
          </w:rPr>
          <w:t xml:space="preserve">một </w:t>
        </w:r>
      </w:ins>
      <w:ins w:id="4802" w:author="The Si Tran" w:date="2012-12-06T22:18:00Z">
        <w:r>
          <w:rPr>
            <w:rFonts w:ascii="Times New Roman" w:hAnsi="Times New Roman"/>
            <w:sz w:val="26"/>
            <w:szCs w:val="26"/>
          </w:rPr>
          <w:t xml:space="preserve">phương pháp </w:t>
        </w:r>
      </w:ins>
      <w:ins w:id="4803" w:author="The Si Tran" w:date="2012-12-10T20:17:00Z">
        <w:r w:rsidR="00D30044">
          <w:rPr>
            <w:rFonts w:ascii="Times New Roman" w:hAnsi="Times New Roman"/>
            <w:sz w:val="26"/>
            <w:szCs w:val="26"/>
          </w:rPr>
          <w:t>tự động</w:t>
        </w:r>
      </w:ins>
      <w:ins w:id="4804" w:author="The Si Tran" w:date="2012-12-06T22:18:00Z">
        <w:r>
          <w:rPr>
            <w:rFonts w:ascii="Times New Roman" w:hAnsi="Times New Roman"/>
            <w:sz w:val="26"/>
            <w:szCs w:val="26"/>
          </w:rPr>
          <w:t>, sử dụng các công thức toán học để trích rút ra các hệ số.</w:t>
        </w:r>
      </w:ins>
    </w:p>
    <w:p w14:paraId="3BD028AA" w14:textId="0FC9CC83" w:rsidR="00A96FA3" w:rsidRPr="00A96FA3" w:rsidRDefault="00A96FA3">
      <w:pPr>
        <w:pStyle w:val="ListParagraph"/>
        <w:numPr>
          <w:ilvl w:val="0"/>
          <w:numId w:val="18"/>
        </w:numPr>
        <w:spacing w:line="360" w:lineRule="auto"/>
        <w:rPr>
          <w:ins w:id="4805" w:author="The Si Tran" w:date="2012-12-06T22:21:00Z"/>
          <w:rFonts w:ascii="Times New Roman" w:hAnsi="Times New Roman"/>
          <w:sz w:val="26"/>
          <w:szCs w:val="26"/>
          <w:rPrChange w:id="4806" w:author="The Si Tran" w:date="2012-12-06T22:21:00Z">
            <w:rPr>
              <w:ins w:id="4807" w:author="The Si Tran" w:date="2012-12-06T22:21:00Z"/>
            </w:rPr>
          </w:rPrChange>
        </w:rPr>
        <w:pPrChange w:id="4808" w:author="The Si Tran" w:date="2012-12-14T05:24:00Z">
          <w:pPr>
            <w:pStyle w:val="ListParagraph"/>
            <w:numPr>
              <w:numId w:val="18"/>
            </w:numPr>
            <w:ind w:hanging="360"/>
          </w:pPr>
        </w:pPrChange>
      </w:pPr>
      <w:ins w:id="4809" w:author="The Si Tran" w:date="2012-12-06T22:21:00Z">
        <w:r w:rsidRPr="00A96FA3">
          <w:rPr>
            <w:rFonts w:ascii="Times New Roman" w:hAnsi="Times New Roman"/>
            <w:sz w:val="26"/>
            <w:szCs w:val="26"/>
            <w:rPrChange w:id="4810" w:author="The Si Tran" w:date="2012-12-06T22:21:00Z">
              <w:rPr/>
            </w:rPrChange>
          </w:rPr>
          <w:t xml:space="preserve">Mô hình </w:t>
        </w:r>
      </w:ins>
      <w:ins w:id="4811" w:author="The Si Tran" w:date="2012-12-10T20:25:00Z">
        <w:r w:rsidR="00300B75">
          <w:rPr>
            <w:rFonts w:ascii="Times New Roman" w:hAnsi="Times New Roman"/>
            <w:sz w:val="26"/>
            <w:szCs w:val="26"/>
          </w:rPr>
          <w:t>S</w:t>
        </w:r>
      </w:ins>
      <w:ins w:id="4812" w:author="The Si Tran" w:date="2012-12-06T22:21:00Z">
        <w:r w:rsidRPr="00A96FA3">
          <w:rPr>
            <w:rFonts w:ascii="Times New Roman" w:hAnsi="Times New Roman"/>
            <w:sz w:val="26"/>
            <w:szCs w:val="26"/>
            <w:rPrChange w:id="4813"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4814" w:author="The Si Tran" w:date="2012-12-06T22:21:00Z">
              <w:rPr/>
            </w:rPrChange>
          </w:rPr>
          <w:t xml:space="preserve"> một chuỗi dữ liệu với một mô hình thích hợp: mô hình tự hồi quy AR(p), mô hình trung bình di động MA(q), mô hình kết hợp tự hồi quy và tru</w:t>
        </w:r>
      </w:ins>
      <w:ins w:id="4815" w:author="The Si Tran" w:date="2012-12-10T20:21:00Z">
        <w:r w:rsidR="00B405CA">
          <w:rPr>
            <w:rFonts w:ascii="Times New Roman" w:hAnsi="Times New Roman"/>
            <w:sz w:val="26"/>
            <w:szCs w:val="26"/>
          </w:rPr>
          <w:t>n</w:t>
        </w:r>
      </w:ins>
      <w:ins w:id="4816" w:author="The Si Tran" w:date="2012-12-06T22:21:00Z">
        <w:r w:rsidRPr="00A96FA3">
          <w:rPr>
            <w:rFonts w:ascii="Times New Roman" w:hAnsi="Times New Roman"/>
            <w:sz w:val="26"/>
            <w:szCs w:val="26"/>
            <w:rPrChange w:id="4817" w:author="The Si Tran" w:date="2012-12-06T22:21:00Z">
              <w:rPr/>
            </w:rPrChange>
          </w:rPr>
          <w:t xml:space="preserve">g bình di động ARMA(p,q). </w:t>
        </w:r>
      </w:ins>
      <w:ins w:id="4818" w:author="The Si Tran" w:date="2012-12-10T20:22:00Z">
        <w:r w:rsidR="00595FCB">
          <w:rPr>
            <w:rFonts w:ascii="Times New Roman" w:hAnsi="Times New Roman"/>
            <w:sz w:val="26"/>
            <w:szCs w:val="26"/>
          </w:rPr>
          <w:t>Tính chất của</w:t>
        </w:r>
      </w:ins>
      <w:ins w:id="4819" w:author="The Si Tran" w:date="2012-12-06T22:21:00Z">
        <w:r w:rsidRPr="00A96FA3">
          <w:rPr>
            <w:rFonts w:ascii="Times New Roman" w:hAnsi="Times New Roman"/>
            <w:sz w:val="26"/>
            <w:szCs w:val="26"/>
            <w:rPrChange w:id="4820" w:author="The Si Tran" w:date="2012-12-06T22:21:00Z">
              <w:rPr/>
            </w:rPrChange>
          </w:rPr>
          <w:t xml:space="preserve"> các hàm tương quan được chia ra làm 3 loại: giảm gián đoạn (abrupt decay), giảm theo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4821" w:author="The Si Tran" w:date="2012-12-06T22:21:00Z">
              <w:rPr/>
            </w:rPrChange>
          </w:rPr>
          <w:t>chậm. Tùy theo tính chất của ACFs và PACFs mà chuỗi dữ liệu được kết hợp với 1 mô hình khác nhau</w:t>
        </w:r>
      </w:ins>
      <w:ins w:id="4822" w:author="The Si Tran" w:date="2012-12-14T05:25:00Z">
        <w:r w:rsidR="00647C91">
          <w:rPr>
            <w:rFonts w:ascii="Times New Roman" w:hAnsi="Times New Roman"/>
            <w:sz w:val="26"/>
            <w:szCs w:val="26"/>
          </w:rPr>
          <w:t>:</w:t>
        </w:r>
      </w:ins>
    </w:p>
    <w:p w14:paraId="3BB4E4BD" w14:textId="77777777" w:rsidR="00A96FA3" w:rsidRPr="00A96FA3" w:rsidRDefault="00A96FA3">
      <w:pPr>
        <w:pStyle w:val="ListParagraph"/>
        <w:numPr>
          <w:ilvl w:val="0"/>
          <w:numId w:val="20"/>
        </w:numPr>
        <w:spacing w:line="360" w:lineRule="auto"/>
        <w:rPr>
          <w:ins w:id="4823" w:author="The Si Tran" w:date="2012-12-06T22:21:00Z"/>
          <w:rFonts w:ascii="Times New Roman" w:hAnsi="Times New Roman"/>
          <w:sz w:val="26"/>
          <w:szCs w:val="26"/>
          <w:rPrChange w:id="4824" w:author="The Si Tran" w:date="2012-12-06T22:21:00Z">
            <w:rPr>
              <w:ins w:id="4825" w:author="The Si Tran" w:date="2012-12-06T22:21:00Z"/>
            </w:rPr>
          </w:rPrChange>
        </w:rPr>
        <w:pPrChange w:id="4826" w:author="The Si Tran" w:date="2012-12-14T05:24:00Z">
          <w:pPr>
            <w:pStyle w:val="ListParagraph"/>
            <w:numPr>
              <w:numId w:val="18"/>
            </w:numPr>
            <w:ind w:hanging="360"/>
          </w:pPr>
        </w:pPrChange>
      </w:pPr>
      <w:ins w:id="4827" w:author="The Si Tran" w:date="2012-12-06T22:21:00Z">
        <w:r w:rsidRPr="00A96FA3">
          <w:rPr>
            <w:rFonts w:ascii="Times New Roman" w:hAnsi="Times New Roman"/>
            <w:sz w:val="26"/>
            <w:szCs w:val="26"/>
            <w:rPrChange w:id="4828"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rPr>
          <w:ins w:id="4829" w:author="The Si Tran" w:date="2012-12-06T22:21:00Z"/>
          <w:rFonts w:ascii="Times New Roman" w:hAnsi="Times New Roman"/>
          <w:sz w:val="26"/>
          <w:szCs w:val="26"/>
          <w:rPrChange w:id="4830" w:author="The Si Tran" w:date="2012-12-06T22:21:00Z">
            <w:rPr>
              <w:ins w:id="4831" w:author="The Si Tran" w:date="2012-12-06T22:21:00Z"/>
            </w:rPr>
          </w:rPrChange>
        </w:rPr>
        <w:pPrChange w:id="4832" w:author="The Si Tran" w:date="2012-12-14T05:24:00Z">
          <w:pPr>
            <w:pStyle w:val="ListParagraph"/>
            <w:numPr>
              <w:numId w:val="18"/>
            </w:numPr>
            <w:ind w:hanging="360"/>
          </w:pPr>
        </w:pPrChange>
      </w:pPr>
      <w:ins w:id="4833" w:author="The Si Tran" w:date="2012-12-06T22:21:00Z">
        <w:r w:rsidRPr="00A96FA3">
          <w:rPr>
            <w:rFonts w:ascii="Times New Roman" w:hAnsi="Times New Roman"/>
            <w:sz w:val="26"/>
            <w:szCs w:val="26"/>
            <w:rPrChange w:id="4834"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rPr>
          <w:ins w:id="4835" w:author="The Si Tran" w:date="2012-12-06T22:21:00Z"/>
          <w:rFonts w:ascii="Times New Roman" w:hAnsi="Times New Roman"/>
          <w:sz w:val="26"/>
          <w:szCs w:val="26"/>
          <w:rPrChange w:id="4836" w:author="The Si Tran" w:date="2012-12-06T22:21:00Z">
            <w:rPr>
              <w:ins w:id="4837" w:author="The Si Tran" w:date="2012-12-06T22:21:00Z"/>
            </w:rPr>
          </w:rPrChange>
        </w:rPr>
        <w:pPrChange w:id="4838" w:author="The Si Tran" w:date="2012-12-14T05:24:00Z">
          <w:pPr>
            <w:pStyle w:val="ListParagraph"/>
            <w:numPr>
              <w:numId w:val="18"/>
            </w:numPr>
            <w:ind w:hanging="360"/>
          </w:pPr>
        </w:pPrChange>
      </w:pPr>
      <w:ins w:id="4839" w:author="The Si Tran" w:date="2012-12-06T22:21:00Z">
        <w:r w:rsidRPr="00A96FA3">
          <w:rPr>
            <w:rFonts w:ascii="Times New Roman" w:hAnsi="Times New Roman"/>
            <w:sz w:val="26"/>
            <w:szCs w:val="26"/>
            <w:rPrChange w:id="4840" w:author="The Si Tran" w:date="2012-12-06T22:21:00Z">
              <w:rPr/>
            </w:rPrChange>
          </w:rPr>
          <w:t>Mô hình kết hợp tự hồi quy và trung bình di động ARMA(p,q): quá trình có ACFs và PACFs giảm về không theo hình sin hoặc theo hàm mũ.</w:t>
        </w:r>
      </w:ins>
    </w:p>
    <w:p w14:paraId="09BE4654" w14:textId="77777777" w:rsidR="00A96FA3" w:rsidRDefault="00A96FA3">
      <w:pPr>
        <w:pStyle w:val="ListParagraph"/>
        <w:spacing w:line="360" w:lineRule="auto"/>
        <w:ind w:firstLine="0"/>
        <w:rPr>
          <w:ins w:id="4841" w:author="The Si Tran" w:date="2012-12-14T05:25:00Z"/>
          <w:rFonts w:ascii="Times New Roman" w:hAnsi="Times New Roman"/>
          <w:sz w:val="26"/>
          <w:szCs w:val="26"/>
        </w:rPr>
        <w:pPrChange w:id="4842" w:author="The Si Tran" w:date="2012-12-14T05:24:00Z">
          <w:pPr>
            <w:pStyle w:val="ListParagraph"/>
            <w:numPr>
              <w:numId w:val="18"/>
            </w:numPr>
            <w:ind w:hanging="360"/>
          </w:pPr>
        </w:pPrChange>
      </w:pPr>
      <w:ins w:id="4843" w:author="The Si Tran" w:date="2012-12-06T22:21:00Z">
        <w:r w:rsidRPr="00A96FA3">
          <w:rPr>
            <w:rFonts w:ascii="Times New Roman" w:hAnsi="Times New Roman"/>
            <w:sz w:val="26"/>
            <w:szCs w:val="26"/>
            <w:rPrChange w:id="4844"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647C91" w:rsidRDefault="00647C91">
      <w:pPr>
        <w:pStyle w:val="Bang"/>
        <w:rPr>
          <w:ins w:id="4845" w:author="The Si Tran" w:date="2012-12-06T22:22:00Z"/>
          <w:rPrChange w:id="4846" w:author="The Si Tran" w:date="2012-12-14T05:26:00Z">
            <w:rPr>
              <w:ins w:id="4847" w:author="The Si Tran" w:date="2012-12-06T22:22:00Z"/>
            </w:rPr>
          </w:rPrChange>
        </w:rPr>
        <w:pPrChange w:id="4848" w:author="The Si Tran" w:date="2012-12-14T05:26:00Z">
          <w:pPr>
            <w:pStyle w:val="ListParagraph"/>
            <w:numPr>
              <w:numId w:val="18"/>
            </w:numPr>
            <w:ind w:hanging="360"/>
          </w:pPr>
        </w:pPrChange>
      </w:pPr>
      <w:bookmarkStart w:id="4849" w:name="_Toc343226121"/>
      <w:ins w:id="4850" w:author="The Si Tran" w:date="2012-12-14T05:25:00Z">
        <w:r w:rsidRPr="00647C91">
          <w:rPr>
            <w:b/>
            <w:rPrChange w:id="4851" w:author="The Si Tran" w:date="2012-12-14T05:26:00Z">
              <w:rPr/>
            </w:rPrChange>
          </w:rPr>
          <w:t>Bảng 3.1:</w:t>
        </w:r>
        <w:r w:rsidRPr="00097101">
          <w:t xml:space="preserve"> Tính ch</w:t>
        </w:r>
        <w:r w:rsidRPr="00647C91">
          <w:rPr>
            <w:rPrChange w:id="4852" w:author="The Si Tran" w:date="2012-12-14T05:26:00Z">
              <w:rPr/>
            </w:rPrChange>
          </w:rPr>
          <w:t>ất của ACFs và PACFs</w:t>
        </w:r>
      </w:ins>
      <w:bookmarkEnd w:id="4849"/>
    </w:p>
    <w:tbl>
      <w:tblPr>
        <w:tblStyle w:val="TableGrid"/>
        <w:tblW w:w="8522" w:type="dxa"/>
        <w:tblInd w:w="828" w:type="dxa"/>
        <w:tblLayout w:type="fixed"/>
        <w:tblLook w:val="04A0" w:firstRow="1" w:lastRow="0" w:firstColumn="1" w:lastColumn="0" w:noHBand="0" w:noVBand="1"/>
        <w:tblPrChange w:id="4853"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4854">
          <w:tblGrid>
            <w:gridCol w:w="1495"/>
            <w:gridCol w:w="3155"/>
            <w:gridCol w:w="3476"/>
          </w:tblGrid>
        </w:tblGridChange>
      </w:tblGrid>
      <w:tr w:rsidR="00A96FA3" w14:paraId="2282D094" w14:textId="77777777" w:rsidTr="00B0605D">
        <w:trPr>
          <w:ins w:id="4855" w:author="The Si Tran" w:date="2012-12-06T22:22:00Z"/>
        </w:trPr>
        <w:tc>
          <w:tcPr>
            <w:tcW w:w="1980" w:type="dxa"/>
            <w:tcPrChange w:id="4856" w:author="The Si Tran" w:date="2012-12-16T08:10:00Z">
              <w:tcPr>
                <w:tcW w:w="1495" w:type="dxa"/>
              </w:tcPr>
            </w:tcPrChange>
          </w:tcPr>
          <w:p w14:paraId="639CC8A0" w14:textId="77777777" w:rsidR="00A96FA3" w:rsidRPr="00B0605D" w:rsidRDefault="00A96FA3" w:rsidP="00AC1C82">
            <w:pPr>
              <w:rPr>
                <w:ins w:id="4857" w:author="The Si Tran" w:date="2012-12-06T22:22:00Z"/>
                <w:szCs w:val="26"/>
                <w:rPrChange w:id="4858" w:author="The Si Tran" w:date="2012-12-16T08:11:00Z">
                  <w:rPr>
                    <w:ins w:id="4859" w:author="The Si Tran" w:date="2012-12-06T22:22:00Z"/>
                    <w:szCs w:val="26"/>
                  </w:rPr>
                </w:rPrChange>
              </w:rPr>
            </w:pPr>
            <w:ins w:id="4860" w:author="The Si Tran" w:date="2012-12-06T22:22:00Z">
              <w:r w:rsidRPr="00B0605D">
                <w:rPr>
                  <w:szCs w:val="26"/>
                  <w:rPrChange w:id="4861" w:author="The Si Tran" w:date="2012-12-16T08:11:00Z">
                    <w:rPr>
                      <w:szCs w:val="26"/>
                    </w:rPr>
                  </w:rPrChange>
                </w:rPr>
                <w:t>Process</w:t>
              </w:r>
            </w:ins>
          </w:p>
        </w:tc>
        <w:tc>
          <w:tcPr>
            <w:tcW w:w="3066" w:type="dxa"/>
            <w:tcPrChange w:id="4862" w:author="The Si Tran" w:date="2012-12-16T08:10:00Z">
              <w:tcPr>
                <w:tcW w:w="3258" w:type="dxa"/>
              </w:tcPr>
            </w:tcPrChange>
          </w:tcPr>
          <w:p w14:paraId="10C9803D" w14:textId="77777777" w:rsidR="00A96FA3" w:rsidRPr="00B0605D" w:rsidRDefault="00A96FA3" w:rsidP="00AC1C82">
            <w:pPr>
              <w:jc w:val="center"/>
              <w:rPr>
                <w:ins w:id="4863" w:author="The Si Tran" w:date="2012-12-06T22:22:00Z"/>
                <w:szCs w:val="26"/>
                <w:rPrChange w:id="4864" w:author="The Si Tran" w:date="2012-12-16T08:11:00Z">
                  <w:rPr>
                    <w:ins w:id="4865" w:author="The Si Tran" w:date="2012-12-06T22:22:00Z"/>
                    <w:szCs w:val="26"/>
                  </w:rPr>
                </w:rPrChange>
              </w:rPr>
            </w:pPr>
            <w:ins w:id="4866" w:author="The Si Tran" w:date="2012-12-06T22:22:00Z">
              <w:r w:rsidRPr="00B0605D">
                <w:rPr>
                  <w:szCs w:val="26"/>
                  <w:rPrChange w:id="4867" w:author="The Si Tran" w:date="2012-12-16T08:11:00Z">
                    <w:rPr>
                      <w:szCs w:val="26"/>
                    </w:rPr>
                  </w:rPrChange>
                </w:rPr>
                <w:t>ACF</w:t>
              </w:r>
            </w:ins>
          </w:p>
        </w:tc>
        <w:tc>
          <w:tcPr>
            <w:tcW w:w="3476" w:type="dxa"/>
            <w:tcPrChange w:id="4868" w:author="The Si Tran" w:date="2012-12-16T08:10:00Z">
              <w:tcPr>
                <w:tcW w:w="3599" w:type="dxa"/>
              </w:tcPr>
            </w:tcPrChange>
          </w:tcPr>
          <w:p w14:paraId="1D495D08" w14:textId="77777777" w:rsidR="00A96FA3" w:rsidRPr="00B0605D" w:rsidRDefault="00A96FA3" w:rsidP="00AC1C82">
            <w:pPr>
              <w:jc w:val="center"/>
              <w:rPr>
                <w:ins w:id="4869" w:author="The Si Tran" w:date="2012-12-06T22:22:00Z"/>
                <w:szCs w:val="26"/>
                <w:rPrChange w:id="4870" w:author="The Si Tran" w:date="2012-12-16T08:11:00Z">
                  <w:rPr>
                    <w:ins w:id="4871" w:author="The Si Tran" w:date="2012-12-06T22:22:00Z"/>
                    <w:szCs w:val="26"/>
                  </w:rPr>
                </w:rPrChange>
              </w:rPr>
            </w:pPr>
            <w:ins w:id="4872" w:author="The Si Tran" w:date="2012-12-06T22:22:00Z">
              <w:r w:rsidRPr="00B0605D">
                <w:rPr>
                  <w:szCs w:val="26"/>
                  <w:rPrChange w:id="4873" w:author="The Si Tran" w:date="2012-12-16T08:11:00Z">
                    <w:rPr>
                      <w:szCs w:val="26"/>
                    </w:rPr>
                  </w:rPrChange>
                </w:rPr>
                <w:t>PACF</w:t>
              </w:r>
            </w:ins>
          </w:p>
        </w:tc>
      </w:tr>
      <w:tr w:rsidR="00A96FA3" w14:paraId="272A9C2D" w14:textId="77777777" w:rsidTr="00B0605D">
        <w:trPr>
          <w:ins w:id="4874" w:author="The Si Tran" w:date="2012-12-06T22:22:00Z"/>
        </w:trPr>
        <w:tc>
          <w:tcPr>
            <w:tcW w:w="1980" w:type="dxa"/>
            <w:tcPrChange w:id="4875" w:author="The Si Tran" w:date="2012-12-16T08:10:00Z">
              <w:tcPr>
                <w:tcW w:w="1495" w:type="dxa"/>
              </w:tcPr>
            </w:tcPrChange>
          </w:tcPr>
          <w:p w14:paraId="0F887AFC" w14:textId="77777777" w:rsidR="00A96FA3" w:rsidRPr="00B0605D" w:rsidRDefault="00A96FA3" w:rsidP="00097101">
            <w:pPr>
              <w:jc w:val="left"/>
              <w:rPr>
                <w:ins w:id="4876" w:author="The Si Tran" w:date="2012-12-06T22:22:00Z"/>
                <w:szCs w:val="26"/>
                <w:rPrChange w:id="4877" w:author="The Si Tran" w:date="2012-12-16T08:11:00Z">
                  <w:rPr>
                    <w:ins w:id="4878" w:author="The Si Tran" w:date="2012-12-06T22:22:00Z"/>
                    <w:szCs w:val="26"/>
                  </w:rPr>
                </w:rPrChange>
              </w:rPr>
            </w:pPr>
            <w:ins w:id="4879" w:author="The Si Tran" w:date="2012-12-06T22:22:00Z">
              <w:r w:rsidRPr="00B0605D">
                <w:rPr>
                  <w:szCs w:val="26"/>
                  <w:rPrChange w:id="4880" w:author="The Si Tran" w:date="2012-12-16T08:11:00Z">
                    <w:rPr>
                      <w:szCs w:val="26"/>
                    </w:rPr>
                  </w:rPrChange>
                </w:rPr>
                <w:t>AR(p)</w:t>
              </w:r>
            </w:ins>
          </w:p>
        </w:tc>
        <w:tc>
          <w:tcPr>
            <w:tcW w:w="3066" w:type="dxa"/>
            <w:tcPrChange w:id="4881" w:author="The Si Tran" w:date="2012-12-16T08:10:00Z">
              <w:tcPr>
                <w:tcW w:w="3258" w:type="dxa"/>
              </w:tcPr>
            </w:tcPrChange>
          </w:tcPr>
          <w:p w14:paraId="01E2D863" w14:textId="77777777" w:rsidR="00A96FA3" w:rsidRPr="00B0605D" w:rsidRDefault="00A96FA3">
            <w:pPr>
              <w:spacing w:line="240" w:lineRule="auto"/>
              <w:jc w:val="left"/>
              <w:rPr>
                <w:ins w:id="4882" w:author="The Si Tran" w:date="2012-12-06T22:22:00Z"/>
                <w:szCs w:val="26"/>
                <w:rPrChange w:id="4883" w:author="The Si Tran" w:date="2012-12-16T08:11:00Z">
                  <w:rPr>
                    <w:ins w:id="4884" w:author="The Si Tran" w:date="2012-12-06T22:22:00Z"/>
                    <w:szCs w:val="26"/>
                  </w:rPr>
                </w:rPrChange>
              </w:rPr>
              <w:pPrChange w:id="4885" w:author="The Si Tran" w:date="2012-12-10T20:25:00Z">
                <w:pPr/>
              </w:pPrChange>
            </w:pPr>
            <w:ins w:id="4886" w:author="The Si Tran" w:date="2012-12-06T22:22:00Z">
              <w:r w:rsidRPr="00B0605D">
                <w:rPr>
                  <w:szCs w:val="26"/>
                  <w:rPrChange w:id="4887" w:author="The Si Tran" w:date="2012-12-16T08:11:00Z">
                    <w:rPr>
                      <w:szCs w:val="26"/>
                    </w:rPr>
                  </w:rPrChange>
                </w:rPr>
                <w:t>Exponential or sinusoidal decay to zero</w:t>
              </w:r>
            </w:ins>
          </w:p>
        </w:tc>
        <w:tc>
          <w:tcPr>
            <w:tcW w:w="3476" w:type="dxa"/>
            <w:tcPrChange w:id="4888" w:author="The Si Tran" w:date="2012-12-16T08:10:00Z">
              <w:tcPr>
                <w:tcW w:w="3599" w:type="dxa"/>
              </w:tcPr>
            </w:tcPrChange>
          </w:tcPr>
          <w:p w14:paraId="76940256" w14:textId="77777777" w:rsidR="00A96FA3" w:rsidRPr="00B0605D" w:rsidRDefault="00A96FA3">
            <w:pPr>
              <w:spacing w:line="240" w:lineRule="auto"/>
              <w:jc w:val="left"/>
              <w:rPr>
                <w:ins w:id="4889" w:author="The Si Tran" w:date="2012-12-06T22:22:00Z"/>
                <w:szCs w:val="26"/>
                <w:rPrChange w:id="4890" w:author="The Si Tran" w:date="2012-12-16T08:11:00Z">
                  <w:rPr>
                    <w:ins w:id="4891" w:author="The Si Tran" w:date="2012-12-06T22:22:00Z"/>
                    <w:szCs w:val="26"/>
                  </w:rPr>
                </w:rPrChange>
              </w:rPr>
              <w:pPrChange w:id="4892" w:author="The Si Tran" w:date="2012-12-10T20:25:00Z">
                <w:pPr/>
              </w:pPrChange>
            </w:pPr>
            <w:ins w:id="4893" w:author="The Si Tran" w:date="2012-12-06T22:22:00Z">
              <w:r w:rsidRPr="00B0605D">
                <w:rPr>
                  <w:szCs w:val="26"/>
                  <w:rPrChange w:id="4894" w:author="The Si Tran" w:date="2012-12-16T08:11:00Z">
                    <w:rPr>
                      <w:szCs w:val="26"/>
                    </w:rPr>
                  </w:rPrChange>
                </w:rPr>
                <w:t>Spikes cut off to zero after lag p</w:t>
              </w:r>
            </w:ins>
          </w:p>
        </w:tc>
      </w:tr>
      <w:tr w:rsidR="00A96FA3" w14:paraId="5DD9E805" w14:textId="77777777" w:rsidTr="00B0605D">
        <w:trPr>
          <w:ins w:id="4895" w:author="The Si Tran" w:date="2012-12-06T22:22:00Z"/>
        </w:trPr>
        <w:tc>
          <w:tcPr>
            <w:tcW w:w="1980" w:type="dxa"/>
            <w:tcPrChange w:id="4896" w:author="The Si Tran" w:date="2012-12-16T08:10:00Z">
              <w:tcPr>
                <w:tcW w:w="1495" w:type="dxa"/>
              </w:tcPr>
            </w:tcPrChange>
          </w:tcPr>
          <w:p w14:paraId="28B6295D" w14:textId="77777777" w:rsidR="00A96FA3" w:rsidRPr="00B0605D" w:rsidRDefault="00A96FA3" w:rsidP="00AC1C82">
            <w:pPr>
              <w:rPr>
                <w:ins w:id="4897" w:author="The Si Tran" w:date="2012-12-06T22:22:00Z"/>
                <w:szCs w:val="26"/>
                <w:rPrChange w:id="4898" w:author="The Si Tran" w:date="2012-12-16T08:11:00Z">
                  <w:rPr>
                    <w:ins w:id="4899" w:author="The Si Tran" w:date="2012-12-06T22:22:00Z"/>
                    <w:szCs w:val="26"/>
                  </w:rPr>
                </w:rPrChange>
              </w:rPr>
            </w:pPr>
            <w:ins w:id="4900" w:author="The Si Tran" w:date="2012-12-06T22:22:00Z">
              <w:r w:rsidRPr="00B0605D">
                <w:rPr>
                  <w:szCs w:val="26"/>
                  <w:rPrChange w:id="4901" w:author="The Si Tran" w:date="2012-12-16T08:11:00Z">
                    <w:rPr>
                      <w:szCs w:val="26"/>
                    </w:rPr>
                  </w:rPrChange>
                </w:rPr>
                <w:t>MA(q)</w:t>
              </w:r>
            </w:ins>
          </w:p>
        </w:tc>
        <w:tc>
          <w:tcPr>
            <w:tcW w:w="3066" w:type="dxa"/>
            <w:tcPrChange w:id="4902" w:author="The Si Tran" w:date="2012-12-16T08:10:00Z">
              <w:tcPr>
                <w:tcW w:w="3258" w:type="dxa"/>
              </w:tcPr>
            </w:tcPrChange>
          </w:tcPr>
          <w:p w14:paraId="6F5DA568" w14:textId="77777777" w:rsidR="00A96FA3" w:rsidRPr="00B0605D" w:rsidRDefault="00A96FA3" w:rsidP="00097101">
            <w:pPr>
              <w:spacing w:line="240" w:lineRule="auto"/>
              <w:jc w:val="left"/>
              <w:rPr>
                <w:ins w:id="4903" w:author="The Si Tran" w:date="2012-12-06T22:22:00Z"/>
                <w:szCs w:val="26"/>
                <w:rPrChange w:id="4904" w:author="The Si Tran" w:date="2012-12-16T08:11:00Z">
                  <w:rPr>
                    <w:ins w:id="4905" w:author="The Si Tran" w:date="2012-12-06T22:22:00Z"/>
                    <w:szCs w:val="26"/>
                  </w:rPr>
                </w:rPrChange>
              </w:rPr>
            </w:pPr>
            <w:ins w:id="4906" w:author="The Si Tran" w:date="2012-12-06T22:22:00Z">
              <w:r w:rsidRPr="00B0605D">
                <w:rPr>
                  <w:szCs w:val="26"/>
                  <w:rPrChange w:id="4907" w:author="The Si Tran" w:date="2012-12-16T08:11:00Z">
                    <w:rPr>
                      <w:szCs w:val="26"/>
                    </w:rPr>
                  </w:rPrChange>
                </w:rPr>
                <w:t>Spikes cut off to zero after lag q</w:t>
              </w:r>
            </w:ins>
          </w:p>
        </w:tc>
        <w:tc>
          <w:tcPr>
            <w:tcW w:w="3476" w:type="dxa"/>
            <w:tcPrChange w:id="4908" w:author="The Si Tran" w:date="2012-12-16T08:10:00Z">
              <w:tcPr>
                <w:tcW w:w="3599" w:type="dxa"/>
              </w:tcPr>
            </w:tcPrChange>
          </w:tcPr>
          <w:p w14:paraId="769F71B3" w14:textId="77777777" w:rsidR="00A96FA3" w:rsidRPr="00B0605D" w:rsidRDefault="00A96FA3">
            <w:pPr>
              <w:spacing w:line="240" w:lineRule="auto"/>
              <w:jc w:val="left"/>
              <w:rPr>
                <w:ins w:id="4909" w:author="The Si Tran" w:date="2012-12-06T22:22:00Z"/>
                <w:szCs w:val="26"/>
                <w:rPrChange w:id="4910" w:author="The Si Tran" w:date="2012-12-16T08:11:00Z">
                  <w:rPr>
                    <w:ins w:id="4911" w:author="The Si Tran" w:date="2012-12-06T22:22:00Z"/>
                    <w:szCs w:val="26"/>
                  </w:rPr>
                </w:rPrChange>
              </w:rPr>
              <w:pPrChange w:id="4912" w:author="The Si Tran" w:date="2012-12-10T20:25:00Z">
                <w:pPr/>
              </w:pPrChange>
            </w:pPr>
            <w:ins w:id="4913" w:author="The Si Tran" w:date="2012-12-06T22:22:00Z">
              <w:r w:rsidRPr="00B0605D">
                <w:rPr>
                  <w:szCs w:val="26"/>
                  <w:rPrChange w:id="4914" w:author="The Si Tran" w:date="2012-12-16T08:11:00Z">
                    <w:rPr>
                      <w:szCs w:val="26"/>
                    </w:rPr>
                  </w:rPrChange>
                </w:rPr>
                <w:t>Exponential or sinusoidal decay to zero</w:t>
              </w:r>
            </w:ins>
          </w:p>
        </w:tc>
      </w:tr>
      <w:tr w:rsidR="00A96FA3" w14:paraId="49EFEA72" w14:textId="77777777" w:rsidTr="00B0605D">
        <w:trPr>
          <w:ins w:id="4915" w:author="The Si Tran" w:date="2012-12-06T22:22:00Z"/>
        </w:trPr>
        <w:tc>
          <w:tcPr>
            <w:tcW w:w="1980" w:type="dxa"/>
            <w:tcPrChange w:id="4916" w:author="The Si Tran" w:date="2012-12-16T08:10:00Z">
              <w:tcPr>
                <w:tcW w:w="1495" w:type="dxa"/>
              </w:tcPr>
            </w:tcPrChange>
          </w:tcPr>
          <w:p w14:paraId="0BA6FBBC" w14:textId="77777777" w:rsidR="00A96FA3" w:rsidRPr="00B0605D" w:rsidRDefault="00A96FA3" w:rsidP="00AC1C82">
            <w:pPr>
              <w:rPr>
                <w:ins w:id="4917" w:author="The Si Tran" w:date="2012-12-06T22:22:00Z"/>
                <w:szCs w:val="26"/>
                <w:rPrChange w:id="4918" w:author="The Si Tran" w:date="2012-12-16T08:11:00Z">
                  <w:rPr>
                    <w:ins w:id="4919" w:author="The Si Tran" w:date="2012-12-06T22:22:00Z"/>
                    <w:szCs w:val="26"/>
                  </w:rPr>
                </w:rPrChange>
              </w:rPr>
            </w:pPr>
            <w:ins w:id="4920" w:author="The Si Tran" w:date="2012-12-06T22:22:00Z">
              <w:r w:rsidRPr="00B0605D">
                <w:rPr>
                  <w:szCs w:val="26"/>
                  <w:rPrChange w:id="4921" w:author="The Si Tran" w:date="2012-12-16T08:11:00Z">
                    <w:rPr>
                      <w:szCs w:val="26"/>
                    </w:rPr>
                  </w:rPrChange>
                </w:rPr>
                <w:t>ARMA(p,q)</w:t>
              </w:r>
            </w:ins>
          </w:p>
        </w:tc>
        <w:tc>
          <w:tcPr>
            <w:tcW w:w="3066" w:type="dxa"/>
            <w:tcPrChange w:id="4922" w:author="The Si Tran" w:date="2012-12-16T08:10:00Z">
              <w:tcPr>
                <w:tcW w:w="3258" w:type="dxa"/>
              </w:tcPr>
            </w:tcPrChange>
          </w:tcPr>
          <w:p w14:paraId="20140EB3" w14:textId="77777777" w:rsidR="00A96FA3" w:rsidRPr="00B0605D" w:rsidRDefault="00A96FA3" w:rsidP="00097101">
            <w:pPr>
              <w:spacing w:line="240" w:lineRule="auto"/>
              <w:jc w:val="left"/>
              <w:rPr>
                <w:ins w:id="4923" w:author="The Si Tran" w:date="2012-12-06T22:22:00Z"/>
                <w:szCs w:val="26"/>
                <w:rPrChange w:id="4924" w:author="The Si Tran" w:date="2012-12-16T08:11:00Z">
                  <w:rPr>
                    <w:ins w:id="4925" w:author="The Si Tran" w:date="2012-12-06T22:22:00Z"/>
                    <w:szCs w:val="26"/>
                  </w:rPr>
                </w:rPrChange>
              </w:rPr>
            </w:pPr>
            <w:ins w:id="4926" w:author="The Si Tran" w:date="2012-12-06T22:22:00Z">
              <w:r w:rsidRPr="00B0605D">
                <w:rPr>
                  <w:szCs w:val="26"/>
                  <w:rPrChange w:id="4927" w:author="The Si Tran" w:date="2012-12-16T08:11:00Z">
                    <w:rPr>
                      <w:szCs w:val="26"/>
                    </w:rPr>
                  </w:rPrChange>
                </w:rPr>
                <w:t>Exponential or sinusoidal decay to zero</w:t>
              </w:r>
            </w:ins>
          </w:p>
        </w:tc>
        <w:tc>
          <w:tcPr>
            <w:tcW w:w="3476" w:type="dxa"/>
            <w:tcPrChange w:id="4928" w:author="The Si Tran" w:date="2012-12-16T08:10:00Z">
              <w:tcPr>
                <w:tcW w:w="3599" w:type="dxa"/>
              </w:tcPr>
            </w:tcPrChange>
          </w:tcPr>
          <w:p w14:paraId="3C84B3BB" w14:textId="77777777" w:rsidR="00A96FA3" w:rsidRPr="00B0605D" w:rsidRDefault="00A96FA3">
            <w:pPr>
              <w:spacing w:line="240" w:lineRule="auto"/>
              <w:jc w:val="left"/>
              <w:rPr>
                <w:ins w:id="4929" w:author="The Si Tran" w:date="2012-12-06T22:22:00Z"/>
                <w:szCs w:val="26"/>
                <w:rPrChange w:id="4930" w:author="The Si Tran" w:date="2012-12-16T08:11:00Z">
                  <w:rPr>
                    <w:ins w:id="4931" w:author="The Si Tran" w:date="2012-12-06T22:22:00Z"/>
                    <w:szCs w:val="26"/>
                  </w:rPr>
                </w:rPrChange>
              </w:rPr>
              <w:pPrChange w:id="4932" w:author="The Si Tran" w:date="2012-12-10T20:25:00Z">
                <w:pPr/>
              </w:pPrChange>
            </w:pPr>
            <w:ins w:id="4933" w:author="The Si Tran" w:date="2012-12-06T22:22:00Z">
              <w:r w:rsidRPr="00B0605D">
                <w:rPr>
                  <w:szCs w:val="26"/>
                  <w:rPrChange w:id="4934" w:author="The Si Tran" w:date="2012-12-16T08:11:00Z">
                    <w:rPr>
                      <w:szCs w:val="26"/>
                    </w:rPr>
                  </w:rPrChange>
                </w:rPr>
                <w:t>Exponential or sinusoidal decay to zero</w:t>
              </w:r>
            </w:ins>
          </w:p>
        </w:tc>
      </w:tr>
    </w:tbl>
    <w:p w14:paraId="1401E544" w14:textId="77777777" w:rsidR="00677EB9" w:rsidRDefault="00677EB9">
      <w:pPr>
        <w:pStyle w:val="ListParagraph"/>
        <w:ind w:left="1944"/>
        <w:rPr>
          <w:ins w:id="4935" w:author="The Si Tran" w:date="2012-12-07T19:19:00Z"/>
          <w:rFonts w:ascii="Times New Roman" w:hAnsi="Times New Roman"/>
          <w:sz w:val="26"/>
          <w:szCs w:val="26"/>
        </w:rPr>
        <w:pPrChange w:id="4936" w:author="The Si Tran" w:date="2012-12-07T19:19:00Z">
          <w:pPr>
            <w:pStyle w:val="ListParagraph"/>
            <w:ind w:left="1224"/>
          </w:pPr>
        </w:pPrChange>
      </w:pPr>
    </w:p>
    <w:p w14:paraId="27C530FB" w14:textId="77777777" w:rsidR="00677EB9" w:rsidRDefault="00677EB9">
      <w:pPr>
        <w:pStyle w:val="ListParagraph"/>
        <w:numPr>
          <w:ilvl w:val="0"/>
          <w:numId w:val="23"/>
        </w:numPr>
        <w:spacing w:line="360" w:lineRule="auto"/>
        <w:ind w:left="720"/>
        <w:rPr>
          <w:ins w:id="4937" w:author="The Si Tran" w:date="2012-12-07T19:19:00Z"/>
          <w:rFonts w:ascii="Times New Roman" w:hAnsi="Times New Roman"/>
          <w:sz w:val="26"/>
          <w:szCs w:val="26"/>
        </w:rPr>
        <w:pPrChange w:id="4938" w:author="The Si Tran" w:date="2012-12-14T05:24:00Z">
          <w:pPr>
            <w:pStyle w:val="ListParagraph"/>
            <w:ind w:left="1224"/>
          </w:pPr>
        </w:pPrChange>
      </w:pPr>
      <w:ins w:id="4939" w:author="The Si Tran" w:date="2012-12-07T19:19:00Z">
        <w:r>
          <w:rPr>
            <w:rFonts w:ascii="Times New Roman" w:hAnsi="Times New Roman"/>
            <w:sz w:val="26"/>
            <w:szCs w:val="26"/>
          </w:rPr>
          <w:t xml:space="preserve">Quá trình nhận dạng mô hình </w:t>
        </w:r>
      </w:ins>
      <w:ins w:id="4940" w:author="The Si Tran" w:date="2012-12-10T20:25:00Z">
        <w:r w:rsidR="00300B75">
          <w:rPr>
            <w:rFonts w:ascii="Times New Roman" w:hAnsi="Times New Roman"/>
            <w:sz w:val="26"/>
            <w:szCs w:val="26"/>
          </w:rPr>
          <w:t>S</w:t>
        </w:r>
      </w:ins>
      <w:ins w:id="4941" w:author="The Si Tran" w:date="2012-12-07T19:19:00Z">
        <w:r>
          <w:rPr>
            <w:rFonts w:ascii="Times New Roman" w:hAnsi="Times New Roman"/>
            <w:sz w:val="26"/>
            <w:szCs w:val="26"/>
          </w:rPr>
          <w:t>ARIMA bao gồm 4 giai đoạn chính</w:t>
        </w:r>
      </w:ins>
      <w:ins w:id="4942" w:author="The Si Tran" w:date="2012-12-10T20:25:00Z">
        <w:r w:rsidR="00206943">
          <w:rPr>
            <w:rFonts w:ascii="Times New Roman" w:hAnsi="Times New Roman"/>
            <w:sz w:val="26"/>
            <w:szCs w:val="26"/>
          </w:rPr>
          <w:t>:</w:t>
        </w:r>
      </w:ins>
    </w:p>
    <w:p w14:paraId="52F4C767" w14:textId="77777777" w:rsidR="00677EB9" w:rsidRDefault="00677EB9">
      <w:pPr>
        <w:pStyle w:val="ListParagraph"/>
        <w:spacing w:line="360" w:lineRule="auto"/>
        <w:ind w:left="1224"/>
        <w:rPr>
          <w:ins w:id="4943" w:author="The Si Tran" w:date="2012-12-07T19:19:00Z"/>
          <w:rFonts w:ascii="Times New Roman" w:hAnsi="Times New Roman"/>
          <w:sz w:val="26"/>
          <w:szCs w:val="26"/>
        </w:rPr>
        <w:pPrChange w:id="4944" w:author="The Si Tran" w:date="2012-12-14T05:24:00Z">
          <w:pPr>
            <w:pStyle w:val="ListParagraph"/>
            <w:ind w:left="1224"/>
          </w:pPr>
        </w:pPrChange>
      </w:pPr>
    </w:p>
    <w:p w14:paraId="1392996E" w14:textId="77777777" w:rsidR="00677EB9" w:rsidRDefault="00677EB9">
      <w:pPr>
        <w:pStyle w:val="ListParagraph"/>
        <w:numPr>
          <w:ilvl w:val="0"/>
          <w:numId w:val="24"/>
        </w:numPr>
        <w:spacing w:line="360" w:lineRule="auto"/>
        <w:rPr>
          <w:ins w:id="4945" w:author="The Si Tran" w:date="2012-12-07T19:19:00Z"/>
          <w:rFonts w:ascii="Times New Roman" w:hAnsi="Times New Roman"/>
          <w:sz w:val="26"/>
          <w:szCs w:val="26"/>
        </w:rPr>
        <w:pPrChange w:id="4946" w:author="The Si Tran" w:date="2012-12-14T05:24:00Z">
          <w:pPr>
            <w:pStyle w:val="ListParagraph"/>
            <w:numPr>
              <w:numId w:val="18"/>
            </w:numPr>
            <w:ind w:hanging="360"/>
          </w:pPr>
        </w:pPrChange>
      </w:pPr>
      <w:ins w:id="4947" w:author="The Si Tran" w:date="2012-12-07T19:19:00Z">
        <w:r>
          <w:rPr>
            <w:rFonts w:ascii="Times New Roman" w:hAnsi="Times New Roman"/>
            <w:sz w:val="26"/>
            <w:szCs w:val="26"/>
          </w:rPr>
          <w:lastRenderedPageBreak/>
          <w:t>Xác định bậc lấy hiệu d để loại bỏ tính xu hướng trong chuỗi dữ liệu. Nếu ACF</w:t>
        </w:r>
      </w:ins>
      <w:ins w:id="4948" w:author="The Si Tran" w:date="2012-12-10T20:26:00Z">
        <w:r w:rsidR="008F4A34">
          <w:rPr>
            <w:rFonts w:ascii="Times New Roman" w:hAnsi="Times New Roman"/>
            <w:sz w:val="26"/>
            <w:szCs w:val="26"/>
          </w:rPr>
          <w:t>s</w:t>
        </w:r>
      </w:ins>
      <w:ins w:id="4949"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4950" w:author="The Si Tran" w:date="2012-12-10T20:26:00Z">
        <w:r w:rsidR="00087FFE">
          <w:rPr>
            <w:rFonts w:ascii="Times New Roman" w:hAnsi="Times New Roman"/>
            <w:sz w:val="26"/>
            <w:szCs w:val="26"/>
          </w:rPr>
          <w:t>s</w:t>
        </w:r>
      </w:ins>
      <w:ins w:id="4951"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4952" w:author="The Si Tran" w:date="2012-12-10T20:26:00Z">
        <w:r w:rsidR="00087FFE">
          <w:rPr>
            <w:rFonts w:ascii="Times New Roman" w:hAnsi="Times New Roman"/>
            <w:sz w:val="26"/>
            <w:szCs w:val="26"/>
          </w:rPr>
          <w:t>s</w:t>
        </w:r>
      </w:ins>
      <w:ins w:id="4953"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4954" w:author="The Si Tran" w:date="2012-12-07T19:22:00Z"/>
          <w:rFonts w:ascii="Times New Roman" w:hAnsi="Times New Roman"/>
          <w:sz w:val="26"/>
          <w:szCs w:val="26"/>
        </w:rPr>
        <w:pPrChange w:id="4955" w:author="The Si Tran" w:date="2012-12-14T05:24:00Z">
          <w:pPr>
            <w:pStyle w:val="ListParagraph"/>
            <w:numPr>
              <w:numId w:val="18"/>
            </w:numPr>
            <w:ind w:hanging="360"/>
          </w:pPr>
        </w:pPrChange>
      </w:pPr>
      <w:ins w:id="4956"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4957" w:author="The Si Tran" w:date="2012-12-10T20:27:00Z">
        <w:r w:rsidR="00087FFE">
          <w:rPr>
            <w:rFonts w:ascii="Times New Roman" w:hAnsi="Times New Roman"/>
            <w:sz w:val="26"/>
            <w:szCs w:val="26"/>
          </w:rPr>
          <w:t xml:space="preserve"> Với các chuỗi dữ liệu thường gặp chỉ qua 1 lần lấy hiệu </w:t>
        </w:r>
      </w:ins>
      <w:ins w:id="4958"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4959" w:author="The Si Tran" w:date="2012-12-07T19:22:00Z"/>
          <w:rFonts w:ascii="Times New Roman" w:hAnsi="Times New Roman"/>
          <w:sz w:val="26"/>
          <w:szCs w:val="26"/>
        </w:rPr>
        <w:pPrChange w:id="4960" w:author="The Si Tran" w:date="2012-12-14T05:24:00Z">
          <w:pPr>
            <w:pStyle w:val="ListParagraph"/>
            <w:ind w:left="1728"/>
          </w:pPr>
        </w:pPrChange>
      </w:pPr>
      <w:ins w:id="4961"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4962" w:author="The Si Tran" w:date="2012-12-07T19:22:00Z"/>
          <w:rFonts w:ascii="Times New Roman" w:hAnsi="Times New Roman"/>
          <w:sz w:val="26"/>
          <w:szCs w:val="26"/>
        </w:rPr>
        <w:pPrChange w:id="4963" w:author="The Si Tran" w:date="2012-12-14T05:24:00Z">
          <w:pPr>
            <w:pStyle w:val="ListParagraph"/>
            <w:numPr>
              <w:numId w:val="25"/>
            </w:numPr>
            <w:ind w:left="2448" w:hanging="360"/>
          </w:pPr>
        </w:pPrChange>
      </w:pPr>
      <w:ins w:id="4964"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4965" w:author="The Si Tran" w:date="2012-12-07T19:22:00Z"/>
          <w:rFonts w:ascii="Times New Roman" w:hAnsi="Times New Roman"/>
          <w:sz w:val="26"/>
          <w:szCs w:val="26"/>
        </w:rPr>
        <w:pPrChange w:id="4966" w:author="The Si Tran" w:date="2012-12-14T05:24:00Z">
          <w:pPr>
            <w:pStyle w:val="ListParagraph"/>
            <w:numPr>
              <w:numId w:val="25"/>
            </w:numPr>
            <w:ind w:left="2448" w:hanging="360"/>
          </w:pPr>
        </w:pPrChange>
      </w:pPr>
      <w:ins w:id="4967"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4968"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4969" w:author="The Si Tran" w:date="2012-12-07T19:19:00Z"/>
          <w:rFonts w:ascii="Times New Roman" w:hAnsi="Times New Roman"/>
          <w:sz w:val="26"/>
          <w:szCs w:val="26"/>
        </w:rPr>
        <w:pPrChange w:id="4970" w:author="The Si Tran" w:date="2012-12-14T05:24:00Z">
          <w:pPr>
            <w:pStyle w:val="ListParagraph"/>
            <w:numPr>
              <w:numId w:val="18"/>
            </w:numPr>
            <w:ind w:hanging="360"/>
          </w:pPr>
        </w:pPrChange>
      </w:pPr>
      <w:ins w:id="4971"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77777777" w:rsidR="00FC6FFD" w:rsidRDefault="00677EB9">
      <w:pPr>
        <w:pStyle w:val="ListParagraph"/>
        <w:numPr>
          <w:ilvl w:val="0"/>
          <w:numId w:val="24"/>
        </w:numPr>
        <w:spacing w:line="360" w:lineRule="auto"/>
        <w:rPr>
          <w:ins w:id="4972" w:author="The Si Tran" w:date="2012-12-07T21:34:00Z"/>
          <w:rFonts w:ascii="Times New Roman" w:hAnsi="Times New Roman"/>
          <w:sz w:val="26"/>
          <w:szCs w:val="26"/>
        </w:rPr>
        <w:pPrChange w:id="4973" w:author="The Si Tran" w:date="2012-12-14T05:24:00Z">
          <w:pPr>
            <w:pStyle w:val="ListParagraph"/>
            <w:ind w:left="792"/>
          </w:pPr>
        </w:pPrChange>
      </w:pPr>
      <w:ins w:id="4974" w:author="The Si Tran" w:date="2012-12-07T19:19:00Z">
        <w:r>
          <w:rPr>
            <w:rFonts w:ascii="Times New Roman" w:hAnsi="Times New Roman"/>
            <w:sz w:val="26"/>
            <w:szCs w:val="26"/>
          </w:rPr>
          <w:t>Xác định mô hình cho thành phần thường: trong chuỗi dữ liệu được biến đổi, ta phân tích ACF</w:t>
        </w:r>
      </w:ins>
      <w:ins w:id="4975" w:author="The Si Tran" w:date="2012-12-07T21:27:00Z">
        <w:r w:rsidR="00F90733">
          <w:rPr>
            <w:rFonts w:ascii="Times New Roman" w:hAnsi="Times New Roman"/>
            <w:sz w:val="26"/>
            <w:szCs w:val="26"/>
          </w:rPr>
          <w:t>s</w:t>
        </w:r>
      </w:ins>
      <w:ins w:id="4976" w:author="The Si Tran" w:date="2012-12-07T19:19:00Z">
        <w:r>
          <w:rPr>
            <w:rFonts w:ascii="Times New Roman" w:hAnsi="Times New Roman"/>
            <w:sz w:val="26"/>
            <w:szCs w:val="26"/>
          </w:rPr>
          <w:t xml:space="preserve"> và PACF</w:t>
        </w:r>
      </w:ins>
      <w:ins w:id="4977" w:author="The Si Tran" w:date="2012-12-07T21:28:00Z">
        <w:r w:rsidR="00F90733">
          <w:rPr>
            <w:rFonts w:ascii="Times New Roman" w:hAnsi="Times New Roman"/>
            <w:sz w:val="26"/>
            <w:szCs w:val="26"/>
          </w:rPr>
          <w:t>s</w:t>
        </w:r>
      </w:ins>
      <w:ins w:id="4978"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4979" w:author="The Si Tran" w:date="2012-12-07T21:28:00Z"/>
          <w:rFonts w:ascii="Times New Roman" w:hAnsi="Times New Roman"/>
          <w:sz w:val="26"/>
          <w:szCs w:val="26"/>
        </w:rPr>
        <w:pPrChange w:id="4980" w:author="The Si Tran" w:date="2012-12-14T05:24:00Z">
          <w:pPr>
            <w:pStyle w:val="ListParagraph"/>
            <w:ind w:left="792"/>
          </w:pPr>
        </w:pPrChange>
      </w:pPr>
      <w:ins w:id="4981" w:author="The Si Tran" w:date="2012-12-10T20:30:00Z">
        <w:r>
          <w:rPr>
            <w:rFonts w:ascii="Times New Roman" w:hAnsi="Times New Roman"/>
            <w:sz w:val="26"/>
            <w:szCs w:val="26"/>
          </w:rPr>
          <w:t>Như đề cập ở trên,</w:t>
        </w:r>
      </w:ins>
      <w:ins w:id="4982"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4983" w:author="The Si Tran" w:date="2012-12-07T21:28:00Z"/>
          <w:rFonts w:ascii="Times New Roman" w:hAnsi="Times New Roman"/>
          <w:sz w:val="26"/>
          <w:szCs w:val="26"/>
        </w:rPr>
        <w:pPrChange w:id="4984" w:author="The Si Tran" w:date="2012-12-14T05:24:00Z">
          <w:pPr>
            <w:pStyle w:val="ListParagraph"/>
            <w:numPr>
              <w:numId w:val="26"/>
            </w:numPr>
            <w:ind w:left="1512" w:hanging="360"/>
          </w:pPr>
        </w:pPrChange>
      </w:pPr>
      <w:ins w:id="4985" w:author="The Si Tran" w:date="2012-12-07T21:28:00Z">
        <w:r>
          <w:rPr>
            <w:rFonts w:ascii="Times New Roman" w:hAnsi="Times New Roman"/>
            <w:sz w:val="26"/>
            <w:szCs w:val="26"/>
          </w:rPr>
          <w:t xml:space="preserve">Giảm </w:t>
        </w:r>
      </w:ins>
      <w:ins w:id="4986" w:author="The Si Tran" w:date="2012-12-10T20:31:00Z">
        <w:r w:rsidR="00B261FB">
          <w:rPr>
            <w:rFonts w:ascii="Times New Roman" w:hAnsi="Times New Roman"/>
            <w:sz w:val="26"/>
            <w:szCs w:val="26"/>
          </w:rPr>
          <w:t>chậm</w:t>
        </w:r>
      </w:ins>
      <w:ins w:id="4987"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4988" w:author="The Si Tran" w:date="2012-12-07T21:28:00Z"/>
          <w:rFonts w:ascii="Times New Roman" w:hAnsi="Times New Roman"/>
          <w:sz w:val="26"/>
          <w:szCs w:val="26"/>
        </w:rPr>
        <w:pPrChange w:id="4989" w:author="The Si Tran" w:date="2012-12-14T05:24:00Z">
          <w:pPr>
            <w:pStyle w:val="ListParagraph"/>
            <w:numPr>
              <w:numId w:val="26"/>
            </w:numPr>
            <w:ind w:left="1512" w:hanging="360"/>
          </w:pPr>
        </w:pPrChange>
      </w:pPr>
      <w:ins w:id="4990"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4991" w:author="The Si Tran" w:date="2012-12-07T21:28:00Z"/>
          <w:rFonts w:ascii="Times New Roman" w:hAnsi="Times New Roman"/>
          <w:sz w:val="26"/>
          <w:szCs w:val="26"/>
        </w:rPr>
        <w:pPrChange w:id="4992" w:author="The Si Tran" w:date="2012-12-14T05:24:00Z">
          <w:pPr>
            <w:pStyle w:val="ListParagraph"/>
            <w:numPr>
              <w:numId w:val="26"/>
            </w:numPr>
            <w:ind w:left="1512" w:hanging="360"/>
          </w:pPr>
        </w:pPrChange>
      </w:pPr>
      <w:ins w:id="4993" w:author="The Si Tran" w:date="2012-12-07T21:28:00Z">
        <w:r>
          <w:rPr>
            <w:rFonts w:ascii="Times New Roman" w:hAnsi="Times New Roman"/>
            <w:sz w:val="26"/>
            <w:szCs w:val="26"/>
          </w:rPr>
          <w:t xml:space="preserve">Giảm </w:t>
        </w:r>
      </w:ins>
      <w:ins w:id="4994" w:author="The Si Tran" w:date="2012-12-10T20:31:00Z">
        <w:r w:rsidR="003A6C45">
          <w:rPr>
            <w:rFonts w:ascii="Times New Roman" w:hAnsi="Times New Roman"/>
            <w:sz w:val="26"/>
            <w:szCs w:val="26"/>
          </w:rPr>
          <w:t>gián đoạn</w:t>
        </w:r>
      </w:ins>
      <w:ins w:id="4995" w:author="The Si Tran" w:date="2012-12-07T21:28:00Z">
        <w:r>
          <w:rPr>
            <w:rFonts w:ascii="Times New Roman" w:hAnsi="Times New Roman"/>
            <w:sz w:val="26"/>
            <w:szCs w:val="26"/>
          </w:rPr>
          <w:t xml:space="preserve"> trong quá trình tĩnh</w:t>
        </w:r>
      </w:ins>
    </w:p>
    <w:p w14:paraId="29094D95" w14:textId="0A2392D0" w:rsidR="00F90733" w:rsidRDefault="00F90733" w:rsidP="00B0605D">
      <w:pPr>
        <w:pStyle w:val="ListParagraph"/>
        <w:spacing w:line="360" w:lineRule="auto"/>
        <w:rPr>
          <w:ins w:id="4996" w:author="The Si Tran" w:date="2012-12-07T21:29:00Z"/>
          <w:rFonts w:ascii="Times New Roman" w:hAnsi="Times New Roman"/>
          <w:sz w:val="26"/>
          <w:szCs w:val="26"/>
        </w:rPr>
        <w:pPrChange w:id="4997" w:author="The Si Tran" w:date="2012-12-14T05:24:00Z">
          <w:pPr>
            <w:pStyle w:val="ListParagraph"/>
            <w:numPr>
              <w:numId w:val="18"/>
            </w:numPr>
            <w:ind w:hanging="360"/>
          </w:pPr>
        </w:pPrChange>
      </w:pPr>
      <w:ins w:id="4998" w:author="The Si Tran" w:date="2012-12-07T21:28:00Z">
        <w:r>
          <w:rPr>
            <w:rFonts w:ascii="Times New Roman" w:hAnsi="Times New Roman"/>
            <w:sz w:val="26"/>
            <w:szCs w:val="26"/>
          </w:rPr>
          <w:t>Bằng cách tính</w:t>
        </w:r>
      </w:ins>
      <w:ins w:id="4999"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000" w:author="The Si Tran" w:date="2012-12-10T20:31:00Z">
        <w:r w:rsidR="00223994">
          <w:rPr>
            <w:rFonts w:ascii="Times New Roman" w:hAnsi="Times New Roman"/>
            <w:sz w:val="26"/>
            <w:szCs w:val="26"/>
          </w:rPr>
          <w:t>ính</w:t>
        </w:r>
      </w:ins>
      <w:ins w:id="5001"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002" w:author="The Si Tran" w:date="2012-12-07T21:30:00Z"/>
          <w:rFonts w:ascii="Times New Roman" w:hAnsi="Times New Roman"/>
          <w:sz w:val="26"/>
          <w:szCs w:val="26"/>
          <w:rPrChange w:id="5003" w:author="The Si Tran" w:date="2012-12-16T08:11:00Z">
            <w:rPr>
              <w:ins w:id="5004" w:author="The Si Tran" w:date="2012-12-07T21:30:00Z"/>
              <w:rFonts w:ascii="Times New Roman" w:hAnsi="Times New Roman"/>
              <w:sz w:val="26"/>
              <w:szCs w:val="26"/>
            </w:rPr>
          </w:rPrChange>
        </w:rPr>
        <w:pPrChange w:id="5005" w:author="The Si Tran" w:date="2012-12-14T05:25:00Z">
          <w:pPr>
            <w:pStyle w:val="ListParagraph"/>
            <w:ind w:left="1224" w:firstLine="216"/>
          </w:pPr>
        </w:pPrChange>
      </w:pPr>
      <w:ins w:id="5006"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ctrlPr>
                  <w:rPr>
                    <w:rFonts w:ascii="Cambria Math" w:hAnsi="Cambria Math"/>
                    <w:i/>
                    <w:sz w:val="26"/>
                    <w:szCs w:val="26"/>
                    <w:rPrChange w:id="5007" w:author="The Si Tran" w:date="2012-12-16T08:11:00Z">
                      <w:rPr>
                        <w:rFonts w:ascii="Cambria Math" w:hAnsi="Cambria Math"/>
                        <w:i/>
                        <w:sz w:val="26"/>
                        <w:szCs w:val="26"/>
                      </w:rPr>
                    </w:rPrChange>
                  </w:rPr>
                </m:ctrlPr>
              </m:e>
            </m:nary>
          </m:oMath>
        </m:oMathPara>
      </w:ins>
    </w:p>
    <w:p w14:paraId="35587199" w14:textId="77777777" w:rsidR="00F90733" w:rsidRDefault="00F90733" w:rsidP="00B0605D">
      <w:pPr>
        <w:pStyle w:val="ListParagraph"/>
        <w:spacing w:line="360" w:lineRule="auto"/>
        <w:rPr>
          <w:ins w:id="5008" w:author="The Si Tran" w:date="2012-12-07T21:30:00Z"/>
          <w:rFonts w:ascii="Times New Roman" w:hAnsi="Times New Roman"/>
          <w:sz w:val="26"/>
          <w:szCs w:val="26"/>
        </w:rPr>
        <w:pPrChange w:id="5009" w:author="The Si Tran" w:date="2012-12-14T05:25:00Z">
          <w:pPr>
            <w:pStyle w:val="ListParagraph"/>
            <w:ind w:left="1224"/>
          </w:pPr>
        </w:pPrChange>
      </w:pPr>
      <w:ins w:id="5010" w:author="The Si Tran" w:date="2012-12-07T21:30:00Z">
        <w:r>
          <w:rPr>
            <w:rFonts w:ascii="Times New Roman" w:hAnsi="Times New Roman"/>
            <w:sz w:val="26"/>
            <w:szCs w:val="26"/>
          </w:rPr>
          <w:t>với M là số hệ số tương quan có ý nghĩa</w:t>
        </w:r>
      </w:ins>
      <w:ins w:id="5011"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012" w:author="The Si Tran" w:date="2012-12-07T21:30:00Z"/>
          <w:rFonts w:ascii="Times New Roman" w:hAnsi="Times New Roman"/>
          <w:sz w:val="26"/>
          <w:szCs w:val="26"/>
        </w:rPr>
        <w:pPrChange w:id="5013" w:author="The Si Tran" w:date="2012-12-14T05:25:00Z">
          <w:pPr>
            <w:pStyle w:val="ListParagraph"/>
            <w:ind w:left="1224"/>
          </w:pPr>
        </w:pPrChange>
      </w:pPr>
      <w:ins w:id="5014" w:author="The Si Tran" w:date="2012-12-07T21:30:00Z">
        <w:r>
          <w:rPr>
            <w:rFonts w:ascii="Times New Roman" w:hAnsi="Times New Roman"/>
            <w:sz w:val="26"/>
            <w:szCs w:val="26"/>
          </w:rPr>
          <w:t>Phương pháp xác định mô hình trong hệ số tương quan:</w:t>
        </w:r>
      </w:ins>
    </w:p>
    <w:p w14:paraId="43F13FFE" w14:textId="77777777" w:rsidR="00FC6FFD" w:rsidRDefault="00DB3CD0">
      <w:pPr>
        <w:pStyle w:val="ListParagraph"/>
        <w:ind w:left="1440" w:firstLine="0"/>
        <w:rPr>
          <w:ins w:id="5015" w:author="The Si Tran" w:date="2012-12-07T21:34:00Z"/>
          <w:rFonts w:ascii="Times New Roman" w:hAnsi="Times New Roman"/>
          <w:sz w:val="26"/>
          <w:szCs w:val="26"/>
        </w:rPr>
        <w:pPrChange w:id="5016" w:author="The Si Tran" w:date="2012-12-07T21:33:00Z">
          <w:pPr>
            <w:pStyle w:val="ListParagraph"/>
            <w:numPr>
              <w:numId w:val="18"/>
            </w:numPr>
            <w:ind w:hanging="360"/>
          </w:pPr>
        </w:pPrChange>
      </w:pPr>
      <w:ins w:id="5017" w:author="The Si Tran" w:date="2012-12-07T21:32:00Z">
        <w:r>
          <w:rPr>
            <w:rFonts w:ascii="Times New Roman" w:hAnsi="Times New Roman"/>
            <w:noProof/>
            <w:sz w:val="26"/>
            <w:szCs w:val="26"/>
            <w:rPrChange w:id="5018" w:author="Unknown">
              <w:rPr>
                <w:noProof/>
              </w:rPr>
            </w:rPrChange>
          </w:rPr>
          <w:lastRenderedPageBreak/>
          <mc:AlternateContent>
            <mc:Choice Requires="wpc">
              <w:drawing>
                <wp:inline distT="0" distB="0" distL="0" distR="0" wp14:anchorId="3B4373B8" wp14:editId="78BA0721">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6D615" w14:textId="77777777" w:rsidR="00B0605D" w:rsidRDefault="00B0605D" w:rsidP="00097101">
                                <w:pPr>
                                  <w:spacing w:line="240" w:lineRule="auto"/>
                                  <w:rPr>
                                    <w:szCs w:val="26"/>
                                  </w:rPr>
                                </w:pPr>
                                <w:ins w:id="5019" w:author="The Si Tran" w:date="2012-12-07T21:32:00Z">
                                  <w:r>
                                    <w:rPr>
                                      <w:szCs w:val="26"/>
                                    </w:rPr>
                                    <w:t>i</w:t>
                                  </w:r>
                                </w:ins>
                                <w:del w:id="5020"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10.05pt;height:13.4pt" o:ole="">
                                      <v:imagedata r:id="rId174" o:title=""/>
                                    </v:shape>
                                    <o:OLEObject Type="Embed" ProgID="Equation.DSMT4" ShapeID="_x0000_i1195" DrawAspect="Content" ObjectID="_1417153896" r:id="rId175"/>
                                  </w:object>
                                </w:r>
                                <w:r>
                                  <w:rPr>
                                    <w:szCs w:val="26"/>
                                  </w:rPr>
                                  <w:t xml:space="preserve"> &gt; 65%) </w:t>
                                </w:r>
                                <w:r>
                                  <w:rPr>
                                    <w:szCs w:val="26"/>
                                  </w:rPr>
                                  <w:tab/>
                                </w:r>
                                <w:r>
                                  <w:rPr>
                                    <w:szCs w:val="26"/>
                                  </w:rPr>
                                  <w:tab/>
                                  <w:t>then  pattern = abrupt cutoff</w:t>
                                </w:r>
                              </w:p>
                              <w:p w14:paraId="7A8FA14B" w14:textId="77777777" w:rsidR="00B0605D" w:rsidRDefault="00B0605D">
                                <w:pPr>
                                  <w:spacing w:line="240" w:lineRule="auto"/>
                                  <w:rPr>
                                    <w:szCs w:val="26"/>
                                  </w:rPr>
                                  <w:pPrChange w:id="5021" w:author="The Si Tran" w:date="2012-12-07T21:32:00Z">
                                    <w:pPr/>
                                  </w:pPrChange>
                                </w:pPr>
                                <w:ins w:id="5022" w:author="The Si Tran" w:date="2012-12-07T21:32:00Z">
                                  <w:r>
                                    <w:rPr>
                                      <w:szCs w:val="26"/>
                                    </w:rPr>
                                    <w:t>e</w:t>
                                  </w:r>
                                </w:ins>
                                <w:del w:id="5023"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10.05pt;height:13.4pt" o:ole="">
                                      <v:imagedata r:id="rId176" o:title=""/>
                                    </v:shape>
                                    <o:OLEObject Type="Embed" ProgID="Equation.DSMT4" ShapeID="_x0000_i1196" DrawAspect="Content" ObjectID="_1417153897" r:id="rId177"/>
                                  </w:object>
                                </w:r>
                                <w:r>
                                  <w:rPr>
                                    <w:szCs w:val="26"/>
                                  </w:rPr>
                                  <w:t xml:space="preserve"> &lt; 10%)</w:t>
                                </w:r>
                                <w:r>
                                  <w:rPr>
                                    <w:szCs w:val="26"/>
                                  </w:rPr>
                                  <w:tab/>
                                  <w:t>then  pattern =</w:t>
                                </w:r>
                                <w:ins w:id="5024" w:author="The Si Tran" w:date="2012-12-07T21:32:00Z">
                                  <w:r>
                                    <w:rPr>
                                      <w:szCs w:val="26"/>
                                    </w:rPr>
                                    <w:t xml:space="preserve"> </w:t>
                                  </w:r>
                                </w:ins>
                                <w:r>
                                  <w:rPr>
                                    <w:szCs w:val="26"/>
                                  </w:rPr>
                                  <w:t>slow decay</w:t>
                                </w:r>
                              </w:p>
                              <w:p w14:paraId="732BA6E4" w14:textId="77777777" w:rsidR="00B0605D" w:rsidRPr="00B108D6" w:rsidRDefault="00B0605D">
                                <w:pPr>
                                  <w:spacing w:line="240" w:lineRule="auto"/>
                                  <w:rPr>
                                    <w:szCs w:val="26"/>
                                  </w:rPr>
                                  <w:pPrChange w:id="5025" w:author="The Si Tran" w:date="2012-12-07T21:32:00Z">
                                    <w:pPr/>
                                  </w:pPrChange>
                                </w:pPr>
                                <w:ins w:id="5026" w:author="The Si Tran" w:date="2012-12-07T21:32:00Z">
                                  <w:r>
                                    <w:rPr>
                                      <w:szCs w:val="26"/>
                                    </w:rPr>
                                    <w:t>e</w:t>
                                  </w:r>
                                </w:ins>
                                <w:del w:id="5027"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4373B8" id="Canvas 95" o:spid="_x0000_s1066"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M0e&#10;slDAAgAAOAYAAA4AAAAAAAAAAAAAAAAALgIAAGRycy9lMm9Eb2MueG1sUEsBAi0AFAAGAAgAAAAh&#10;AE0jbg7bAAAABQEAAA8AAAAAAAAAAAAAAAAAGgUAAGRycy9kb3ducmV2LnhtbFBLBQYAAAAABAAE&#10;APMAAAAiBgAAAAA=&#10;">
                  <v:shape id="_x0000_s1067" type="#_x0000_t75" style="position:absolute;width:41719;height:10972;visibility:visible;mso-wrap-style:square">
                    <v:fill o:detectmouseclick="t"/>
                    <v:path o:connecttype="none"/>
                  </v:shape>
                  <v:shape id="Text Box 94" o:spid="_x0000_s1068"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2A46D615" w14:textId="77777777" w:rsidR="00B0605D" w:rsidRDefault="00B0605D" w:rsidP="00097101">
                          <w:pPr>
                            <w:spacing w:line="240" w:lineRule="auto"/>
                            <w:rPr>
                              <w:szCs w:val="26"/>
                            </w:rPr>
                          </w:pPr>
                          <w:ins w:id="5028" w:author="The Si Tran" w:date="2012-12-07T21:32:00Z">
                            <w:r>
                              <w:rPr>
                                <w:szCs w:val="26"/>
                              </w:rPr>
                              <w:t>i</w:t>
                            </w:r>
                          </w:ins>
                          <w:del w:id="5029"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10.05pt;height:13.4pt" o:ole="">
                                <v:imagedata r:id="rId174" o:title=""/>
                              </v:shape>
                              <o:OLEObject Type="Embed" ProgID="Equation.DSMT4" ShapeID="_x0000_i1195" DrawAspect="Content" ObjectID="_1417153896" r:id="rId178"/>
                            </w:object>
                          </w:r>
                          <w:r>
                            <w:rPr>
                              <w:szCs w:val="26"/>
                            </w:rPr>
                            <w:t xml:space="preserve"> &gt; 65%) </w:t>
                          </w:r>
                          <w:r>
                            <w:rPr>
                              <w:szCs w:val="26"/>
                            </w:rPr>
                            <w:tab/>
                          </w:r>
                          <w:r>
                            <w:rPr>
                              <w:szCs w:val="26"/>
                            </w:rPr>
                            <w:tab/>
                            <w:t>then  pattern = abrupt cutoff</w:t>
                          </w:r>
                        </w:p>
                        <w:p w14:paraId="7A8FA14B" w14:textId="77777777" w:rsidR="00B0605D" w:rsidRDefault="00B0605D">
                          <w:pPr>
                            <w:spacing w:line="240" w:lineRule="auto"/>
                            <w:rPr>
                              <w:szCs w:val="26"/>
                            </w:rPr>
                            <w:pPrChange w:id="5030" w:author="The Si Tran" w:date="2012-12-07T21:32:00Z">
                              <w:pPr/>
                            </w:pPrChange>
                          </w:pPr>
                          <w:ins w:id="5031" w:author="The Si Tran" w:date="2012-12-07T21:32:00Z">
                            <w:r>
                              <w:rPr>
                                <w:szCs w:val="26"/>
                              </w:rPr>
                              <w:t>e</w:t>
                            </w:r>
                          </w:ins>
                          <w:del w:id="5032"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10.05pt;height:13.4pt" o:ole="">
                                <v:imagedata r:id="rId176" o:title=""/>
                              </v:shape>
                              <o:OLEObject Type="Embed" ProgID="Equation.DSMT4" ShapeID="_x0000_i1196" DrawAspect="Content" ObjectID="_1417153897" r:id="rId179"/>
                            </w:object>
                          </w:r>
                          <w:r>
                            <w:rPr>
                              <w:szCs w:val="26"/>
                            </w:rPr>
                            <w:t xml:space="preserve"> &lt; 10%)</w:t>
                          </w:r>
                          <w:r>
                            <w:rPr>
                              <w:szCs w:val="26"/>
                            </w:rPr>
                            <w:tab/>
                            <w:t>then  pattern =</w:t>
                          </w:r>
                          <w:ins w:id="5033" w:author="The Si Tran" w:date="2012-12-07T21:32:00Z">
                            <w:r>
                              <w:rPr>
                                <w:szCs w:val="26"/>
                              </w:rPr>
                              <w:t xml:space="preserve"> </w:t>
                            </w:r>
                          </w:ins>
                          <w:r>
                            <w:rPr>
                              <w:szCs w:val="26"/>
                            </w:rPr>
                            <w:t>slow decay</w:t>
                          </w:r>
                        </w:p>
                        <w:p w14:paraId="732BA6E4" w14:textId="77777777" w:rsidR="00B0605D" w:rsidRPr="00B108D6" w:rsidRDefault="00B0605D">
                          <w:pPr>
                            <w:spacing w:line="240" w:lineRule="auto"/>
                            <w:rPr>
                              <w:szCs w:val="26"/>
                            </w:rPr>
                            <w:pPrChange w:id="5034" w:author="The Si Tran" w:date="2012-12-07T21:32:00Z">
                              <w:pPr/>
                            </w:pPrChange>
                          </w:pPr>
                          <w:ins w:id="5035" w:author="The Si Tran" w:date="2012-12-07T21:32:00Z">
                            <w:r>
                              <w:rPr>
                                <w:szCs w:val="26"/>
                              </w:rPr>
                              <w:t>e</w:t>
                            </w:r>
                          </w:ins>
                          <w:del w:id="5036"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037" w:author="The Si Tran" w:date="2012-12-07T21:54:00Z"/>
          <w:rFonts w:ascii="Times New Roman" w:hAnsi="Times New Roman"/>
          <w:sz w:val="26"/>
          <w:szCs w:val="26"/>
        </w:rPr>
        <w:pPrChange w:id="5038" w:author="The Si Tran" w:date="2012-12-07T21:54:00Z">
          <w:pPr>
            <w:pStyle w:val="ListParagraph"/>
            <w:ind w:left="1224"/>
          </w:pPr>
        </w:pPrChange>
      </w:pPr>
      <w:ins w:id="5039"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040" w:author="The Si Tran" w:date="2012-12-07T19:19:00Z"/>
          <w:rFonts w:ascii="Times New Roman" w:hAnsi="Times New Roman"/>
          <w:sz w:val="26"/>
          <w:szCs w:val="26"/>
        </w:rPr>
        <w:pPrChange w:id="5041" w:author="The Si Tran" w:date="2012-12-07T21:34:00Z">
          <w:pPr>
            <w:pStyle w:val="ListParagraph"/>
            <w:numPr>
              <w:numId w:val="18"/>
            </w:numPr>
            <w:ind w:hanging="360"/>
          </w:pPr>
        </w:pPrChange>
      </w:pPr>
      <w:ins w:id="5042" w:author="The Si Tran" w:date="2012-12-07T21:54:00Z">
        <w:r>
          <w:rPr>
            <w:rFonts w:ascii="Times New Roman" w:hAnsi="Times New Roman"/>
            <w:noProof/>
            <w:sz w:val="26"/>
            <w:szCs w:val="26"/>
            <w:rPrChange w:id="5043" w:author="Unknown">
              <w:rPr>
                <w:noProof/>
              </w:rPr>
            </w:rPrChange>
          </w:rPr>
          <mc:AlternateContent>
            <mc:Choice Requires="wpc">
              <w:drawing>
                <wp:inline distT="0" distB="0" distL="0" distR="0" wp14:anchorId="17C388E2" wp14:editId="13B06810">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B0605D" w:rsidDel="00EC5752" w:rsidRDefault="00B0605D" w:rsidP="00097101">
                                <w:pPr>
                                  <w:spacing w:line="240" w:lineRule="auto"/>
                                  <w:jc w:val="left"/>
                                  <w:rPr>
                                    <w:del w:id="5044" w:author="The Si Tran" w:date="2012-12-07T21:54:00Z"/>
                                    <w:szCs w:val="26"/>
                                  </w:rPr>
                                </w:pPr>
                                <w:ins w:id="5045" w:author="The Si Tran" w:date="2012-12-07T21:55:00Z">
                                  <w:r>
                                    <w:rPr>
                                      <w:szCs w:val="26"/>
                                    </w:rPr>
                                    <w:t>i</w:t>
                                  </w:r>
                                </w:ins>
                                <w:del w:id="5046" w:author="The Si Tran" w:date="2012-12-07T21:55:00Z">
                                  <w:r w:rsidDel="00EC5752">
                                    <w:rPr>
                                      <w:szCs w:val="26"/>
                                    </w:rPr>
                                    <w:delText>I</w:delText>
                                  </w:r>
                                </w:del>
                                <w:r>
                                  <w:rPr>
                                    <w:szCs w:val="26"/>
                                  </w:rPr>
                                  <w:t>f (high frequencies exist in ACF or PACF)</w:t>
                                </w:r>
                                <w:ins w:id="5047" w:author="The Si Tran" w:date="2012-12-07T21:55:00Z">
                                  <w:r>
                                    <w:rPr>
                                      <w:szCs w:val="26"/>
                                    </w:rPr>
                                    <w:t xml:space="preserve"> {</w:t>
                                  </w:r>
                                </w:ins>
                              </w:p>
                              <w:p w14:paraId="503CA6A7" w14:textId="77777777" w:rsidR="00B0605D" w:rsidRDefault="00B0605D">
                                <w:pPr>
                                  <w:spacing w:line="240" w:lineRule="auto"/>
                                  <w:jc w:val="left"/>
                                  <w:rPr>
                                    <w:szCs w:val="26"/>
                                  </w:rPr>
                                  <w:pPrChange w:id="5048" w:author="The Si Tran" w:date="2012-12-07T21:55:00Z">
                                    <w:pPr/>
                                  </w:pPrChange>
                                </w:pPr>
                                <w:del w:id="5049" w:author="The Si Tran" w:date="2012-12-07T21:54:00Z">
                                  <w:r w:rsidDel="00EC5752">
                                    <w:rPr>
                                      <w:szCs w:val="26"/>
                                    </w:rPr>
                                    <w:delText>{</w:delText>
                                  </w:r>
                                </w:del>
                              </w:p>
                              <w:p w14:paraId="41D22285" w14:textId="77777777" w:rsidR="00B0605D" w:rsidRDefault="00B0605D">
                                <w:pPr>
                                  <w:spacing w:line="240" w:lineRule="auto"/>
                                  <w:jc w:val="left"/>
                                  <w:rPr>
                                    <w:szCs w:val="26"/>
                                  </w:rPr>
                                  <w:pPrChange w:id="5050" w:author="The Si Tran" w:date="2012-12-07T21:55:00Z">
                                    <w:pPr/>
                                  </w:pPrChange>
                                </w:pPr>
                                <w:r>
                                  <w:rPr>
                                    <w:szCs w:val="26"/>
                                  </w:rPr>
                                  <w:tab/>
                                </w:r>
                                <w:ins w:id="5051" w:author="The Si Tran" w:date="2012-12-08T15:47:00Z">
                                  <w:r>
                                    <w:rPr>
                                      <w:szCs w:val="26"/>
                                    </w:rPr>
                                    <w:t>i</w:t>
                                  </w:r>
                                </w:ins>
                                <w:del w:id="5052"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B0605D" w:rsidRDefault="00B0605D">
                                <w:pPr>
                                  <w:spacing w:line="240" w:lineRule="auto"/>
                                  <w:jc w:val="left"/>
                                  <w:rPr>
                                    <w:szCs w:val="26"/>
                                  </w:rPr>
                                  <w:pPrChange w:id="5053" w:author="The Si Tran" w:date="2012-12-07T21:55:00Z">
                                    <w:pPr/>
                                  </w:pPrChange>
                                </w:pPr>
                                <w:r>
                                  <w:rPr>
                                    <w:szCs w:val="26"/>
                                  </w:rPr>
                                  <w:tab/>
                                </w:r>
                                <w:r>
                                  <w:rPr>
                                    <w:szCs w:val="26"/>
                                  </w:rPr>
                                  <w:tab/>
                                  <w:t>Model = pure MA(q)</w:t>
                                </w:r>
                                <w:r>
                                  <w:rPr>
                                    <w:szCs w:val="26"/>
                                  </w:rPr>
                                  <w:tab/>
                                </w:r>
                              </w:p>
                              <w:p w14:paraId="012CDC71" w14:textId="77777777" w:rsidR="00B0605D" w:rsidRDefault="00B0605D">
                                <w:pPr>
                                  <w:spacing w:line="240" w:lineRule="auto"/>
                                  <w:jc w:val="left"/>
                                  <w:rPr>
                                    <w:szCs w:val="26"/>
                                  </w:rPr>
                                  <w:pPrChange w:id="5054" w:author="The Si Tran" w:date="2012-12-07T21:55:00Z">
                                    <w:pPr/>
                                  </w:pPrChange>
                                </w:pPr>
                                <w:r>
                                  <w:rPr>
                                    <w:szCs w:val="26"/>
                                  </w:rPr>
                                  <w:tab/>
                                </w:r>
                                <w:ins w:id="5055" w:author="The Si Tran" w:date="2012-12-08T15:47:00Z">
                                  <w:r>
                                    <w:rPr>
                                      <w:szCs w:val="26"/>
                                    </w:rPr>
                                    <w:t>e</w:t>
                                  </w:r>
                                </w:ins>
                                <w:del w:id="5056"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B0605D" w:rsidRDefault="00B0605D">
                                <w:pPr>
                                  <w:spacing w:line="240" w:lineRule="auto"/>
                                  <w:jc w:val="left"/>
                                  <w:rPr>
                                    <w:szCs w:val="26"/>
                                  </w:rPr>
                                  <w:pPrChange w:id="5057" w:author="The Si Tran" w:date="2012-12-07T21:55:00Z">
                                    <w:pPr/>
                                  </w:pPrChange>
                                </w:pPr>
                                <w:r>
                                  <w:rPr>
                                    <w:szCs w:val="26"/>
                                  </w:rPr>
                                  <w:tab/>
                                </w:r>
                                <w:r>
                                  <w:rPr>
                                    <w:szCs w:val="26"/>
                                  </w:rPr>
                                  <w:tab/>
                                  <w:t>Model = pure AR(p)</w:t>
                                </w:r>
                              </w:p>
                              <w:p w14:paraId="0A5BF9CC" w14:textId="77777777" w:rsidR="00B0605D" w:rsidRDefault="00B0605D">
                                <w:pPr>
                                  <w:spacing w:line="240" w:lineRule="auto"/>
                                  <w:jc w:val="left"/>
                                  <w:rPr>
                                    <w:szCs w:val="26"/>
                                  </w:rPr>
                                  <w:pPrChange w:id="5058" w:author="The Si Tran" w:date="2012-12-07T21:55:00Z">
                                    <w:pPr/>
                                  </w:pPrChange>
                                </w:pPr>
                                <w:r>
                                  <w:rPr>
                                    <w:szCs w:val="26"/>
                                  </w:rPr>
                                  <w:tab/>
                                </w:r>
                                <w:ins w:id="5059" w:author="The Si Tran" w:date="2012-12-08T15:47:00Z">
                                  <w:r>
                                    <w:rPr>
                                      <w:szCs w:val="26"/>
                                    </w:rPr>
                                    <w:t>e</w:t>
                                  </w:r>
                                </w:ins>
                                <w:del w:id="5060"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B0605D" w:rsidDel="00EC5752" w:rsidRDefault="00B0605D">
                                <w:pPr>
                                  <w:spacing w:line="240" w:lineRule="auto"/>
                                  <w:jc w:val="left"/>
                                  <w:rPr>
                                    <w:del w:id="5061" w:author="The Si Tran" w:date="2012-12-07T21:54:00Z"/>
                                    <w:szCs w:val="26"/>
                                  </w:rPr>
                                  <w:pPrChange w:id="5062" w:author="The Si Tran" w:date="2012-12-07T21:55:00Z">
                                    <w:pPr/>
                                  </w:pPrChange>
                                </w:pPr>
                                <w:r>
                                  <w:rPr>
                                    <w:szCs w:val="26"/>
                                  </w:rPr>
                                  <w:tab/>
                                </w:r>
                                <w:r>
                                  <w:rPr>
                                    <w:szCs w:val="26"/>
                                  </w:rPr>
                                  <w:tab/>
                                  <w:t>Model = ARMA(p,q)</w:t>
                                </w:r>
                              </w:p>
                              <w:p w14:paraId="356E5661" w14:textId="77777777" w:rsidR="00B0605D" w:rsidRDefault="00B0605D">
                                <w:pPr>
                                  <w:spacing w:line="240" w:lineRule="auto"/>
                                  <w:jc w:val="left"/>
                                  <w:rPr>
                                    <w:ins w:id="5063" w:author="The Si Tran" w:date="2012-12-07T21:55:00Z"/>
                                    <w:szCs w:val="26"/>
                                  </w:rPr>
                                  <w:pPrChange w:id="5064" w:author="The Si Tran" w:date="2012-12-07T21:55:00Z">
                                    <w:pPr/>
                                  </w:pPrChange>
                                </w:pPr>
                              </w:p>
                              <w:p w14:paraId="64F48697" w14:textId="77777777" w:rsidR="00B0605D" w:rsidRDefault="00B0605D">
                                <w:pPr>
                                  <w:spacing w:line="240" w:lineRule="auto"/>
                                  <w:jc w:val="left"/>
                                  <w:rPr>
                                    <w:szCs w:val="26"/>
                                  </w:rPr>
                                  <w:pPrChange w:id="5065" w:author="The Si Tran" w:date="2012-12-07T21:55:00Z">
                                    <w:pPr/>
                                  </w:pPrChange>
                                </w:pPr>
                                <w:ins w:id="5066" w:author="The Si Tran" w:date="2012-12-07T21:55:00Z">
                                  <w:r>
                                    <w:rPr>
                                      <w:szCs w:val="26"/>
                                    </w:rPr>
                                    <w:t>}</w:t>
                                  </w:r>
                                </w:ins>
                                <w:del w:id="5067" w:author="The Si Tran" w:date="2012-12-07T21:54:00Z">
                                  <w:r w:rsidDel="00EC5752">
                                    <w:rPr>
                                      <w:szCs w:val="26"/>
                                    </w:rPr>
                                    <w:delText>}</w:delText>
                                  </w:r>
                                </w:del>
                              </w:p>
                              <w:p w14:paraId="13DC2B9F" w14:textId="77777777" w:rsidR="00B0605D" w:rsidDel="00EC5752" w:rsidRDefault="00B0605D">
                                <w:pPr>
                                  <w:spacing w:before="0" w:line="240" w:lineRule="auto"/>
                                  <w:jc w:val="left"/>
                                  <w:rPr>
                                    <w:del w:id="5068" w:author="The Si Tran" w:date="2012-12-07T21:55:00Z"/>
                                    <w:szCs w:val="26"/>
                                  </w:rPr>
                                  <w:pPrChange w:id="5069" w:author="The Si Tran" w:date="2012-12-07T21:55:00Z">
                                    <w:pPr/>
                                  </w:pPrChange>
                                </w:pPr>
                                <w:ins w:id="5070" w:author="The Si Tran" w:date="2012-12-07T21:55:00Z">
                                  <w:r>
                                    <w:rPr>
                                      <w:szCs w:val="26"/>
                                    </w:rPr>
                                    <w:t>e</w:t>
                                  </w:r>
                                </w:ins>
                                <w:del w:id="5071" w:author="The Si Tran" w:date="2012-12-07T21:55:00Z">
                                  <w:r w:rsidDel="00EC5752">
                                    <w:rPr>
                                      <w:szCs w:val="26"/>
                                    </w:rPr>
                                    <w:delText>E</w:delText>
                                  </w:r>
                                </w:del>
                                <w:r>
                                  <w:rPr>
                                    <w:szCs w:val="26"/>
                                  </w:rPr>
                                  <w:t>lse</w:t>
                                </w:r>
                              </w:p>
                              <w:p w14:paraId="0082214C" w14:textId="77777777" w:rsidR="00B0605D" w:rsidRDefault="00B0605D">
                                <w:pPr>
                                  <w:spacing w:before="0" w:line="240" w:lineRule="auto"/>
                                  <w:jc w:val="left"/>
                                  <w:rPr>
                                    <w:szCs w:val="26"/>
                                  </w:rPr>
                                  <w:pPrChange w:id="5072" w:author="The Si Tran" w:date="2012-12-07T21:55:00Z">
                                    <w:pPr/>
                                  </w:pPrChange>
                                </w:pPr>
                                <w:ins w:id="5073" w:author="The Si Tran" w:date="2012-12-07T21:55:00Z">
                                  <w:r>
                                    <w:rPr>
                                      <w:szCs w:val="26"/>
                                    </w:rPr>
                                    <w:t xml:space="preserve"> </w:t>
                                  </w:r>
                                </w:ins>
                                <w:r>
                                  <w:rPr>
                                    <w:szCs w:val="26"/>
                                  </w:rPr>
                                  <w:t>{</w:t>
                                </w:r>
                              </w:p>
                              <w:p w14:paraId="1B440C5F" w14:textId="77777777" w:rsidR="00B0605D" w:rsidRDefault="00B0605D">
                                <w:pPr>
                                  <w:spacing w:before="0" w:line="240" w:lineRule="auto"/>
                                  <w:ind w:firstLine="720"/>
                                  <w:jc w:val="left"/>
                                  <w:rPr>
                                    <w:ins w:id="5074" w:author="The Si Tran" w:date="2012-12-10T20:34:00Z"/>
                                    <w:szCs w:val="26"/>
                                  </w:rPr>
                                  <w:pPrChange w:id="5075" w:author="The Si Tran" w:date="2012-12-07T21:55:00Z">
                                    <w:pPr>
                                      <w:ind w:firstLine="720"/>
                                    </w:pPr>
                                  </w:pPrChange>
                                </w:pPr>
                                <w:r>
                                  <w:rPr>
                                    <w:szCs w:val="26"/>
                                  </w:rPr>
                                  <w:t>p = q =0;</w:t>
                                </w:r>
                              </w:p>
                              <w:p w14:paraId="1C9B4EFD" w14:textId="77777777" w:rsidR="00B0605D" w:rsidRPr="00E15D38" w:rsidRDefault="00B0605D">
                                <w:pPr>
                                  <w:spacing w:before="0" w:line="240" w:lineRule="auto"/>
                                  <w:ind w:firstLine="720"/>
                                  <w:jc w:val="left"/>
                                  <w:rPr>
                                    <w:szCs w:val="26"/>
                                  </w:rPr>
                                  <w:pPrChange w:id="5076" w:author="The Si Tran" w:date="2012-12-07T21:55:00Z">
                                    <w:pPr>
                                      <w:ind w:firstLine="720"/>
                                    </w:pPr>
                                  </w:pPrChange>
                                </w:pPr>
                                <w:ins w:id="5077"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69"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">
                  <v:shape id="_x0000_s1070" type="#_x0000_t75" style="position:absolute;width:54864;height:31654;visibility:visible;mso-wrap-style:square">
                    <v:fill o:detectmouseclick="t"/>
                    <v:path o:connecttype="none"/>
                  </v:shape>
                  <v:shape id="Text Box 96" o:spid="_x0000_s1071"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B0605D" w:rsidDel="00EC5752" w:rsidRDefault="00B0605D" w:rsidP="00097101">
                          <w:pPr>
                            <w:spacing w:line="240" w:lineRule="auto"/>
                            <w:jc w:val="left"/>
                            <w:rPr>
                              <w:del w:id="5078" w:author="The Si Tran" w:date="2012-12-07T21:54:00Z"/>
                              <w:szCs w:val="26"/>
                            </w:rPr>
                          </w:pPr>
                          <w:ins w:id="5079" w:author="The Si Tran" w:date="2012-12-07T21:55:00Z">
                            <w:r>
                              <w:rPr>
                                <w:szCs w:val="26"/>
                              </w:rPr>
                              <w:t>i</w:t>
                            </w:r>
                          </w:ins>
                          <w:del w:id="5080" w:author="The Si Tran" w:date="2012-12-07T21:55:00Z">
                            <w:r w:rsidDel="00EC5752">
                              <w:rPr>
                                <w:szCs w:val="26"/>
                              </w:rPr>
                              <w:delText>I</w:delText>
                            </w:r>
                          </w:del>
                          <w:r>
                            <w:rPr>
                              <w:szCs w:val="26"/>
                            </w:rPr>
                            <w:t>f (high frequencies exist in ACF or PACF)</w:t>
                          </w:r>
                          <w:ins w:id="5081" w:author="The Si Tran" w:date="2012-12-07T21:55:00Z">
                            <w:r>
                              <w:rPr>
                                <w:szCs w:val="26"/>
                              </w:rPr>
                              <w:t xml:space="preserve"> {</w:t>
                            </w:r>
                          </w:ins>
                        </w:p>
                        <w:p w14:paraId="503CA6A7" w14:textId="77777777" w:rsidR="00B0605D" w:rsidRDefault="00B0605D">
                          <w:pPr>
                            <w:spacing w:line="240" w:lineRule="auto"/>
                            <w:jc w:val="left"/>
                            <w:rPr>
                              <w:szCs w:val="26"/>
                            </w:rPr>
                            <w:pPrChange w:id="5082" w:author="The Si Tran" w:date="2012-12-07T21:55:00Z">
                              <w:pPr/>
                            </w:pPrChange>
                          </w:pPr>
                          <w:del w:id="5083" w:author="The Si Tran" w:date="2012-12-07T21:54:00Z">
                            <w:r w:rsidDel="00EC5752">
                              <w:rPr>
                                <w:szCs w:val="26"/>
                              </w:rPr>
                              <w:delText>{</w:delText>
                            </w:r>
                          </w:del>
                        </w:p>
                        <w:p w14:paraId="41D22285" w14:textId="77777777" w:rsidR="00B0605D" w:rsidRDefault="00B0605D">
                          <w:pPr>
                            <w:spacing w:line="240" w:lineRule="auto"/>
                            <w:jc w:val="left"/>
                            <w:rPr>
                              <w:szCs w:val="26"/>
                            </w:rPr>
                            <w:pPrChange w:id="5084" w:author="The Si Tran" w:date="2012-12-07T21:55:00Z">
                              <w:pPr/>
                            </w:pPrChange>
                          </w:pPr>
                          <w:r>
                            <w:rPr>
                              <w:szCs w:val="26"/>
                            </w:rPr>
                            <w:tab/>
                          </w:r>
                          <w:ins w:id="5085" w:author="The Si Tran" w:date="2012-12-08T15:47:00Z">
                            <w:r>
                              <w:rPr>
                                <w:szCs w:val="26"/>
                              </w:rPr>
                              <w:t>i</w:t>
                            </w:r>
                          </w:ins>
                          <w:del w:id="508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B0605D" w:rsidRDefault="00B0605D">
                          <w:pPr>
                            <w:spacing w:line="240" w:lineRule="auto"/>
                            <w:jc w:val="left"/>
                            <w:rPr>
                              <w:szCs w:val="26"/>
                            </w:rPr>
                            <w:pPrChange w:id="5087" w:author="The Si Tran" w:date="2012-12-07T21:55:00Z">
                              <w:pPr/>
                            </w:pPrChange>
                          </w:pPr>
                          <w:r>
                            <w:rPr>
                              <w:szCs w:val="26"/>
                            </w:rPr>
                            <w:tab/>
                          </w:r>
                          <w:r>
                            <w:rPr>
                              <w:szCs w:val="26"/>
                            </w:rPr>
                            <w:tab/>
                            <w:t>Model = pure MA(q)</w:t>
                          </w:r>
                          <w:r>
                            <w:rPr>
                              <w:szCs w:val="26"/>
                            </w:rPr>
                            <w:tab/>
                          </w:r>
                        </w:p>
                        <w:p w14:paraId="012CDC71" w14:textId="77777777" w:rsidR="00B0605D" w:rsidRDefault="00B0605D">
                          <w:pPr>
                            <w:spacing w:line="240" w:lineRule="auto"/>
                            <w:jc w:val="left"/>
                            <w:rPr>
                              <w:szCs w:val="26"/>
                            </w:rPr>
                            <w:pPrChange w:id="5088" w:author="The Si Tran" w:date="2012-12-07T21:55:00Z">
                              <w:pPr/>
                            </w:pPrChange>
                          </w:pPr>
                          <w:r>
                            <w:rPr>
                              <w:szCs w:val="26"/>
                            </w:rPr>
                            <w:tab/>
                          </w:r>
                          <w:ins w:id="5089" w:author="The Si Tran" w:date="2012-12-08T15:47:00Z">
                            <w:r>
                              <w:rPr>
                                <w:szCs w:val="26"/>
                              </w:rPr>
                              <w:t>e</w:t>
                            </w:r>
                          </w:ins>
                          <w:del w:id="509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B0605D" w:rsidRDefault="00B0605D">
                          <w:pPr>
                            <w:spacing w:line="240" w:lineRule="auto"/>
                            <w:jc w:val="left"/>
                            <w:rPr>
                              <w:szCs w:val="26"/>
                            </w:rPr>
                            <w:pPrChange w:id="5091" w:author="The Si Tran" w:date="2012-12-07T21:55:00Z">
                              <w:pPr/>
                            </w:pPrChange>
                          </w:pPr>
                          <w:r>
                            <w:rPr>
                              <w:szCs w:val="26"/>
                            </w:rPr>
                            <w:tab/>
                          </w:r>
                          <w:r>
                            <w:rPr>
                              <w:szCs w:val="26"/>
                            </w:rPr>
                            <w:tab/>
                            <w:t>Model = pure AR(p)</w:t>
                          </w:r>
                        </w:p>
                        <w:p w14:paraId="0A5BF9CC" w14:textId="77777777" w:rsidR="00B0605D" w:rsidRDefault="00B0605D">
                          <w:pPr>
                            <w:spacing w:line="240" w:lineRule="auto"/>
                            <w:jc w:val="left"/>
                            <w:rPr>
                              <w:szCs w:val="26"/>
                            </w:rPr>
                            <w:pPrChange w:id="5092" w:author="The Si Tran" w:date="2012-12-07T21:55:00Z">
                              <w:pPr/>
                            </w:pPrChange>
                          </w:pPr>
                          <w:r>
                            <w:rPr>
                              <w:szCs w:val="26"/>
                            </w:rPr>
                            <w:tab/>
                          </w:r>
                          <w:ins w:id="5093" w:author="The Si Tran" w:date="2012-12-08T15:47:00Z">
                            <w:r>
                              <w:rPr>
                                <w:szCs w:val="26"/>
                              </w:rPr>
                              <w:t>e</w:t>
                            </w:r>
                          </w:ins>
                          <w:del w:id="5094"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B0605D" w:rsidDel="00EC5752" w:rsidRDefault="00B0605D">
                          <w:pPr>
                            <w:spacing w:line="240" w:lineRule="auto"/>
                            <w:jc w:val="left"/>
                            <w:rPr>
                              <w:del w:id="5095" w:author="The Si Tran" w:date="2012-12-07T21:54:00Z"/>
                              <w:szCs w:val="26"/>
                            </w:rPr>
                            <w:pPrChange w:id="5096" w:author="The Si Tran" w:date="2012-12-07T21:55:00Z">
                              <w:pPr/>
                            </w:pPrChange>
                          </w:pPr>
                          <w:r>
                            <w:rPr>
                              <w:szCs w:val="26"/>
                            </w:rPr>
                            <w:tab/>
                          </w:r>
                          <w:r>
                            <w:rPr>
                              <w:szCs w:val="26"/>
                            </w:rPr>
                            <w:tab/>
                            <w:t>Model = ARMA(p,q)</w:t>
                          </w:r>
                        </w:p>
                        <w:p w14:paraId="356E5661" w14:textId="77777777" w:rsidR="00B0605D" w:rsidRDefault="00B0605D">
                          <w:pPr>
                            <w:spacing w:line="240" w:lineRule="auto"/>
                            <w:jc w:val="left"/>
                            <w:rPr>
                              <w:ins w:id="5097" w:author="The Si Tran" w:date="2012-12-07T21:55:00Z"/>
                              <w:szCs w:val="26"/>
                            </w:rPr>
                            <w:pPrChange w:id="5098" w:author="The Si Tran" w:date="2012-12-07T21:55:00Z">
                              <w:pPr/>
                            </w:pPrChange>
                          </w:pPr>
                        </w:p>
                        <w:p w14:paraId="64F48697" w14:textId="77777777" w:rsidR="00B0605D" w:rsidRDefault="00B0605D">
                          <w:pPr>
                            <w:spacing w:line="240" w:lineRule="auto"/>
                            <w:jc w:val="left"/>
                            <w:rPr>
                              <w:szCs w:val="26"/>
                            </w:rPr>
                            <w:pPrChange w:id="5099" w:author="The Si Tran" w:date="2012-12-07T21:55:00Z">
                              <w:pPr/>
                            </w:pPrChange>
                          </w:pPr>
                          <w:ins w:id="5100" w:author="The Si Tran" w:date="2012-12-07T21:55:00Z">
                            <w:r>
                              <w:rPr>
                                <w:szCs w:val="26"/>
                              </w:rPr>
                              <w:t>}</w:t>
                            </w:r>
                          </w:ins>
                          <w:del w:id="5101" w:author="The Si Tran" w:date="2012-12-07T21:54:00Z">
                            <w:r w:rsidDel="00EC5752">
                              <w:rPr>
                                <w:szCs w:val="26"/>
                              </w:rPr>
                              <w:delText>}</w:delText>
                            </w:r>
                          </w:del>
                        </w:p>
                        <w:p w14:paraId="13DC2B9F" w14:textId="77777777" w:rsidR="00B0605D" w:rsidDel="00EC5752" w:rsidRDefault="00B0605D">
                          <w:pPr>
                            <w:spacing w:before="0" w:line="240" w:lineRule="auto"/>
                            <w:jc w:val="left"/>
                            <w:rPr>
                              <w:del w:id="5102" w:author="The Si Tran" w:date="2012-12-07T21:55:00Z"/>
                              <w:szCs w:val="26"/>
                            </w:rPr>
                            <w:pPrChange w:id="5103" w:author="The Si Tran" w:date="2012-12-07T21:55:00Z">
                              <w:pPr/>
                            </w:pPrChange>
                          </w:pPr>
                          <w:ins w:id="5104" w:author="The Si Tran" w:date="2012-12-07T21:55:00Z">
                            <w:r>
                              <w:rPr>
                                <w:szCs w:val="26"/>
                              </w:rPr>
                              <w:t>e</w:t>
                            </w:r>
                          </w:ins>
                          <w:del w:id="5105" w:author="The Si Tran" w:date="2012-12-07T21:55:00Z">
                            <w:r w:rsidDel="00EC5752">
                              <w:rPr>
                                <w:szCs w:val="26"/>
                              </w:rPr>
                              <w:delText>E</w:delText>
                            </w:r>
                          </w:del>
                          <w:r>
                            <w:rPr>
                              <w:szCs w:val="26"/>
                            </w:rPr>
                            <w:t>lse</w:t>
                          </w:r>
                        </w:p>
                        <w:p w14:paraId="0082214C" w14:textId="77777777" w:rsidR="00B0605D" w:rsidRDefault="00B0605D">
                          <w:pPr>
                            <w:spacing w:before="0" w:line="240" w:lineRule="auto"/>
                            <w:jc w:val="left"/>
                            <w:rPr>
                              <w:szCs w:val="26"/>
                            </w:rPr>
                            <w:pPrChange w:id="5106" w:author="The Si Tran" w:date="2012-12-07T21:55:00Z">
                              <w:pPr/>
                            </w:pPrChange>
                          </w:pPr>
                          <w:ins w:id="5107" w:author="The Si Tran" w:date="2012-12-07T21:55:00Z">
                            <w:r>
                              <w:rPr>
                                <w:szCs w:val="26"/>
                              </w:rPr>
                              <w:t xml:space="preserve"> </w:t>
                            </w:r>
                          </w:ins>
                          <w:r>
                            <w:rPr>
                              <w:szCs w:val="26"/>
                            </w:rPr>
                            <w:t>{</w:t>
                          </w:r>
                        </w:p>
                        <w:p w14:paraId="1B440C5F" w14:textId="77777777" w:rsidR="00B0605D" w:rsidRDefault="00B0605D">
                          <w:pPr>
                            <w:spacing w:before="0" w:line="240" w:lineRule="auto"/>
                            <w:ind w:firstLine="720"/>
                            <w:jc w:val="left"/>
                            <w:rPr>
                              <w:ins w:id="5108" w:author="The Si Tran" w:date="2012-12-10T20:34:00Z"/>
                              <w:szCs w:val="26"/>
                            </w:rPr>
                            <w:pPrChange w:id="5109" w:author="The Si Tran" w:date="2012-12-07T21:55:00Z">
                              <w:pPr>
                                <w:ind w:firstLine="720"/>
                              </w:pPr>
                            </w:pPrChange>
                          </w:pPr>
                          <w:r>
                            <w:rPr>
                              <w:szCs w:val="26"/>
                            </w:rPr>
                            <w:t>p = q =0;</w:t>
                          </w:r>
                        </w:p>
                        <w:p w14:paraId="1C9B4EFD" w14:textId="77777777" w:rsidR="00B0605D" w:rsidRPr="00E15D38" w:rsidRDefault="00B0605D">
                          <w:pPr>
                            <w:spacing w:before="0" w:line="240" w:lineRule="auto"/>
                            <w:ind w:firstLine="720"/>
                            <w:jc w:val="left"/>
                            <w:rPr>
                              <w:szCs w:val="26"/>
                            </w:rPr>
                            <w:pPrChange w:id="5110" w:author="The Si Tran" w:date="2012-12-07T21:55:00Z">
                              <w:pPr>
                                <w:ind w:firstLine="720"/>
                              </w:pPr>
                            </w:pPrChange>
                          </w:pPr>
                          <w:ins w:id="5111"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112" w:author="The Si Tran" w:date="2012-12-07T21:59:00Z"/>
        </w:rPr>
        <w:pPrChange w:id="5113" w:author="The Si Tran" w:date="2012-12-07T21:59:00Z">
          <w:pPr>
            <w:pStyle w:val="Heading3"/>
          </w:pPr>
        </w:pPrChange>
      </w:pPr>
      <w:ins w:id="5114" w:author="The Si Tran" w:date="2012-12-07T21:21:00Z">
        <w:r>
          <w:rPr>
            <w:rFonts w:ascii="Times New Roman" w:hAnsi="Times New Roman"/>
            <w:sz w:val="26"/>
            <w:szCs w:val="26"/>
          </w:rPr>
          <w:t xml:space="preserve">Xác định mô hình cho thành phần mùa: </w:t>
        </w:r>
      </w:ins>
      <w:ins w:id="5115" w:author="The Si Tran" w:date="2012-12-07T21:57:00Z">
        <w:r w:rsidR="00556D65">
          <w:rPr>
            <w:rFonts w:ascii="Times New Roman" w:hAnsi="Times New Roman"/>
            <w:sz w:val="26"/>
            <w:szCs w:val="26"/>
          </w:rPr>
          <w:t xml:space="preserve">tương tự như xây dựng mô hình </w:t>
        </w:r>
      </w:ins>
      <w:ins w:id="5116" w:author="The Si Tran" w:date="2012-12-07T21:58:00Z">
        <w:r w:rsidR="00556D65">
          <w:rPr>
            <w:rFonts w:ascii="Times New Roman" w:hAnsi="Times New Roman"/>
            <w:sz w:val="26"/>
            <w:szCs w:val="26"/>
          </w:rPr>
          <w:t>cho thành phần thường nhưng ta phân</w:t>
        </w:r>
      </w:ins>
      <w:ins w:id="5117" w:author="The Si Tran" w:date="2012-12-07T21:21:00Z">
        <w:r>
          <w:rPr>
            <w:rFonts w:ascii="Times New Roman" w:hAnsi="Times New Roman"/>
            <w:sz w:val="26"/>
            <w:szCs w:val="26"/>
          </w:rPr>
          <w:t xml:space="preserve"> tích ACF</w:t>
        </w:r>
      </w:ins>
      <w:ins w:id="5118" w:author="The Si Tran" w:date="2012-12-07T21:59:00Z">
        <w:r w:rsidR="00556D65">
          <w:rPr>
            <w:rFonts w:ascii="Times New Roman" w:hAnsi="Times New Roman"/>
            <w:sz w:val="26"/>
            <w:szCs w:val="26"/>
          </w:rPr>
          <w:t>s</w:t>
        </w:r>
      </w:ins>
      <w:ins w:id="5119" w:author="The Si Tran" w:date="2012-12-07T21:21:00Z">
        <w:r>
          <w:rPr>
            <w:rFonts w:ascii="Times New Roman" w:hAnsi="Times New Roman"/>
            <w:sz w:val="26"/>
            <w:szCs w:val="26"/>
          </w:rPr>
          <w:t xml:space="preserve"> và PACF</w:t>
        </w:r>
      </w:ins>
      <w:ins w:id="5120" w:author="The Si Tran" w:date="2012-12-07T21:59:00Z">
        <w:r w:rsidR="00556D65">
          <w:rPr>
            <w:rFonts w:ascii="Times New Roman" w:hAnsi="Times New Roman"/>
            <w:sz w:val="26"/>
            <w:szCs w:val="26"/>
          </w:rPr>
          <w:t>s</w:t>
        </w:r>
      </w:ins>
      <w:ins w:id="5121"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122" w:author="The Si Tran" w:date="2012-12-07T22:07:00Z"/>
        </w:rPr>
      </w:pPr>
      <w:bookmarkStart w:id="5123" w:name="_Toc343233011"/>
      <w:ins w:id="5124" w:author="The Si Tran" w:date="2012-12-10T20:35:00Z">
        <w:r w:rsidRPr="00EB0E04">
          <w:rPr>
            <w:rFonts w:eastAsia="Calibri"/>
          </w:rPr>
          <w:t xml:space="preserve">Thành phần </w:t>
        </w:r>
        <w:r>
          <w:t>khử mùa và xu hướng</w:t>
        </w:r>
      </w:ins>
      <w:bookmarkEnd w:id="5123"/>
    </w:p>
    <w:p w14:paraId="7FACEC87" w14:textId="77777777" w:rsidR="00E12518" w:rsidRDefault="00E12518" w:rsidP="00B0605D">
      <w:pPr>
        <w:rPr>
          <w:ins w:id="5125" w:author="The Si Tran" w:date="2012-12-07T22:07:00Z"/>
        </w:rPr>
        <w:pPrChange w:id="5126" w:author="The Si Tran" w:date="2012-12-16T08:13:00Z">
          <w:pPr>
            <w:pStyle w:val="ListParagraph"/>
          </w:pPr>
        </w:pPrChange>
      </w:pPr>
      <w:ins w:id="5127"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rsidP="00B0605D">
      <w:pPr>
        <w:rPr>
          <w:ins w:id="5128" w:author="The Si Tran" w:date="2012-12-07T22:07:00Z"/>
        </w:rPr>
        <w:pPrChange w:id="5129" w:author="The Si Tran" w:date="2012-12-16T08:13:00Z">
          <w:pPr>
            <w:pStyle w:val="ListParagraph"/>
          </w:pPr>
        </w:pPrChange>
      </w:pPr>
      <w:ins w:id="5130"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Default="00E12518" w:rsidP="00E12518">
      <w:pPr>
        <w:pStyle w:val="ListParagraph"/>
        <w:rPr>
          <w:ins w:id="5131" w:author="The Si Tran" w:date="2012-12-11T23:26:00Z"/>
          <w:rFonts w:ascii="Times New Roman" w:hAnsi="Times New Roman"/>
          <w:sz w:val="26"/>
          <w:szCs w:val="26"/>
        </w:rPr>
      </w:pPr>
      <w:ins w:id="5132" w:author="The Si Tran" w:date="2012-12-07T22:07:00Z">
        <w:r>
          <w:rPr>
            <w:rFonts w:ascii="Times New Roman" w:hAnsi="Times New Roman"/>
            <w:noProof/>
            <w:sz w:val="26"/>
            <w:szCs w:val="26"/>
            <w:rPrChange w:id="5133" w:author="Unknown">
              <w:rPr>
                <w:rFonts w:ascii="Times New Roman" w:eastAsiaTheme="minorHAnsi" w:hAnsi="Times New Roman" w:cs="Arial"/>
                <w:b/>
                <w:bCs/>
                <w:noProof/>
                <w:sz w:val="26"/>
                <w:szCs w:val="26"/>
              </w:rPr>
            </w:rPrChange>
          </w:rPr>
          <w:lastRenderedPageBreak/>
          <mc:AlternateContent>
            <mc:Choice Requires="wpc">
              <w:drawing>
                <wp:inline distT="0" distB="0" distL="0" distR="0" wp14:anchorId="5F482288" wp14:editId="7194F704">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B0605D" w:rsidRPr="00BA0846" w:rsidRDefault="00B0605D"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B0605D" w:rsidRPr="00BA0846" w:rsidRDefault="00B0605D"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B0605D" w:rsidRPr="00CF76F8" w:rsidRDefault="00B0605D"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B0605D" w:rsidRPr="00CF76F8" w:rsidRDefault="00B0605D"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72"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">
                  <v:shape id="_x0000_s1073" type="#_x0000_t75" style="position:absolute;width:54864;height:23418;visibility:visible;mso-wrap-style:square">
                    <v:fill o:detectmouseclick="t"/>
                    <v:path o:connecttype="none"/>
                  </v:shape>
                  <v:shape id="Text Box 98" o:spid="_x0000_s1074"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B0605D" w:rsidRPr="00BA0846" w:rsidRDefault="00B0605D" w:rsidP="00E12518">
                          <w:pPr>
                            <w:rPr>
                              <w:szCs w:val="26"/>
                            </w:rPr>
                          </w:pPr>
                          <w:r>
                            <w:rPr>
                              <w:szCs w:val="26"/>
                            </w:rPr>
                            <w:t>Stationary Series</w:t>
                          </w:r>
                        </w:p>
                      </w:txbxContent>
                    </v:textbox>
                  </v:shape>
                  <v:shape id="Text Box 99" o:spid="_x0000_s1075"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B0605D" w:rsidRPr="00BA0846" w:rsidRDefault="00B0605D"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6"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7"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8"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B0605D" w:rsidRPr="00CF76F8" w:rsidRDefault="00B0605D" w:rsidP="00E12518">
                          <w:pPr>
                            <w:rPr>
                              <w:szCs w:val="26"/>
                            </w:rPr>
                          </w:pPr>
                          <w:r w:rsidRPr="00CF76F8">
                            <w:rPr>
                              <w:szCs w:val="26"/>
                            </w:rPr>
                            <w:t>differenced d+D times</w:t>
                          </w:r>
                        </w:p>
                      </w:txbxContent>
                    </v:textbox>
                  </v:shape>
                  <v:shape id="_x0000_s1079"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B0605D" w:rsidRPr="00CF76F8" w:rsidRDefault="00B0605D"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782B096A" w:rsidR="00AB5A1A" w:rsidRPr="006068E1" w:rsidRDefault="00AB5A1A" w:rsidP="00AB5A1A">
      <w:pPr>
        <w:pStyle w:val="Hinh"/>
        <w:rPr>
          <w:ins w:id="5134" w:author="The Si Tran" w:date="2012-12-11T23:26:00Z"/>
          <w:lang w:val="pt-BR"/>
        </w:rPr>
      </w:pPr>
      <w:bookmarkStart w:id="5135" w:name="_Toc343220893"/>
      <w:ins w:id="5136"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5135"/>
      </w:ins>
    </w:p>
    <w:p w14:paraId="6A22D229" w14:textId="77777777" w:rsidR="00AB5A1A" w:rsidRDefault="00AB5A1A" w:rsidP="00E12518">
      <w:pPr>
        <w:pStyle w:val="ListParagraph"/>
        <w:rPr>
          <w:ins w:id="5137" w:author="The Si Tran" w:date="2012-12-07T22:07:00Z"/>
          <w:rFonts w:ascii="Times New Roman" w:hAnsi="Times New Roman"/>
          <w:sz w:val="26"/>
          <w:szCs w:val="26"/>
        </w:rPr>
      </w:pPr>
    </w:p>
    <w:p w14:paraId="54E56D5F" w14:textId="77777777" w:rsidR="00E12518" w:rsidRPr="00805B17" w:rsidRDefault="00E12518" w:rsidP="00B0605D">
      <w:pPr>
        <w:rPr>
          <w:ins w:id="5138" w:author="The Si Tran" w:date="2012-12-06T22:15:00Z"/>
        </w:rPr>
        <w:pPrChange w:id="5139" w:author="The Si Tran" w:date="2012-12-16T08:13:00Z">
          <w:pPr>
            <w:pStyle w:val="Heading3"/>
          </w:pPr>
        </w:pPrChange>
      </w:pPr>
      <w:ins w:id="5140"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141" w:author="The Si Tran" w:date="2012-12-08T10:03:00Z"/>
        </w:rPr>
      </w:pPr>
      <w:bookmarkStart w:id="5142" w:name="_Toc343233012"/>
      <w:ins w:id="5143" w:author="The Si Tran" w:date="2012-12-06T22:16:00Z">
        <w:r w:rsidRPr="00155591">
          <w:t>Thành phần ước lượng tham số</w:t>
        </w:r>
      </w:ins>
      <w:bookmarkEnd w:id="5142"/>
    </w:p>
    <w:p w14:paraId="5951B904" w14:textId="51696797" w:rsidR="00285630" w:rsidRDefault="00285630" w:rsidP="00B0605D">
      <w:pPr>
        <w:rPr>
          <w:ins w:id="5144" w:author="The Si Tran" w:date="2012-12-08T10:18:00Z"/>
        </w:rPr>
        <w:pPrChange w:id="5145" w:author="The Si Tran" w:date="2012-12-16T08:13:00Z">
          <w:pPr>
            <w:pStyle w:val="ListParagraph"/>
            <w:ind w:left="1224"/>
          </w:pPr>
        </w:pPrChange>
      </w:pPr>
      <w:ins w:id="5146" w:author="The Si Tran" w:date="2012-12-08T10:18:00Z">
        <w:r>
          <w:t>Quá trình ước lượng tham số gồm 3 giai đoạn</w:t>
        </w:r>
      </w:ins>
      <w:ins w:id="5147" w:author="The Si Tran" w:date="2012-12-10T20:36:00Z">
        <w:r w:rsidR="00DE04C3">
          <w:t>:</w:t>
        </w:r>
      </w:ins>
      <w:ins w:id="5148" w:author="The Si Tran" w:date="2012-12-14T05:28:00Z">
        <w:r w:rsidR="0025143A">
          <w:t xml:space="preserve"> </w:t>
        </w:r>
      </w:ins>
    </w:p>
    <w:p w14:paraId="2F33BA6D" w14:textId="77777777" w:rsidR="00805B17" w:rsidRDefault="006D00FE">
      <w:pPr>
        <w:rPr>
          <w:ins w:id="5149" w:author="The Si Tran" w:date="2012-12-11T23:29:00Z"/>
        </w:rPr>
        <w:pPrChange w:id="5150" w:author="The Si Tran" w:date="2012-12-08T10:03:00Z">
          <w:pPr>
            <w:pStyle w:val="Heading3"/>
          </w:pPr>
        </w:pPrChange>
      </w:pPr>
      <w:ins w:id="5151" w:author="The Si Tran" w:date="2012-12-08T10:18:00Z">
        <w:r w:rsidRPr="00097101">
          <w:rPr>
            <w:noProof/>
            <w:szCs w:val="26"/>
            <w:rPrChange w:id="5152" w:author="Unknown">
              <w:rPr>
                <w:b w:val="0"/>
                <w:bCs w:val="0"/>
                <w:noProof/>
              </w:rPr>
            </w:rPrChange>
          </w:rPr>
          <mc:AlternateContent>
            <mc:Choice Requires="wpc">
              <w:drawing>
                <wp:inline distT="0" distB="0" distL="0" distR="0" wp14:anchorId="57A99563" wp14:editId="7AD5400C">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B0605D" w:rsidRPr="00DA2298" w:rsidRDefault="00B0605D"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B0605D" w:rsidRDefault="00B0605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B0605D" w:rsidRDefault="00B0605D"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B0605D" w:rsidRDefault="00B0605D"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B0605D" w:rsidRDefault="00B0605D" w:rsidP="006D00FE">
                                <w:pPr>
                                  <w:rPr>
                                    <w:szCs w:val="26"/>
                                  </w:rPr>
                                </w:pPr>
                                <w:r>
                                  <w:rPr>
                                    <w:szCs w:val="26"/>
                                  </w:rPr>
                                  <w:t xml:space="preserve">Compute_AprioriPredictionError Compute_GainFactor </w:t>
                                </w:r>
                                <w:del w:id="5153" w:author="The Si Tran" w:date="2012-12-14T05:30:00Z">
                                  <w:r w:rsidRPr="00BA0846" w:rsidDel="0025143A">
                                    <w:rPr>
                                      <w:position w:val="-28"/>
                                      <w:szCs w:val="26"/>
                                    </w:rPr>
                                    <w:object w:dxaOrig="3660" w:dyaOrig="680" w14:anchorId="25802C55">
                                      <v:shape id="_x0000_i1197" type="#_x0000_t75" style="width:3in;height:48.55pt" o:ole="">
                                        <v:imagedata r:id="rId180" o:title=""/>
                                      </v:shape>
                                      <o:OLEObject Type="Embed" ProgID="Equation.DSMT4" ShapeID="_x0000_i1197" DrawAspect="Content" ObjectID="_1417153898" r:id="rId181"/>
                                    </w:object>
                                  </w:r>
                                </w:del>
                              </w:p>
                              <w:p w14:paraId="29BC80F1" w14:textId="77777777" w:rsidR="00B0605D" w:rsidRDefault="00B0605D" w:rsidP="0025143A">
                                <w:pPr>
                                  <w:pStyle w:val="ListParagraph"/>
                                  <w:ind w:left="-360"/>
                                  <w:rPr>
                                    <w:ins w:id="5154" w:author="The Si Tran" w:date="2012-12-14T05:30:00Z"/>
                                    <w:rFonts w:ascii="Times New Roman" w:hAnsi="Times New Roman"/>
                                    <w:sz w:val="26"/>
                                    <w:szCs w:val="26"/>
                                  </w:rPr>
                                </w:pPr>
                                <w:ins w:id="5155"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B0605D" w:rsidRPr="00DA2298" w:rsidRDefault="00B0605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B0605D" w:rsidRDefault="00B0605D" w:rsidP="006D00FE">
                                <w:pPr>
                                  <w:rPr>
                                    <w:szCs w:val="26"/>
                                  </w:rPr>
                                </w:pPr>
                                <w:r>
                                  <w:rPr>
                                    <w:szCs w:val="26"/>
                                  </w:rPr>
                                  <w:t>Set_DefaultInitialConditions</w:t>
                                </w:r>
                              </w:p>
                              <w:p w14:paraId="4D4BD93E" w14:textId="77777777" w:rsidR="00B0605D" w:rsidRPr="00DA2298" w:rsidRDefault="00B0605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B0605D" w:rsidRDefault="00B0605D" w:rsidP="006D00FE">
                                <w:pPr>
                                  <w:rPr>
                                    <w:szCs w:val="26"/>
                                  </w:rPr>
                                </w:pPr>
                                <w:r>
                                  <w:rPr>
                                    <w:szCs w:val="26"/>
                                  </w:rPr>
                                  <w:t>Compute_AposteriorPredictionError Update_ArpartOfObservationVector Update_MapartOfObservationVector Update_RinverseMatrix</w:t>
                                </w:r>
                              </w:p>
                              <w:p w14:paraId="1BA6080F" w14:textId="77777777" w:rsidR="00B0605D" w:rsidRPr="00DA2298" w:rsidRDefault="00B0605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A99563" id="Canvas 114" o:spid="_x0000_s1080"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">
                  <v:shape id="_x0000_s1081" type="#_x0000_t75" style="position:absolute;width:55816;height:38163;visibility:visible;mso-wrap-style:square" stroked="t" strokecolor="gray [1629]" strokeweight=".5pt">
                    <v:fill o:detectmouseclick="t"/>
                    <v:path o:connecttype="none"/>
                  </v:shape>
                  <v:shape id="Text Box 105" o:spid="_x0000_s1082"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B0605D" w:rsidRPr="00DA2298" w:rsidRDefault="00B0605D" w:rsidP="006D00FE">
                          <w:pPr>
                            <w:jc w:val="center"/>
                            <w:rPr>
                              <w:szCs w:val="26"/>
                            </w:rPr>
                          </w:pPr>
                          <w:r>
                            <w:rPr>
                              <w:szCs w:val="26"/>
                            </w:rPr>
                            <w:t>SET                         INITIAL CONDITIONS</w:t>
                          </w:r>
                        </w:p>
                      </w:txbxContent>
                    </v:textbox>
                  </v:shape>
                  <v:shape id="Text Box 40" o:spid="_x0000_s1083"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B0605D" w:rsidRDefault="00B0605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B0605D" w:rsidRDefault="00B0605D"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4"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B0605D" w:rsidRDefault="00B0605D"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5"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6"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7"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B0605D" w:rsidRDefault="00B0605D" w:rsidP="006D00FE">
                          <w:pPr>
                            <w:rPr>
                              <w:szCs w:val="26"/>
                            </w:rPr>
                          </w:pPr>
                          <w:r>
                            <w:rPr>
                              <w:szCs w:val="26"/>
                            </w:rPr>
                            <w:t xml:space="preserve">Compute_AprioriPredictionError Compute_GainFactor </w:t>
                          </w:r>
                          <w:del w:id="5156" w:author="The Si Tran" w:date="2012-12-14T05:30:00Z">
                            <w:r w:rsidRPr="00BA0846" w:rsidDel="0025143A">
                              <w:rPr>
                                <w:position w:val="-28"/>
                                <w:szCs w:val="26"/>
                              </w:rPr>
                              <w:object w:dxaOrig="3660" w:dyaOrig="680" w14:anchorId="25802C55">
                                <v:shape id="_x0000_i1197" type="#_x0000_t75" style="width:3in;height:48.55pt" o:ole="">
                                  <v:imagedata r:id="rId180" o:title=""/>
                                </v:shape>
                                <o:OLEObject Type="Embed" ProgID="Equation.DSMT4" ShapeID="_x0000_i1197" DrawAspect="Content" ObjectID="_1417153898" r:id="rId182"/>
                              </w:object>
                            </w:r>
                          </w:del>
                        </w:p>
                        <w:p w14:paraId="29BC80F1" w14:textId="77777777" w:rsidR="00B0605D" w:rsidRDefault="00B0605D" w:rsidP="0025143A">
                          <w:pPr>
                            <w:pStyle w:val="ListParagraph"/>
                            <w:ind w:left="-360"/>
                            <w:rPr>
                              <w:ins w:id="5157" w:author="The Si Tran" w:date="2012-12-14T05:30:00Z"/>
                              <w:rFonts w:ascii="Times New Roman" w:hAnsi="Times New Roman"/>
                              <w:sz w:val="26"/>
                              <w:szCs w:val="26"/>
                            </w:rPr>
                          </w:pPr>
                          <w:ins w:id="5158"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B0605D" w:rsidRPr="00DA2298" w:rsidRDefault="00B0605D" w:rsidP="006D00FE">
                          <w:pPr>
                            <w:rPr>
                              <w:szCs w:val="26"/>
                            </w:rPr>
                          </w:pPr>
                        </w:p>
                      </w:txbxContent>
                    </v:textbox>
                  </v:shape>
                  <v:shape id="Text Box 111" o:spid="_x0000_s1088"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B0605D" w:rsidRDefault="00B0605D" w:rsidP="006D00FE">
                          <w:pPr>
                            <w:rPr>
                              <w:szCs w:val="26"/>
                            </w:rPr>
                          </w:pPr>
                          <w:r>
                            <w:rPr>
                              <w:szCs w:val="26"/>
                            </w:rPr>
                            <w:t>Set_DefaultInitialConditions</w:t>
                          </w:r>
                        </w:p>
                        <w:p w14:paraId="4D4BD93E" w14:textId="77777777" w:rsidR="00B0605D" w:rsidRPr="00DA2298" w:rsidRDefault="00B0605D" w:rsidP="006D00FE">
                          <w:pPr>
                            <w:rPr>
                              <w:szCs w:val="26"/>
                            </w:rPr>
                          </w:pPr>
                        </w:p>
                      </w:txbxContent>
                    </v:textbox>
                  </v:shape>
                  <v:shape id="Text Box 112" o:spid="_x0000_s1089"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B0605D" w:rsidRDefault="00B0605D" w:rsidP="006D00FE">
                          <w:pPr>
                            <w:rPr>
                              <w:szCs w:val="26"/>
                            </w:rPr>
                          </w:pPr>
                          <w:r>
                            <w:rPr>
                              <w:szCs w:val="26"/>
                            </w:rPr>
                            <w:t>Compute_AposteriorPredictionError Update_ArpartOfObservationVector Update_MapartOfObservationVector Update_RinverseMatrix</w:t>
                          </w:r>
                        </w:p>
                        <w:p w14:paraId="1BA6080F" w14:textId="77777777" w:rsidR="00B0605D" w:rsidRPr="00DA2298" w:rsidRDefault="00B0605D"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0"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0DCC8D8F" w:rsidR="009944BF" w:rsidRPr="006068E1" w:rsidRDefault="009944BF" w:rsidP="009944BF">
      <w:pPr>
        <w:pStyle w:val="Hinh"/>
        <w:rPr>
          <w:ins w:id="5159" w:author="The Si Tran" w:date="2012-12-11T23:29:00Z"/>
          <w:lang w:val="pt-BR"/>
        </w:rPr>
      </w:pPr>
      <w:bookmarkStart w:id="5160" w:name="_Toc343220894"/>
      <w:ins w:id="5161"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5160"/>
      </w:ins>
    </w:p>
    <w:p w14:paraId="4FDFF483" w14:textId="77777777" w:rsidR="009944BF" w:rsidRDefault="009944BF">
      <w:pPr>
        <w:rPr>
          <w:ins w:id="5162" w:author="The Si Tran" w:date="2012-12-08T10:19:00Z"/>
        </w:rPr>
        <w:pPrChange w:id="5163" w:author="The Si Tran" w:date="2012-12-08T10:03:00Z">
          <w:pPr>
            <w:pStyle w:val="Heading3"/>
          </w:pPr>
        </w:pPrChange>
      </w:pPr>
    </w:p>
    <w:p w14:paraId="5DB43768" w14:textId="77777777" w:rsidR="006D00FE" w:rsidRDefault="006D00FE">
      <w:pPr>
        <w:pStyle w:val="ListParagraph"/>
        <w:numPr>
          <w:ilvl w:val="0"/>
          <w:numId w:val="27"/>
        </w:numPr>
        <w:spacing w:line="360" w:lineRule="auto"/>
        <w:ind w:left="1080"/>
        <w:rPr>
          <w:ins w:id="5164" w:author="The Si Tran" w:date="2012-12-08T10:19:00Z"/>
          <w:rFonts w:ascii="Times New Roman" w:hAnsi="Times New Roman"/>
          <w:sz w:val="26"/>
          <w:szCs w:val="26"/>
        </w:rPr>
        <w:pPrChange w:id="5165" w:author="The Si Tran" w:date="2012-12-14T05:31:00Z">
          <w:pPr>
            <w:pStyle w:val="ListParagraph"/>
            <w:numPr>
              <w:numId w:val="27"/>
            </w:numPr>
            <w:ind w:left="1944" w:hanging="360"/>
          </w:pPr>
        </w:pPrChange>
      </w:pPr>
      <w:ins w:id="5166" w:author="The Si Tran" w:date="2012-12-08T10:19:00Z">
        <w:r>
          <w:rPr>
            <w:rFonts w:ascii="Times New Roman" w:hAnsi="Times New Roman"/>
            <w:sz w:val="26"/>
            <w:szCs w:val="26"/>
          </w:rPr>
          <w:t xml:space="preserve">Giai đoạn 1: khởi tạo điều kiện cho quá trình hồi quy. Véc tơ tham số được khởi tạo bằng 0, </w:t>
        </w:r>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5167" w:author="The Si Tran" w:date="2012-12-08T14:46:00Z">
        <m:oMath>
          <m:r>
            <w:rPr>
              <w:rFonts w:ascii="Cambria Math" w:hAnsi="Cambria Math"/>
              <w:sz w:val="26"/>
              <w:szCs w:val="26"/>
            </w:rPr>
            <m:t>0</m:t>
          </m:r>
        </m:oMath>
      </w:ins>
      <w:ins w:id="5168" w:author="The Si Tran" w:date="2012-12-08T10:19:00Z">
        <w:r>
          <w:rPr>
            <w:rFonts w:ascii="Times New Roman" w:eastAsiaTheme="minorEastAsia" w:hAnsi="Times New Roman"/>
            <w:sz w:val="26"/>
            <w:szCs w:val="26"/>
          </w:rPr>
          <w:t xml:space="preserve">. Nghịch đảo của ma trận phướng sai với giá trị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14:paraId="65BE673F" w14:textId="77777777" w:rsidR="006D00FE" w:rsidRDefault="006D00FE">
      <w:pPr>
        <w:pStyle w:val="ListParagraph"/>
        <w:numPr>
          <w:ilvl w:val="0"/>
          <w:numId w:val="27"/>
        </w:numPr>
        <w:spacing w:line="360" w:lineRule="auto"/>
        <w:ind w:left="1080"/>
        <w:rPr>
          <w:ins w:id="5169" w:author="The Si Tran" w:date="2012-12-08T10:19:00Z"/>
          <w:rFonts w:ascii="Times New Roman" w:hAnsi="Times New Roman"/>
          <w:sz w:val="26"/>
          <w:szCs w:val="26"/>
        </w:rPr>
        <w:pPrChange w:id="5170" w:author="The Si Tran" w:date="2012-12-14T05:31:00Z">
          <w:pPr>
            <w:pStyle w:val="ListParagraph"/>
            <w:numPr>
              <w:numId w:val="27"/>
            </w:numPr>
            <w:ind w:left="1944" w:hanging="360"/>
          </w:pPr>
        </w:pPrChange>
      </w:pPr>
      <w:ins w:id="5171"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1080" w:hanging="360"/>
        <w:rPr>
          <w:ins w:id="5172" w:author="The Si Tran" w:date="2012-12-08T10:19:00Z"/>
          <w:rFonts w:ascii="Times New Roman" w:eastAsiaTheme="minorEastAsia" w:hAnsi="Times New Roman"/>
          <w:sz w:val="26"/>
          <w:szCs w:val="26"/>
        </w:rPr>
        <w:pPrChange w:id="5173" w:author="The Si Tran" w:date="2012-12-14T05:31:00Z">
          <w:pPr>
            <w:pStyle w:val="ListParagraph"/>
            <w:ind w:left="1944"/>
          </w:pPr>
        </w:pPrChange>
      </w:pPr>
      <w:ins w:id="5174" w:author="The Si Tran" w:date="2012-12-08T10:20:00Z">
        <w:r>
          <w:rPr>
            <w:rFonts w:ascii="Times New Roman" w:hAnsi="Times New Roman"/>
            <w:sz w:val="26"/>
            <w:szCs w:val="26"/>
          </w:rPr>
          <w:tab/>
        </w:r>
      </w:ins>
      <w:ins w:id="5175"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1080" w:hanging="360"/>
        <w:rPr>
          <w:ins w:id="5176" w:author="The Si Tran" w:date="2012-12-08T10:19:00Z"/>
          <w:rFonts w:ascii="Times New Roman" w:eastAsiaTheme="minorEastAsia" w:hAnsi="Times New Roman"/>
          <w:sz w:val="26"/>
          <w:szCs w:val="26"/>
        </w:rPr>
        <w:pPrChange w:id="5177" w:author="The Si Tran" w:date="2012-12-14T05:31:00Z">
          <w:pPr>
            <w:pStyle w:val="ListParagraph"/>
            <w:ind w:left="1944"/>
          </w:pPr>
        </w:pPrChange>
      </w:pPr>
      <w:ins w:id="5178" w:author="The Si Tran" w:date="2012-12-08T10:20:00Z">
        <w:r>
          <w:rPr>
            <w:rFonts w:ascii="Times New Roman" w:hAnsi="Times New Roman"/>
            <w:sz w:val="26"/>
            <w:szCs w:val="26"/>
          </w:rPr>
          <w:tab/>
        </w:r>
      </w:ins>
      <w:ins w:id="5179"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1080" w:hanging="360"/>
        <w:rPr>
          <w:ins w:id="5180" w:author="The Si Tran" w:date="2012-12-08T10:19:00Z"/>
          <w:rFonts w:ascii="Times New Roman" w:eastAsiaTheme="minorEastAsia" w:hAnsi="Times New Roman"/>
          <w:sz w:val="26"/>
          <w:szCs w:val="26"/>
        </w:rPr>
        <w:pPrChange w:id="5181" w:author="The Si Tran" w:date="2012-12-14T05:31:00Z">
          <w:pPr>
            <w:pStyle w:val="ListParagraph"/>
            <w:ind w:left="1944"/>
          </w:pPr>
        </w:pPrChange>
      </w:pPr>
      <w:ins w:id="5182"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183"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184" w:author="The Si Tran" w:date="2012-12-08T10:21:00Z">
        <m:oMath>
          <m:r>
            <w:rPr>
              <w:rFonts w:ascii="Cambria Math" w:eastAsiaTheme="minorEastAsia" w:hAnsi="Cambria Math"/>
              <w:sz w:val="26"/>
              <w:szCs w:val="26"/>
            </w:rPr>
            <m:t>)</m:t>
          </m:r>
        </m:oMath>
      </w:ins>
    </w:p>
    <w:p w14:paraId="2EC977E7" w14:textId="77777777" w:rsidR="006D00FE" w:rsidRDefault="006D00FE">
      <w:pPr>
        <w:pStyle w:val="ListParagraph"/>
        <w:numPr>
          <w:ilvl w:val="0"/>
          <w:numId w:val="27"/>
        </w:numPr>
        <w:spacing w:line="360" w:lineRule="auto"/>
        <w:ind w:left="1080"/>
        <w:rPr>
          <w:ins w:id="5185" w:author="The Si Tran" w:date="2012-12-08T10:19:00Z"/>
          <w:rFonts w:ascii="Times New Roman" w:hAnsi="Times New Roman"/>
          <w:sz w:val="26"/>
          <w:szCs w:val="26"/>
        </w:rPr>
        <w:pPrChange w:id="5186" w:author="The Si Tran" w:date="2012-12-14T05:31:00Z">
          <w:pPr>
            <w:pStyle w:val="ListParagraph"/>
            <w:numPr>
              <w:numId w:val="27"/>
            </w:numPr>
            <w:ind w:left="1944" w:hanging="360"/>
          </w:pPr>
        </w:pPrChange>
      </w:pPr>
      <w:ins w:id="5187" w:author="The Si Tran" w:date="2012-12-08T10:19:00Z">
        <w:r>
          <w:rPr>
            <w:rFonts w:ascii="Times New Roman" w:hAnsi="Times New Roman"/>
            <w:sz w:val="26"/>
            <w:szCs w:val="26"/>
          </w:rPr>
          <w:t>Giai đoạn 3: cập nhật giá trị cho các biến liên quan để chuẩn bị cho vòng tiếp theo.</w:t>
        </w:r>
      </w:ins>
    </w:p>
    <w:p w14:paraId="2B437753" w14:textId="77777777" w:rsidR="0025143A" w:rsidRDefault="006D00FE">
      <w:pPr>
        <w:pStyle w:val="ListParagraph"/>
        <w:spacing w:line="360" w:lineRule="auto"/>
        <w:ind w:left="1080" w:hanging="360"/>
        <w:rPr>
          <w:ins w:id="5188" w:author="The Si Tran" w:date="2012-12-14T05:31:00Z"/>
          <w:rFonts w:ascii="Times New Roman" w:hAnsi="Times New Roman"/>
          <w:sz w:val="26"/>
          <w:szCs w:val="26"/>
        </w:rPr>
        <w:pPrChange w:id="5189" w:author="The Si Tran" w:date="2012-12-14T05:31:00Z">
          <w:pPr>
            <w:pStyle w:val="ListParagraph"/>
            <w:ind w:left="1944"/>
          </w:pPr>
        </w:pPrChange>
      </w:pPr>
      <w:ins w:id="5190" w:author="The Si Tran" w:date="2012-12-08T10:21:00Z">
        <w:r>
          <w:rPr>
            <w:rFonts w:ascii="Times New Roman" w:hAnsi="Times New Roman"/>
            <w:sz w:val="26"/>
            <w:szCs w:val="26"/>
          </w:rPr>
          <w:tab/>
        </w:r>
      </w:ins>
      <w:ins w:id="5191"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1080" w:hanging="360"/>
        <w:rPr>
          <w:ins w:id="5192" w:author="The Si Tran" w:date="2012-12-08T10:19:00Z"/>
          <w:rFonts w:ascii="Times New Roman" w:eastAsiaTheme="minorEastAsia" w:hAnsi="Times New Roman"/>
          <w:sz w:val="26"/>
          <w:szCs w:val="26"/>
        </w:rPr>
        <w:pPrChange w:id="5193" w:author="The Si Tran" w:date="2012-12-14T05:31:00Z">
          <w:pPr>
            <w:pStyle w:val="ListParagraph"/>
            <w:ind w:left="1944"/>
          </w:pPr>
        </w:pPrChange>
      </w:pPr>
      <w:ins w:id="5194" w:author="The Si Tran" w:date="2012-12-08T10:19:00Z">
        <w:r>
          <w:rPr>
            <w:rFonts w:ascii="Times New Roman" w:hAnsi="Times New Roman"/>
            <w:sz w:val="26"/>
            <w:szCs w:val="26"/>
          </w:rPr>
          <w:t xml:space="preserve"> </w:t>
        </w:r>
      </w:ins>
      <w:ins w:id="5195"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196"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77777777" w:rsidR="006D00FE" w:rsidRDefault="006D00FE">
      <w:pPr>
        <w:pStyle w:val="ListParagraph"/>
        <w:spacing w:line="360" w:lineRule="auto"/>
        <w:ind w:left="1080" w:hanging="360"/>
        <w:rPr>
          <w:ins w:id="5197" w:author="The Si Tran" w:date="2012-12-08T10:19:00Z"/>
          <w:rFonts w:ascii="Times New Roman" w:hAnsi="Times New Roman"/>
          <w:sz w:val="26"/>
          <w:szCs w:val="26"/>
        </w:rPr>
        <w:pPrChange w:id="5198" w:author="The Si Tran" w:date="2012-12-14T05:31:00Z">
          <w:pPr>
            <w:pStyle w:val="ListParagraph"/>
            <w:ind w:left="1944"/>
          </w:pPr>
        </w:pPrChange>
      </w:pPr>
      <w:ins w:id="5199" w:author="The Si Tran" w:date="2012-12-08T10:21:00Z">
        <w:r>
          <w:rPr>
            <w:rFonts w:ascii="Times New Roman" w:hAnsi="Times New Roman"/>
            <w:sz w:val="26"/>
            <w:szCs w:val="26"/>
          </w:rPr>
          <w:tab/>
        </w:r>
      </w:ins>
      <w:ins w:id="5200"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1080" w:hanging="360"/>
        <w:rPr>
          <w:ins w:id="5201" w:author="The Si Tran" w:date="2012-12-08T10:19:00Z"/>
          <w:rFonts w:ascii="Times New Roman" w:eastAsiaTheme="minorEastAsia" w:hAnsi="Times New Roman"/>
          <w:sz w:val="26"/>
          <w:szCs w:val="26"/>
        </w:rPr>
        <w:pPrChange w:id="5202" w:author="The Si Tran" w:date="2012-12-14T05:31:00Z">
          <w:pPr>
            <w:pStyle w:val="ListParagraph"/>
            <w:ind w:left="1944"/>
          </w:pPr>
        </w:pPrChange>
      </w:pPr>
      <w:ins w:id="5203" w:author="The Si Tran" w:date="2012-12-08T10:21:00Z">
        <w:r>
          <w:rPr>
            <w:rFonts w:ascii="Times New Roman" w:hAnsi="Times New Roman"/>
            <w:sz w:val="26"/>
            <w:szCs w:val="26"/>
          </w:rPr>
          <w:tab/>
        </w:r>
        <w:r>
          <w:rPr>
            <w:rFonts w:ascii="Times New Roman" w:hAnsi="Times New Roman"/>
            <w:sz w:val="26"/>
            <w:szCs w:val="26"/>
          </w:rPr>
          <w:tab/>
        </w:r>
      </w:ins>
      <m:oMath>
        <m:sSup>
          <m:sSupPr>
            <m:ctrlPr>
              <w:ins w:id="5204" w:author="The Si Tran" w:date="2012-12-08T10:19:00Z">
                <w:rPr>
                  <w:rFonts w:ascii="Cambria Math" w:eastAsiaTheme="minorEastAsia" w:hAnsi="Cambria Math"/>
                  <w:i/>
                  <w:sz w:val="26"/>
                  <w:szCs w:val="26"/>
                </w:rPr>
              </w:ins>
            </m:ctrlPr>
          </m:sSupPr>
          <m:e>
            <w:ins w:id="5205" w:author="The Si Tran" w:date="2012-12-08T10:19:00Z">
              <m:r>
                <w:rPr>
                  <w:rFonts w:ascii="Cambria Math" w:eastAsiaTheme="minorEastAsia" w:hAnsi="Cambria Math"/>
                  <w:sz w:val="26"/>
                  <w:szCs w:val="26"/>
                </w:rPr>
                <m:t>R</m:t>
              </m:r>
            </w:ins>
          </m:e>
          <m:sup>
            <w:ins w:id="5206" w:author="The Si Tran" w:date="2012-12-08T10:19:00Z">
              <m:r>
                <w:rPr>
                  <w:rFonts w:ascii="Cambria Math" w:eastAsiaTheme="minorEastAsia" w:hAnsi="Cambria Math"/>
                  <w:sz w:val="26"/>
                  <w:szCs w:val="26"/>
                </w:rPr>
                <m:t>-1</m:t>
              </m:r>
            </w:ins>
          </m:sup>
        </m:sSup>
        <m:d>
          <m:dPr>
            <m:ctrlPr>
              <w:ins w:id="5207" w:author="The Si Tran" w:date="2012-12-08T10:19:00Z">
                <w:rPr>
                  <w:rFonts w:ascii="Cambria Math" w:eastAsiaTheme="minorEastAsia" w:hAnsi="Cambria Math"/>
                  <w:i/>
                  <w:sz w:val="26"/>
                  <w:szCs w:val="26"/>
                </w:rPr>
              </w:ins>
            </m:ctrlPr>
          </m:dPr>
          <m:e>
            <w:ins w:id="5208" w:author="The Si Tran" w:date="2012-12-08T10:19:00Z">
              <m:r>
                <w:rPr>
                  <w:rFonts w:ascii="Cambria Math" w:eastAsiaTheme="minorEastAsia" w:hAnsi="Cambria Math"/>
                  <w:sz w:val="26"/>
                  <w:szCs w:val="26"/>
                </w:rPr>
                <m:t>t-1</m:t>
              </m:r>
            </w:ins>
          </m:e>
        </m:d>
        <w:ins w:id="5209" w:author="The Si Tran" w:date="2012-12-08T10:19:00Z">
          <m:r>
            <w:rPr>
              <w:rFonts w:ascii="Cambria Math" w:eastAsiaTheme="minorEastAsia" w:hAnsi="Cambria Math"/>
              <w:sz w:val="26"/>
              <w:szCs w:val="26"/>
            </w:rPr>
            <m:t>=</m:t>
          </m:r>
        </w:ins>
        <m:sSup>
          <m:sSupPr>
            <m:ctrlPr>
              <w:ins w:id="5210" w:author="The Si Tran" w:date="2012-12-08T10:19:00Z">
                <w:rPr>
                  <w:rFonts w:ascii="Cambria Math" w:eastAsiaTheme="minorEastAsia" w:hAnsi="Cambria Math"/>
                  <w:i/>
                  <w:sz w:val="26"/>
                  <w:szCs w:val="26"/>
                </w:rPr>
              </w:ins>
            </m:ctrlPr>
          </m:sSupPr>
          <m:e>
            <w:ins w:id="5211" w:author="The Si Tran" w:date="2012-12-08T10:19:00Z">
              <m:r>
                <w:rPr>
                  <w:rFonts w:ascii="Cambria Math" w:eastAsiaTheme="minorEastAsia" w:hAnsi="Cambria Math"/>
                  <w:sz w:val="26"/>
                  <w:szCs w:val="26"/>
                </w:rPr>
                <m:t>R</m:t>
              </m:r>
            </w:ins>
          </m:e>
          <m:sup>
            <w:ins w:id="5212" w:author="The Si Tran" w:date="2012-12-08T10:19:00Z">
              <m:r>
                <w:rPr>
                  <w:rFonts w:ascii="Cambria Math" w:eastAsiaTheme="minorEastAsia" w:hAnsi="Cambria Math"/>
                  <w:sz w:val="26"/>
                  <w:szCs w:val="26"/>
                </w:rPr>
                <m:t>-1</m:t>
              </m:r>
            </w:ins>
          </m:sup>
        </m:sSup>
        <m:d>
          <m:dPr>
            <m:ctrlPr>
              <w:ins w:id="5213" w:author="The Si Tran" w:date="2012-12-08T10:19:00Z">
                <w:rPr>
                  <w:rFonts w:ascii="Cambria Math" w:eastAsiaTheme="minorEastAsia" w:hAnsi="Cambria Math"/>
                  <w:i/>
                  <w:sz w:val="26"/>
                  <w:szCs w:val="26"/>
                </w:rPr>
              </w:ins>
            </m:ctrlPr>
          </m:dPr>
          <m:e>
            <w:ins w:id="5214" w:author="The Si Tran" w:date="2012-12-08T10:19:00Z">
              <m:r>
                <w:rPr>
                  <w:rFonts w:ascii="Cambria Math" w:eastAsiaTheme="minorEastAsia" w:hAnsi="Cambria Math"/>
                  <w:sz w:val="26"/>
                  <w:szCs w:val="26"/>
                </w:rPr>
                <m:t>t-2</m:t>
              </m:r>
            </w:ins>
          </m:e>
        </m:d>
        <w:ins w:id="5215" w:author="The Si Tran" w:date="2012-12-08T10:19:00Z">
          <m:r>
            <w:rPr>
              <w:rFonts w:ascii="Cambria Math" w:eastAsiaTheme="minorEastAsia" w:hAnsi="Cambria Math"/>
              <w:sz w:val="26"/>
              <w:szCs w:val="26"/>
            </w:rPr>
            <m:t>-Gain factor×</m:t>
          </m:r>
        </w:ins>
        <m:sSup>
          <m:sSupPr>
            <m:ctrlPr>
              <w:ins w:id="5216" w:author="The Si Tran" w:date="2012-12-08T10:19:00Z">
                <w:rPr>
                  <w:rFonts w:ascii="Cambria Math" w:eastAsiaTheme="minorEastAsia" w:hAnsi="Cambria Math"/>
                  <w:i/>
                  <w:sz w:val="26"/>
                  <w:szCs w:val="26"/>
                </w:rPr>
              </w:ins>
            </m:ctrlPr>
          </m:sSupPr>
          <m:e>
            <w:ins w:id="5217" w:author="The Si Tran" w:date="2012-12-08T10:19:00Z">
              <m:r>
                <w:rPr>
                  <w:rFonts w:ascii="Cambria Math" w:eastAsiaTheme="minorEastAsia" w:hAnsi="Cambria Math"/>
                  <w:sz w:val="26"/>
                  <w:szCs w:val="26"/>
                </w:rPr>
                <m:t>φ</m:t>
              </m:r>
            </w:ins>
          </m:e>
          <m:sup>
            <w:ins w:id="5218" w:author="The Si Tran" w:date="2012-12-08T10:19:00Z">
              <m:r>
                <w:rPr>
                  <w:rFonts w:ascii="Cambria Math" w:eastAsiaTheme="minorEastAsia" w:hAnsi="Cambria Math"/>
                  <w:sz w:val="26"/>
                  <w:szCs w:val="26"/>
                </w:rPr>
                <m:t>T</m:t>
              </m:r>
            </w:ins>
          </m:sup>
        </m:sSup>
        <w:ins w:id="5219" w:author="The Si Tran" w:date="2012-12-08T10:19:00Z">
          <m:r>
            <w:rPr>
              <w:rFonts w:ascii="Cambria Math" w:eastAsiaTheme="minorEastAsia" w:hAnsi="Cambria Math"/>
              <w:sz w:val="26"/>
              <w:szCs w:val="26"/>
            </w:rPr>
            <m:t>(t-1)</m:t>
          </m:r>
        </w:ins>
        <m:sSup>
          <m:sSupPr>
            <m:ctrlPr>
              <w:ins w:id="5220" w:author="The Si Tran" w:date="2012-12-08T10:19:00Z">
                <w:rPr>
                  <w:rFonts w:ascii="Cambria Math" w:eastAsiaTheme="minorEastAsia" w:hAnsi="Cambria Math"/>
                  <w:i/>
                  <w:sz w:val="26"/>
                  <w:szCs w:val="26"/>
                </w:rPr>
              </w:ins>
            </m:ctrlPr>
          </m:sSupPr>
          <m:e>
            <w:ins w:id="5221" w:author="The Si Tran" w:date="2012-12-08T10:19:00Z">
              <m:r>
                <w:rPr>
                  <w:rFonts w:ascii="Cambria Math" w:eastAsiaTheme="minorEastAsia" w:hAnsi="Cambria Math"/>
                  <w:sz w:val="26"/>
                  <w:szCs w:val="26"/>
                </w:rPr>
                <m:t>R</m:t>
              </m:r>
            </w:ins>
          </m:e>
          <m:sup>
            <w:ins w:id="5222" w:author="The Si Tran" w:date="2012-12-08T10:19:00Z">
              <m:r>
                <w:rPr>
                  <w:rFonts w:ascii="Cambria Math" w:eastAsiaTheme="minorEastAsia" w:hAnsi="Cambria Math"/>
                  <w:sz w:val="26"/>
                  <w:szCs w:val="26"/>
                </w:rPr>
                <m:t>-1</m:t>
              </m:r>
            </w:ins>
          </m:sup>
        </m:sSup>
        <w:ins w:id="5223" w:author="The Si Tran" w:date="2012-12-08T10:19:00Z">
          <m:r>
            <w:rPr>
              <w:rFonts w:ascii="Cambria Math" w:eastAsiaTheme="minorEastAsia" w:hAnsi="Cambria Math"/>
              <w:sz w:val="26"/>
              <w:szCs w:val="26"/>
            </w:rPr>
            <m:t>(t-2)</m:t>
          </m:r>
        </w:ins>
      </m:oMath>
    </w:p>
    <w:p w14:paraId="1EB4AC86" w14:textId="77777777" w:rsidR="006D00FE" w:rsidRDefault="006D00FE">
      <w:pPr>
        <w:pStyle w:val="ListParagraph"/>
        <w:spacing w:line="360" w:lineRule="auto"/>
        <w:ind w:left="1080" w:hanging="360"/>
        <w:rPr>
          <w:ins w:id="5224" w:author="The Si Tran" w:date="2012-12-08T14:48:00Z"/>
        </w:rPr>
        <w:pPrChange w:id="5225" w:author="The Si Tran" w:date="2012-12-14T05:31:00Z">
          <w:pPr>
            <w:pStyle w:val="Heading3"/>
          </w:pPr>
        </w:pPrChange>
      </w:pPr>
      <w:ins w:id="5226" w:author="The Si Tran" w:date="2012-12-08T10:21:00Z">
        <w:r>
          <w:rPr>
            <w:rFonts w:ascii="Times New Roman" w:hAnsi="Times New Roman"/>
            <w:sz w:val="26"/>
            <w:szCs w:val="26"/>
          </w:rPr>
          <w:tab/>
        </w:r>
      </w:ins>
      <w:ins w:id="5227"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pPr>
        <w:pStyle w:val="ListParagraph"/>
        <w:spacing w:line="360" w:lineRule="auto"/>
        <w:rPr>
          <w:ins w:id="5228" w:author="The Si Tran" w:date="2012-12-06T22:16:00Z"/>
        </w:rPr>
        <w:pPrChange w:id="5229" w:author="The Si Tran" w:date="2012-12-14T05:31:00Z">
          <w:pPr>
            <w:pStyle w:val="Heading3"/>
          </w:pPr>
        </w:pPrChange>
      </w:pPr>
      <w:ins w:id="5230" w:author="The Si Tran" w:date="2012-12-08T14:48:00Z">
        <w:r w:rsidRPr="003B5A9E">
          <w:rPr>
            <w:rFonts w:ascii="Times New Roman" w:hAnsi="Times New Roman"/>
            <w:sz w:val="26"/>
            <w:szCs w:val="26"/>
            <w:rPrChange w:id="5231"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232" w:author="The Si Tran" w:date="2012-12-07T22:07:00Z"/>
        </w:rPr>
        <w:pPrChange w:id="5233" w:author="The Si Tran" w:date="2012-12-06T22:16:00Z">
          <w:pPr/>
        </w:pPrChange>
      </w:pPr>
      <w:bookmarkStart w:id="5234" w:name="_Toc343233013"/>
      <w:ins w:id="5235" w:author="The Si Tran" w:date="2012-12-06T22:16:00Z">
        <w:r w:rsidRPr="00155591">
          <w:t>Thành phần dự đoán</w:t>
        </w:r>
      </w:ins>
      <w:bookmarkEnd w:id="5234"/>
    </w:p>
    <w:p w14:paraId="0D5FBC4F" w14:textId="77777777" w:rsidR="003F6E52" w:rsidRDefault="003F6E52" w:rsidP="00B0605D">
      <w:pPr>
        <w:rPr>
          <w:ins w:id="5236" w:author="The Si Tran" w:date="2012-12-07T22:07:00Z"/>
        </w:rPr>
        <w:pPrChange w:id="5237" w:author="The Si Tran" w:date="2012-12-16T08:14:00Z">
          <w:pPr>
            <w:pStyle w:val="ListParagraph"/>
            <w:ind w:left="360"/>
          </w:pPr>
        </w:pPrChange>
      </w:pPr>
      <w:ins w:id="5238"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ListParagraph"/>
        <w:numPr>
          <w:ilvl w:val="0"/>
          <w:numId w:val="23"/>
        </w:numPr>
        <w:spacing w:line="360" w:lineRule="auto"/>
        <w:rPr>
          <w:ins w:id="5239" w:author="The Si Tran" w:date="2012-12-07T22:14:00Z"/>
          <w:rFonts w:ascii="Times New Roman" w:hAnsi="Times New Roman"/>
          <w:sz w:val="26"/>
          <w:szCs w:val="26"/>
        </w:rPr>
        <w:pPrChange w:id="5240" w:author="The Si Tran" w:date="2012-12-14T05:31:00Z">
          <w:pPr>
            <w:pStyle w:val="ListParagraph"/>
            <w:numPr>
              <w:numId w:val="23"/>
            </w:numPr>
            <w:ind w:left="1080" w:hanging="360"/>
          </w:pPr>
        </w:pPrChange>
      </w:pPr>
      <w:ins w:id="5241" w:author="The Si Tran" w:date="2012-12-07T22:08:00Z">
        <w:r w:rsidRPr="00A625DC">
          <w:rPr>
            <w:rFonts w:ascii="Times New Roman" w:hAnsi="Times New Roman"/>
            <w:sz w:val="26"/>
            <w:szCs w:val="26"/>
            <w:rPrChange w:id="5242" w:author="The Si Tran" w:date="2012-12-07T22:08:00Z">
              <w:rPr>
                <w:rFonts w:ascii="Times New Roman" w:eastAsiaTheme="minorHAnsi" w:hAnsi="Times New Roman"/>
                <w:sz w:val="26"/>
              </w:rPr>
            </w:rPrChange>
          </w:rPr>
          <w:t>Dự đoán 1 thời đoạn cho chuỗi dữ liệu tĩnh</w:t>
        </w:r>
      </w:ins>
    </w:p>
    <w:p w14:paraId="077C2487" w14:textId="77777777" w:rsidR="00B61FF6" w:rsidRDefault="00B61FF6">
      <w:pPr>
        <w:pStyle w:val="ListParagraph"/>
        <w:spacing w:line="360" w:lineRule="auto"/>
        <w:ind w:left="1080" w:firstLine="0"/>
        <w:rPr>
          <w:ins w:id="5243" w:author="The Si Tran" w:date="2012-12-07T22:14:00Z"/>
          <w:rFonts w:ascii="Times New Roman" w:hAnsi="Times New Roman"/>
          <w:sz w:val="26"/>
          <w:szCs w:val="26"/>
        </w:rPr>
        <w:pPrChange w:id="5244" w:author="The Si Tran" w:date="2012-12-14T05:31:00Z">
          <w:pPr>
            <w:pStyle w:val="ListParagraph"/>
            <w:numPr>
              <w:numId w:val="23"/>
            </w:numPr>
            <w:ind w:left="1080" w:hanging="360"/>
          </w:pPr>
        </w:pPrChange>
      </w:pPr>
      <w:ins w:id="5245"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pPr>
        <w:pStyle w:val="ListParagraph"/>
        <w:spacing w:line="360" w:lineRule="auto"/>
        <w:ind w:left="1080" w:firstLine="0"/>
        <w:rPr>
          <w:ins w:id="5246" w:author="The Si Tran" w:date="2012-12-07T22:14:00Z"/>
          <w:rFonts w:ascii="Times New Roman" w:hAnsi="Times New Roman"/>
          <w:sz w:val="26"/>
          <w:szCs w:val="26"/>
        </w:rPr>
        <w:pPrChange w:id="5247" w:author="The Si Tran" w:date="2012-12-14T05:31:00Z">
          <w:pPr>
            <w:pStyle w:val="ListParagraph"/>
            <w:numPr>
              <w:numId w:val="23"/>
            </w:numPr>
            <w:ind w:left="1080" w:hanging="360"/>
          </w:pPr>
        </w:pPrChange>
      </w:pPr>
      <w:ins w:id="5248"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B0605D">
      <w:pPr>
        <w:pStyle w:val="ListParagraph"/>
        <w:spacing w:line="360" w:lineRule="auto"/>
        <w:ind w:left="1080" w:firstLine="0"/>
        <w:rPr>
          <w:ins w:id="5249" w:author="The Si Tran" w:date="2012-12-07T22:14:00Z"/>
          <w:rFonts w:ascii="Times New Roman" w:hAnsi="Times New Roman"/>
          <w:sz w:val="26"/>
          <w:szCs w:val="26"/>
        </w:rPr>
        <w:pPrChange w:id="5250" w:author="The Si Tran" w:date="2012-12-14T05:31:00Z">
          <w:pPr>
            <w:pStyle w:val="ListParagraph"/>
            <w:numPr>
              <w:numId w:val="23"/>
            </w:numPr>
            <w:ind w:left="1080" w:hanging="360"/>
          </w:pPr>
        </w:pPrChange>
      </w:pPr>
      <m:oMathPara>
        <m:oMathParaPr>
          <m:jc m:val="left"/>
        </m:oMathParaPr>
        <m:oMath>
          <m:acc>
            <m:accPr>
              <m:ctrlPr>
                <w:ins w:id="5251" w:author="The Si Tran" w:date="2012-12-07T22:14:00Z">
                  <w:rPr>
                    <w:rFonts w:ascii="Cambria Math" w:hAnsi="Cambria Math"/>
                    <w:i/>
                    <w:sz w:val="26"/>
                    <w:szCs w:val="26"/>
                  </w:rPr>
                </w:ins>
              </m:ctrlPr>
            </m:accPr>
            <m:e>
              <w:ins w:id="5252" w:author="The Si Tran" w:date="2012-12-07T22:14:00Z">
                <m:r>
                  <w:rPr>
                    <w:rFonts w:ascii="Cambria Math" w:hAnsi="Cambria Math"/>
                    <w:sz w:val="26"/>
                    <w:szCs w:val="26"/>
                  </w:rPr>
                  <m:t>y</m:t>
                </m:r>
              </w:ins>
            </m:e>
          </m:acc>
          <m:d>
            <m:dPr>
              <m:ctrlPr>
                <w:ins w:id="5253" w:author="The Si Tran" w:date="2012-12-07T22:14:00Z">
                  <w:rPr>
                    <w:rFonts w:ascii="Cambria Math" w:hAnsi="Cambria Math"/>
                    <w:i/>
                    <w:sz w:val="26"/>
                    <w:szCs w:val="26"/>
                  </w:rPr>
                </w:ins>
              </m:ctrlPr>
            </m:dPr>
            <m:e>
              <w:ins w:id="5254" w:author="The Si Tran" w:date="2012-12-07T22:14:00Z">
                <m:r>
                  <w:rPr>
                    <w:rFonts w:ascii="Cambria Math" w:hAnsi="Cambria Math"/>
                    <w:sz w:val="26"/>
                    <w:szCs w:val="26"/>
                  </w:rPr>
                  <m:t>t+1</m:t>
                </m:r>
              </w:ins>
            </m:e>
          </m:d>
          <w:ins w:id="5255" w:author="The Si Tran" w:date="2012-12-07T22:14:00Z">
            <m:r>
              <w:rPr>
                <w:rFonts w:ascii="Cambria Math" w:hAnsi="Cambria Math"/>
                <w:sz w:val="26"/>
                <w:szCs w:val="26"/>
              </w:rPr>
              <m:t>=E[y(t+1)|y</m:t>
            </m:r>
          </w:ins>
          <m:d>
            <m:dPr>
              <m:ctrlPr>
                <w:ins w:id="5256" w:author="The Si Tran" w:date="2012-12-07T22:14:00Z">
                  <w:rPr>
                    <w:rFonts w:ascii="Cambria Math" w:hAnsi="Cambria Math"/>
                    <w:i/>
                    <w:sz w:val="26"/>
                    <w:szCs w:val="26"/>
                  </w:rPr>
                </w:ins>
              </m:ctrlPr>
            </m:dPr>
            <m:e>
              <w:ins w:id="5257" w:author="The Si Tran" w:date="2012-12-07T22:14:00Z">
                <m:r>
                  <w:rPr>
                    <w:rFonts w:ascii="Cambria Math" w:hAnsi="Cambria Math"/>
                    <w:sz w:val="26"/>
                    <w:szCs w:val="26"/>
                  </w:rPr>
                  <m:t>t</m:t>
                </m:r>
              </w:ins>
            </m:e>
          </m:d>
          <w:ins w:id="5258" w:author="The Si Tran" w:date="2012-12-07T22:14:00Z">
            <m:r>
              <w:rPr>
                <w:rFonts w:ascii="Cambria Math" w:hAnsi="Cambria Math"/>
                <w:sz w:val="26"/>
                <w:szCs w:val="26"/>
              </w:rPr>
              <m:t>,y</m:t>
            </m:r>
          </w:ins>
          <m:d>
            <m:dPr>
              <m:ctrlPr>
                <w:ins w:id="5259" w:author="The Si Tran" w:date="2012-12-07T22:14:00Z">
                  <w:rPr>
                    <w:rFonts w:ascii="Cambria Math" w:hAnsi="Cambria Math"/>
                    <w:i/>
                    <w:sz w:val="26"/>
                    <w:szCs w:val="26"/>
                  </w:rPr>
                </w:ins>
              </m:ctrlPr>
            </m:dPr>
            <m:e>
              <w:ins w:id="5260" w:author="The Si Tran" w:date="2012-12-07T22:14:00Z">
                <m:r>
                  <w:rPr>
                    <w:rFonts w:ascii="Cambria Math" w:hAnsi="Cambria Math"/>
                    <w:sz w:val="26"/>
                    <w:szCs w:val="26"/>
                  </w:rPr>
                  <m:t>t-1</m:t>
                </m:r>
              </w:ins>
            </m:e>
          </m:d>
          <w:ins w:id="5261" w:author="The Si Tran" w:date="2012-12-07T22:14:00Z">
            <m:r>
              <w:rPr>
                <w:rFonts w:ascii="Cambria Math" w:hAnsi="Cambria Math"/>
                <w:sz w:val="26"/>
                <w:szCs w:val="26"/>
              </w:rPr>
              <m:t>,…]</m:t>
            </m:r>
          </w:ins>
        </m:oMath>
      </m:oMathPara>
    </w:p>
    <w:p w14:paraId="2973E23C" w14:textId="77777777" w:rsidR="00B61FF6" w:rsidRDefault="00B61FF6">
      <w:pPr>
        <w:pStyle w:val="ListParagraph"/>
        <w:spacing w:line="360" w:lineRule="auto"/>
        <w:ind w:left="1080" w:firstLine="0"/>
        <w:rPr>
          <w:ins w:id="5262" w:author="The Si Tran" w:date="2012-12-07T22:15:00Z"/>
          <w:rFonts w:ascii="Times New Roman" w:hAnsi="Times New Roman"/>
          <w:sz w:val="26"/>
          <w:szCs w:val="26"/>
        </w:rPr>
        <w:pPrChange w:id="5263" w:author="The Si Tran" w:date="2012-12-14T05:31:00Z">
          <w:pPr>
            <w:pStyle w:val="ListParagraph"/>
            <w:numPr>
              <w:numId w:val="23"/>
            </w:numPr>
            <w:ind w:left="1080" w:hanging="360"/>
          </w:pPr>
        </w:pPrChange>
      </w:pPr>
      <w:ins w:id="5264" w:author="The Si Tran" w:date="2012-12-07T22:15:00Z">
        <w:r w:rsidRPr="00B61FF6">
          <w:rPr>
            <w:rFonts w:ascii="Times New Roman" w:hAnsi="Times New Roman"/>
            <w:sz w:val="26"/>
            <w:szCs w:val="26"/>
          </w:rPr>
          <w:t>Bời vì tất cả các tham số trong mô hình ngoại trừ e(t+1), thành phần lỗi Gausian được giả thuyết là phân phối tự nhiên N(0,σ^2), chúng ta có thể ước lượng nó với giá trị kỳ vọng 0.</w:t>
        </w:r>
      </w:ins>
    </w:p>
    <w:p w14:paraId="5DBACEF1" w14:textId="77777777" w:rsidR="00CD1726" w:rsidRDefault="00B61FF6">
      <w:pPr>
        <w:pStyle w:val="ListParagraph"/>
        <w:spacing w:line="360" w:lineRule="auto"/>
        <w:ind w:left="1080"/>
        <w:rPr>
          <w:ins w:id="5265" w:author="The Si Tran" w:date="2012-12-07T22:17:00Z"/>
          <w:rFonts w:ascii="Times New Roman" w:hAnsi="Times New Roman"/>
          <w:sz w:val="26"/>
          <w:szCs w:val="26"/>
        </w:rPr>
        <w:pPrChange w:id="5266" w:author="The Si Tran" w:date="2012-12-14T05:31:00Z">
          <w:pPr>
            <w:pStyle w:val="ListParagraph"/>
            <w:ind w:left="1080"/>
          </w:pPr>
        </w:pPrChange>
      </w:pPr>
      <w:ins w:id="5267" w:author="The Si Tran" w:date="2012-12-07T22:16:00Z">
        <w:r w:rsidRPr="00B61FF6">
          <w:rPr>
            <w:rFonts w:ascii="Times New Roman" w:hAnsi="Times New Roman"/>
            <w:sz w:val="26"/>
            <w:szCs w:val="26"/>
            <w:rPrChange w:id="5268" w:author="The Si Tran" w:date="2012-12-07T22:17:00Z">
              <w:rPr>
                <w:szCs w:val="26"/>
              </w:rPr>
            </w:rPrChange>
          </w:rPr>
          <w:t>Do đó</w:t>
        </w:r>
      </w:ins>
      <w:ins w:id="5269"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B0605D">
      <w:pPr>
        <w:pStyle w:val="ListParagraph"/>
        <w:spacing w:line="360" w:lineRule="auto"/>
        <w:ind w:left="1080" w:firstLine="0"/>
        <w:rPr>
          <w:ins w:id="5270" w:author="The Si Tran" w:date="2012-12-07T22:08:00Z"/>
          <w:sz w:val="26"/>
          <w:szCs w:val="26"/>
          <w:rPrChange w:id="5271" w:author="The Si Tran" w:date="2012-12-07T22:18:00Z">
            <w:rPr>
              <w:ins w:id="5272" w:author="The Si Tran" w:date="2012-12-07T22:08:00Z"/>
            </w:rPr>
          </w:rPrChange>
        </w:rPr>
        <w:pPrChange w:id="5273" w:author="The Si Tran" w:date="2012-12-14T05:31:00Z">
          <w:pPr>
            <w:pStyle w:val="ListParagraph"/>
            <w:numPr>
              <w:numId w:val="23"/>
            </w:numPr>
            <w:ind w:left="1080" w:hanging="360"/>
          </w:pPr>
        </w:pPrChange>
      </w:pPr>
      <m:oMathPara>
        <m:oMath>
          <m:acc>
            <m:accPr>
              <m:ctrlPr>
                <w:ins w:id="5274" w:author="The Si Tran" w:date="2012-12-07T22:16:00Z">
                  <w:rPr>
                    <w:rFonts w:ascii="Cambria Math" w:hAnsi="Cambria Math"/>
                    <w:i/>
                    <w:sz w:val="26"/>
                    <w:szCs w:val="26"/>
                  </w:rPr>
                </w:ins>
              </m:ctrlPr>
            </m:accPr>
            <m:e>
              <w:ins w:id="5275" w:author="The Si Tran" w:date="2012-12-07T22:16:00Z">
                <m:r>
                  <w:rPr>
                    <w:rFonts w:ascii="Cambria Math" w:hAnsi="Cambria Math"/>
                    <w:sz w:val="26"/>
                    <w:szCs w:val="26"/>
                    <w:rPrChange w:id="5276" w:author="The Si Tran" w:date="2012-12-07T22:17:00Z">
                      <w:rPr>
                        <w:rFonts w:ascii="Cambria Math" w:hAnsi="Cambria Math"/>
                        <w:szCs w:val="26"/>
                      </w:rPr>
                    </w:rPrChange>
                  </w:rPr>
                  <m:t>y</m:t>
                </m:r>
              </w:ins>
            </m:e>
          </m:acc>
          <m:d>
            <m:dPr>
              <m:ctrlPr>
                <w:ins w:id="5277" w:author="The Si Tran" w:date="2012-12-07T22:16:00Z">
                  <w:rPr>
                    <w:rFonts w:ascii="Cambria Math" w:hAnsi="Cambria Math"/>
                    <w:i/>
                    <w:sz w:val="26"/>
                    <w:szCs w:val="26"/>
                  </w:rPr>
                </w:ins>
              </m:ctrlPr>
            </m:dPr>
            <m:e>
              <w:ins w:id="5278" w:author="The Si Tran" w:date="2012-12-07T22:16:00Z">
                <m:r>
                  <w:rPr>
                    <w:rFonts w:ascii="Cambria Math" w:hAnsi="Cambria Math"/>
                    <w:sz w:val="26"/>
                    <w:szCs w:val="26"/>
                    <w:rPrChange w:id="5279" w:author="The Si Tran" w:date="2012-12-07T22:17:00Z">
                      <w:rPr>
                        <w:rFonts w:ascii="Cambria Math" w:hAnsi="Cambria Math"/>
                        <w:szCs w:val="26"/>
                      </w:rPr>
                    </w:rPrChange>
                  </w:rPr>
                  <m:t>t+1</m:t>
                </m:r>
              </w:ins>
            </m:e>
          </m:d>
          <w:ins w:id="5280" w:author="The Si Tran" w:date="2012-12-07T22:16:00Z">
            <m:r>
              <w:rPr>
                <w:rFonts w:ascii="Cambria Math" w:hAnsi="Cambria Math"/>
                <w:sz w:val="26"/>
                <w:szCs w:val="26"/>
                <w:rPrChange w:id="5281" w:author="The Si Tran" w:date="2012-12-07T22:17:00Z">
                  <w:rPr>
                    <w:rFonts w:ascii="Cambria Math" w:hAnsi="Cambria Math"/>
                    <w:szCs w:val="26"/>
                  </w:rPr>
                </w:rPrChange>
              </w:rPr>
              <m:t>=</m:t>
            </m:r>
          </w:ins>
          <m:sSub>
            <m:sSubPr>
              <m:ctrlPr>
                <w:ins w:id="5282" w:author="The Si Tran" w:date="2012-12-07T22:16:00Z">
                  <w:rPr>
                    <w:rFonts w:ascii="Cambria Math" w:hAnsi="Cambria Math"/>
                    <w:i/>
                    <w:sz w:val="26"/>
                    <w:szCs w:val="26"/>
                  </w:rPr>
                </w:ins>
              </m:ctrlPr>
            </m:sSubPr>
            <m:e>
              <w:ins w:id="5283" w:author="The Si Tran" w:date="2012-12-07T22:16:00Z">
                <m:r>
                  <w:rPr>
                    <w:rFonts w:ascii="Cambria Math" w:hAnsi="Cambria Math"/>
                    <w:sz w:val="26"/>
                    <w:szCs w:val="26"/>
                    <w:rPrChange w:id="5284" w:author="The Si Tran" w:date="2012-12-07T22:17:00Z">
                      <w:rPr>
                        <w:rFonts w:ascii="Cambria Math" w:hAnsi="Cambria Math"/>
                        <w:szCs w:val="26"/>
                      </w:rPr>
                    </w:rPrChange>
                  </w:rPr>
                  <m:t>a</m:t>
                </m:r>
              </w:ins>
            </m:e>
            <m:sub>
              <w:ins w:id="5285" w:author="The Si Tran" w:date="2012-12-07T22:16:00Z">
                <m:r>
                  <w:rPr>
                    <w:rFonts w:ascii="Cambria Math" w:hAnsi="Cambria Math"/>
                    <w:sz w:val="26"/>
                    <w:szCs w:val="26"/>
                    <w:rPrChange w:id="5286" w:author="The Si Tran" w:date="2012-12-07T22:17:00Z">
                      <w:rPr>
                        <w:rFonts w:ascii="Cambria Math" w:hAnsi="Cambria Math"/>
                        <w:szCs w:val="26"/>
                      </w:rPr>
                    </w:rPrChange>
                  </w:rPr>
                  <m:t>0</m:t>
                </m:r>
              </w:ins>
            </m:sub>
          </m:sSub>
          <w:ins w:id="5287" w:author="The Si Tran" w:date="2012-12-07T22:16:00Z">
            <m:r>
              <w:rPr>
                <w:rFonts w:ascii="Cambria Math" w:hAnsi="Cambria Math"/>
                <w:sz w:val="26"/>
                <w:szCs w:val="26"/>
                <w:rPrChange w:id="5288" w:author="The Si Tran" w:date="2012-12-07T22:17:00Z">
                  <w:rPr>
                    <w:rFonts w:ascii="Cambria Math" w:hAnsi="Cambria Math"/>
                    <w:szCs w:val="26"/>
                  </w:rPr>
                </w:rPrChange>
              </w:rPr>
              <m:t>+</m:t>
            </m:r>
          </w:ins>
          <m:sSub>
            <m:sSubPr>
              <m:ctrlPr>
                <w:ins w:id="5289" w:author="The Si Tran" w:date="2012-12-07T22:16:00Z">
                  <w:rPr>
                    <w:rFonts w:ascii="Cambria Math" w:hAnsi="Cambria Math"/>
                    <w:i/>
                    <w:sz w:val="26"/>
                    <w:szCs w:val="26"/>
                  </w:rPr>
                </w:ins>
              </m:ctrlPr>
            </m:sSubPr>
            <m:e>
              <w:ins w:id="5290" w:author="The Si Tran" w:date="2012-12-07T22:16:00Z">
                <m:r>
                  <w:rPr>
                    <w:rFonts w:ascii="Cambria Math" w:hAnsi="Cambria Math"/>
                    <w:sz w:val="26"/>
                    <w:szCs w:val="26"/>
                    <w:rPrChange w:id="5291" w:author="The Si Tran" w:date="2012-12-07T22:17:00Z">
                      <w:rPr>
                        <w:rFonts w:ascii="Cambria Math" w:hAnsi="Cambria Math"/>
                        <w:szCs w:val="26"/>
                      </w:rPr>
                    </w:rPrChange>
                  </w:rPr>
                  <m:t>a</m:t>
                </m:r>
              </w:ins>
            </m:e>
            <m:sub>
              <w:ins w:id="5292" w:author="The Si Tran" w:date="2012-12-07T22:16:00Z">
                <m:r>
                  <w:rPr>
                    <w:rFonts w:ascii="Cambria Math" w:hAnsi="Cambria Math"/>
                    <w:sz w:val="26"/>
                    <w:szCs w:val="26"/>
                    <w:rPrChange w:id="5293" w:author="The Si Tran" w:date="2012-12-07T22:17:00Z">
                      <w:rPr>
                        <w:rFonts w:ascii="Cambria Math" w:hAnsi="Cambria Math"/>
                        <w:szCs w:val="26"/>
                      </w:rPr>
                    </w:rPrChange>
                  </w:rPr>
                  <m:t>1</m:t>
                </m:r>
              </w:ins>
            </m:sub>
          </m:sSub>
          <w:ins w:id="5294" w:author="The Si Tran" w:date="2012-12-07T22:16:00Z">
            <m:r>
              <w:rPr>
                <w:rFonts w:ascii="Cambria Math" w:hAnsi="Cambria Math"/>
                <w:sz w:val="26"/>
                <w:szCs w:val="26"/>
                <w:rPrChange w:id="5295" w:author="The Si Tran" w:date="2012-12-07T22:17:00Z">
                  <w:rPr>
                    <w:rFonts w:ascii="Cambria Math" w:hAnsi="Cambria Math"/>
                    <w:szCs w:val="26"/>
                  </w:rPr>
                </w:rPrChange>
              </w:rPr>
              <m:t>y</m:t>
            </m:r>
          </w:ins>
          <m:d>
            <m:dPr>
              <m:ctrlPr>
                <w:ins w:id="5296" w:author="The Si Tran" w:date="2012-12-07T22:16:00Z">
                  <w:rPr>
                    <w:rFonts w:ascii="Cambria Math" w:hAnsi="Cambria Math"/>
                    <w:i/>
                    <w:sz w:val="26"/>
                    <w:szCs w:val="26"/>
                  </w:rPr>
                </w:ins>
              </m:ctrlPr>
            </m:dPr>
            <m:e>
              <w:ins w:id="5297" w:author="The Si Tran" w:date="2012-12-07T22:16:00Z">
                <m:r>
                  <w:rPr>
                    <w:rFonts w:ascii="Cambria Math" w:hAnsi="Cambria Math"/>
                    <w:sz w:val="26"/>
                    <w:szCs w:val="26"/>
                    <w:rPrChange w:id="5298" w:author="The Si Tran" w:date="2012-12-07T22:17:00Z">
                      <w:rPr>
                        <w:rFonts w:ascii="Cambria Math" w:hAnsi="Cambria Math"/>
                        <w:szCs w:val="26"/>
                      </w:rPr>
                    </w:rPrChange>
                  </w:rPr>
                  <m:t>t</m:t>
                </m:r>
              </w:ins>
            </m:e>
          </m:d>
          <w:ins w:id="5299" w:author="The Si Tran" w:date="2012-12-07T22:16:00Z">
            <m:r>
              <w:rPr>
                <w:rFonts w:ascii="Cambria Math" w:hAnsi="Cambria Math"/>
                <w:sz w:val="26"/>
                <w:szCs w:val="26"/>
                <w:rPrChange w:id="5300" w:author="The Si Tran" w:date="2012-12-07T22:17:00Z">
                  <w:rPr>
                    <w:rFonts w:ascii="Cambria Math" w:hAnsi="Cambria Math"/>
                    <w:szCs w:val="26"/>
                  </w:rPr>
                </w:rPrChange>
              </w:rPr>
              <m:t>+</m:t>
            </m:r>
            <m:r>
              <w:rPr>
                <w:rFonts w:ascii="Cambria Math" w:hAnsi="Cambria Math" w:hint="eastAsia"/>
                <w:sz w:val="26"/>
                <w:szCs w:val="26"/>
                <w:rPrChange w:id="5301" w:author="The Si Tran" w:date="2012-12-07T22:17:00Z">
                  <w:rPr>
                    <w:rFonts w:ascii="Cambria Math" w:hAnsi="Cambria Math" w:hint="eastAsia"/>
                    <w:szCs w:val="26"/>
                  </w:rPr>
                </w:rPrChange>
              </w:rPr>
              <m:t>…</m:t>
            </m:r>
            <m:r>
              <w:rPr>
                <w:rFonts w:ascii="Cambria Math" w:hAnsi="Cambria Math"/>
                <w:sz w:val="26"/>
                <w:szCs w:val="26"/>
                <w:rPrChange w:id="5302" w:author="The Si Tran" w:date="2012-12-07T22:17:00Z">
                  <w:rPr>
                    <w:rFonts w:ascii="Cambria Math" w:hAnsi="Cambria Math"/>
                    <w:szCs w:val="26"/>
                  </w:rPr>
                </w:rPrChange>
              </w:rPr>
              <m:t>+</m:t>
            </m:r>
          </w:ins>
          <m:sSub>
            <m:sSubPr>
              <m:ctrlPr>
                <w:ins w:id="5303" w:author="The Si Tran" w:date="2012-12-07T22:16:00Z">
                  <w:rPr>
                    <w:rFonts w:ascii="Cambria Math" w:hAnsi="Cambria Math"/>
                    <w:i/>
                    <w:sz w:val="26"/>
                    <w:szCs w:val="26"/>
                  </w:rPr>
                </w:ins>
              </m:ctrlPr>
            </m:sSubPr>
            <m:e>
              <w:ins w:id="5304" w:author="The Si Tran" w:date="2012-12-07T22:16:00Z">
                <m:r>
                  <w:rPr>
                    <w:rFonts w:ascii="Cambria Math" w:hAnsi="Cambria Math"/>
                    <w:sz w:val="26"/>
                    <w:szCs w:val="26"/>
                    <w:rPrChange w:id="5305" w:author="The Si Tran" w:date="2012-12-07T22:17:00Z">
                      <w:rPr>
                        <w:rFonts w:ascii="Cambria Math" w:hAnsi="Cambria Math"/>
                        <w:szCs w:val="26"/>
                      </w:rPr>
                    </w:rPrChange>
                  </w:rPr>
                  <m:t>a</m:t>
                </m:r>
              </w:ins>
            </m:e>
            <m:sub>
              <w:ins w:id="5306" w:author="The Si Tran" w:date="2012-12-07T22:16:00Z">
                <m:r>
                  <w:rPr>
                    <w:rFonts w:ascii="Cambria Math" w:hAnsi="Cambria Math"/>
                    <w:sz w:val="26"/>
                    <w:szCs w:val="26"/>
                    <w:rPrChange w:id="5307" w:author="The Si Tran" w:date="2012-12-07T22:17:00Z">
                      <w:rPr>
                        <w:rFonts w:ascii="Cambria Math" w:hAnsi="Cambria Math"/>
                        <w:szCs w:val="26"/>
                      </w:rPr>
                    </w:rPrChange>
                  </w:rPr>
                  <m:t>p</m:t>
                </m:r>
              </w:ins>
            </m:sub>
          </m:sSub>
          <w:ins w:id="5308" w:author="The Si Tran" w:date="2012-12-07T22:16:00Z">
            <m:r>
              <w:rPr>
                <w:rFonts w:ascii="Cambria Math" w:hAnsi="Cambria Math"/>
                <w:sz w:val="26"/>
                <w:szCs w:val="26"/>
                <w:rPrChange w:id="5309" w:author="The Si Tran" w:date="2012-12-07T22:17:00Z">
                  <w:rPr>
                    <w:rFonts w:ascii="Cambria Math" w:hAnsi="Cambria Math"/>
                    <w:szCs w:val="26"/>
                  </w:rPr>
                </w:rPrChange>
              </w:rPr>
              <m:t>y</m:t>
            </m:r>
          </w:ins>
          <m:d>
            <m:dPr>
              <m:ctrlPr>
                <w:ins w:id="5310" w:author="The Si Tran" w:date="2012-12-07T22:16:00Z">
                  <w:rPr>
                    <w:rFonts w:ascii="Cambria Math" w:hAnsi="Cambria Math"/>
                    <w:i/>
                    <w:sz w:val="26"/>
                    <w:szCs w:val="26"/>
                  </w:rPr>
                </w:ins>
              </m:ctrlPr>
            </m:dPr>
            <m:e>
              <w:ins w:id="5311" w:author="The Si Tran" w:date="2012-12-07T22:16:00Z">
                <m:r>
                  <w:rPr>
                    <w:rFonts w:ascii="Cambria Math" w:hAnsi="Cambria Math"/>
                    <w:sz w:val="26"/>
                    <w:szCs w:val="26"/>
                    <w:rPrChange w:id="5312" w:author="The Si Tran" w:date="2012-12-07T22:17:00Z">
                      <w:rPr>
                        <w:rFonts w:ascii="Cambria Math" w:hAnsi="Cambria Math"/>
                        <w:szCs w:val="26"/>
                      </w:rPr>
                    </w:rPrChange>
                  </w:rPr>
                  <m:t>t-p+1</m:t>
                </m:r>
              </w:ins>
            </m:e>
          </m:d>
          <w:ins w:id="5313" w:author="The Si Tran" w:date="2012-12-07T22:16:00Z">
            <m:r>
              <w:rPr>
                <w:rFonts w:ascii="Cambria Math" w:hAnsi="Cambria Math"/>
                <w:sz w:val="26"/>
                <w:szCs w:val="26"/>
                <w:rPrChange w:id="5314" w:author="The Si Tran" w:date="2012-12-07T22:17:00Z">
                  <w:rPr>
                    <w:rFonts w:ascii="Cambria Math" w:hAnsi="Cambria Math"/>
                    <w:szCs w:val="26"/>
                  </w:rPr>
                </w:rPrChange>
              </w:rPr>
              <m:t>+</m:t>
            </m:r>
          </w:ins>
          <m:sSub>
            <m:sSubPr>
              <m:ctrlPr>
                <w:ins w:id="5315" w:author="The Si Tran" w:date="2012-12-07T22:16:00Z">
                  <w:rPr>
                    <w:rFonts w:ascii="Cambria Math" w:hAnsi="Cambria Math"/>
                    <w:i/>
                    <w:sz w:val="26"/>
                    <w:szCs w:val="26"/>
                  </w:rPr>
                </w:ins>
              </m:ctrlPr>
            </m:sSubPr>
            <m:e>
              <w:ins w:id="5316" w:author="The Si Tran" w:date="2012-12-07T22:16:00Z">
                <m:r>
                  <w:rPr>
                    <w:rFonts w:ascii="Cambria Math" w:hAnsi="Cambria Math"/>
                    <w:sz w:val="26"/>
                    <w:szCs w:val="26"/>
                    <w:rPrChange w:id="5317" w:author="The Si Tran" w:date="2012-12-07T22:17:00Z">
                      <w:rPr>
                        <w:rFonts w:ascii="Cambria Math" w:hAnsi="Cambria Math"/>
                        <w:szCs w:val="26"/>
                      </w:rPr>
                    </w:rPrChange>
                  </w:rPr>
                  <m:t>b</m:t>
                </m:r>
              </w:ins>
            </m:e>
            <m:sub>
              <w:ins w:id="5318" w:author="The Si Tran" w:date="2012-12-07T22:16:00Z">
                <m:r>
                  <w:rPr>
                    <w:rFonts w:ascii="Cambria Math" w:hAnsi="Cambria Math"/>
                    <w:sz w:val="26"/>
                    <w:szCs w:val="26"/>
                    <w:rPrChange w:id="5319" w:author="The Si Tran" w:date="2012-12-07T22:17:00Z">
                      <w:rPr>
                        <w:rFonts w:ascii="Cambria Math" w:hAnsi="Cambria Math"/>
                        <w:szCs w:val="26"/>
                      </w:rPr>
                    </w:rPrChange>
                  </w:rPr>
                  <m:t>1</m:t>
                </m:r>
              </w:ins>
            </m:sub>
          </m:sSub>
          <w:ins w:id="5320" w:author="The Si Tran" w:date="2012-12-07T22:16:00Z">
            <m:r>
              <w:rPr>
                <w:rFonts w:ascii="Cambria Math" w:hAnsi="Cambria Math"/>
                <w:sz w:val="26"/>
                <w:szCs w:val="26"/>
                <w:rPrChange w:id="5321" w:author="The Si Tran" w:date="2012-12-07T22:17:00Z">
                  <w:rPr>
                    <w:rFonts w:ascii="Cambria Math" w:hAnsi="Cambria Math"/>
                    <w:szCs w:val="26"/>
                  </w:rPr>
                </w:rPrChange>
              </w:rPr>
              <m:t>e</m:t>
            </m:r>
          </w:ins>
          <m:d>
            <m:dPr>
              <m:ctrlPr>
                <w:ins w:id="5322" w:author="The Si Tran" w:date="2012-12-07T22:16:00Z">
                  <w:rPr>
                    <w:rFonts w:ascii="Cambria Math" w:hAnsi="Cambria Math"/>
                    <w:i/>
                    <w:sz w:val="26"/>
                    <w:szCs w:val="26"/>
                  </w:rPr>
                </w:ins>
              </m:ctrlPr>
            </m:dPr>
            <m:e>
              <w:ins w:id="5323" w:author="The Si Tran" w:date="2012-12-07T22:16:00Z">
                <m:r>
                  <w:rPr>
                    <w:rFonts w:ascii="Cambria Math" w:hAnsi="Cambria Math"/>
                    <w:sz w:val="26"/>
                    <w:szCs w:val="26"/>
                    <w:rPrChange w:id="5324" w:author="The Si Tran" w:date="2012-12-07T22:17:00Z">
                      <w:rPr>
                        <w:rFonts w:ascii="Cambria Math" w:hAnsi="Cambria Math"/>
                        <w:szCs w:val="26"/>
                      </w:rPr>
                    </w:rPrChange>
                  </w:rPr>
                  <m:t>t</m:t>
                </m:r>
              </w:ins>
            </m:e>
          </m:d>
          <w:ins w:id="5325" w:author="The Si Tran" w:date="2012-12-07T22:16:00Z">
            <m:r>
              <w:rPr>
                <w:rFonts w:ascii="Cambria Math" w:hAnsi="Cambria Math"/>
                <w:sz w:val="26"/>
                <w:szCs w:val="26"/>
                <w:rPrChange w:id="5326" w:author="The Si Tran" w:date="2012-12-07T22:17:00Z">
                  <w:rPr>
                    <w:rFonts w:ascii="Cambria Math" w:hAnsi="Cambria Math"/>
                    <w:szCs w:val="26"/>
                  </w:rPr>
                </w:rPrChange>
              </w:rPr>
              <m:t>+</m:t>
            </m:r>
            <m:r>
              <w:rPr>
                <w:rFonts w:ascii="Cambria Math" w:hAnsi="Cambria Math" w:hint="eastAsia"/>
                <w:sz w:val="26"/>
                <w:szCs w:val="26"/>
                <w:rPrChange w:id="5327" w:author="The Si Tran" w:date="2012-12-07T22:17:00Z">
                  <w:rPr>
                    <w:rFonts w:ascii="Cambria Math" w:hAnsi="Cambria Math" w:hint="eastAsia"/>
                    <w:szCs w:val="26"/>
                  </w:rPr>
                </w:rPrChange>
              </w:rPr>
              <m:t>…</m:t>
            </m:r>
            <m:r>
              <w:rPr>
                <w:rFonts w:ascii="Cambria Math" w:hAnsi="Cambria Math"/>
                <w:sz w:val="26"/>
                <w:szCs w:val="26"/>
                <w:rPrChange w:id="5328" w:author="The Si Tran" w:date="2012-12-07T22:17:00Z">
                  <w:rPr>
                    <w:rFonts w:ascii="Cambria Math" w:hAnsi="Cambria Math"/>
                    <w:szCs w:val="26"/>
                  </w:rPr>
                </w:rPrChange>
              </w:rPr>
              <m:t>+</m:t>
            </m:r>
          </w:ins>
          <m:sSub>
            <m:sSubPr>
              <m:ctrlPr>
                <w:ins w:id="5329" w:author="The Si Tran" w:date="2012-12-07T22:16:00Z">
                  <w:rPr>
                    <w:rFonts w:ascii="Cambria Math" w:hAnsi="Cambria Math"/>
                    <w:i/>
                    <w:sz w:val="26"/>
                    <w:szCs w:val="26"/>
                  </w:rPr>
                </w:ins>
              </m:ctrlPr>
            </m:sSubPr>
            <m:e>
              <w:ins w:id="5330" w:author="The Si Tran" w:date="2012-12-07T22:16:00Z">
                <m:r>
                  <w:rPr>
                    <w:rFonts w:ascii="Cambria Math" w:hAnsi="Cambria Math"/>
                    <w:sz w:val="26"/>
                    <w:szCs w:val="26"/>
                    <w:rPrChange w:id="5331" w:author="The Si Tran" w:date="2012-12-07T22:17:00Z">
                      <w:rPr>
                        <w:rFonts w:ascii="Cambria Math" w:hAnsi="Cambria Math"/>
                        <w:szCs w:val="26"/>
                      </w:rPr>
                    </w:rPrChange>
                  </w:rPr>
                  <m:t>b</m:t>
                </m:r>
              </w:ins>
            </m:e>
            <m:sub>
              <w:ins w:id="5332" w:author="The Si Tran" w:date="2012-12-07T22:16:00Z">
                <m:r>
                  <w:rPr>
                    <w:rFonts w:ascii="Cambria Math" w:hAnsi="Cambria Math"/>
                    <w:sz w:val="26"/>
                    <w:szCs w:val="26"/>
                    <w:rPrChange w:id="5333" w:author="The Si Tran" w:date="2012-12-07T22:17:00Z">
                      <w:rPr>
                        <w:rFonts w:ascii="Cambria Math" w:hAnsi="Cambria Math"/>
                        <w:szCs w:val="26"/>
                      </w:rPr>
                    </w:rPrChange>
                  </w:rPr>
                  <m:t>q</m:t>
                </m:r>
              </w:ins>
            </m:sub>
          </m:sSub>
          <w:ins w:id="5334" w:author="The Si Tran" w:date="2012-12-07T22:16:00Z">
            <m:r>
              <w:rPr>
                <w:rFonts w:ascii="Cambria Math" w:hAnsi="Cambria Math"/>
                <w:sz w:val="26"/>
                <w:szCs w:val="26"/>
                <w:rPrChange w:id="5335" w:author="The Si Tran" w:date="2012-12-07T22:17:00Z">
                  <w:rPr>
                    <w:rFonts w:ascii="Cambria Math" w:hAnsi="Cambria Math"/>
                    <w:szCs w:val="26"/>
                  </w:rPr>
                </w:rPrChange>
              </w:rPr>
              <m:t>e(1-q+1)</m:t>
            </m:r>
          </w:ins>
        </m:oMath>
      </m:oMathPara>
    </w:p>
    <w:p w14:paraId="78451979" w14:textId="77777777" w:rsidR="003F6E52" w:rsidRDefault="00A625DC">
      <w:pPr>
        <w:pStyle w:val="ListParagraph"/>
        <w:numPr>
          <w:ilvl w:val="0"/>
          <w:numId w:val="23"/>
        </w:numPr>
        <w:spacing w:line="360" w:lineRule="auto"/>
        <w:rPr>
          <w:ins w:id="5336" w:author="The Si Tran" w:date="2012-12-07T22:18:00Z"/>
          <w:szCs w:val="26"/>
        </w:rPr>
        <w:pPrChange w:id="5337" w:author="The Si Tran" w:date="2012-12-14T05:31:00Z">
          <w:pPr/>
        </w:pPrChange>
      </w:pPr>
      <w:ins w:id="5338" w:author="The Si Tran" w:date="2012-12-07T22:12:00Z">
        <w:r w:rsidRPr="00A625DC">
          <w:rPr>
            <w:rFonts w:ascii="Times New Roman" w:hAnsi="Times New Roman"/>
            <w:sz w:val="26"/>
            <w:szCs w:val="26"/>
            <w:rPrChange w:id="5339" w:author="The Si Tran" w:date="2012-12-07T22:13:00Z">
              <w:rPr/>
            </w:rPrChange>
          </w:rPr>
          <w:t>Dự đoán nhiều thời đoạn cho chuỗi dữ liệu tĩnh</w:t>
        </w:r>
      </w:ins>
    </w:p>
    <w:p w14:paraId="0DEF3DE8" w14:textId="77777777" w:rsidR="00CD1726" w:rsidRDefault="00CD1726">
      <w:pPr>
        <w:pStyle w:val="ListParagraph"/>
        <w:spacing w:line="360" w:lineRule="auto"/>
        <w:ind w:left="1080" w:firstLine="0"/>
        <w:rPr>
          <w:ins w:id="5340" w:author="The Si Tran" w:date="2012-12-07T22:18:00Z"/>
          <w:rFonts w:ascii="Times New Roman" w:hAnsi="Times New Roman"/>
          <w:sz w:val="26"/>
          <w:szCs w:val="26"/>
        </w:rPr>
        <w:pPrChange w:id="5341" w:author="The Si Tran" w:date="2012-12-14T05:31:00Z">
          <w:pPr>
            <w:pStyle w:val="ListParagraph"/>
            <w:numPr>
              <w:numId w:val="23"/>
            </w:numPr>
            <w:ind w:left="1080" w:hanging="360"/>
          </w:pPr>
        </w:pPrChange>
      </w:pPr>
      <w:ins w:id="5342" w:author="The Si Tran" w:date="2012-12-07T22:18:00Z">
        <w:r>
          <w:rPr>
            <w:rFonts w:ascii="Times New Roman" w:hAnsi="Times New Roman"/>
            <w:sz w:val="26"/>
            <w:szCs w:val="26"/>
          </w:rPr>
          <w:t xml:space="preserve">Dựa vào dự đoán cho 1 giai đoạn, ta có thể </w:t>
        </w:r>
      </w:ins>
      <w:ins w:id="5343" w:author="The Si Tran" w:date="2012-12-07T22:19:00Z">
        <w:r>
          <w:rPr>
            <w:rFonts w:ascii="Times New Roman" w:hAnsi="Times New Roman"/>
            <w:sz w:val="26"/>
            <w:szCs w:val="26"/>
          </w:rPr>
          <w:t>mở rộng</w:t>
        </w:r>
      </w:ins>
      <w:ins w:id="5344" w:author="The Si Tran" w:date="2012-12-07T22:18:00Z">
        <w:r>
          <w:rPr>
            <w:rFonts w:ascii="Times New Roman" w:hAnsi="Times New Roman"/>
            <w:sz w:val="26"/>
            <w:szCs w:val="26"/>
          </w:rPr>
          <w:t xml:space="preserve"> quá trình dự đoán n giai đoạn dựa vào các giá trị đã tính toán được, các</w:t>
        </w:r>
      </w:ins>
      <w:ins w:id="5345"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B0605D">
      <w:pPr>
        <w:pStyle w:val="ListParagraph"/>
        <w:spacing w:line="360" w:lineRule="auto"/>
        <w:ind w:left="1080"/>
        <w:rPr>
          <w:ins w:id="5346" w:author="The Si Tran" w:date="2012-12-07T22:21:00Z"/>
          <w:rFonts w:ascii="Times New Roman" w:eastAsiaTheme="minorEastAsia" w:hAnsi="Times New Roman"/>
          <w:sz w:val="26"/>
          <w:szCs w:val="26"/>
        </w:rPr>
        <w:pPrChange w:id="5347" w:author="The Si Tran" w:date="2012-12-14T05:31:00Z">
          <w:pPr>
            <w:pStyle w:val="ListParagraph"/>
            <w:ind w:left="792"/>
          </w:pPr>
        </w:pPrChange>
      </w:pPr>
      <m:oMathPara>
        <m:oMathParaPr>
          <m:jc m:val="left"/>
        </m:oMathParaPr>
        <m:oMath>
          <m:acc>
            <m:accPr>
              <m:ctrlPr>
                <w:ins w:id="5348" w:author="The Si Tran" w:date="2012-12-07T22:21:00Z">
                  <w:rPr>
                    <w:rFonts w:ascii="Cambria Math" w:hAnsi="Cambria Math"/>
                    <w:i/>
                    <w:sz w:val="26"/>
                    <w:szCs w:val="26"/>
                  </w:rPr>
                </w:ins>
              </m:ctrlPr>
            </m:accPr>
            <m:e>
              <w:ins w:id="5349" w:author="The Si Tran" w:date="2012-12-07T22:21:00Z">
                <m:r>
                  <w:rPr>
                    <w:rFonts w:ascii="Cambria Math" w:hAnsi="Cambria Math"/>
                    <w:sz w:val="26"/>
                    <w:szCs w:val="26"/>
                  </w:rPr>
                  <m:t>y</m:t>
                </m:r>
              </w:ins>
            </m:e>
          </m:acc>
          <m:d>
            <m:dPr>
              <m:ctrlPr>
                <w:ins w:id="5350" w:author="The Si Tran" w:date="2012-12-07T22:21:00Z">
                  <w:rPr>
                    <w:rFonts w:ascii="Cambria Math" w:hAnsi="Cambria Math"/>
                    <w:i/>
                    <w:sz w:val="26"/>
                    <w:szCs w:val="26"/>
                  </w:rPr>
                </w:ins>
              </m:ctrlPr>
            </m:dPr>
            <m:e>
              <w:ins w:id="5351" w:author="The Si Tran" w:date="2012-12-07T22:21:00Z">
                <m:r>
                  <w:rPr>
                    <w:rFonts w:ascii="Cambria Math" w:hAnsi="Cambria Math"/>
                    <w:sz w:val="26"/>
                    <w:szCs w:val="26"/>
                  </w:rPr>
                  <m:t>t+1</m:t>
                </m:r>
              </w:ins>
            </m:e>
          </m:d>
          <w:ins w:id="5352" w:author="The Si Tran" w:date="2012-12-07T22:21:00Z">
            <m:r>
              <w:rPr>
                <w:rFonts w:ascii="Cambria Math" w:hAnsi="Cambria Math"/>
                <w:sz w:val="26"/>
                <w:szCs w:val="26"/>
              </w:rPr>
              <m:t>=</m:t>
            </m:r>
          </w:ins>
          <m:sSub>
            <m:sSubPr>
              <m:ctrlPr>
                <w:ins w:id="5353" w:author="The Si Tran" w:date="2012-12-07T22:21:00Z">
                  <w:rPr>
                    <w:rFonts w:ascii="Cambria Math" w:hAnsi="Cambria Math"/>
                    <w:i/>
                    <w:sz w:val="26"/>
                    <w:szCs w:val="26"/>
                  </w:rPr>
                </w:ins>
              </m:ctrlPr>
            </m:sSubPr>
            <m:e>
              <w:ins w:id="5354" w:author="The Si Tran" w:date="2012-12-07T22:21:00Z">
                <m:r>
                  <w:rPr>
                    <w:rFonts w:ascii="Cambria Math" w:hAnsi="Cambria Math"/>
                    <w:sz w:val="26"/>
                    <w:szCs w:val="26"/>
                  </w:rPr>
                  <m:t>a</m:t>
                </m:r>
              </w:ins>
            </m:e>
            <m:sub>
              <w:ins w:id="5355" w:author="The Si Tran" w:date="2012-12-07T22:21:00Z">
                <m:r>
                  <w:rPr>
                    <w:rFonts w:ascii="Cambria Math" w:hAnsi="Cambria Math"/>
                    <w:sz w:val="26"/>
                    <w:szCs w:val="26"/>
                  </w:rPr>
                  <m:t>0</m:t>
                </m:r>
              </w:ins>
            </m:sub>
          </m:sSub>
          <w:ins w:id="5356" w:author="The Si Tran" w:date="2012-12-07T22:21:00Z">
            <m:r>
              <w:rPr>
                <w:rFonts w:ascii="Cambria Math" w:hAnsi="Cambria Math"/>
                <w:sz w:val="26"/>
                <w:szCs w:val="26"/>
              </w:rPr>
              <m:t>+</m:t>
            </m:r>
          </w:ins>
          <m:sSub>
            <m:sSubPr>
              <m:ctrlPr>
                <w:ins w:id="5357" w:author="The Si Tran" w:date="2012-12-07T22:21:00Z">
                  <w:rPr>
                    <w:rFonts w:ascii="Cambria Math" w:hAnsi="Cambria Math"/>
                    <w:i/>
                    <w:sz w:val="26"/>
                    <w:szCs w:val="26"/>
                  </w:rPr>
                </w:ins>
              </m:ctrlPr>
            </m:sSubPr>
            <m:e>
              <w:ins w:id="5358" w:author="The Si Tran" w:date="2012-12-07T22:21:00Z">
                <m:r>
                  <w:rPr>
                    <w:rFonts w:ascii="Cambria Math" w:hAnsi="Cambria Math"/>
                    <w:sz w:val="26"/>
                    <w:szCs w:val="26"/>
                  </w:rPr>
                  <m:t>a</m:t>
                </m:r>
              </w:ins>
            </m:e>
            <m:sub>
              <w:ins w:id="5359" w:author="The Si Tran" w:date="2012-12-07T22:21:00Z">
                <m:r>
                  <w:rPr>
                    <w:rFonts w:ascii="Cambria Math" w:hAnsi="Cambria Math"/>
                    <w:sz w:val="26"/>
                    <w:szCs w:val="26"/>
                  </w:rPr>
                  <m:t>1</m:t>
                </m:r>
              </w:ins>
            </m:sub>
          </m:sSub>
          <w:ins w:id="5360" w:author="The Si Tran" w:date="2012-12-07T22:21:00Z">
            <m:r>
              <w:rPr>
                <w:rFonts w:ascii="Cambria Math" w:hAnsi="Cambria Math"/>
                <w:sz w:val="26"/>
                <w:szCs w:val="26"/>
              </w:rPr>
              <m:t>y</m:t>
            </m:r>
          </w:ins>
          <m:d>
            <m:dPr>
              <m:ctrlPr>
                <w:ins w:id="5361" w:author="The Si Tran" w:date="2012-12-07T22:21:00Z">
                  <w:rPr>
                    <w:rFonts w:ascii="Cambria Math" w:hAnsi="Cambria Math"/>
                    <w:i/>
                    <w:sz w:val="26"/>
                    <w:szCs w:val="26"/>
                  </w:rPr>
                </w:ins>
              </m:ctrlPr>
            </m:dPr>
            <m:e>
              <w:ins w:id="5362" w:author="The Si Tran" w:date="2012-12-07T22:21:00Z">
                <m:r>
                  <w:rPr>
                    <w:rFonts w:ascii="Cambria Math" w:hAnsi="Cambria Math"/>
                    <w:sz w:val="26"/>
                    <w:szCs w:val="26"/>
                  </w:rPr>
                  <m:t>t</m:t>
                </m:r>
              </w:ins>
            </m:e>
          </m:d>
          <w:ins w:id="5363" w:author="The Si Tran" w:date="2012-12-07T22:21:00Z">
            <m:r>
              <w:rPr>
                <w:rFonts w:ascii="Cambria Math" w:hAnsi="Cambria Math"/>
                <w:sz w:val="26"/>
                <w:szCs w:val="26"/>
              </w:rPr>
              <m:t>+…+</m:t>
            </m:r>
          </w:ins>
          <m:sSub>
            <m:sSubPr>
              <m:ctrlPr>
                <w:ins w:id="5364" w:author="The Si Tran" w:date="2012-12-07T22:21:00Z">
                  <w:rPr>
                    <w:rFonts w:ascii="Cambria Math" w:hAnsi="Cambria Math"/>
                    <w:i/>
                    <w:sz w:val="26"/>
                    <w:szCs w:val="26"/>
                  </w:rPr>
                </w:ins>
              </m:ctrlPr>
            </m:sSubPr>
            <m:e>
              <w:ins w:id="5365" w:author="The Si Tran" w:date="2012-12-07T22:21:00Z">
                <m:r>
                  <w:rPr>
                    <w:rFonts w:ascii="Cambria Math" w:hAnsi="Cambria Math"/>
                    <w:sz w:val="26"/>
                    <w:szCs w:val="26"/>
                  </w:rPr>
                  <m:t>a</m:t>
                </m:r>
              </w:ins>
            </m:e>
            <m:sub>
              <w:ins w:id="5366" w:author="The Si Tran" w:date="2012-12-07T22:21:00Z">
                <m:r>
                  <w:rPr>
                    <w:rFonts w:ascii="Cambria Math" w:hAnsi="Cambria Math"/>
                    <w:sz w:val="26"/>
                    <w:szCs w:val="26"/>
                  </w:rPr>
                  <m:t>p</m:t>
                </m:r>
              </w:ins>
            </m:sub>
          </m:sSub>
          <w:ins w:id="5367" w:author="The Si Tran" w:date="2012-12-07T22:21:00Z">
            <m:r>
              <w:rPr>
                <w:rFonts w:ascii="Cambria Math" w:hAnsi="Cambria Math"/>
                <w:sz w:val="26"/>
                <w:szCs w:val="26"/>
              </w:rPr>
              <m:t>y</m:t>
            </m:r>
          </w:ins>
          <m:d>
            <m:dPr>
              <m:ctrlPr>
                <w:ins w:id="5368" w:author="The Si Tran" w:date="2012-12-07T22:21:00Z">
                  <w:rPr>
                    <w:rFonts w:ascii="Cambria Math" w:hAnsi="Cambria Math"/>
                    <w:i/>
                    <w:sz w:val="26"/>
                    <w:szCs w:val="26"/>
                  </w:rPr>
                </w:ins>
              </m:ctrlPr>
            </m:dPr>
            <m:e>
              <w:ins w:id="5369" w:author="The Si Tran" w:date="2012-12-07T22:21:00Z">
                <m:r>
                  <w:rPr>
                    <w:rFonts w:ascii="Cambria Math" w:hAnsi="Cambria Math"/>
                    <w:sz w:val="26"/>
                    <w:szCs w:val="26"/>
                  </w:rPr>
                  <m:t>t-p+1</m:t>
                </m:r>
              </w:ins>
            </m:e>
          </m:d>
          <w:ins w:id="5370" w:author="The Si Tran" w:date="2012-12-07T22:21:00Z">
            <m:r>
              <w:rPr>
                <w:rFonts w:ascii="Cambria Math" w:hAnsi="Cambria Math"/>
                <w:sz w:val="26"/>
                <w:szCs w:val="26"/>
              </w:rPr>
              <m:t>+0+</m:t>
            </m:r>
          </w:ins>
          <m:sSub>
            <m:sSubPr>
              <m:ctrlPr>
                <w:ins w:id="5371" w:author="The Si Tran" w:date="2012-12-07T22:21:00Z">
                  <w:rPr>
                    <w:rFonts w:ascii="Cambria Math" w:hAnsi="Cambria Math"/>
                    <w:i/>
                    <w:sz w:val="26"/>
                    <w:szCs w:val="26"/>
                  </w:rPr>
                </w:ins>
              </m:ctrlPr>
            </m:sSubPr>
            <m:e>
              <w:ins w:id="5372" w:author="The Si Tran" w:date="2012-12-07T22:21:00Z">
                <m:r>
                  <w:rPr>
                    <w:rFonts w:ascii="Cambria Math" w:hAnsi="Cambria Math"/>
                    <w:sz w:val="26"/>
                    <w:szCs w:val="26"/>
                  </w:rPr>
                  <m:t>b</m:t>
                </m:r>
              </w:ins>
            </m:e>
            <m:sub>
              <w:ins w:id="5373" w:author="The Si Tran" w:date="2012-12-07T22:21:00Z">
                <m:r>
                  <w:rPr>
                    <w:rFonts w:ascii="Cambria Math" w:hAnsi="Cambria Math"/>
                    <w:sz w:val="26"/>
                    <w:szCs w:val="26"/>
                  </w:rPr>
                  <m:t>1</m:t>
                </m:r>
              </w:ins>
            </m:sub>
          </m:sSub>
          <w:ins w:id="5374" w:author="The Si Tran" w:date="2012-12-07T22:21:00Z">
            <m:r>
              <w:rPr>
                <w:rFonts w:ascii="Cambria Math" w:hAnsi="Cambria Math"/>
                <w:sz w:val="26"/>
                <w:szCs w:val="26"/>
              </w:rPr>
              <m:t>e</m:t>
            </m:r>
          </w:ins>
          <m:d>
            <m:dPr>
              <m:ctrlPr>
                <w:ins w:id="5375" w:author="The Si Tran" w:date="2012-12-07T22:21:00Z">
                  <w:rPr>
                    <w:rFonts w:ascii="Cambria Math" w:hAnsi="Cambria Math"/>
                    <w:i/>
                    <w:sz w:val="26"/>
                    <w:szCs w:val="26"/>
                  </w:rPr>
                </w:ins>
              </m:ctrlPr>
            </m:dPr>
            <m:e>
              <w:ins w:id="5376" w:author="The Si Tran" w:date="2012-12-07T22:21:00Z">
                <m:r>
                  <w:rPr>
                    <w:rFonts w:ascii="Cambria Math" w:hAnsi="Cambria Math"/>
                    <w:sz w:val="26"/>
                    <w:szCs w:val="26"/>
                  </w:rPr>
                  <m:t>t</m:t>
                </m:r>
              </w:ins>
            </m:e>
          </m:d>
          <w:ins w:id="5377" w:author="The Si Tran" w:date="2012-12-07T22:21:00Z">
            <m:r>
              <w:rPr>
                <w:rFonts w:ascii="Cambria Math" w:hAnsi="Cambria Math"/>
                <w:sz w:val="26"/>
                <w:szCs w:val="26"/>
              </w:rPr>
              <m:t>+…+</m:t>
            </m:r>
          </w:ins>
          <m:sSub>
            <m:sSubPr>
              <m:ctrlPr>
                <w:ins w:id="5378" w:author="The Si Tran" w:date="2012-12-07T22:21:00Z">
                  <w:rPr>
                    <w:rFonts w:ascii="Cambria Math" w:hAnsi="Cambria Math"/>
                    <w:i/>
                    <w:sz w:val="26"/>
                    <w:szCs w:val="26"/>
                  </w:rPr>
                </w:ins>
              </m:ctrlPr>
            </m:sSubPr>
            <m:e>
              <w:ins w:id="5379" w:author="The Si Tran" w:date="2012-12-07T22:21:00Z">
                <m:r>
                  <w:rPr>
                    <w:rFonts w:ascii="Cambria Math" w:hAnsi="Cambria Math"/>
                    <w:sz w:val="26"/>
                    <w:szCs w:val="26"/>
                  </w:rPr>
                  <m:t>b</m:t>
                </m:r>
              </w:ins>
            </m:e>
            <m:sub>
              <w:ins w:id="5380" w:author="The Si Tran" w:date="2012-12-07T22:21:00Z">
                <m:r>
                  <w:rPr>
                    <w:rFonts w:ascii="Cambria Math" w:hAnsi="Cambria Math"/>
                    <w:sz w:val="26"/>
                    <w:szCs w:val="26"/>
                  </w:rPr>
                  <m:t>q</m:t>
                </m:r>
              </w:ins>
            </m:sub>
          </m:sSub>
          <w:ins w:id="5381" w:author="The Si Tran" w:date="2012-12-07T22:21:00Z">
            <m:r>
              <w:rPr>
                <w:rFonts w:ascii="Cambria Math" w:hAnsi="Cambria Math"/>
                <w:sz w:val="26"/>
                <w:szCs w:val="26"/>
              </w:rPr>
              <m:t>e(1-q+1)</m:t>
            </m:r>
          </w:ins>
        </m:oMath>
      </m:oMathPara>
    </w:p>
    <w:p w14:paraId="1BBB3B19" w14:textId="77777777" w:rsidR="00C74575" w:rsidRPr="001C47AE" w:rsidRDefault="00B0605D">
      <w:pPr>
        <w:pStyle w:val="ListParagraph"/>
        <w:spacing w:line="360" w:lineRule="auto"/>
        <w:ind w:left="1080"/>
        <w:rPr>
          <w:ins w:id="5382" w:author="The Si Tran" w:date="2012-12-07T22:21:00Z"/>
          <w:rFonts w:ascii="Times New Roman" w:eastAsiaTheme="minorEastAsia" w:hAnsi="Times New Roman"/>
          <w:sz w:val="26"/>
          <w:szCs w:val="26"/>
        </w:rPr>
        <w:pPrChange w:id="5383" w:author="The Si Tran" w:date="2012-12-14T05:31:00Z">
          <w:pPr>
            <w:pStyle w:val="ListParagraph"/>
            <w:ind w:left="792"/>
          </w:pPr>
        </w:pPrChange>
      </w:pPr>
      <m:oMathPara>
        <m:oMathParaPr>
          <m:jc m:val="left"/>
        </m:oMathParaPr>
        <m:oMath>
          <m:acc>
            <m:accPr>
              <m:ctrlPr>
                <w:ins w:id="5384" w:author="The Si Tran" w:date="2012-12-07T22:21:00Z">
                  <w:rPr>
                    <w:rFonts w:ascii="Cambria Math" w:hAnsi="Cambria Math"/>
                    <w:i/>
                    <w:sz w:val="26"/>
                    <w:szCs w:val="26"/>
                  </w:rPr>
                </w:ins>
              </m:ctrlPr>
            </m:accPr>
            <m:e>
              <w:ins w:id="5385" w:author="The Si Tran" w:date="2012-12-07T22:21:00Z">
                <m:r>
                  <w:rPr>
                    <w:rFonts w:ascii="Cambria Math" w:hAnsi="Cambria Math"/>
                    <w:sz w:val="26"/>
                    <w:szCs w:val="26"/>
                  </w:rPr>
                  <m:t>y</m:t>
                </m:r>
              </w:ins>
            </m:e>
          </m:acc>
          <m:d>
            <m:dPr>
              <m:ctrlPr>
                <w:ins w:id="5386" w:author="The Si Tran" w:date="2012-12-07T22:21:00Z">
                  <w:rPr>
                    <w:rFonts w:ascii="Cambria Math" w:hAnsi="Cambria Math"/>
                    <w:i/>
                    <w:sz w:val="26"/>
                    <w:szCs w:val="26"/>
                  </w:rPr>
                </w:ins>
              </m:ctrlPr>
            </m:dPr>
            <m:e>
              <w:ins w:id="5387" w:author="The Si Tran" w:date="2012-12-07T22:21:00Z">
                <m:r>
                  <w:rPr>
                    <w:rFonts w:ascii="Cambria Math" w:hAnsi="Cambria Math"/>
                    <w:sz w:val="26"/>
                    <w:szCs w:val="26"/>
                  </w:rPr>
                  <m:t>t+2</m:t>
                </m:r>
              </w:ins>
            </m:e>
          </m:d>
          <w:ins w:id="5388" w:author="The Si Tran" w:date="2012-12-07T22:21:00Z">
            <m:r>
              <w:rPr>
                <w:rFonts w:ascii="Cambria Math" w:hAnsi="Cambria Math"/>
                <w:sz w:val="26"/>
                <w:szCs w:val="26"/>
              </w:rPr>
              <m:t>=</m:t>
            </m:r>
          </w:ins>
          <m:sSub>
            <m:sSubPr>
              <m:ctrlPr>
                <w:ins w:id="5389" w:author="The Si Tran" w:date="2012-12-07T22:21:00Z">
                  <w:rPr>
                    <w:rFonts w:ascii="Cambria Math" w:hAnsi="Cambria Math"/>
                    <w:i/>
                    <w:sz w:val="26"/>
                    <w:szCs w:val="26"/>
                  </w:rPr>
                </w:ins>
              </m:ctrlPr>
            </m:sSubPr>
            <m:e>
              <w:ins w:id="5390" w:author="The Si Tran" w:date="2012-12-07T22:21:00Z">
                <m:r>
                  <w:rPr>
                    <w:rFonts w:ascii="Cambria Math" w:hAnsi="Cambria Math"/>
                    <w:sz w:val="26"/>
                    <w:szCs w:val="26"/>
                  </w:rPr>
                  <m:t>a</m:t>
                </m:r>
              </w:ins>
            </m:e>
            <m:sub>
              <w:ins w:id="5391" w:author="The Si Tran" w:date="2012-12-07T22:21:00Z">
                <m:r>
                  <w:rPr>
                    <w:rFonts w:ascii="Cambria Math" w:hAnsi="Cambria Math"/>
                    <w:sz w:val="26"/>
                    <w:szCs w:val="26"/>
                  </w:rPr>
                  <m:t>0</m:t>
                </m:r>
              </w:ins>
            </m:sub>
          </m:sSub>
          <w:ins w:id="5392" w:author="The Si Tran" w:date="2012-12-07T22:21:00Z">
            <m:r>
              <w:rPr>
                <w:rFonts w:ascii="Cambria Math" w:hAnsi="Cambria Math"/>
                <w:sz w:val="26"/>
                <w:szCs w:val="26"/>
              </w:rPr>
              <m:t>+</m:t>
            </m:r>
          </w:ins>
          <m:sSub>
            <m:sSubPr>
              <m:ctrlPr>
                <w:ins w:id="5393" w:author="The Si Tran" w:date="2012-12-07T22:21:00Z">
                  <w:rPr>
                    <w:rFonts w:ascii="Cambria Math" w:hAnsi="Cambria Math"/>
                    <w:i/>
                    <w:sz w:val="26"/>
                    <w:szCs w:val="26"/>
                  </w:rPr>
                </w:ins>
              </m:ctrlPr>
            </m:sSubPr>
            <m:e>
              <w:ins w:id="5394" w:author="The Si Tran" w:date="2012-12-07T22:21:00Z">
                <m:r>
                  <w:rPr>
                    <w:rFonts w:ascii="Cambria Math" w:hAnsi="Cambria Math"/>
                    <w:sz w:val="26"/>
                    <w:szCs w:val="26"/>
                  </w:rPr>
                  <m:t>a</m:t>
                </m:r>
              </w:ins>
            </m:e>
            <m:sub>
              <w:ins w:id="5395" w:author="The Si Tran" w:date="2012-12-07T22:21:00Z">
                <m:r>
                  <w:rPr>
                    <w:rFonts w:ascii="Cambria Math" w:hAnsi="Cambria Math"/>
                    <w:sz w:val="26"/>
                    <w:szCs w:val="26"/>
                  </w:rPr>
                  <m:t>1</m:t>
                </m:r>
              </w:ins>
            </m:sub>
          </m:sSub>
          <w:ins w:id="5396" w:author="The Si Tran" w:date="2012-12-07T22:21:00Z">
            <m:r>
              <w:rPr>
                <w:rFonts w:ascii="Cambria Math" w:hAnsi="Cambria Math"/>
                <w:sz w:val="26"/>
                <w:szCs w:val="26"/>
              </w:rPr>
              <m:t>y</m:t>
            </m:r>
          </w:ins>
          <m:d>
            <m:dPr>
              <m:ctrlPr>
                <w:ins w:id="5397" w:author="The Si Tran" w:date="2012-12-07T22:21:00Z">
                  <w:rPr>
                    <w:rFonts w:ascii="Cambria Math" w:hAnsi="Cambria Math"/>
                    <w:i/>
                    <w:sz w:val="26"/>
                    <w:szCs w:val="26"/>
                  </w:rPr>
                </w:ins>
              </m:ctrlPr>
            </m:dPr>
            <m:e>
              <w:ins w:id="5398" w:author="The Si Tran" w:date="2012-12-07T22:21:00Z">
                <m:r>
                  <w:rPr>
                    <w:rFonts w:ascii="Cambria Math" w:hAnsi="Cambria Math"/>
                    <w:sz w:val="26"/>
                    <w:szCs w:val="26"/>
                  </w:rPr>
                  <m:t>t+1</m:t>
                </m:r>
              </w:ins>
            </m:e>
          </m:d>
          <w:ins w:id="5399" w:author="The Si Tran" w:date="2012-12-07T22:21:00Z">
            <m:r>
              <w:rPr>
                <w:rFonts w:ascii="Cambria Math" w:hAnsi="Cambria Math"/>
                <w:sz w:val="26"/>
                <w:szCs w:val="26"/>
              </w:rPr>
              <m:t>+…+</m:t>
            </m:r>
          </w:ins>
          <m:sSub>
            <m:sSubPr>
              <m:ctrlPr>
                <w:ins w:id="5400" w:author="The Si Tran" w:date="2012-12-07T22:21:00Z">
                  <w:rPr>
                    <w:rFonts w:ascii="Cambria Math" w:hAnsi="Cambria Math"/>
                    <w:i/>
                    <w:sz w:val="26"/>
                    <w:szCs w:val="26"/>
                  </w:rPr>
                </w:ins>
              </m:ctrlPr>
            </m:sSubPr>
            <m:e>
              <w:ins w:id="5401" w:author="The Si Tran" w:date="2012-12-07T22:21:00Z">
                <m:r>
                  <w:rPr>
                    <w:rFonts w:ascii="Cambria Math" w:hAnsi="Cambria Math"/>
                    <w:sz w:val="26"/>
                    <w:szCs w:val="26"/>
                  </w:rPr>
                  <m:t>a</m:t>
                </m:r>
              </w:ins>
            </m:e>
            <m:sub>
              <w:ins w:id="5402" w:author="The Si Tran" w:date="2012-12-07T22:21:00Z">
                <m:r>
                  <w:rPr>
                    <w:rFonts w:ascii="Cambria Math" w:hAnsi="Cambria Math"/>
                    <w:sz w:val="26"/>
                    <w:szCs w:val="26"/>
                  </w:rPr>
                  <m:t>p</m:t>
                </m:r>
              </w:ins>
            </m:sub>
          </m:sSub>
          <w:ins w:id="5403" w:author="The Si Tran" w:date="2012-12-07T22:21:00Z">
            <m:r>
              <w:rPr>
                <w:rFonts w:ascii="Cambria Math" w:hAnsi="Cambria Math"/>
                <w:sz w:val="26"/>
                <w:szCs w:val="26"/>
              </w:rPr>
              <m:t>y</m:t>
            </m:r>
          </w:ins>
          <m:d>
            <m:dPr>
              <m:ctrlPr>
                <w:ins w:id="5404" w:author="The Si Tran" w:date="2012-12-07T22:21:00Z">
                  <w:rPr>
                    <w:rFonts w:ascii="Cambria Math" w:hAnsi="Cambria Math"/>
                    <w:i/>
                    <w:sz w:val="26"/>
                    <w:szCs w:val="26"/>
                  </w:rPr>
                </w:ins>
              </m:ctrlPr>
            </m:dPr>
            <m:e>
              <w:ins w:id="5405" w:author="The Si Tran" w:date="2012-12-07T22:21:00Z">
                <m:r>
                  <w:rPr>
                    <w:rFonts w:ascii="Cambria Math" w:hAnsi="Cambria Math"/>
                    <w:sz w:val="26"/>
                    <w:szCs w:val="26"/>
                  </w:rPr>
                  <m:t>t-p+2</m:t>
                </m:r>
              </w:ins>
            </m:e>
          </m:d>
          <w:ins w:id="5406" w:author="The Si Tran" w:date="2012-12-07T22:21:00Z">
            <m:r>
              <w:rPr>
                <w:rFonts w:ascii="Cambria Math" w:hAnsi="Cambria Math"/>
                <w:sz w:val="26"/>
                <w:szCs w:val="26"/>
              </w:rPr>
              <m:t>+0+</m:t>
            </m:r>
          </w:ins>
          <m:sSub>
            <m:sSubPr>
              <m:ctrlPr>
                <w:ins w:id="5407" w:author="The Si Tran" w:date="2012-12-07T22:21:00Z">
                  <w:rPr>
                    <w:rFonts w:ascii="Cambria Math" w:hAnsi="Cambria Math"/>
                    <w:i/>
                    <w:sz w:val="26"/>
                    <w:szCs w:val="26"/>
                  </w:rPr>
                </w:ins>
              </m:ctrlPr>
            </m:sSubPr>
            <m:e>
              <w:ins w:id="5408" w:author="The Si Tran" w:date="2012-12-07T22:21:00Z">
                <m:r>
                  <w:rPr>
                    <w:rFonts w:ascii="Cambria Math" w:hAnsi="Cambria Math"/>
                    <w:sz w:val="26"/>
                    <w:szCs w:val="26"/>
                  </w:rPr>
                  <m:t>b</m:t>
                </m:r>
              </w:ins>
            </m:e>
            <m:sub>
              <w:ins w:id="5409" w:author="The Si Tran" w:date="2012-12-07T22:21:00Z">
                <m:r>
                  <w:rPr>
                    <w:rFonts w:ascii="Cambria Math" w:hAnsi="Cambria Math"/>
                    <w:sz w:val="26"/>
                    <w:szCs w:val="26"/>
                  </w:rPr>
                  <m:t>1</m:t>
                </m:r>
              </w:ins>
            </m:sub>
          </m:sSub>
          <w:ins w:id="5410" w:author="The Si Tran" w:date="2012-12-07T22:21:00Z">
            <m:r>
              <w:rPr>
                <w:rFonts w:ascii="Cambria Math" w:hAnsi="Cambria Math"/>
                <w:sz w:val="26"/>
                <w:szCs w:val="26"/>
              </w:rPr>
              <m:t>0+…+</m:t>
            </m:r>
          </w:ins>
          <m:sSub>
            <m:sSubPr>
              <m:ctrlPr>
                <w:ins w:id="5411" w:author="The Si Tran" w:date="2012-12-07T22:21:00Z">
                  <w:rPr>
                    <w:rFonts w:ascii="Cambria Math" w:hAnsi="Cambria Math"/>
                    <w:i/>
                    <w:sz w:val="26"/>
                    <w:szCs w:val="26"/>
                  </w:rPr>
                </w:ins>
              </m:ctrlPr>
            </m:sSubPr>
            <m:e>
              <w:ins w:id="5412" w:author="The Si Tran" w:date="2012-12-07T22:21:00Z">
                <m:r>
                  <w:rPr>
                    <w:rFonts w:ascii="Cambria Math" w:hAnsi="Cambria Math"/>
                    <w:sz w:val="26"/>
                    <w:szCs w:val="26"/>
                  </w:rPr>
                  <m:t>b</m:t>
                </m:r>
              </w:ins>
            </m:e>
            <m:sub>
              <w:ins w:id="5413" w:author="The Si Tran" w:date="2012-12-07T22:21:00Z">
                <m:r>
                  <w:rPr>
                    <w:rFonts w:ascii="Cambria Math" w:hAnsi="Cambria Math"/>
                    <w:sz w:val="26"/>
                    <w:szCs w:val="26"/>
                  </w:rPr>
                  <m:t>q</m:t>
                </m:r>
              </w:ins>
            </m:sub>
          </m:sSub>
          <w:ins w:id="5414" w:author="The Si Tran" w:date="2012-12-07T22:21:00Z">
            <m:r>
              <w:rPr>
                <w:rFonts w:ascii="Cambria Math" w:hAnsi="Cambria Math"/>
                <w:sz w:val="26"/>
                <w:szCs w:val="26"/>
              </w:rPr>
              <m:t>e(1-q+2)</m:t>
            </m:r>
          </w:ins>
        </m:oMath>
      </m:oMathPara>
    </w:p>
    <w:p w14:paraId="78D6F38A" w14:textId="77777777" w:rsidR="00C74575" w:rsidRPr="001C47AE" w:rsidRDefault="00B0605D">
      <w:pPr>
        <w:pStyle w:val="ListParagraph"/>
        <w:spacing w:line="360" w:lineRule="auto"/>
        <w:ind w:left="1080"/>
        <w:rPr>
          <w:ins w:id="5415" w:author="The Si Tran" w:date="2012-12-07T22:21:00Z"/>
          <w:rFonts w:ascii="Times New Roman" w:eastAsiaTheme="minorEastAsia" w:hAnsi="Times New Roman"/>
          <w:sz w:val="26"/>
          <w:szCs w:val="26"/>
        </w:rPr>
        <w:pPrChange w:id="5416" w:author="The Si Tran" w:date="2012-12-14T05:31:00Z">
          <w:pPr>
            <w:pStyle w:val="ListParagraph"/>
            <w:ind w:left="792"/>
          </w:pPr>
        </w:pPrChange>
      </w:pPr>
      <m:oMathPara>
        <m:oMathParaPr>
          <m:jc m:val="left"/>
        </m:oMathParaPr>
        <m:oMath>
          <m:acc>
            <m:accPr>
              <m:ctrlPr>
                <w:ins w:id="5417" w:author="The Si Tran" w:date="2012-12-07T22:21:00Z">
                  <w:rPr>
                    <w:rFonts w:ascii="Cambria Math" w:hAnsi="Cambria Math"/>
                    <w:i/>
                    <w:sz w:val="26"/>
                    <w:szCs w:val="26"/>
                  </w:rPr>
                </w:ins>
              </m:ctrlPr>
            </m:accPr>
            <m:e>
              <w:ins w:id="5418" w:author="The Si Tran" w:date="2012-12-07T22:21:00Z">
                <m:r>
                  <w:rPr>
                    <w:rFonts w:ascii="Cambria Math" w:hAnsi="Cambria Math"/>
                    <w:sz w:val="26"/>
                    <w:szCs w:val="26"/>
                  </w:rPr>
                  <m:t>y</m:t>
                </m:r>
              </w:ins>
            </m:e>
          </m:acc>
          <m:d>
            <m:dPr>
              <m:ctrlPr>
                <w:ins w:id="5419" w:author="The Si Tran" w:date="2012-12-07T22:21:00Z">
                  <w:rPr>
                    <w:rFonts w:ascii="Cambria Math" w:hAnsi="Cambria Math"/>
                    <w:i/>
                    <w:sz w:val="26"/>
                    <w:szCs w:val="26"/>
                  </w:rPr>
                </w:ins>
              </m:ctrlPr>
            </m:dPr>
            <m:e>
              <w:ins w:id="5420" w:author="The Si Tran" w:date="2012-12-07T22:21:00Z">
                <m:r>
                  <w:rPr>
                    <w:rFonts w:ascii="Cambria Math" w:hAnsi="Cambria Math"/>
                    <w:sz w:val="26"/>
                    <w:szCs w:val="26"/>
                  </w:rPr>
                  <m:t>t+3</m:t>
                </m:r>
              </w:ins>
            </m:e>
          </m:d>
          <w:ins w:id="5421" w:author="The Si Tran" w:date="2012-12-07T22:21:00Z">
            <m:r>
              <w:rPr>
                <w:rFonts w:ascii="Cambria Math" w:hAnsi="Cambria Math"/>
                <w:sz w:val="26"/>
                <w:szCs w:val="26"/>
              </w:rPr>
              <m:t>=</m:t>
            </m:r>
          </w:ins>
          <m:sSub>
            <m:sSubPr>
              <m:ctrlPr>
                <w:ins w:id="5422" w:author="The Si Tran" w:date="2012-12-07T22:21:00Z">
                  <w:rPr>
                    <w:rFonts w:ascii="Cambria Math" w:hAnsi="Cambria Math"/>
                    <w:i/>
                    <w:sz w:val="26"/>
                    <w:szCs w:val="26"/>
                  </w:rPr>
                </w:ins>
              </m:ctrlPr>
            </m:sSubPr>
            <m:e>
              <w:ins w:id="5423" w:author="The Si Tran" w:date="2012-12-07T22:21:00Z">
                <m:r>
                  <w:rPr>
                    <w:rFonts w:ascii="Cambria Math" w:hAnsi="Cambria Math"/>
                    <w:sz w:val="26"/>
                    <w:szCs w:val="26"/>
                  </w:rPr>
                  <m:t>a</m:t>
                </m:r>
              </w:ins>
            </m:e>
            <m:sub>
              <w:ins w:id="5424" w:author="The Si Tran" w:date="2012-12-07T22:21:00Z">
                <m:r>
                  <w:rPr>
                    <w:rFonts w:ascii="Cambria Math" w:hAnsi="Cambria Math"/>
                    <w:sz w:val="26"/>
                    <w:szCs w:val="26"/>
                  </w:rPr>
                  <m:t>0</m:t>
                </m:r>
              </w:ins>
            </m:sub>
          </m:sSub>
          <w:ins w:id="5425" w:author="The Si Tran" w:date="2012-12-07T22:21:00Z">
            <m:r>
              <w:rPr>
                <w:rFonts w:ascii="Cambria Math" w:hAnsi="Cambria Math"/>
                <w:sz w:val="26"/>
                <w:szCs w:val="26"/>
              </w:rPr>
              <m:t>+</m:t>
            </m:r>
          </w:ins>
          <m:sSub>
            <m:sSubPr>
              <m:ctrlPr>
                <w:ins w:id="5426" w:author="The Si Tran" w:date="2012-12-07T22:21:00Z">
                  <w:rPr>
                    <w:rFonts w:ascii="Cambria Math" w:hAnsi="Cambria Math"/>
                    <w:i/>
                    <w:sz w:val="26"/>
                    <w:szCs w:val="26"/>
                  </w:rPr>
                </w:ins>
              </m:ctrlPr>
            </m:sSubPr>
            <m:e>
              <w:ins w:id="5427" w:author="The Si Tran" w:date="2012-12-07T22:21:00Z">
                <m:r>
                  <w:rPr>
                    <w:rFonts w:ascii="Cambria Math" w:hAnsi="Cambria Math"/>
                    <w:sz w:val="26"/>
                    <w:szCs w:val="26"/>
                  </w:rPr>
                  <m:t>a</m:t>
                </m:r>
              </w:ins>
            </m:e>
            <m:sub>
              <w:ins w:id="5428" w:author="The Si Tran" w:date="2012-12-07T22:21:00Z">
                <m:r>
                  <w:rPr>
                    <w:rFonts w:ascii="Cambria Math" w:hAnsi="Cambria Math"/>
                    <w:sz w:val="26"/>
                    <w:szCs w:val="26"/>
                  </w:rPr>
                  <m:t>1</m:t>
                </m:r>
              </w:ins>
            </m:sub>
          </m:sSub>
          <w:ins w:id="5429" w:author="The Si Tran" w:date="2012-12-07T22:21:00Z">
            <m:r>
              <w:rPr>
                <w:rFonts w:ascii="Cambria Math" w:hAnsi="Cambria Math"/>
                <w:sz w:val="26"/>
                <w:szCs w:val="26"/>
              </w:rPr>
              <m:t>y</m:t>
            </m:r>
          </w:ins>
          <m:d>
            <m:dPr>
              <m:ctrlPr>
                <w:ins w:id="5430" w:author="The Si Tran" w:date="2012-12-07T22:21:00Z">
                  <w:rPr>
                    <w:rFonts w:ascii="Cambria Math" w:hAnsi="Cambria Math"/>
                    <w:i/>
                    <w:sz w:val="26"/>
                    <w:szCs w:val="26"/>
                  </w:rPr>
                </w:ins>
              </m:ctrlPr>
            </m:dPr>
            <m:e>
              <w:ins w:id="5431" w:author="The Si Tran" w:date="2012-12-07T22:21:00Z">
                <m:r>
                  <w:rPr>
                    <w:rFonts w:ascii="Cambria Math" w:hAnsi="Cambria Math"/>
                    <w:sz w:val="26"/>
                    <w:szCs w:val="26"/>
                  </w:rPr>
                  <m:t>t+2</m:t>
                </m:r>
              </w:ins>
            </m:e>
          </m:d>
          <w:ins w:id="5432" w:author="The Si Tran" w:date="2012-12-07T22:21:00Z">
            <m:r>
              <w:rPr>
                <w:rFonts w:ascii="Cambria Math" w:hAnsi="Cambria Math"/>
                <w:sz w:val="26"/>
                <w:szCs w:val="26"/>
              </w:rPr>
              <m:t>+…+</m:t>
            </m:r>
          </w:ins>
          <m:sSub>
            <m:sSubPr>
              <m:ctrlPr>
                <w:ins w:id="5433" w:author="The Si Tran" w:date="2012-12-07T22:21:00Z">
                  <w:rPr>
                    <w:rFonts w:ascii="Cambria Math" w:hAnsi="Cambria Math"/>
                    <w:i/>
                    <w:sz w:val="26"/>
                    <w:szCs w:val="26"/>
                  </w:rPr>
                </w:ins>
              </m:ctrlPr>
            </m:sSubPr>
            <m:e>
              <w:ins w:id="5434" w:author="The Si Tran" w:date="2012-12-07T22:21:00Z">
                <m:r>
                  <w:rPr>
                    <w:rFonts w:ascii="Cambria Math" w:hAnsi="Cambria Math"/>
                    <w:sz w:val="26"/>
                    <w:szCs w:val="26"/>
                  </w:rPr>
                  <m:t>a</m:t>
                </m:r>
              </w:ins>
            </m:e>
            <m:sub>
              <w:ins w:id="5435" w:author="The Si Tran" w:date="2012-12-07T22:21:00Z">
                <m:r>
                  <w:rPr>
                    <w:rFonts w:ascii="Cambria Math" w:hAnsi="Cambria Math"/>
                    <w:sz w:val="26"/>
                    <w:szCs w:val="26"/>
                  </w:rPr>
                  <m:t>p</m:t>
                </m:r>
              </w:ins>
            </m:sub>
          </m:sSub>
          <w:ins w:id="5436" w:author="The Si Tran" w:date="2012-12-07T22:21:00Z">
            <m:r>
              <w:rPr>
                <w:rFonts w:ascii="Cambria Math" w:hAnsi="Cambria Math"/>
                <w:sz w:val="26"/>
                <w:szCs w:val="26"/>
              </w:rPr>
              <m:t>y</m:t>
            </m:r>
          </w:ins>
          <m:d>
            <m:dPr>
              <m:ctrlPr>
                <w:ins w:id="5437" w:author="The Si Tran" w:date="2012-12-07T22:21:00Z">
                  <w:rPr>
                    <w:rFonts w:ascii="Cambria Math" w:hAnsi="Cambria Math"/>
                    <w:i/>
                    <w:sz w:val="26"/>
                    <w:szCs w:val="26"/>
                  </w:rPr>
                </w:ins>
              </m:ctrlPr>
            </m:dPr>
            <m:e>
              <w:ins w:id="5438" w:author="The Si Tran" w:date="2012-12-07T22:21:00Z">
                <m:r>
                  <w:rPr>
                    <w:rFonts w:ascii="Cambria Math" w:hAnsi="Cambria Math"/>
                    <w:sz w:val="26"/>
                    <w:szCs w:val="26"/>
                  </w:rPr>
                  <m:t>t-p+3</m:t>
                </m:r>
              </w:ins>
            </m:e>
          </m:d>
          <w:ins w:id="5439" w:author="The Si Tran" w:date="2012-12-07T22:21:00Z">
            <m:r>
              <w:rPr>
                <w:rFonts w:ascii="Cambria Math" w:hAnsi="Cambria Math"/>
                <w:sz w:val="26"/>
                <w:szCs w:val="26"/>
              </w:rPr>
              <m:t>+0+</m:t>
            </m:r>
          </w:ins>
          <m:sSub>
            <m:sSubPr>
              <m:ctrlPr>
                <w:ins w:id="5440" w:author="The Si Tran" w:date="2012-12-07T22:21:00Z">
                  <w:rPr>
                    <w:rFonts w:ascii="Cambria Math" w:hAnsi="Cambria Math"/>
                    <w:i/>
                    <w:sz w:val="26"/>
                    <w:szCs w:val="26"/>
                  </w:rPr>
                </w:ins>
              </m:ctrlPr>
            </m:sSubPr>
            <m:e>
              <w:ins w:id="5441" w:author="The Si Tran" w:date="2012-12-07T22:21:00Z">
                <m:r>
                  <w:rPr>
                    <w:rFonts w:ascii="Cambria Math" w:hAnsi="Cambria Math"/>
                    <w:sz w:val="26"/>
                    <w:szCs w:val="26"/>
                  </w:rPr>
                  <m:t>b</m:t>
                </m:r>
              </w:ins>
            </m:e>
            <m:sub>
              <w:ins w:id="5442" w:author="The Si Tran" w:date="2012-12-07T22:21:00Z">
                <m:r>
                  <w:rPr>
                    <w:rFonts w:ascii="Cambria Math" w:hAnsi="Cambria Math"/>
                    <w:sz w:val="26"/>
                    <w:szCs w:val="26"/>
                  </w:rPr>
                  <m:t>1</m:t>
                </m:r>
              </w:ins>
            </m:sub>
          </m:sSub>
          <w:ins w:id="5443" w:author="The Si Tran" w:date="2012-12-07T22:21:00Z">
            <m:r>
              <w:rPr>
                <w:rFonts w:ascii="Cambria Math" w:hAnsi="Cambria Math"/>
                <w:sz w:val="26"/>
                <w:szCs w:val="26"/>
              </w:rPr>
              <m:t>0+</m:t>
            </m:r>
          </w:ins>
          <m:sSub>
            <m:sSubPr>
              <m:ctrlPr>
                <w:ins w:id="5444" w:author="The Si Tran" w:date="2012-12-07T22:21:00Z">
                  <w:rPr>
                    <w:rFonts w:ascii="Cambria Math" w:hAnsi="Cambria Math"/>
                    <w:i/>
                    <w:sz w:val="26"/>
                    <w:szCs w:val="26"/>
                  </w:rPr>
                </w:ins>
              </m:ctrlPr>
            </m:sSubPr>
            <m:e>
              <w:ins w:id="5445" w:author="The Si Tran" w:date="2012-12-07T22:21:00Z">
                <m:r>
                  <w:rPr>
                    <w:rFonts w:ascii="Cambria Math" w:hAnsi="Cambria Math"/>
                    <w:sz w:val="26"/>
                    <w:szCs w:val="26"/>
                  </w:rPr>
                  <m:t>b</m:t>
                </m:r>
              </w:ins>
            </m:e>
            <m:sub>
              <w:ins w:id="5446" w:author="The Si Tran" w:date="2012-12-07T22:21:00Z">
                <m:r>
                  <w:rPr>
                    <w:rFonts w:ascii="Cambria Math" w:hAnsi="Cambria Math"/>
                    <w:sz w:val="26"/>
                    <w:szCs w:val="26"/>
                  </w:rPr>
                  <m:t>2</m:t>
                </m:r>
              </w:ins>
            </m:sub>
          </m:sSub>
          <w:ins w:id="5447" w:author="The Si Tran" w:date="2012-12-07T22:21:00Z">
            <m:r>
              <w:rPr>
                <w:rFonts w:ascii="Cambria Math" w:hAnsi="Cambria Math"/>
                <w:sz w:val="26"/>
                <w:szCs w:val="26"/>
              </w:rPr>
              <m:t>0+…+</m:t>
            </m:r>
          </w:ins>
          <m:sSub>
            <m:sSubPr>
              <m:ctrlPr>
                <w:ins w:id="5448" w:author="The Si Tran" w:date="2012-12-07T22:21:00Z">
                  <w:rPr>
                    <w:rFonts w:ascii="Cambria Math" w:hAnsi="Cambria Math"/>
                    <w:i/>
                    <w:sz w:val="26"/>
                    <w:szCs w:val="26"/>
                  </w:rPr>
                </w:ins>
              </m:ctrlPr>
            </m:sSubPr>
            <m:e>
              <w:ins w:id="5449" w:author="The Si Tran" w:date="2012-12-07T22:21:00Z">
                <m:r>
                  <w:rPr>
                    <w:rFonts w:ascii="Cambria Math" w:hAnsi="Cambria Math"/>
                    <w:sz w:val="26"/>
                    <w:szCs w:val="26"/>
                  </w:rPr>
                  <m:t>b</m:t>
                </m:r>
              </w:ins>
            </m:e>
            <m:sub>
              <w:ins w:id="5450" w:author="The Si Tran" w:date="2012-12-07T22:21:00Z">
                <m:r>
                  <w:rPr>
                    <w:rFonts w:ascii="Cambria Math" w:hAnsi="Cambria Math"/>
                    <w:sz w:val="26"/>
                    <w:szCs w:val="26"/>
                  </w:rPr>
                  <m:t>q</m:t>
                </m:r>
              </w:ins>
            </m:sub>
          </m:sSub>
          <w:ins w:id="5451"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1080"/>
        <w:rPr>
          <w:ins w:id="5452" w:author="The Si Tran" w:date="2012-12-07T22:21:00Z"/>
          <w:rFonts w:ascii="Times New Roman" w:eastAsiaTheme="minorEastAsia" w:hAnsi="Times New Roman"/>
          <w:sz w:val="26"/>
          <w:szCs w:val="26"/>
        </w:rPr>
        <w:pPrChange w:id="5453" w:author="The Si Tran" w:date="2012-12-14T05:31:00Z">
          <w:pPr>
            <w:pStyle w:val="ListParagraph"/>
            <w:ind w:left="792"/>
          </w:pPr>
        </w:pPrChange>
      </w:pPr>
      <w:ins w:id="5454" w:author="The Si Tran" w:date="2012-12-07T22:21:00Z">
        <m:oMathPara>
          <m:oMathParaPr>
            <m:jc m:val="left"/>
          </m:oMathParaPr>
          <m:oMath>
            <m:r>
              <w:rPr>
                <w:rFonts w:ascii="Cambria Math" w:hAnsi="Cambria Math"/>
                <w:sz w:val="26"/>
                <w:szCs w:val="26"/>
              </w:rPr>
              <m:t>…</m:t>
            </m:r>
          </m:oMath>
        </m:oMathPara>
      </w:ins>
    </w:p>
    <w:p w14:paraId="51C67F0F" w14:textId="77777777" w:rsidR="00C74575" w:rsidRPr="001C47AE" w:rsidRDefault="00B0605D">
      <w:pPr>
        <w:pStyle w:val="ListParagraph"/>
        <w:spacing w:line="360" w:lineRule="auto"/>
        <w:ind w:left="1080"/>
        <w:rPr>
          <w:ins w:id="5455" w:author="The Si Tran" w:date="2012-12-07T22:21:00Z"/>
          <w:rFonts w:ascii="Times New Roman" w:hAnsi="Times New Roman"/>
          <w:sz w:val="26"/>
          <w:szCs w:val="26"/>
        </w:rPr>
        <w:pPrChange w:id="5456" w:author="The Si Tran" w:date="2012-12-14T05:31:00Z">
          <w:pPr>
            <w:pStyle w:val="ListParagraph"/>
            <w:ind w:left="792"/>
          </w:pPr>
        </w:pPrChange>
      </w:pPr>
      <m:oMathPara>
        <m:oMathParaPr>
          <m:jc m:val="left"/>
        </m:oMathParaPr>
        <m:oMath>
          <m:acc>
            <m:accPr>
              <m:ctrlPr>
                <w:ins w:id="5457" w:author="The Si Tran" w:date="2012-12-07T22:21:00Z">
                  <w:rPr>
                    <w:rFonts w:ascii="Cambria Math" w:hAnsi="Cambria Math"/>
                    <w:i/>
                    <w:sz w:val="26"/>
                    <w:szCs w:val="26"/>
                  </w:rPr>
                </w:ins>
              </m:ctrlPr>
            </m:accPr>
            <m:e>
              <w:ins w:id="5458" w:author="The Si Tran" w:date="2012-12-07T22:21:00Z">
                <m:r>
                  <w:rPr>
                    <w:rFonts w:ascii="Cambria Math" w:hAnsi="Cambria Math"/>
                    <w:sz w:val="26"/>
                    <w:szCs w:val="26"/>
                  </w:rPr>
                  <m:t>y</m:t>
                </m:r>
              </w:ins>
            </m:e>
          </m:acc>
          <m:d>
            <m:dPr>
              <m:ctrlPr>
                <w:ins w:id="5459" w:author="The Si Tran" w:date="2012-12-07T22:21:00Z">
                  <w:rPr>
                    <w:rFonts w:ascii="Cambria Math" w:hAnsi="Cambria Math"/>
                    <w:i/>
                    <w:sz w:val="26"/>
                    <w:szCs w:val="26"/>
                  </w:rPr>
                </w:ins>
              </m:ctrlPr>
            </m:dPr>
            <m:e>
              <w:ins w:id="5460" w:author="The Si Tran" w:date="2012-12-07T22:21:00Z">
                <m:r>
                  <w:rPr>
                    <w:rFonts w:ascii="Cambria Math" w:hAnsi="Cambria Math"/>
                    <w:sz w:val="26"/>
                    <w:szCs w:val="26"/>
                  </w:rPr>
                  <m:t>t+n</m:t>
                </m:r>
              </w:ins>
            </m:e>
          </m:d>
          <w:ins w:id="5461" w:author="The Si Tran" w:date="2012-12-07T22:21:00Z">
            <m:r>
              <w:rPr>
                <w:rFonts w:ascii="Cambria Math" w:hAnsi="Cambria Math"/>
                <w:sz w:val="26"/>
                <w:szCs w:val="26"/>
              </w:rPr>
              <m:t>=</m:t>
            </m:r>
          </w:ins>
          <m:sSub>
            <m:sSubPr>
              <m:ctrlPr>
                <w:ins w:id="5462" w:author="The Si Tran" w:date="2012-12-07T22:21:00Z">
                  <w:rPr>
                    <w:rFonts w:ascii="Cambria Math" w:hAnsi="Cambria Math"/>
                    <w:i/>
                    <w:sz w:val="26"/>
                    <w:szCs w:val="26"/>
                  </w:rPr>
                </w:ins>
              </m:ctrlPr>
            </m:sSubPr>
            <m:e>
              <w:ins w:id="5463" w:author="The Si Tran" w:date="2012-12-07T22:21:00Z">
                <m:r>
                  <w:rPr>
                    <w:rFonts w:ascii="Cambria Math" w:hAnsi="Cambria Math"/>
                    <w:sz w:val="26"/>
                    <w:szCs w:val="26"/>
                  </w:rPr>
                  <m:t>a</m:t>
                </m:r>
              </w:ins>
            </m:e>
            <m:sub>
              <w:ins w:id="5464" w:author="The Si Tran" w:date="2012-12-07T22:21:00Z">
                <m:r>
                  <w:rPr>
                    <w:rFonts w:ascii="Cambria Math" w:hAnsi="Cambria Math"/>
                    <w:sz w:val="26"/>
                    <w:szCs w:val="26"/>
                  </w:rPr>
                  <m:t>0</m:t>
                </m:r>
              </w:ins>
            </m:sub>
          </m:sSub>
          <w:ins w:id="5465" w:author="The Si Tran" w:date="2012-12-07T22:21:00Z">
            <m:r>
              <w:rPr>
                <w:rFonts w:ascii="Cambria Math" w:hAnsi="Cambria Math"/>
                <w:sz w:val="26"/>
                <w:szCs w:val="26"/>
              </w:rPr>
              <m:t>+</m:t>
            </m:r>
          </w:ins>
          <m:sSub>
            <m:sSubPr>
              <m:ctrlPr>
                <w:ins w:id="5466" w:author="The Si Tran" w:date="2012-12-07T22:21:00Z">
                  <w:rPr>
                    <w:rFonts w:ascii="Cambria Math" w:hAnsi="Cambria Math"/>
                    <w:i/>
                    <w:sz w:val="26"/>
                    <w:szCs w:val="26"/>
                  </w:rPr>
                </w:ins>
              </m:ctrlPr>
            </m:sSubPr>
            <m:e>
              <w:ins w:id="5467" w:author="The Si Tran" w:date="2012-12-07T22:21:00Z">
                <m:r>
                  <w:rPr>
                    <w:rFonts w:ascii="Cambria Math" w:hAnsi="Cambria Math"/>
                    <w:sz w:val="26"/>
                    <w:szCs w:val="26"/>
                  </w:rPr>
                  <m:t>a</m:t>
                </m:r>
              </w:ins>
            </m:e>
            <m:sub>
              <w:ins w:id="5468" w:author="The Si Tran" w:date="2012-12-07T22:21:00Z">
                <m:r>
                  <w:rPr>
                    <w:rFonts w:ascii="Cambria Math" w:hAnsi="Cambria Math"/>
                    <w:sz w:val="26"/>
                    <w:szCs w:val="26"/>
                  </w:rPr>
                  <m:t>1</m:t>
                </m:r>
              </w:ins>
            </m:sub>
          </m:sSub>
          <w:ins w:id="5469" w:author="The Si Tran" w:date="2012-12-07T22:21:00Z">
            <m:r>
              <w:rPr>
                <w:rFonts w:ascii="Cambria Math" w:hAnsi="Cambria Math"/>
                <w:sz w:val="26"/>
                <w:szCs w:val="26"/>
              </w:rPr>
              <m:t>y</m:t>
            </m:r>
          </w:ins>
          <m:d>
            <m:dPr>
              <m:ctrlPr>
                <w:ins w:id="5470" w:author="The Si Tran" w:date="2012-12-07T22:21:00Z">
                  <w:rPr>
                    <w:rFonts w:ascii="Cambria Math" w:hAnsi="Cambria Math"/>
                    <w:i/>
                    <w:sz w:val="26"/>
                    <w:szCs w:val="26"/>
                  </w:rPr>
                </w:ins>
              </m:ctrlPr>
            </m:dPr>
            <m:e>
              <w:ins w:id="5471" w:author="The Si Tran" w:date="2012-12-07T22:21:00Z">
                <m:r>
                  <w:rPr>
                    <w:rFonts w:ascii="Cambria Math" w:hAnsi="Cambria Math"/>
                    <w:sz w:val="26"/>
                    <w:szCs w:val="26"/>
                  </w:rPr>
                  <m:t>t+n-1</m:t>
                </m:r>
              </w:ins>
            </m:e>
          </m:d>
          <w:ins w:id="5472" w:author="The Si Tran" w:date="2012-12-07T22:21:00Z">
            <m:r>
              <w:rPr>
                <w:rFonts w:ascii="Cambria Math" w:hAnsi="Cambria Math"/>
                <w:sz w:val="26"/>
                <w:szCs w:val="26"/>
              </w:rPr>
              <m:t>+…+</m:t>
            </m:r>
          </w:ins>
          <m:sSub>
            <m:sSubPr>
              <m:ctrlPr>
                <w:ins w:id="5473" w:author="The Si Tran" w:date="2012-12-07T22:21:00Z">
                  <w:rPr>
                    <w:rFonts w:ascii="Cambria Math" w:hAnsi="Cambria Math"/>
                    <w:i/>
                    <w:sz w:val="26"/>
                    <w:szCs w:val="26"/>
                  </w:rPr>
                </w:ins>
              </m:ctrlPr>
            </m:sSubPr>
            <m:e>
              <w:ins w:id="5474" w:author="The Si Tran" w:date="2012-12-07T22:21:00Z">
                <m:r>
                  <w:rPr>
                    <w:rFonts w:ascii="Cambria Math" w:hAnsi="Cambria Math"/>
                    <w:sz w:val="26"/>
                    <w:szCs w:val="26"/>
                  </w:rPr>
                  <m:t>a</m:t>
                </m:r>
              </w:ins>
            </m:e>
            <m:sub>
              <w:ins w:id="5475" w:author="The Si Tran" w:date="2012-12-07T22:21:00Z">
                <m:r>
                  <w:rPr>
                    <w:rFonts w:ascii="Cambria Math" w:hAnsi="Cambria Math"/>
                    <w:sz w:val="26"/>
                    <w:szCs w:val="26"/>
                  </w:rPr>
                  <m:t>p</m:t>
                </m:r>
              </w:ins>
            </m:sub>
          </m:sSub>
          <w:ins w:id="5476" w:author="The Si Tran" w:date="2012-12-07T22:21:00Z">
            <m:r>
              <w:rPr>
                <w:rFonts w:ascii="Cambria Math" w:hAnsi="Cambria Math"/>
                <w:sz w:val="26"/>
                <w:szCs w:val="26"/>
              </w:rPr>
              <m:t>y</m:t>
            </m:r>
          </w:ins>
          <m:d>
            <m:dPr>
              <m:ctrlPr>
                <w:ins w:id="5477" w:author="The Si Tran" w:date="2012-12-07T22:21:00Z">
                  <w:rPr>
                    <w:rFonts w:ascii="Cambria Math" w:hAnsi="Cambria Math"/>
                    <w:i/>
                    <w:sz w:val="26"/>
                    <w:szCs w:val="26"/>
                  </w:rPr>
                </w:ins>
              </m:ctrlPr>
            </m:dPr>
            <m:e>
              <w:ins w:id="5478" w:author="The Si Tran" w:date="2012-12-07T22:21:00Z">
                <m:r>
                  <w:rPr>
                    <w:rFonts w:ascii="Cambria Math" w:hAnsi="Cambria Math"/>
                    <w:sz w:val="26"/>
                    <w:szCs w:val="26"/>
                  </w:rPr>
                  <m:t>t-p+n</m:t>
                </m:r>
              </w:ins>
            </m:e>
          </m:d>
          <w:ins w:id="5479" w:author="The Si Tran" w:date="2012-12-07T22:21:00Z">
            <m:r>
              <w:rPr>
                <w:rFonts w:ascii="Cambria Math" w:hAnsi="Cambria Math"/>
                <w:sz w:val="26"/>
                <w:szCs w:val="26"/>
              </w:rPr>
              <m:t>+0+</m:t>
            </m:r>
          </w:ins>
          <m:sSub>
            <m:sSubPr>
              <m:ctrlPr>
                <w:ins w:id="5480" w:author="The Si Tran" w:date="2012-12-07T22:21:00Z">
                  <w:rPr>
                    <w:rFonts w:ascii="Cambria Math" w:hAnsi="Cambria Math"/>
                    <w:i/>
                    <w:sz w:val="26"/>
                    <w:szCs w:val="26"/>
                  </w:rPr>
                </w:ins>
              </m:ctrlPr>
            </m:sSubPr>
            <m:e>
              <w:ins w:id="5481" w:author="The Si Tran" w:date="2012-12-07T22:21:00Z">
                <m:r>
                  <w:rPr>
                    <w:rFonts w:ascii="Cambria Math" w:hAnsi="Cambria Math"/>
                    <w:sz w:val="26"/>
                    <w:szCs w:val="26"/>
                  </w:rPr>
                  <m:t>b</m:t>
                </m:r>
              </w:ins>
            </m:e>
            <m:sub>
              <w:ins w:id="5482" w:author="The Si Tran" w:date="2012-12-07T22:21:00Z">
                <m:r>
                  <w:rPr>
                    <w:rFonts w:ascii="Cambria Math" w:hAnsi="Cambria Math"/>
                    <w:sz w:val="26"/>
                    <w:szCs w:val="26"/>
                  </w:rPr>
                  <m:t>1</m:t>
                </m:r>
              </w:ins>
            </m:sub>
          </m:sSub>
          <w:ins w:id="5483" w:author="The Si Tran" w:date="2012-12-07T22:21:00Z">
            <m:r>
              <w:rPr>
                <w:rFonts w:ascii="Cambria Math" w:hAnsi="Cambria Math"/>
                <w:sz w:val="26"/>
                <w:szCs w:val="26"/>
              </w:rPr>
              <m:t>0+</m:t>
            </m:r>
          </w:ins>
          <m:sSub>
            <m:sSubPr>
              <m:ctrlPr>
                <w:ins w:id="5484" w:author="The Si Tran" w:date="2012-12-07T22:21:00Z">
                  <w:rPr>
                    <w:rFonts w:ascii="Cambria Math" w:hAnsi="Cambria Math"/>
                    <w:i/>
                    <w:sz w:val="26"/>
                    <w:szCs w:val="26"/>
                  </w:rPr>
                </w:ins>
              </m:ctrlPr>
            </m:sSubPr>
            <m:e>
              <w:ins w:id="5485" w:author="The Si Tran" w:date="2012-12-07T22:21:00Z">
                <m:r>
                  <w:rPr>
                    <w:rFonts w:ascii="Cambria Math" w:hAnsi="Cambria Math"/>
                    <w:sz w:val="26"/>
                    <w:szCs w:val="26"/>
                  </w:rPr>
                  <m:t>b</m:t>
                </m:r>
              </w:ins>
            </m:e>
            <m:sub>
              <w:ins w:id="5486" w:author="The Si Tran" w:date="2012-12-07T22:21:00Z">
                <m:r>
                  <w:rPr>
                    <w:rFonts w:ascii="Cambria Math" w:hAnsi="Cambria Math"/>
                    <w:sz w:val="26"/>
                    <w:szCs w:val="26"/>
                  </w:rPr>
                  <m:t>2</m:t>
                </m:r>
              </w:ins>
            </m:sub>
          </m:sSub>
          <w:ins w:id="5487" w:author="The Si Tran" w:date="2012-12-07T22:21:00Z">
            <m:r>
              <w:rPr>
                <w:rFonts w:ascii="Cambria Math" w:hAnsi="Cambria Math"/>
                <w:sz w:val="26"/>
                <w:szCs w:val="26"/>
              </w:rPr>
              <m:t>0+…+</m:t>
            </m:r>
          </w:ins>
          <m:sSub>
            <m:sSubPr>
              <m:ctrlPr>
                <w:ins w:id="5488" w:author="The Si Tran" w:date="2012-12-07T22:21:00Z">
                  <w:rPr>
                    <w:rFonts w:ascii="Cambria Math" w:hAnsi="Cambria Math"/>
                    <w:i/>
                    <w:sz w:val="26"/>
                    <w:szCs w:val="26"/>
                  </w:rPr>
                </w:ins>
              </m:ctrlPr>
            </m:sSubPr>
            <m:e>
              <w:ins w:id="5489" w:author="The Si Tran" w:date="2012-12-07T22:21:00Z">
                <m:r>
                  <w:rPr>
                    <w:rFonts w:ascii="Cambria Math" w:hAnsi="Cambria Math"/>
                    <w:sz w:val="26"/>
                    <w:szCs w:val="26"/>
                  </w:rPr>
                  <m:t>b</m:t>
                </m:r>
              </w:ins>
            </m:e>
            <m:sub>
              <w:ins w:id="5490" w:author="The Si Tran" w:date="2012-12-07T22:21:00Z">
                <m:r>
                  <w:rPr>
                    <w:rFonts w:ascii="Cambria Math" w:hAnsi="Cambria Math"/>
                    <w:sz w:val="26"/>
                    <w:szCs w:val="26"/>
                  </w:rPr>
                  <m:t>q</m:t>
                </m:r>
              </w:ins>
            </m:sub>
          </m:sSub>
          <w:ins w:id="5491" w:author="The Si Tran" w:date="2012-12-07T22:21:00Z">
            <m:r>
              <w:rPr>
                <w:rFonts w:ascii="Cambria Math" w:hAnsi="Cambria Math"/>
                <w:sz w:val="26"/>
                <w:szCs w:val="26"/>
              </w:rPr>
              <m:t>e(1-q+n)</m:t>
            </m:r>
          </w:ins>
        </m:oMath>
      </m:oMathPara>
    </w:p>
    <w:p w14:paraId="47054BCC" w14:textId="77777777" w:rsidR="00CD1726" w:rsidRDefault="00CD1726">
      <w:pPr>
        <w:pStyle w:val="ListParagraph"/>
        <w:spacing w:line="360" w:lineRule="auto"/>
        <w:ind w:left="1080"/>
        <w:rPr>
          <w:ins w:id="5492" w:author="The Si Tran" w:date="2012-12-07T22:13:00Z"/>
          <w:szCs w:val="26"/>
        </w:rPr>
        <w:pPrChange w:id="5493" w:author="The Si Tran" w:date="2012-12-14T05:31:00Z">
          <w:pPr/>
        </w:pPrChange>
      </w:pPr>
    </w:p>
    <w:p w14:paraId="3139B9C9" w14:textId="77777777" w:rsidR="00A625DC" w:rsidRDefault="00A625DC">
      <w:pPr>
        <w:pStyle w:val="ListParagraph"/>
        <w:numPr>
          <w:ilvl w:val="0"/>
          <w:numId w:val="23"/>
        </w:numPr>
        <w:spacing w:line="360" w:lineRule="auto"/>
        <w:rPr>
          <w:ins w:id="5494" w:author="The Si Tran" w:date="2012-12-07T22:22:00Z"/>
          <w:szCs w:val="26"/>
        </w:rPr>
        <w:pPrChange w:id="5495" w:author="The Si Tran" w:date="2012-12-14T05:31:00Z">
          <w:pPr/>
        </w:pPrChange>
      </w:pPr>
      <w:ins w:id="5496" w:author="The Si Tran" w:date="2012-12-07T22:13:00Z">
        <w:r>
          <w:rPr>
            <w:rFonts w:ascii="Times New Roman" w:hAnsi="Times New Roman"/>
            <w:sz w:val="26"/>
            <w:szCs w:val="26"/>
          </w:rPr>
          <w:t>Dự đoán nhiều thời đoạn cho chuỗi dữ liệu không tĩnh hoặc có tính mùa</w:t>
        </w:r>
      </w:ins>
    </w:p>
    <w:p w14:paraId="0E992459" w14:textId="77777777" w:rsidR="004A1DFD" w:rsidRDefault="004A1DFD" w:rsidP="00B0605D">
      <w:pPr>
        <w:pStyle w:val="ListParagraph"/>
        <w:spacing w:line="360" w:lineRule="auto"/>
        <w:ind w:left="1080" w:firstLine="0"/>
        <w:rPr>
          <w:ins w:id="5497" w:author="The Si Tran" w:date="2012-12-07T22:21:00Z"/>
          <w:szCs w:val="26"/>
        </w:rPr>
        <w:pPrChange w:id="5498" w:author="The Si Tran" w:date="2012-12-14T05:31:00Z">
          <w:pPr/>
        </w:pPrChange>
      </w:pPr>
      <w:ins w:id="5499"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rPr>
          <w:ins w:id="5500" w:author="The Si Tran" w:date="2012-12-07T22:21:00Z"/>
          <w:rFonts w:ascii="Times New Roman" w:hAnsi="Times New Roman"/>
          <w:sz w:val="26"/>
          <w:szCs w:val="26"/>
        </w:rPr>
        <w:pPrChange w:id="5501" w:author="The Si Tran" w:date="2012-12-14T05:31:00Z">
          <w:pPr>
            <w:pStyle w:val="ListParagraph"/>
            <w:numPr>
              <w:numId w:val="23"/>
            </w:numPr>
            <w:ind w:left="1080" w:hanging="360"/>
          </w:pPr>
        </w:pPrChange>
      </w:pPr>
      <w:ins w:id="5502"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rPr>
          <w:ins w:id="5503" w:author="The Si Tran" w:date="2012-12-07T22:21:00Z"/>
          <w:rFonts w:ascii="Times New Roman" w:hAnsi="Times New Roman"/>
          <w:sz w:val="26"/>
          <w:szCs w:val="26"/>
        </w:rPr>
        <w:pPrChange w:id="5504" w:author="The Si Tran" w:date="2012-12-14T05:31:00Z">
          <w:pPr>
            <w:pStyle w:val="ListParagraph"/>
            <w:numPr>
              <w:numId w:val="23"/>
            </w:numPr>
            <w:ind w:left="1080" w:hanging="360"/>
          </w:pPr>
        </w:pPrChange>
      </w:pPr>
      <w:ins w:id="5505"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506" w:author="The Si Tran" w:date="2012-12-14T05:31:00Z">
          <w:pPr/>
        </w:pPrChange>
      </w:pPr>
    </w:p>
    <w:p w14:paraId="2C8B6B72" w14:textId="5B8E2950" w:rsidR="00826F68" w:rsidRPr="0049233F" w:rsidRDefault="00B80B3D">
      <w:pPr>
        <w:pStyle w:val="Heading2"/>
        <w:rPr>
          <w:sz w:val="26"/>
          <w:szCs w:val="26"/>
          <w:rPrChange w:id="5507" w:author="The Si Tran" w:date="2012-12-05T23:02:00Z">
            <w:rPr/>
          </w:rPrChange>
        </w:rPr>
      </w:pPr>
      <w:bookmarkStart w:id="5508" w:name="_Toc343233014"/>
      <w:r w:rsidRPr="0049233F">
        <w:rPr>
          <w:sz w:val="26"/>
          <w:szCs w:val="26"/>
          <w:rPrChange w:id="5509" w:author="The Si Tran" w:date="2012-12-05T23:02:00Z">
            <w:rPr>
              <w:rFonts w:cs="Times New Roman"/>
              <w:b w:val="0"/>
              <w:bCs w:val="0"/>
              <w:iCs w:val="0"/>
              <w:sz w:val="26"/>
              <w:szCs w:val="22"/>
            </w:rPr>
          </w:rPrChange>
        </w:rPr>
        <w:lastRenderedPageBreak/>
        <w:t>Kết luận về mô hình ARIMA</w:t>
      </w:r>
      <w:bookmarkEnd w:id="5508"/>
    </w:p>
    <w:p w14:paraId="7BA5C88E" w14:textId="77777777" w:rsidR="00D969EA" w:rsidRPr="0049233F" w:rsidRDefault="00D969EA" w:rsidP="00B0605D">
      <w:pPr>
        <w:rPr>
          <w:rPrChange w:id="5510" w:author="The Si Tran" w:date="2012-12-05T23:02:00Z">
            <w:rPr>
              <w:sz w:val="28"/>
              <w:szCs w:val="28"/>
            </w:rPr>
          </w:rPrChange>
        </w:rPr>
        <w:pPrChange w:id="5511" w:author="The Si Tran" w:date="2012-12-16T08:14:00Z">
          <w:pPr>
            <w:ind w:firstLine="540"/>
          </w:pPr>
        </w:pPrChange>
      </w:pPr>
      <w:r w:rsidRPr="0049233F">
        <w:rPr>
          <w:rPrChange w:id="5512"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5513" w:author="The Si Tran" w:date="2012-12-05T23:02:00Z">
            <w:rPr>
              <w:sz w:val="28"/>
              <w:szCs w:val="28"/>
            </w:rPr>
          </w:rPrChange>
        </w:rPr>
        <w:pPrChange w:id="5514" w:author="The Si Tran" w:date="2012-12-14T05:32:00Z">
          <w:pPr>
            <w:numPr>
              <w:numId w:val="3"/>
            </w:numPr>
            <w:tabs>
              <w:tab w:val="num" w:pos="1365"/>
            </w:tabs>
            <w:spacing w:before="0" w:line="240" w:lineRule="auto"/>
            <w:ind w:left="1365" w:hanging="825"/>
            <w:jc w:val="left"/>
          </w:pPr>
        </w:pPrChange>
      </w:pPr>
      <w:r w:rsidRPr="0049233F">
        <w:rPr>
          <w:szCs w:val="26"/>
          <w:rPrChange w:id="5515"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77777777" w:rsidR="00D969EA" w:rsidRPr="0049233F" w:rsidRDefault="00D969EA">
      <w:pPr>
        <w:numPr>
          <w:ilvl w:val="0"/>
          <w:numId w:val="60"/>
        </w:numPr>
        <w:spacing w:before="0"/>
        <w:jc w:val="left"/>
        <w:rPr>
          <w:szCs w:val="26"/>
          <w:rPrChange w:id="5516" w:author="The Si Tran" w:date="2012-12-05T23:02:00Z">
            <w:rPr>
              <w:sz w:val="28"/>
              <w:szCs w:val="28"/>
            </w:rPr>
          </w:rPrChange>
        </w:rPr>
        <w:pPrChange w:id="5517" w:author="The Si Tran" w:date="2012-12-14T05:32:00Z">
          <w:pPr>
            <w:numPr>
              <w:numId w:val="3"/>
            </w:numPr>
            <w:tabs>
              <w:tab w:val="num" w:pos="1365"/>
            </w:tabs>
            <w:spacing w:before="0" w:line="240" w:lineRule="auto"/>
            <w:ind w:left="1365" w:hanging="825"/>
            <w:jc w:val="left"/>
          </w:pPr>
        </w:pPrChange>
      </w:pPr>
      <w:r w:rsidRPr="0049233F">
        <w:rPr>
          <w:szCs w:val="26"/>
          <w:rPrChange w:id="5518" w:author="The Si Tran" w:date="2012-12-05T23:02:00Z">
            <w:rPr>
              <w:sz w:val="28"/>
              <w:szCs w:val="28"/>
            </w:rPr>
          </w:rPrChange>
        </w:rPr>
        <w:t>Không dễ cập nhập mô hình khi có them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5519" w:author="The Si Tran" w:date="2012-12-05T23:02:00Z">
            <w:rPr>
              <w:sz w:val="28"/>
              <w:szCs w:val="28"/>
            </w:rPr>
          </w:rPrChange>
        </w:rPr>
        <w:pPrChange w:id="5520" w:author="The Si Tran" w:date="2012-12-14T05:32:00Z">
          <w:pPr>
            <w:numPr>
              <w:numId w:val="3"/>
            </w:numPr>
            <w:tabs>
              <w:tab w:val="num" w:pos="1365"/>
            </w:tabs>
            <w:spacing w:before="0" w:line="240" w:lineRule="auto"/>
            <w:ind w:left="1365" w:hanging="825"/>
            <w:jc w:val="left"/>
          </w:pPr>
        </w:pPrChange>
      </w:pPr>
      <w:r w:rsidRPr="0049233F">
        <w:rPr>
          <w:szCs w:val="26"/>
          <w:rPrChange w:id="5521"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522" w:author="The Si Tran" w:date="2012-12-12T07:57:00Z"/>
          <w:szCs w:val="26"/>
        </w:rPr>
      </w:pPr>
      <w:ins w:id="5523" w:author="The Si Tran" w:date="2012-12-12T07:57:00Z">
        <w:r>
          <w:rPr>
            <w:szCs w:val="26"/>
          </w:rPr>
          <w:br w:type="page"/>
        </w:r>
      </w:ins>
    </w:p>
    <w:p w14:paraId="4E0FA947" w14:textId="77777777" w:rsidR="006E3FE4" w:rsidRPr="0050316D" w:rsidDel="00D139B5" w:rsidRDefault="006E3FE4" w:rsidP="00D969EA">
      <w:pPr>
        <w:rPr>
          <w:del w:id="5524" w:author="The Si Tran" w:date="2012-12-12T07:57:00Z"/>
          <w:sz w:val="32"/>
          <w:szCs w:val="32"/>
          <w:rPrChange w:id="5525" w:author="The Si Tran" w:date="2012-12-12T13:56:00Z">
            <w:rPr>
              <w:del w:id="5526" w:author="The Si Tran" w:date="2012-12-12T07:57:00Z"/>
              <w:szCs w:val="26"/>
            </w:rPr>
          </w:rPrChange>
        </w:rPr>
      </w:pPr>
      <w:bookmarkStart w:id="5527" w:name="_Toc343083629"/>
      <w:bookmarkStart w:id="5528" w:name="_Toc343083843"/>
      <w:bookmarkStart w:id="5529" w:name="_Toc343084054"/>
      <w:bookmarkStart w:id="5530" w:name="_Toc343220813"/>
      <w:bookmarkStart w:id="5531" w:name="_Toc343232317"/>
      <w:bookmarkStart w:id="5532" w:name="_Toc343232730"/>
      <w:bookmarkStart w:id="5533" w:name="_Toc343233015"/>
      <w:bookmarkEnd w:id="5527"/>
      <w:bookmarkEnd w:id="5528"/>
      <w:bookmarkEnd w:id="5529"/>
      <w:bookmarkEnd w:id="5530"/>
      <w:bookmarkEnd w:id="5531"/>
      <w:bookmarkEnd w:id="5532"/>
      <w:bookmarkEnd w:id="5533"/>
    </w:p>
    <w:p w14:paraId="49DDE508" w14:textId="77777777" w:rsidR="006E3FE4" w:rsidRPr="0050316D" w:rsidRDefault="006E3FE4" w:rsidP="006E3FE4">
      <w:pPr>
        <w:pStyle w:val="Heading1"/>
        <w:jc w:val="left"/>
      </w:pPr>
      <w:del w:id="5534" w:author="The Si Tran" w:date="2012-12-12T13:56:00Z">
        <w:r w:rsidRPr="0050316D" w:rsidDel="0050316D">
          <w:rPr>
            <w:rPrChange w:id="5535" w:author="The Si Tran" w:date="2012-12-12T13:56:00Z">
              <w:rPr>
                <w:rFonts w:cs="Times New Roman"/>
                <w:b w:val="0"/>
                <w:bCs w:val="0"/>
                <w:kern w:val="0"/>
                <w:sz w:val="26"/>
                <w:szCs w:val="22"/>
              </w:rPr>
            </w:rPrChange>
          </w:rPr>
          <w:delText>Mô hình ANN</w:delText>
        </w:r>
      </w:del>
      <w:bookmarkStart w:id="5536" w:name="_Toc343233016"/>
      <w:ins w:id="5537" w:author="The Si Tran" w:date="2012-12-12T13:56:00Z">
        <w:r w:rsidR="0050316D" w:rsidRPr="00E078AF">
          <w:t>MÔ HÌNH ANN</w:t>
        </w:r>
      </w:ins>
      <w:bookmarkEnd w:id="5536"/>
    </w:p>
    <w:p w14:paraId="60A82E62" w14:textId="297E7CC5" w:rsidR="0088753F" w:rsidRPr="0049233F" w:rsidRDefault="007038D9" w:rsidP="0088753F">
      <w:pPr>
        <w:pStyle w:val="Heading2"/>
        <w:rPr>
          <w:sz w:val="26"/>
          <w:szCs w:val="26"/>
          <w:rPrChange w:id="5538" w:author="The Si Tran" w:date="2012-12-05T23:02:00Z">
            <w:rPr/>
          </w:rPrChange>
        </w:rPr>
      </w:pPr>
      <w:bookmarkStart w:id="5539" w:name="_Toc343233017"/>
      <w:bookmarkStart w:id="5540" w:name="_Toc327348170"/>
      <w:ins w:id="5541" w:author="The Si Tran" w:date="2012-12-12T14:07:00Z">
        <w:r>
          <w:rPr>
            <w:sz w:val="26"/>
            <w:szCs w:val="26"/>
          </w:rPr>
          <w:t>Sơ lược về mạng nơron nhân tạo</w:t>
        </w:r>
      </w:ins>
      <w:bookmarkEnd w:id="5539"/>
      <w:del w:id="5542" w:author="The Si Tran" w:date="2012-12-12T14:07:00Z">
        <w:r w:rsidR="0088753F" w:rsidRPr="0049233F" w:rsidDel="007038D9">
          <w:rPr>
            <w:sz w:val="26"/>
            <w:szCs w:val="26"/>
            <w:rPrChange w:id="5543" w:author="The Si Tran" w:date="2012-12-05T23:02:00Z">
              <w:rPr>
                <w:rFonts w:cs="Times New Roman"/>
                <w:b w:val="0"/>
                <w:bCs w:val="0"/>
                <w:iCs w:val="0"/>
                <w:sz w:val="26"/>
                <w:szCs w:val="22"/>
              </w:rPr>
            </w:rPrChange>
          </w:rPr>
          <w:delText>SƠ LƯỢC VỀ MẠNG NEURON NHÂN TẠO</w:delText>
        </w:r>
      </w:del>
      <w:bookmarkEnd w:id="5540"/>
    </w:p>
    <w:p w14:paraId="2F085492" w14:textId="77777777" w:rsidR="0088753F" w:rsidRPr="0049233F" w:rsidRDefault="0088753F" w:rsidP="00B0605D">
      <w:pPr>
        <w:pPrChange w:id="5544" w:author="The Si Tran" w:date="2012-12-16T08:14:00Z">
          <w:pPr>
            <w:spacing w:before="0"/>
            <w:ind w:firstLine="720"/>
          </w:pPr>
        </w:pPrChange>
      </w:pPr>
      <w:r w:rsidRPr="0049233F">
        <w:rPr>
          <w:i/>
        </w:rPr>
        <w:t>Mạng neuron nhân tạo</w:t>
      </w:r>
      <w:r w:rsidRPr="0049233F">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14:paraId="6DA13F40" w14:textId="77777777" w:rsidR="0088753F" w:rsidRPr="0049233F" w:rsidRDefault="0088753F" w:rsidP="00B0605D">
      <w:pPr>
        <w:pPrChange w:id="5545"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rPr>
        <w:t>khớp thần kinh</w:t>
      </w:r>
      <w:r w:rsidRPr="0049233F">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rsidP="00B0605D">
      <w:pPr>
        <w:pPrChange w:id="5546" w:author="The Si Tran" w:date="2012-12-16T08:14:00Z">
          <w:pPr>
            <w:spacing w:before="0"/>
            <w:ind w:firstLine="720"/>
          </w:pPr>
        </w:pPrChange>
      </w:pPr>
      <w:r w:rsidRPr="0049233F">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14:paraId="6B1A1A0F" w14:textId="77777777" w:rsidR="0088753F" w:rsidRPr="0049233F" w:rsidRDefault="0088753F" w:rsidP="00B0605D">
      <w:pPr>
        <w:pPrChange w:id="5547" w:author="The Si Tran" w:date="2012-12-16T08:14:00Z">
          <w:pPr>
            <w:spacing w:before="0"/>
            <w:ind w:firstLine="720"/>
          </w:pPr>
        </w:pPrChange>
      </w:pPr>
      <w:r w:rsidRPr="0049233F">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548" w:name="_Toc327348171"/>
      <w:del w:id="5549" w:author="The Si Tran" w:date="2012-12-12T14:07:00Z">
        <w:r w:rsidRPr="0049233F" w:rsidDel="007038D9">
          <w:rPr>
            <w:rPrChange w:id="5550" w:author="The Si Tran" w:date="2012-12-05T23:02:00Z">
              <w:rPr>
                <w:rFonts w:cs="Times New Roman"/>
                <w:b w:val="0"/>
                <w:bCs w:val="0"/>
                <w:iCs w:val="0"/>
                <w:sz w:val="26"/>
                <w:szCs w:val="22"/>
              </w:rPr>
            </w:rPrChange>
          </w:rPr>
          <w:delText>CẤU TRÚC VỀ MẠNG NEURON NHÂN TẠO</w:delText>
        </w:r>
      </w:del>
      <w:bookmarkStart w:id="5551" w:name="_Toc343233018"/>
      <w:bookmarkEnd w:id="5548"/>
      <w:ins w:id="5552" w:author="The Si Tran" w:date="2012-12-12T14:07:00Z">
        <w:r w:rsidR="007038D9">
          <w:t>Cấu trúc</w:t>
        </w:r>
        <w:r w:rsidR="007038D9" w:rsidRPr="007038D9">
          <w:rPr>
            <w:sz w:val="26"/>
            <w:szCs w:val="26"/>
          </w:rPr>
          <w:t xml:space="preserve"> về mạng nơron nhân tạo</w:t>
        </w:r>
      </w:ins>
      <w:bookmarkEnd w:id="5551"/>
    </w:p>
    <w:p w14:paraId="754FCA46" w14:textId="77777777" w:rsidR="0088753F" w:rsidRPr="0049233F" w:rsidRDefault="0088753F" w:rsidP="00B0605D">
      <w:pPr>
        <w:pPrChange w:id="5553"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rsidP="00B0605D">
      <w:pPr>
        <w:pPrChange w:id="5554" w:author="The Si Tran" w:date="2012-12-16T08:15:00Z">
          <w:pPr>
            <w:spacing w:before="0"/>
            <w:ind w:firstLine="720"/>
          </w:pPr>
        </w:pPrChange>
      </w:pPr>
      <w:r w:rsidRPr="0049233F">
        <w:lastRenderedPageBreak/>
        <w:t xml:space="preserve">Một đơn vị (Hình </w:t>
      </w:r>
      <w:ins w:id="5555" w:author="The Si Tran" w:date="2012-12-14T05:34:00Z">
        <w:r w:rsidR="00843CA1">
          <w:t>4</w:t>
        </w:r>
      </w:ins>
      <w:del w:id="5556"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88753F">
      <w:pPr>
        <w:keepNext/>
        <w:spacing w:before="0"/>
        <w:ind w:left="1440" w:firstLine="720"/>
        <w:rPr>
          <w:szCs w:val="26"/>
        </w:rPr>
      </w:pPr>
      <w:r w:rsidRPr="002B1464">
        <w:rPr>
          <w:noProof/>
          <w:szCs w:val="26"/>
        </w:rPr>
        <w:drawing>
          <wp:inline distT="0" distB="0" distL="0" distR="0" wp14:anchorId="460A1617" wp14:editId="62070644">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A64C888" w14:textId="77777777" w:rsidR="006C1895" w:rsidRPr="006068E1" w:rsidRDefault="0088753F" w:rsidP="006C1895">
      <w:pPr>
        <w:pStyle w:val="Hinh"/>
        <w:rPr>
          <w:ins w:id="5557" w:author="The Si Tran" w:date="2012-12-11T23:29:00Z"/>
          <w:lang w:val="pt-BR"/>
        </w:rPr>
      </w:pPr>
      <w:r w:rsidRPr="0049233F">
        <w:t xml:space="preserve">                   </w:t>
      </w:r>
      <w:bookmarkStart w:id="5558" w:name="_Toc326299570"/>
      <w:r w:rsidRPr="0049233F">
        <w:t xml:space="preserve">       </w:t>
      </w:r>
      <w:bookmarkStart w:id="5559" w:name="_Toc343220895"/>
      <w:ins w:id="5560" w:author="The Si Tran" w:date="2012-12-11T23:29:00Z">
        <w:r w:rsidR="006C1895" w:rsidRPr="006068E1">
          <w:rPr>
            <w:lang w:val="pt-BR"/>
          </w:rPr>
          <w:t xml:space="preserve">Hình </w:t>
        </w:r>
        <w:r w:rsidR="006C1895">
          <w:t>4.1</w:t>
        </w:r>
        <w:r w:rsidR="006C1895" w:rsidRPr="006068E1">
          <w:rPr>
            <w:lang w:val="pt-BR"/>
          </w:rPr>
          <w:t xml:space="preserve"> </w:t>
        </w:r>
      </w:ins>
      <w:ins w:id="5561" w:author="The Si Tran" w:date="2012-12-11T23:30:00Z">
        <w:r w:rsidR="006C1895" w:rsidRPr="0049233F">
          <w:rPr>
            <w:b w:val="0"/>
          </w:rPr>
          <w:t>Đơn vị mạng neuron</w:t>
        </w:r>
      </w:ins>
      <w:bookmarkEnd w:id="5559"/>
    </w:p>
    <w:p w14:paraId="676DE797" w14:textId="77777777" w:rsidR="0088753F" w:rsidRPr="0049233F" w:rsidDel="006C1895" w:rsidRDefault="0088753F" w:rsidP="0088753F">
      <w:pPr>
        <w:pStyle w:val="Caption"/>
        <w:rPr>
          <w:del w:id="5562" w:author="The Si Tran" w:date="2012-12-11T23:30:00Z"/>
          <w:sz w:val="26"/>
          <w:szCs w:val="26"/>
        </w:rPr>
      </w:pPr>
    </w:p>
    <w:p w14:paraId="7E5A720E" w14:textId="0C83035B" w:rsidR="0088753F" w:rsidRPr="0049233F" w:rsidDel="006C1895" w:rsidRDefault="0088753F" w:rsidP="0088753F">
      <w:pPr>
        <w:pStyle w:val="Caption"/>
        <w:ind w:left="1440" w:firstLine="720"/>
        <w:rPr>
          <w:del w:id="5563" w:author="The Si Tran" w:date="2012-12-11T23:30:00Z"/>
          <w:b w:val="0"/>
          <w:sz w:val="26"/>
          <w:szCs w:val="26"/>
        </w:rPr>
      </w:pPr>
      <w:bookmarkStart w:id="5564" w:name="_Toc327348209"/>
      <w:bookmarkStart w:id="5565" w:name="_Toc343029959"/>
      <w:bookmarkEnd w:id="5558"/>
      <w:del w:id="5566" w:author="The Si Tran" w:date="2012-12-11T23:30:00Z">
        <w:r w:rsidRPr="0049233F" w:rsidDel="006C1895">
          <w:rPr>
            <w:b w:val="0"/>
            <w:sz w:val="26"/>
            <w:szCs w:val="26"/>
          </w:rPr>
          <w:delText xml:space="preserve">Hình </w:delText>
        </w:r>
        <w:r w:rsidRPr="00082976" w:rsidDel="006C1895">
          <w:rPr>
            <w:b w:val="0"/>
            <w:szCs w:val="26"/>
          </w:rPr>
          <w:fldChar w:fldCharType="begin"/>
        </w:r>
        <w:r w:rsidRPr="0049233F" w:rsidDel="006C1895">
          <w:rPr>
            <w:b w:val="0"/>
            <w:sz w:val="26"/>
            <w:szCs w:val="26"/>
          </w:rPr>
          <w:delInstrText xml:space="preserve"> STYLEREF 1 \s </w:delInstrText>
        </w:r>
        <w:r w:rsidRPr="00082976" w:rsidDel="006C1895">
          <w:rPr>
            <w:b w:val="0"/>
            <w:szCs w:val="26"/>
            <w:rPrChange w:id="5567" w:author="The Si Tran" w:date="2012-12-05T23:02:00Z">
              <w:rPr>
                <w:b w:val="0"/>
                <w:szCs w:val="26"/>
              </w:rPr>
            </w:rPrChange>
          </w:rPr>
          <w:fldChar w:fldCharType="separate"/>
        </w:r>
        <w:r w:rsidRPr="0049233F" w:rsidDel="006C1895">
          <w:rPr>
            <w:b w:val="0"/>
            <w:noProof/>
            <w:sz w:val="26"/>
            <w:szCs w:val="26"/>
          </w:rPr>
          <w:delText>2</w:delText>
        </w:r>
        <w:r w:rsidRPr="00082976" w:rsidDel="006C1895">
          <w:rPr>
            <w:b w:val="0"/>
            <w:szCs w:val="26"/>
          </w:rPr>
          <w:fldChar w:fldCharType="end"/>
        </w:r>
        <w:r w:rsidRPr="0049233F" w:rsidDel="006C1895">
          <w:rPr>
            <w:b w:val="0"/>
            <w:sz w:val="26"/>
            <w:szCs w:val="26"/>
          </w:rPr>
          <w:delText>.</w:delText>
        </w:r>
        <w:r w:rsidRPr="00082976" w:rsidDel="006C1895">
          <w:rPr>
            <w:b w:val="0"/>
            <w:szCs w:val="26"/>
          </w:rPr>
          <w:fldChar w:fldCharType="begin"/>
        </w:r>
        <w:r w:rsidRPr="0049233F" w:rsidDel="006C1895">
          <w:rPr>
            <w:b w:val="0"/>
            <w:sz w:val="26"/>
            <w:szCs w:val="26"/>
          </w:rPr>
          <w:delInstrText xml:space="preserve"> SEQ Hình \* ARABIC \s 1 </w:delInstrText>
        </w:r>
        <w:r w:rsidRPr="00082976" w:rsidDel="006C1895">
          <w:rPr>
            <w:b w:val="0"/>
            <w:szCs w:val="26"/>
            <w:rPrChange w:id="5568" w:author="The Si Tran" w:date="2012-12-05T23:02:00Z">
              <w:rPr>
                <w:b w:val="0"/>
                <w:szCs w:val="26"/>
              </w:rPr>
            </w:rPrChange>
          </w:rPr>
          <w:fldChar w:fldCharType="separate"/>
        </w:r>
        <w:r w:rsidRPr="0049233F" w:rsidDel="006C1895">
          <w:rPr>
            <w:b w:val="0"/>
            <w:noProof/>
            <w:sz w:val="26"/>
            <w:szCs w:val="26"/>
          </w:rPr>
          <w:delText>1</w:delText>
        </w:r>
        <w:r w:rsidRPr="00082976" w:rsidDel="006C1895">
          <w:rPr>
            <w:b w:val="0"/>
            <w:szCs w:val="26"/>
          </w:rPr>
          <w:fldChar w:fldCharType="end"/>
        </w:r>
        <w:r w:rsidRPr="0049233F" w:rsidDel="006C1895">
          <w:rPr>
            <w:b w:val="0"/>
            <w:sz w:val="26"/>
            <w:szCs w:val="26"/>
          </w:rPr>
          <w:delText>: Đơn vị mạng neuron</w:delText>
        </w:r>
        <w:bookmarkEnd w:id="5564"/>
        <w:bookmarkEnd w:id="5565"/>
      </w:del>
    </w:p>
    <w:p w14:paraId="6ED679FF" w14:textId="77777777" w:rsidR="0088753F" w:rsidRPr="002B1464" w:rsidRDefault="0088753F" w:rsidP="0088753F">
      <w:pPr>
        <w:rPr>
          <w:szCs w:val="26"/>
        </w:rPr>
      </w:pPr>
    </w:p>
    <w:p w14:paraId="35130FAB" w14:textId="77777777" w:rsidR="0088753F" w:rsidRPr="0049233F" w:rsidRDefault="0088753F" w:rsidP="00B0605D">
      <w:pPr>
        <w:pPrChange w:id="5569" w:author="The Si Tran" w:date="2012-12-16T08: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rsidP="00B0605D">
      <w:pPr>
        <w:numPr>
          <w:ilvl w:val="0"/>
          <w:numId w:val="6"/>
        </w:numPr>
        <w:spacing w:before="0" w:after="240"/>
        <w:ind w:left="360"/>
        <w:rPr>
          <w:del w:id="5570" w:author="The Si Tran" w:date="2012-12-16T08:15:00Z"/>
          <w:szCs w:val="26"/>
        </w:rPr>
        <w:pPrChange w:id="5571"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rsidP="0088753F">
      <w:pPr>
        <w:numPr>
          <w:ilvl w:val="0"/>
          <w:numId w:val="6"/>
        </w:numPr>
        <w:spacing w:before="0"/>
        <w:ind w:left="360"/>
        <w:rPr>
          <w:szCs w:val="26"/>
          <w:rPrChange w:id="5572" w:author="The Si Tran" w:date="2012-12-16T08:15:00Z">
            <w:rPr>
              <w:szCs w:val="26"/>
            </w:rPr>
          </w:rPrChange>
        </w:rPr>
        <w:pPrChange w:id="5573" w:author="The Si Tran" w:date="2012-12-16T08:15:00Z">
          <w:pPr>
            <w:spacing w:before="0"/>
            <w:ind w:left="360"/>
          </w:pPr>
        </w:pPrChange>
      </w:pPr>
    </w:p>
    <w:p w14:paraId="27DE0199" w14:textId="77777777" w:rsidR="0088753F" w:rsidRPr="0049233F" w:rsidRDefault="0088753F" w:rsidP="00B0605D">
      <w:pPr>
        <w:pPrChange w:id="5574"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rsidP="00B0605D">
      <w:pPr>
        <w:pPrChange w:id="5575"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5576" w:author="The Si Tran" w:date="2012-12-06T01:54:00Z"/>
          <w:rFonts w:ascii="Times New Roman" w:hAnsi="Times New Roman"/>
          <w:sz w:val="26"/>
          <w:szCs w:val="26"/>
        </w:rPr>
        <w:pPrChange w:id="5577" w:author="The Si Tran" w:date="2012-12-06T01:54:00Z">
          <w:pPr>
            <w:pStyle w:val="ListParagraph"/>
            <w:numPr>
              <w:numId w:val="7"/>
            </w:numPr>
            <w:spacing w:after="0" w:line="360" w:lineRule="auto"/>
            <w:ind w:left="360" w:hanging="360"/>
          </w:pPr>
        </w:pPrChange>
      </w:pPr>
      <w:del w:id="5578" w:author="The Si Tran" w:date="2012-12-06T02:03:00Z">
        <w:r w:rsidRPr="0049233F" w:rsidDel="00F86DC5">
          <w:rPr>
            <w:rFonts w:ascii="Times New Roman" w:hAnsi="Times New Roman"/>
            <w:sz w:val="26"/>
            <w:szCs w:val="26"/>
          </w:rPr>
          <w:delText>Hàm đồng nhất:</w:delText>
        </w:r>
      </w:del>
    </w:p>
    <w:p w14:paraId="472D23BA" w14:textId="77777777" w:rsidR="0088753F" w:rsidRPr="000B65E4" w:rsidDel="00F86DC5" w:rsidRDefault="0088753F">
      <w:pPr>
        <w:pStyle w:val="ListParagraph"/>
        <w:spacing w:after="0" w:line="360" w:lineRule="auto"/>
        <w:ind w:left="360" w:firstLine="0"/>
        <w:rPr>
          <w:del w:id="5579" w:author="The Si Tran" w:date="2012-12-06T02:03:00Z"/>
          <w:rFonts w:ascii="Times New Roman" w:hAnsi="Times New Roman"/>
          <w:noProof/>
          <w:sz w:val="26"/>
          <w:rPrChange w:id="5580" w:author="The Si Tran" w:date="2012-12-06T01:54:00Z">
            <w:rPr>
              <w:del w:id="5581" w:author="The Si Tran" w:date="2012-12-06T02:03:00Z"/>
              <w:noProof/>
            </w:rPr>
          </w:rPrChange>
        </w:rPr>
        <w:pPrChange w:id="5582" w:author="The Si Tran" w:date="2012-12-06T01:54:00Z">
          <w:pPr>
            <w:pStyle w:val="ListParagraph"/>
            <w:spacing w:after="0" w:line="360" w:lineRule="auto"/>
            <w:ind w:left="0"/>
          </w:pPr>
        </w:pPrChange>
      </w:pPr>
      <w:del w:id="5583" w:author="The Si Tran" w:date="2012-12-06T01:54:00Z">
        <w:r w:rsidRPr="002B1464" w:rsidDel="000B65E4">
          <w:rPr>
            <w:noProof/>
          </w:rPr>
          <w:drawing>
            <wp:inline distT="0" distB="0" distL="0" distR="0" wp14:anchorId="34070222" wp14:editId="42884CEC">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5584" w:author="The Si Tran" w:date="2012-12-06T01:56:00Z"/>
          <w:rFonts w:ascii="Times New Roman" w:hAnsi="Times New Roman"/>
          <w:sz w:val="26"/>
          <w:szCs w:val="26"/>
        </w:rPr>
        <w:pPrChange w:id="5585" w:author="The Si Tran" w:date="2012-12-06T01:54:00Z">
          <w:pPr>
            <w:pStyle w:val="ListParagraph"/>
            <w:numPr>
              <w:numId w:val="7"/>
            </w:numPr>
            <w:spacing w:after="0" w:line="360" w:lineRule="auto"/>
            <w:ind w:left="360" w:hanging="360"/>
          </w:pPr>
        </w:pPrChange>
      </w:pPr>
      <w:del w:id="5586"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5587" w:author="The Si Tran" w:date="2012-12-06T02:03:00Z"/>
          <w:rFonts w:ascii="Times New Roman" w:hAnsi="Times New Roman"/>
          <w:sz w:val="26"/>
          <w:rPrChange w:id="5588" w:author="The Si Tran" w:date="2012-12-06T01:56:00Z">
            <w:rPr>
              <w:del w:id="5589" w:author="The Si Tran" w:date="2012-12-06T02:03:00Z"/>
            </w:rPr>
          </w:rPrChange>
        </w:rPr>
        <w:pPrChange w:id="5590" w:author="The Si Tran" w:date="2012-12-06T01:56:00Z">
          <w:pPr>
            <w:pStyle w:val="ListParagraph"/>
            <w:spacing w:after="0" w:line="360" w:lineRule="auto"/>
            <w:ind w:left="0"/>
          </w:pPr>
        </w:pPrChange>
      </w:pPr>
      <w:del w:id="5591" w:author="The Si Tran" w:date="2012-12-06T01:56:00Z">
        <w:r w:rsidRPr="002B1464" w:rsidDel="000B65E4">
          <w:rPr>
            <w:noProof/>
          </w:rPr>
          <w:drawing>
            <wp:inline distT="0" distB="0" distL="0" distR="0" wp14:anchorId="1BC24508" wp14:editId="01FBDAFF">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5592" w:author="The Si Tran" w:date="2012-12-06T01:58:00Z"/>
          <w:rFonts w:ascii="Times New Roman" w:hAnsi="Times New Roman"/>
          <w:sz w:val="26"/>
          <w:szCs w:val="26"/>
        </w:rPr>
        <w:pPrChange w:id="5593" w:author="The Si Tran" w:date="2012-12-06T01:56:00Z">
          <w:pPr>
            <w:pStyle w:val="ListParagraph"/>
            <w:numPr>
              <w:numId w:val="7"/>
            </w:numPr>
            <w:spacing w:after="0" w:line="360" w:lineRule="auto"/>
            <w:ind w:left="360" w:hanging="360"/>
          </w:pPr>
        </w:pPrChange>
      </w:pPr>
      <w:del w:id="5594"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5595" w:author="The Si Tran" w:date="2012-12-06T02:03:00Z"/>
          <w:rFonts w:ascii="Times New Roman" w:hAnsi="Times New Roman"/>
          <w:sz w:val="26"/>
          <w:szCs w:val="26"/>
        </w:rPr>
        <w:pPrChange w:id="5596" w:author="The Si Tran" w:date="2012-12-06T01:58:00Z">
          <w:pPr>
            <w:pStyle w:val="ListParagraph"/>
            <w:spacing w:after="0" w:line="360" w:lineRule="auto"/>
            <w:ind w:left="0"/>
          </w:pPr>
        </w:pPrChange>
      </w:pPr>
      <w:del w:id="5597" w:author="The Si Tran" w:date="2012-12-06T01:58:00Z">
        <w:r w:rsidRPr="002B1464" w:rsidDel="000B65E4">
          <w:rPr>
            <w:rFonts w:ascii="Times New Roman" w:hAnsi="Times New Roman"/>
            <w:noProof/>
            <w:sz w:val="26"/>
            <w:szCs w:val="26"/>
            <w:rPrChange w:id="5598" w:author="Unknown">
              <w:rPr>
                <w:noProof/>
              </w:rPr>
            </w:rPrChange>
          </w:rPr>
          <w:drawing>
            <wp:inline distT="0" distB="0" distL="0" distR="0" wp14:anchorId="33EA6F15" wp14:editId="360D1346">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5599" w:author="The Si Tran" w:date="2012-12-06T01:58:00Z"/>
          <w:rFonts w:ascii="Times New Roman" w:hAnsi="Times New Roman"/>
          <w:sz w:val="26"/>
          <w:szCs w:val="26"/>
        </w:rPr>
        <w:pPrChange w:id="5600" w:author="The Si Tran" w:date="2012-12-06T01:58:00Z">
          <w:pPr>
            <w:pStyle w:val="ListParagraph"/>
            <w:numPr>
              <w:numId w:val="7"/>
            </w:numPr>
            <w:spacing w:after="0" w:line="360" w:lineRule="auto"/>
            <w:ind w:left="360" w:hanging="360"/>
          </w:pPr>
        </w:pPrChange>
      </w:pPr>
      <w:del w:id="5601"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5602" w:author="The Si Tran" w:date="2012-12-06T02:03:00Z"/>
          <w:noProof/>
        </w:rPr>
        <w:pPrChange w:id="5603" w:author="The Si Tran" w:date="2012-12-06T01:58:00Z">
          <w:pPr>
            <w:spacing w:before="0"/>
          </w:pPr>
        </w:pPrChange>
      </w:pPr>
      <w:del w:id="5604" w:author="The Si Tran" w:date="2012-12-06T02:03:00Z">
        <w:r w:rsidRPr="0049233F" w:rsidDel="00F86DC5">
          <w:rPr>
            <w:noProof/>
          </w:rPr>
          <w:delText xml:space="preserve">     </w:delText>
        </w:r>
      </w:del>
      <w:del w:id="5605" w:author="The Si Tran" w:date="2012-12-06T01:58:00Z">
        <w:r w:rsidRPr="00097101" w:rsidDel="000B65E4">
          <w:rPr>
            <w:noProof/>
            <w:rPrChange w:id="5606" w:author="Unknown">
              <w:rPr>
                <w:noProof/>
              </w:rPr>
            </w:rPrChange>
          </w:rPr>
          <w:drawing>
            <wp:inline distT="0" distB="0" distL="0" distR="0" wp14:anchorId="77FA9531" wp14:editId="2EA92579">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5607" w:author="The Si Tran" w:date="2012-12-06T02:03:00Z"/>
          <w:rFonts w:ascii="Times New Roman" w:hAnsi="Times New Roman"/>
          <w:sz w:val="26"/>
          <w:szCs w:val="26"/>
        </w:rPr>
      </w:pPr>
      <w:ins w:id="5608"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5609" w:author="The Si Tran" w:date="2012-12-06T02:03:00Z"/>
          <w:rFonts w:ascii="Times New Roman" w:hAnsi="Times New Roman"/>
          <w:noProof/>
          <w:sz w:val="26"/>
          <w:rPrChange w:id="5610" w:author="The Si Tran" w:date="2012-12-16T08:16:00Z">
            <w:rPr>
              <w:ins w:id="5611" w:author="The Si Tran" w:date="2012-12-06T02:03:00Z"/>
              <w:rFonts w:ascii="Times New Roman" w:hAnsi="Times New Roman"/>
              <w:noProof/>
              <w:sz w:val="26"/>
            </w:rPr>
          </w:rPrChange>
        </w:rPr>
      </w:pPr>
      <w:ins w:id="5612"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5613" w:author="The Si Tran" w:date="2012-12-06T02:03:00Z"/>
          <w:rFonts w:ascii="Times New Roman" w:hAnsi="Times New Roman"/>
          <w:sz w:val="26"/>
          <w:szCs w:val="26"/>
        </w:rPr>
      </w:pPr>
      <w:ins w:id="5614"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5615" w:author="The Si Tran" w:date="2012-12-06T02:03:00Z"/>
          <w:rFonts w:ascii="Times New Roman" w:hAnsi="Times New Roman"/>
          <w:sz w:val="26"/>
          <w:rPrChange w:id="5616" w:author="The Si Tran" w:date="2012-12-16T08:16:00Z">
            <w:rPr>
              <w:ins w:id="5617" w:author="The Si Tran" w:date="2012-12-06T02:03:00Z"/>
              <w:rFonts w:ascii="Times New Roman" w:hAnsi="Times New Roman"/>
              <w:sz w:val="26"/>
            </w:rPr>
          </w:rPrChange>
        </w:rPr>
      </w:pPr>
      <w:ins w:id="5618"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ctrlPr>
                  <w:rPr>
                    <w:rFonts w:ascii="Cambria Math" w:hAnsi="Cambria Math"/>
                    <w:i/>
                    <w:sz w:val="26"/>
                    <w:szCs w:val="26"/>
                    <w:rPrChange w:id="5619" w:author="The Si Tran" w:date="2012-12-16T08:16:00Z">
                      <w:rPr>
                        <w:rFonts w:ascii="Cambria Math" w:hAnsi="Cambria Math"/>
                        <w:i/>
                        <w:sz w:val="26"/>
                        <w:szCs w:val="26"/>
                      </w:rPr>
                    </w:rPrChange>
                  </w:rPr>
                </m:ctrlPr>
              </m:e>
            </m:d>
          </m:oMath>
        </m:oMathPara>
      </w:ins>
    </w:p>
    <w:p w14:paraId="1523B8A3" w14:textId="77777777" w:rsidR="00F37C82" w:rsidRDefault="00F37C82" w:rsidP="00BB4B46">
      <w:pPr>
        <w:pStyle w:val="BuletL1"/>
        <w:rPr>
          <w:ins w:id="5620" w:author="The Si Tran" w:date="2012-12-06T02:03:00Z"/>
        </w:rPr>
        <w:pPrChange w:id="5621" w:author="The Si Tran" w:date="2012-12-16T08:35:00Z">
          <w:pPr>
            <w:pStyle w:val="ListParagraph"/>
            <w:numPr>
              <w:numId w:val="7"/>
            </w:numPr>
            <w:spacing w:after="0" w:line="360" w:lineRule="auto"/>
            <w:ind w:left="360" w:hanging="360"/>
          </w:pPr>
        </w:pPrChange>
      </w:pPr>
      <w:ins w:id="5622"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5623" w:author="The Si Tran" w:date="2012-12-06T02:03:00Z"/>
          <w:rFonts w:ascii="Times New Roman" w:hAnsi="Times New Roman"/>
          <w:sz w:val="26"/>
          <w:szCs w:val="26"/>
          <w:rPrChange w:id="5624" w:author="The Si Tran" w:date="2012-12-16T08:16:00Z">
            <w:rPr>
              <w:ins w:id="5625" w:author="The Si Tran" w:date="2012-12-06T02:03:00Z"/>
              <w:rFonts w:ascii="Times New Roman" w:hAnsi="Times New Roman"/>
              <w:sz w:val="26"/>
              <w:szCs w:val="26"/>
            </w:rPr>
          </w:rPrChange>
        </w:rPr>
      </w:pPr>
      <w:ins w:id="5626" w:author="The Si Tran" w:date="2012-12-06T02:03:00Z">
        <m:oMathPara>
          <m:oMathParaPr>
            <m:jc m:val="center"/>
          </m:oMathParaPr>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ctrlPr>
                  <w:rPr>
                    <w:rFonts w:ascii="Cambria Math" w:hAnsi="Cambria Math"/>
                    <w:i/>
                    <w:sz w:val="26"/>
                    <w:szCs w:val="26"/>
                    <w:rPrChange w:id="5627" w:author="The Si Tran" w:date="2012-12-16T08:16:00Z">
                      <w:rPr>
                        <w:rFonts w:ascii="Cambria Math" w:hAnsi="Cambria Math"/>
                        <w:i/>
                        <w:sz w:val="26"/>
                        <w:szCs w:val="26"/>
                      </w:rPr>
                    </w:rPrChange>
                  </w:rPr>
                </m:ctrlPr>
              </m:den>
            </m:f>
          </m:oMath>
        </m:oMathPara>
      </w:ins>
    </w:p>
    <w:p w14:paraId="3A784DC6" w14:textId="77777777" w:rsidR="00F37C82" w:rsidRDefault="00F37C82" w:rsidP="00BB4B46">
      <w:pPr>
        <w:pStyle w:val="BuletL1"/>
        <w:rPr>
          <w:ins w:id="5628" w:author="The Si Tran" w:date="2012-12-06T02:03:00Z"/>
        </w:rPr>
        <w:pPrChange w:id="5629" w:author="The Si Tran" w:date="2012-12-16T08:35:00Z">
          <w:pPr>
            <w:pStyle w:val="ListParagraph"/>
            <w:numPr>
              <w:numId w:val="7"/>
            </w:numPr>
            <w:spacing w:after="0" w:line="360" w:lineRule="auto"/>
            <w:ind w:left="360" w:hanging="360"/>
          </w:pPr>
        </w:pPrChange>
      </w:pPr>
      <w:ins w:id="5630" w:author="The Si Tran" w:date="2012-12-06T02:03:00Z">
        <w:r w:rsidRPr="0049233F">
          <w:t>Hàm sigmoid lưỡng cực</w:t>
        </w:r>
      </w:ins>
    </w:p>
    <w:p w14:paraId="7696B280" w14:textId="17385380" w:rsidR="0088753F" w:rsidRPr="00B0605D" w:rsidRDefault="00F37C82" w:rsidP="00B0605D">
      <w:pPr>
        <w:pStyle w:val="ListParagraph"/>
        <w:spacing w:after="0" w:line="360" w:lineRule="auto"/>
        <w:ind w:left="360"/>
        <w:jc w:val="center"/>
        <w:rPr>
          <w:noProof/>
          <w:rPrChange w:id="5631" w:author="The Si Tran" w:date="2012-12-16T08:16:00Z">
            <w:rPr>
              <w:szCs w:val="26"/>
            </w:rPr>
          </w:rPrChange>
        </w:rPr>
        <w:pPrChange w:id="5632" w:author="The Si Tran" w:date="2012-12-16T08:16:00Z">
          <w:pPr>
            <w:spacing w:before="0"/>
          </w:pPr>
        </w:pPrChange>
      </w:pPr>
      <w:ins w:id="5633"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rsidP="00B0605D">
      <w:pPr>
        <w:rPr>
          <w:del w:id="5634" w:author="The Si Tran" w:date="2012-12-14T05:34:00Z"/>
        </w:rPr>
        <w:pPrChange w:id="5635" w:author="The Si Tran" w:date="2012-12-16T08:16:00Z">
          <w:pPr>
            <w:spacing w:before="0"/>
            <w:ind w:firstLine="720"/>
          </w:pPr>
        </w:pPrChange>
      </w:pPr>
      <w:r w:rsidRPr="0049233F">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rsidP="00B0605D">
      <w:pPr>
        <w:pPrChange w:id="5636"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5637"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ListParagraph"/>
        <w:keepNext/>
        <w:spacing w:after="0" w:line="360" w:lineRule="auto"/>
        <w:ind w:firstLine="720"/>
        <w:jc w:val="center"/>
        <w:rPr>
          <w:ins w:id="5638" w:author="The Si Tran" w:date="2012-12-11T23:31:00Z"/>
        </w:rPr>
        <w:pPrChange w:id="5639" w:author="The Si Tran" w:date="2012-12-11T23:31:00Z">
          <w:pPr>
            <w:pStyle w:val="ListParagraph"/>
            <w:keepNext/>
            <w:spacing w:after="0" w:line="360" w:lineRule="auto"/>
            <w:ind w:firstLine="720"/>
          </w:pPr>
        </w:pPrChange>
      </w:pPr>
      <w:r w:rsidRPr="002B1464">
        <w:rPr>
          <w:rFonts w:ascii="Times New Roman" w:hAnsi="Times New Roman"/>
          <w:noProof/>
          <w:sz w:val="26"/>
          <w:szCs w:val="26"/>
        </w:rPr>
        <w:drawing>
          <wp:inline distT="0" distB="0" distL="0" distR="0" wp14:anchorId="56CD9B43" wp14:editId="2A0F508D">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7C782C" w:rsidDel="006C1895" w:rsidRDefault="006C1895">
      <w:pPr>
        <w:pStyle w:val="Hinh"/>
        <w:jc w:val="center"/>
        <w:rPr>
          <w:del w:id="5640" w:author="The Si Tran" w:date="2012-12-11T23:31:00Z"/>
        </w:rPr>
        <w:pPrChange w:id="5641" w:author="The Si Tran" w:date="2012-12-11T23:31:00Z">
          <w:pPr>
            <w:pStyle w:val="ListParagraph"/>
            <w:keepNext/>
            <w:spacing w:after="0" w:line="360" w:lineRule="auto"/>
            <w:ind w:firstLine="720"/>
          </w:pPr>
        </w:pPrChange>
      </w:pPr>
      <w:bookmarkStart w:id="5642" w:name="_Toc343220896"/>
      <w:ins w:id="5643" w:author="The Si Tran" w:date="2012-12-11T23:30:00Z">
        <w:r w:rsidRPr="006C1895">
          <w:t xml:space="preserve">Hình 4.1 </w:t>
        </w:r>
      </w:ins>
      <w:ins w:id="5644" w:author="The Si Tran" w:date="2012-12-11T23:31:00Z">
        <w:r w:rsidRPr="0049233F">
          <w:rPr>
            <w:b w:val="0"/>
          </w:rPr>
          <w:t>Mạng neuron truyền thẳng</w:t>
        </w:r>
      </w:ins>
      <w:bookmarkEnd w:id="5642"/>
    </w:p>
    <w:p w14:paraId="04ED4F0F" w14:textId="77777777" w:rsidR="0088753F" w:rsidRPr="0049233F" w:rsidDel="006C1895" w:rsidRDefault="0088753F">
      <w:pPr>
        <w:pStyle w:val="Hinh"/>
        <w:jc w:val="center"/>
        <w:rPr>
          <w:del w:id="5645" w:author="The Si Tran" w:date="2012-12-11T23:32:00Z"/>
        </w:rPr>
        <w:pPrChange w:id="5646" w:author="The Si Tran" w:date="2012-12-11T23:31:00Z">
          <w:pPr>
            <w:pStyle w:val="Caption"/>
          </w:pPr>
        </w:pPrChange>
      </w:pPr>
      <w:del w:id="5647" w:author="The Si Tran" w:date="2012-12-11T23:31:00Z">
        <w:r w:rsidRPr="0049233F" w:rsidDel="006C1895">
          <w:delText xml:space="preserve"> </w:delText>
        </w:r>
      </w:del>
      <w:r w:rsidRPr="0049233F">
        <w:t xml:space="preserve"> </w:t>
      </w:r>
      <w:del w:id="5648" w:author="The Si Tran" w:date="2012-12-11T23:32:00Z">
        <w:r w:rsidRPr="0049233F" w:rsidDel="006C1895">
          <w:delText xml:space="preserve">                           </w:delText>
        </w:r>
        <w:bookmarkStart w:id="5649" w:name="_Toc326299571"/>
        <w:r w:rsidRPr="0049233F" w:rsidDel="006C1895">
          <w:tab/>
        </w:r>
      </w:del>
      <w:bookmarkStart w:id="5650" w:name="_Toc327348210"/>
      <w:bookmarkStart w:id="5651" w:name="_Toc343029960"/>
      <w:del w:id="5652"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5653"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5654"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5649"/>
      <w:bookmarkEnd w:id="5650"/>
      <w:bookmarkEnd w:id="5651"/>
    </w:p>
    <w:p w14:paraId="1EFEA16E" w14:textId="77777777" w:rsidR="0088753F" w:rsidRDefault="0088753F">
      <w:pPr>
        <w:pStyle w:val="Hinh"/>
        <w:jc w:val="center"/>
        <w:rPr>
          <w:ins w:id="5655" w:author="The Si Tran" w:date="2012-12-11T23:32:00Z"/>
        </w:rPr>
        <w:pPrChange w:id="5656" w:author="The Si Tran" w:date="2012-12-11T23:32:00Z">
          <w:pPr/>
        </w:pPrChange>
      </w:pPr>
    </w:p>
    <w:p w14:paraId="2983CE88" w14:textId="77777777" w:rsidR="006C1895" w:rsidRPr="002B1464" w:rsidRDefault="006C1895">
      <w:pPr>
        <w:pStyle w:val="Hinh"/>
        <w:jc w:val="center"/>
        <w:pPrChange w:id="5657" w:author="The Si Tran" w:date="2012-12-11T23:32:00Z">
          <w:pPr/>
        </w:pPrChange>
      </w:pPr>
    </w:p>
    <w:p w14:paraId="4096FB84" w14:textId="77777777" w:rsidR="0088753F" w:rsidRPr="0049233F" w:rsidRDefault="0088753F" w:rsidP="00BB4B46">
      <w:pPr>
        <w:pStyle w:val="BuletL1"/>
        <w:pPrChange w:id="5658"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ListParagraph"/>
        <w:keepNext/>
        <w:spacing w:after="0" w:line="360" w:lineRule="auto"/>
        <w:ind w:left="1440"/>
        <w:jc w:val="center"/>
        <w:rPr>
          <w:rFonts w:ascii="Times New Roman" w:hAnsi="Times New Roman"/>
          <w:sz w:val="26"/>
          <w:szCs w:val="26"/>
        </w:rPr>
        <w:pPrChange w:id="5659" w:author="The Si Tran" w:date="2012-12-11T23:32:00Z">
          <w:pPr>
            <w:pStyle w:val="ListParagraph"/>
            <w:keepNext/>
            <w:spacing w:after="0" w:line="360" w:lineRule="auto"/>
            <w:ind w:left="1440"/>
          </w:pPr>
        </w:pPrChange>
      </w:pPr>
      <w:r w:rsidRPr="002B1464">
        <w:rPr>
          <w:rFonts w:ascii="Times New Roman" w:hAnsi="Times New Roman"/>
          <w:noProof/>
          <w:sz w:val="26"/>
          <w:szCs w:val="26"/>
        </w:rPr>
        <w:lastRenderedPageBreak/>
        <w:drawing>
          <wp:inline distT="0" distB="0" distL="0" distR="0" wp14:anchorId="7217067D" wp14:editId="2891F08A">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jc w:val="center"/>
        <w:pPrChange w:id="5660" w:author="The Si Tran" w:date="2012-12-11T23:33:00Z">
          <w:pPr>
            <w:pStyle w:val="Caption"/>
          </w:pPr>
        </w:pPrChange>
      </w:pPr>
      <w:bookmarkStart w:id="5661" w:name="_Toc343220897"/>
      <w:bookmarkStart w:id="5662" w:name="_Toc326299572"/>
      <w:bookmarkStart w:id="5663" w:name="_Toc327348211"/>
      <w:bookmarkStart w:id="5664" w:name="_Toc343029961"/>
      <w:ins w:id="5665" w:author="The Si Tran" w:date="2012-12-11T23:32:00Z">
        <w:r>
          <w:t>Hình 4.2</w:t>
        </w:r>
        <w:r w:rsidRPr="006C1895">
          <w:t xml:space="preserve"> </w:t>
        </w:r>
        <w:r w:rsidRPr="006C1895">
          <w:rPr>
            <w:b w:val="0"/>
            <w:rPrChange w:id="5666" w:author="The Si Tran" w:date="2012-12-11T23:32:00Z">
              <w:rPr/>
            </w:rPrChange>
          </w:rPr>
          <w:t>Mạng neuron hồi quy</w:t>
        </w:r>
        <w:bookmarkEnd w:id="5661"/>
        <w:r w:rsidRPr="0049233F">
          <w:t xml:space="preserve"> </w:t>
        </w:r>
      </w:ins>
      <w:del w:id="5667"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5668"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5669"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5662"/>
      <w:bookmarkEnd w:id="5663"/>
      <w:bookmarkEnd w:id="5664"/>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B0605D">
      <w:pPr>
        <w:pPrChange w:id="5670"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rsidP="00BB4B46">
      <w:pPr>
        <w:pStyle w:val="BuletL1"/>
        <w:pPrChange w:id="5671"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keepNext/>
        <w:spacing w:before="0"/>
        <w:ind w:left="1440" w:firstLine="720"/>
        <w:jc w:val="center"/>
        <w:rPr>
          <w:szCs w:val="26"/>
        </w:rPr>
        <w:pPrChange w:id="5672" w:author="The Si Tran" w:date="2012-12-11T23:33:00Z">
          <w:pPr>
            <w:keepNext/>
            <w:spacing w:before="0"/>
            <w:ind w:left="1440" w:firstLine="720"/>
          </w:pPr>
        </w:pPrChange>
      </w:pPr>
      <w:r w:rsidRPr="002B1464">
        <w:rPr>
          <w:noProof/>
          <w:szCs w:val="26"/>
        </w:rPr>
        <w:lastRenderedPageBreak/>
        <w:drawing>
          <wp:inline distT="0" distB="0" distL="0" distR="0" wp14:anchorId="38C99F8A" wp14:editId="01C5A445">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jc w:val="center"/>
        <w:pPrChange w:id="5673" w:author="The Si Tran" w:date="2012-12-11T23:33:00Z">
          <w:pPr>
            <w:pStyle w:val="Caption"/>
          </w:pPr>
        </w:pPrChange>
      </w:pPr>
      <w:bookmarkStart w:id="5674" w:name="_Toc326299573"/>
      <w:bookmarkStart w:id="5675" w:name="_Toc327348212"/>
      <w:bookmarkStart w:id="5676" w:name="_Toc343029962"/>
      <w:bookmarkStart w:id="5677" w:name="_Toc343220898"/>
      <w:ins w:id="5678" w:author="The Si Tran" w:date="2012-12-11T23:33:00Z">
        <w:r>
          <w:t>Hình 4.3</w:t>
        </w:r>
        <w:r w:rsidR="002B62AC" w:rsidRPr="006C1895">
          <w:t xml:space="preserve"> </w:t>
        </w:r>
        <w:r w:rsidR="002B62AC">
          <w:t xml:space="preserve"> </w:t>
        </w:r>
      </w:ins>
      <w:del w:id="5679" w:author="The Si Tran" w:date="2012-12-11T23:33:00Z">
        <w:r w:rsidR="0088753F" w:rsidRPr="008E2AA9" w:rsidDel="002B62AC">
          <w:rPr>
            <w:b w:val="0"/>
            <w:rPrChange w:id="5680" w:author="The Si Tran" w:date="2012-12-11T23:33:00Z">
              <w:rPr/>
            </w:rPrChange>
          </w:rPr>
          <w:delText xml:space="preserve">Hình </w:delText>
        </w:r>
        <w:r w:rsidR="0088753F" w:rsidRPr="008E2AA9" w:rsidDel="002B62AC">
          <w:rPr>
            <w:b w:val="0"/>
            <w:rPrChange w:id="5681" w:author="The Si Tran" w:date="2012-12-11T23:33:00Z">
              <w:rPr/>
            </w:rPrChange>
          </w:rPr>
          <w:fldChar w:fldCharType="begin"/>
        </w:r>
        <w:r w:rsidR="0088753F" w:rsidRPr="008E2AA9" w:rsidDel="002B62AC">
          <w:rPr>
            <w:b w:val="0"/>
            <w:rPrChange w:id="5682" w:author="The Si Tran" w:date="2012-12-11T23:33:00Z">
              <w:rPr/>
            </w:rPrChange>
          </w:rPr>
          <w:delInstrText xml:space="preserve"> STYLEREF 1 \s </w:delInstrText>
        </w:r>
        <w:r w:rsidR="0088753F" w:rsidRPr="008E2AA9" w:rsidDel="002B62AC">
          <w:rPr>
            <w:b w:val="0"/>
            <w:rPrChange w:id="5683" w:author="The Si Tran" w:date="2012-12-11T23:33:00Z">
              <w:rPr/>
            </w:rPrChange>
          </w:rPr>
          <w:fldChar w:fldCharType="separate"/>
        </w:r>
        <w:r w:rsidR="0088753F" w:rsidRPr="008E2AA9" w:rsidDel="002B62AC">
          <w:rPr>
            <w:b w:val="0"/>
            <w:noProof/>
            <w:rPrChange w:id="5684" w:author="The Si Tran" w:date="2012-12-11T23:33:00Z">
              <w:rPr>
                <w:noProof/>
              </w:rPr>
            </w:rPrChange>
          </w:rPr>
          <w:delText>2</w:delText>
        </w:r>
        <w:r w:rsidR="0088753F" w:rsidRPr="008E2AA9" w:rsidDel="002B62AC">
          <w:rPr>
            <w:b w:val="0"/>
            <w:rPrChange w:id="5685" w:author="The Si Tran" w:date="2012-12-11T23:33:00Z">
              <w:rPr/>
            </w:rPrChange>
          </w:rPr>
          <w:fldChar w:fldCharType="end"/>
        </w:r>
        <w:r w:rsidR="0088753F" w:rsidRPr="008E2AA9" w:rsidDel="002B62AC">
          <w:rPr>
            <w:b w:val="0"/>
            <w:rPrChange w:id="5686" w:author="The Si Tran" w:date="2012-12-11T23:33:00Z">
              <w:rPr/>
            </w:rPrChange>
          </w:rPr>
          <w:delText>.</w:delText>
        </w:r>
        <w:r w:rsidR="0088753F" w:rsidRPr="008E2AA9" w:rsidDel="002B62AC">
          <w:rPr>
            <w:b w:val="0"/>
            <w:rPrChange w:id="5687" w:author="The Si Tran" w:date="2012-12-11T23:33:00Z">
              <w:rPr/>
            </w:rPrChange>
          </w:rPr>
          <w:fldChar w:fldCharType="begin"/>
        </w:r>
        <w:r w:rsidR="0088753F" w:rsidRPr="008E2AA9" w:rsidDel="002B62AC">
          <w:rPr>
            <w:b w:val="0"/>
            <w:rPrChange w:id="5688" w:author="The Si Tran" w:date="2012-12-11T23:33:00Z">
              <w:rPr/>
            </w:rPrChange>
          </w:rPr>
          <w:delInstrText xml:space="preserve"> SEQ Hình \* ARABIC \s 1 </w:delInstrText>
        </w:r>
        <w:r w:rsidR="0088753F" w:rsidRPr="008E2AA9" w:rsidDel="002B62AC">
          <w:rPr>
            <w:b w:val="0"/>
            <w:rPrChange w:id="5689" w:author="The Si Tran" w:date="2012-12-11T23:33:00Z">
              <w:rPr/>
            </w:rPrChange>
          </w:rPr>
          <w:fldChar w:fldCharType="separate"/>
        </w:r>
        <w:r w:rsidR="0088753F" w:rsidRPr="008E2AA9" w:rsidDel="002B62AC">
          <w:rPr>
            <w:b w:val="0"/>
            <w:noProof/>
            <w:rPrChange w:id="5690" w:author="The Si Tran" w:date="2012-12-11T23:33:00Z">
              <w:rPr>
                <w:noProof/>
              </w:rPr>
            </w:rPrChange>
          </w:rPr>
          <w:delText>4</w:delText>
        </w:r>
        <w:r w:rsidR="0088753F" w:rsidRPr="008E2AA9" w:rsidDel="002B62AC">
          <w:rPr>
            <w:b w:val="0"/>
            <w:rPrChange w:id="5691" w:author="The Si Tran" w:date="2012-12-11T23:33:00Z">
              <w:rPr/>
            </w:rPrChange>
          </w:rPr>
          <w:fldChar w:fldCharType="end"/>
        </w:r>
        <w:r w:rsidR="0088753F" w:rsidRPr="008E2AA9" w:rsidDel="002B62AC">
          <w:rPr>
            <w:b w:val="0"/>
            <w:rPrChange w:id="5692" w:author="The Si Tran" w:date="2012-12-11T23:33:00Z">
              <w:rPr/>
            </w:rPrChange>
          </w:rPr>
          <w:delText xml:space="preserve">: </w:delText>
        </w:r>
      </w:del>
      <w:r w:rsidR="0088753F" w:rsidRPr="008E2AA9">
        <w:rPr>
          <w:b w:val="0"/>
          <w:rPrChange w:id="5693" w:author="The Si Tran" w:date="2012-12-11T23:33:00Z">
            <w:rPr/>
          </w:rPrChange>
        </w:rPr>
        <w:t>Mô hình học có giám sát</w:t>
      </w:r>
      <w:bookmarkEnd w:id="5674"/>
      <w:bookmarkEnd w:id="5675"/>
      <w:bookmarkEnd w:id="5676"/>
      <w:bookmarkEnd w:id="5677"/>
    </w:p>
    <w:p w14:paraId="7A2E26AA" w14:textId="77777777" w:rsidR="0088753F" w:rsidRPr="0049233F" w:rsidRDefault="0088753F" w:rsidP="0088753F">
      <w:pPr>
        <w:spacing w:before="0"/>
        <w:rPr>
          <w:szCs w:val="26"/>
        </w:rPr>
      </w:pPr>
    </w:p>
    <w:p w14:paraId="578E4D94" w14:textId="77777777" w:rsidR="0088753F" w:rsidRPr="0049233F" w:rsidRDefault="0088753F" w:rsidP="00BB4B46">
      <w:pPr>
        <w:pStyle w:val="BuletL1"/>
        <w:pPrChange w:id="5694" w:author="The Si Tran" w:date="2012-12-16T08:35:00Z">
          <w:pPr>
            <w:numPr>
              <w:numId w:val="8"/>
            </w:numPr>
            <w:spacing w:before="0"/>
            <w:ind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14:paraId="0943107E" w14:textId="6234C396" w:rsidR="0088753F" w:rsidRPr="0049233F" w:rsidRDefault="008E70A9" w:rsidP="0088753F">
      <w:pPr>
        <w:pStyle w:val="Heading2"/>
        <w:rPr>
          <w:sz w:val="26"/>
          <w:szCs w:val="26"/>
          <w:rPrChange w:id="5695" w:author="The Si Tran" w:date="2012-12-05T23:02:00Z">
            <w:rPr/>
          </w:rPrChange>
        </w:rPr>
      </w:pPr>
      <w:bookmarkStart w:id="5696" w:name="_Toc343233019"/>
      <w:bookmarkStart w:id="5697" w:name="_Toc327348172"/>
      <w:ins w:id="5698" w:author="The Si Tran" w:date="2012-12-12T14:08:00Z">
        <w:r>
          <w:rPr>
            <w:sz w:val="26"/>
            <w:szCs w:val="26"/>
          </w:rPr>
          <w:t>Nguyên tắc hoạt động và các giải thuật huấn luyện của mạng nơron nhân tạo</w:t>
        </w:r>
      </w:ins>
      <w:bookmarkEnd w:id="5696"/>
      <w:del w:id="5699" w:author="The Si Tran" w:date="2012-12-12T14:08:00Z">
        <w:r w:rsidR="0088753F" w:rsidRPr="0049233F" w:rsidDel="008E70A9">
          <w:rPr>
            <w:sz w:val="26"/>
            <w:szCs w:val="26"/>
            <w:rPrChange w:id="5700" w:author="The Si Tran" w:date="2012-12-05T23:02:00Z">
              <w:rPr>
                <w:rFonts w:cs="Times New Roman"/>
                <w:iCs w:val="0"/>
                <w:sz w:val="20"/>
                <w:szCs w:val="20"/>
              </w:rPr>
            </w:rPrChange>
          </w:rPr>
          <w:delText>NGUYÊN TẮC HOẠT ĐỘNG VÀ CÁC GIẢI THUẬT HUẤN LUYỆN CỦA MẠNG NEURON NHÂN TẠO</w:delText>
        </w:r>
      </w:del>
      <w:bookmarkEnd w:id="5697"/>
    </w:p>
    <w:p w14:paraId="6CDC7090" w14:textId="3089F174" w:rsidR="0088753F" w:rsidRPr="0049233F" w:rsidRDefault="0088753F" w:rsidP="0088753F">
      <w:pPr>
        <w:pStyle w:val="Heading3"/>
        <w:rPr>
          <w:b w:val="0"/>
        </w:rPr>
      </w:pPr>
      <w:bookmarkStart w:id="5701" w:name="_Toc327348173"/>
      <w:bookmarkStart w:id="5702" w:name="_Toc343233020"/>
      <w:r w:rsidRPr="0049233F">
        <w:t>Perceptron</w:t>
      </w:r>
      <w:bookmarkEnd w:id="5701"/>
      <w:bookmarkEnd w:id="5702"/>
    </w:p>
    <w:p w14:paraId="5FD72664" w14:textId="77777777" w:rsidR="0088753F" w:rsidRPr="0049233F" w:rsidRDefault="0088753F" w:rsidP="00334CAD">
      <w:pPr>
        <w:pPrChange w:id="5703" w:author="The Si Tran" w:date="2012-12-16T08:22:00Z">
          <w:pPr>
            <w:spacing w:before="0"/>
            <w:ind w:firstLine="720"/>
          </w:pPr>
        </w:pPrChange>
      </w:pPr>
      <w:r w:rsidRPr="0049233F">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lastRenderedPageBreak/>
        <w:drawing>
          <wp:inline distT="0" distB="0" distL="0" distR="0" wp14:anchorId="00AB14B0" wp14:editId="163B9F25">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5704" w:author="The Si Tran" w:date="2012-12-11T23:34:00Z">
          <w:pPr>
            <w:pStyle w:val="Caption"/>
          </w:pPr>
        </w:pPrChange>
      </w:pPr>
      <w:r w:rsidRPr="0049233F">
        <w:t xml:space="preserve">                                        </w:t>
      </w:r>
      <w:bookmarkStart w:id="5705" w:name="_Toc327348213"/>
      <w:bookmarkStart w:id="5706" w:name="_Toc343029963"/>
      <w:bookmarkStart w:id="5707" w:name="_Toc343220899"/>
      <w:r w:rsidRPr="0049233F">
        <w:t xml:space="preserve">Hình </w:t>
      </w:r>
      <w:ins w:id="5708" w:author="The Si Tran" w:date="2012-12-11T23:34:00Z">
        <w:r w:rsidR="006D47A7">
          <w:t xml:space="preserve">4.4: </w:t>
        </w:r>
      </w:ins>
      <w:del w:id="5709" w:author="The Si Tran" w:date="2012-12-11T23:34:00Z">
        <w:r w:rsidRPr="006D47A7" w:rsidDel="006D47A7">
          <w:rPr>
            <w:b w:val="0"/>
            <w:rPrChange w:id="5710" w:author="The Si Tran" w:date="2012-12-11T23:34:00Z">
              <w:rPr/>
            </w:rPrChange>
          </w:rPr>
          <w:fldChar w:fldCharType="begin"/>
        </w:r>
        <w:r w:rsidRPr="006D47A7" w:rsidDel="006D47A7">
          <w:rPr>
            <w:b w:val="0"/>
            <w:rPrChange w:id="5711" w:author="The Si Tran" w:date="2012-12-11T23:34:00Z">
              <w:rPr/>
            </w:rPrChange>
          </w:rPr>
          <w:delInstrText xml:space="preserve"> STYLEREF 1 \s </w:delInstrText>
        </w:r>
        <w:r w:rsidRPr="006D47A7" w:rsidDel="006D47A7">
          <w:rPr>
            <w:b w:val="0"/>
            <w:rPrChange w:id="5712" w:author="The Si Tran" w:date="2012-12-11T23:34:00Z">
              <w:rPr/>
            </w:rPrChange>
          </w:rPr>
          <w:fldChar w:fldCharType="separate"/>
        </w:r>
        <w:r w:rsidRPr="006D47A7" w:rsidDel="006D47A7">
          <w:rPr>
            <w:b w:val="0"/>
            <w:noProof/>
            <w:rPrChange w:id="5713" w:author="The Si Tran" w:date="2012-12-11T23:34:00Z">
              <w:rPr>
                <w:noProof/>
              </w:rPr>
            </w:rPrChange>
          </w:rPr>
          <w:delText>2</w:delText>
        </w:r>
        <w:r w:rsidRPr="006D47A7" w:rsidDel="006D47A7">
          <w:rPr>
            <w:b w:val="0"/>
            <w:rPrChange w:id="5714" w:author="The Si Tran" w:date="2012-12-11T23:34:00Z">
              <w:rPr/>
            </w:rPrChange>
          </w:rPr>
          <w:fldChar w:fldCharType="end"/>
        </w:r>
        <w:r w:rsidRPr="006D47A7" w:rsidDel="006D47A7">
          <w:rPr>
            <w:b w:val="0"/>
            <w:rPrChange w:id="5715" w:author="The Si Tran" w:date="2012-12-11T23:34:00Z">
              <w:rPr/>
            </w:rPrChange>
          </w:rPr>
          <w:delText>.</w:delText>
        </w:r>
        <w:r w:rsidRPr="006D47A7" w:rsidDel="006D47A7">
          <w:rPr>
            <w:b w:val="0"/>
            <w:rPrChange w:id="5716" w:author="The Si Tran" w:date="2012-12-11T23:34:00Z">
              <w:rPr/>
            </w:rPrChange>
          </w:rPr>
          <w:fldChar w:fldCharType="begin"/>
        </w:r>
        <w:r w:rsidRPr="006D47A7" w:rsidDel="006D47A7">
          <w:rPr>
            <w:b w:val="0"/>
            <w:rPrChange w:id="5717" w:author="The Si Tran" w:date="2012-12-11T23:34:00Z">
              <w:rPr/>
            </w:rPrChange>
          </w:rPr>
          <w:delInstrText xml:space="preserve"> SEQ Hình \* ARABIC \s 1 </w:delInstrText>
        </w:r>
        <w:r w:rsidRPr="006D47A7" w:rsidDel="006D47A7">
          <w:rPr>
            <w:b w:val="0"/>
            <w:rPrChange w:id="5718" w:author="The Si Tran" w:date="2012-12-11T23:34:00Z">
              <w:rPr/>
            </w:rPrChange>
          </w:rPr>
          <w:fldChar w:fldCharType="separate"/>
        </w:r>
        <w:r w:rsidRPr="006D47A7" w:rsidDel="006D47A7">
          <w:rPr>
            <w:b w:val="0"/>
            <w:noProof/>
            <w:rPrChange w:id="5719" w:author="The Si Tran" w:date="2012-12-11T23:34:00Z">
              <w:rPr>
                <w:noProof/>
              </w:rPr>
            </w:rPrChange>
          </w:rPr>
          <w:delText>5</w:delText>
        </w:r>
        <w:r w:rsidRPr="006D47A7" w:rsidDel="006D47A7">
          <w:rPr>
            <w:b w:val="0"/>
            <w:rPrChange w:id="5720" w:author="The Si Tran" w:date="2012-12-11T23:34:00Z">
              <w:rPr/>
            </w:rPrChange>
          </w:rPr>
          <w:fldChar w:fldCharType="end"/>
        </w:r>
        <w:r w:rsidRPr="006D47A7" w:rsidDel="006D47A7">
          <w:rPr>
            <w:b w:val="0"/>
            <w:rPrChange w:id="5721" w:author="The Si Tran" w:date="2012-12-11T23:34:00Z">
              <w:rPr/>
            </w:rPrChange>
          </w:rPr>
          <w:delText xml:space="preserve">: </w:delText>
        </w:r>
      </w:del>
      <w:r w:rsidRPr="006D47A7">
        <w:rPr>
          <w:b w:val="0"/>
          <w:rPrChange w:id="5722" w:author="The Si Tran" w:date="2012-12-11T23:34:00Z">
            <w:rPr/>
          </w:rPrChange>
        </w:rPr>
        <w:t>Đơn vị mạng Neuron</w:t>
      </w:r>
      <w:bookmarkEnd w:id="5705"/>
      <w:bookmarkEnd w:id="5706"/>
      <w:bookmarkEnd w:id="5707"/>
    </w:p>
    <w:p w14:paraId="48DE7854" w14:textId="77777777" w:rsidR="0088753F" w:rsidRPr="0049233F" w:rsidRDefault="0088753F" w:rsidP="0088753F">
      <w:pPr>
        <w:spacing w:before="0"/>
        <w:ind w:firstLine="720"/>
        <w:rPr>
          <w:szCs w:val="26"/>
        </w:rPr>
      </w:pPr>
    </w:p>
    <w:p w14:paraId="19BB1A31" w14:textId="77777777" w:rsidR="0088753F" w:rsidRDefault="0088753F" w:rsidP="00334CAD">
      <w:pPr>
        <w:rPr>
          <w:ins w:id="5723" w:author="The Si Tran" w:date="2012-12-06T02:05:00Z"/>
        </w:rPr>
        <w:pPrChange w:id="5724"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5725" w:author="The Si Tran" w:date="2012-12-06T02:07:00Z"/>
          <w:szCs w:val="26"/>
        </w:rPr>
      </w:pPr>
      <w:ins w:id="5726"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5727" w:author="The Si Tran" w:date="2012-12-06T02:07:00Z">
          <w:pPr>
            <w:spacing w:before="0"/>
            <w:ind w:left="720" w:firstLine="720"/>
          </w:pPr>
        </w:pPrChange>
      </w:pPr>
      <w:del w:id="5728" w:author="The Si Tran" w:date="2012-12-06T02:07:00Z">
        <w:r w:rsidRPr="00097101" w:rsidDel="00CD6D90">
          <w:rPr>
            <w:noProof/>
            <w:szCs w:val="26"/>
            <w:rPrChange w:id="5729" w:author="Unknown">
              <w:rPr>
                <w:noProof/>
              </w:rPr>
            </w:rPrChange>
          </w:rPr>
          <w:drawing>
            <wp:inline distT="0" distB="0" distL="0" distR="0" wp14:anchorId="03B62084" wp14:editId="08550B24">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rsidP="00334CAD">
      <w:pPr>
        <w:rPr>
          <w:ins w:id="5730" w:author="The Si Tran" w:date="2012-12-06T01:59:00Z"/>
        </w:rPr>
        <w:pPrChange w:id="5731" w:author="The Si Tran" w:date="2012-12-16T08:22:00Z">
          <w:pPr>
            <w:spacing w:before="0"/>
            <w:ind w:firstLine="720"/>
          </w:pPr>
        </w:pPrChange>
      </w:pPr>
      <w:r w:rsidRPr="0049233F">
        <w:t xml:space="preserve">Ở đây các số thực </w:t>
      </w:r>
      <m:oMath>
        <m:sSub>
          <m:sSubPr>
            <m:ctrlPr>
              <w:ins w:id="5732" w:author="The Si Tran" w:date="2012-12-06T02:07:00Z">
                <w:rPr>
                  <w:rFonts w:ascii="Cambria Math" w:hAnsi="Cambria Math"/>
                  <w:i/>
                </w:rPr>
              </w:ins>
            </m:ctrlPr>
          </m:sSubPr>
          <m:e>
            <w:ins w:id="5733" w:author="The Si Tran" w:date="2012-12-06T02:07:00Z">
              <m:r>
                <w:rPr>
                  <w:rFonts w:ascii="Cambria Math" w:hAnsi="Cambria Math"/>
                </w:rPr>
                <m:t>w</m:t>
              </m:r>
            </w:ins>
          </m:e>
          <m:sub>
            <w:ins w:id="5734" w:author="The Si Tran" w:date="2012-12-06T02:07:00Z">
              <m:r>
                <w:rPr>
                  <w:rFonts w:ascii="Cambria Math" w:hAnsi="Cambria Math"/>
                </w:rPr>
                <m:t>i</m:t>
              </m:r>
            </w:ins>
          </m:sub>
        </m:sSub>
      </m:oMath>
      <w:ins w:id="5735" w:author="The Si Tran" w:date="2012-12-06T02:07:00Z">
        <w:r w:rsidR="00CD6D90">
          <w:t xml:space="preserve"> </w:t>
        </w:r>
      </w:ins>
      <w:del w:id="5736"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5737" w:author="The Si Tran" w:date="2012-12-06T02:08:00Z">
                <w:rPr>
                  <w:rFonts w:ascii="Cambria Math" w:hAnsi="Cambria Math"/>
                  <w:i/>
                </w:rPr>
              </w:ins>
            </m:ctrlPr>
          </m:sSubPr>
          <m:e>
            <w:ins w:id="5738" w:author="The Si Tran" w:date="2012-12-06T02:08:00Z">
              <m:r>
                <w:rPr>
                  <w:rFonts w:ascii="Cambria Math" w:hAnsi="Cambria Math"/>
                </w:rPr>
                <m:t>x</m:t>
              </m:r>
            </w:ins>
          </m:e>
          <m:sub>
            <w:ins w:id="5739" w:author="The Si Tran" w:date="2012-12-06T02:08:00Z">
              <m:r>
                <w:rPr>
                  <w:rFonts w:ascii="Cambria Math" w:hAnsi="Cambria Math"/>
                </w:rPr>
                <m:t>i</m:t>
              </m:r>
            </w:ins>
          </m:sub>
        </m:sSub>
      </m:oMath>
      <w:ins w:id="5740" w:author="The Si Tran" w:date="2012-12-06T02:08:00Z">
        <w:r w:rsidR="0001105D">
          <w:t xml:space="preserve"> </w:t>
        </w:r>
      </w:ins>
      <w:del w:id="5741"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5742" w:author="The Si Tran" w:date="2012-12-06T02:09:00Z">
                <w:rPr>
                  <w:rFonts w:ascii="Cambria Math" w:hAnsi="Cambria Math"/>
                  <w:i/>
                </w:rPr>
              </w:ins>
            </m:ctrlPr>
          </m:sSubPr>
          <m:e>
            <w:ins w:id="5743" w:author="The Si Tran" w:date="2012-12-06T02:09:00Z">
              <m:r>
                <w:rPr>
                  <w:rFonts w:ascii="Cambria Math" w:hAnsi="Cambria Math"/>
                </w:rPr>
                <m:t>-w</m:t>
              </m:r>
            </w:ins>
          </m:e>
          <m:sub>
            <w:ins w:id="5744" w:author="The Si Tran" w:date="2012-12-06T02:09:00Z">
              <m:r>
                <w:rPr>
                  <w:rFonts w:ascii="Cambria Math" w:hAnsi="Cambria Math"/>
                </w:rPr>
                <m:t>0</m:t>
              </m:r>
            </w:ins>
          </m:sub>
        </m:sSub>
      </m:oMath>
      <w:del w:id="5745"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5746"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5747"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5748" w:author="The Si Tran" w:date="2012-12-06T02:00:00Z"/>
          <w:szCs w:val="26"/>
        </w:rPr>
        <w:pPrChange w:id="5749" w:author="The Si Tran" w:date="2012-12-06T02:00:00Z">
          <w:pPr>
            <w:spacing w:before="0"/>
            <w:ind w:firstLine="720"/>
          </w:pPr>
        </w:pPrChange>
      </w:pPr>
      <w:ins w:id="5750"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5751" w:author="The Si Tran" w:date="2012-12-06T02:00:00Z">
          <w:pPr>
            <w:spacing w:before="0"/>
            <w:ind w:firstLine="720"/>
          </w:pPr>
        </w:pPrChange>
      </w:pPr>
      <w:del w:id="5752" w:author="The Si Tran" w:date="2012-12-06T02:00:00Z">
        <w:r w:rsidRPr="00097101" w:rsidDel="000B65E4">
          <w:rPr>
            <w:noProof/>
            <w:szCs w:val="26"/>
            <w:rPrChange w:id="5753" w:author="Unknown">
              <w:rPr>
                <w:noProof/>
              </w:rPr>
            </w:rPrChange>
          </w:rPr>
          <w:drawing>
            <wp:inline distT="0" distB="0" distL="0" distR="0" wp14:anchorId="05F691B7" wp14:editId="41990D24">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rsidP="00334CAD">
      <w:pPr>
        <w:rPr>
          <w:ins w:id="5754" w:author="The Si Tran" w:date="2012-12-06T02:01:00Z"/>
        </w:rPr>
        <w:pPrChange w:id="5755" w:author="The Si Tran" w:date="2012-12-16T08:22:00Z">
          <w:pPr>
            <w:spacing w:before="0"/>
            <w:ind w:firstLine="720"/>
          </w:pPr>
        </w:pPrChange>
      </w:pPr>
      <w:r w:rsidRPr="0049233F">
        <w:t xml:space="preserve">Ở đây </w:t>
      </w:r>
      <w:del w:id="5756" w:author="The Si Tran" w:date="2012-12-06T02:00:00Z">
        <w:r w:rsidRPr="00AF1345" w:rsidDel="000B65E4">
          <w:rPr>
            <w:position w:val="-6"/>
          </w:rPr>
          <w:object w:dxaOrig="200" w:dyaOrig="279" w14:anchorId="56E38391">
            <v:shape id="_x0000_i1105" type="#_x0000_t75" style="width:10.05pt;height:14.25pt" o:ole="">
              <v:imagedata r:id="rId194" o:title=""/>
            </v:shape>
            <o:OLEObject Type="Embed" ProgID="Equation.DSMT4" ShapeID="_x0000_i1105" DrawAspect="Content" ObjectID="_1417153806" r:id="rId195"/>
          </w:object>
        </w:r>
      </w:del>
      <m:oMath>
        <m:acc>
          <m:accPr>
            <m:chr m:val="⃗"/>
            <m:ctrlPr>
              <w:ins w:id="5757" w:author="The Si Tran" w:date="2012-12-06T02:00:00Z">
                <w:rPr>
                  <w:rFonts w:ascii="Cambria Math" w:hAnsi="Cambria Math"/>
                  <w:i/>
                </w:rPr>
              </w:ins>
            </m:ctrlPr>
          </m:accPr>
          <m:e>
            <w:ins w:id="5758" w:author="The Si Tran" w:date="2012-12-06T02:00:00Z">
              <m:r>
                <w:rPr>
                  <w:rFonts w:ascii="Cambria Math" w:hAnsi="Cambria Math"/>
                </w:rPr>
                <m:t>x</m:t>
              </m:r>
            </w:ins>
          </m:e>
        </m:acc>
      </m:oMath>
      <w:r w:rsidRPr="0049233F">
        <w:t xml:space="preserve"> và </w:t>
      </w:r>
      <w:del w:id="5759" w:author="The Si Tran" w:date="2012-12-06T02:00:00Z">
        <w:r w:rsidRPr="00AF1345" w:rsidDel="000B65E4">
          <w:rPr>
            <w:position w:val="-6"/>
          </w:rPr>
          <w:object w:dxaOrig="240" w:dyaOrig="279" w14:anchorId="713B3E3F">
            <v:shape id="_x0000_i1106" type="#_x0000_t75" style="width:10.9pt;height:14.25pt" o:ole="">
              <v:imagedata r:id="rId196" o:title=""/>
            </v:shape>
            <o:OLEObject Type="Embed" ProgID="Equation.DSMT4" ShapeID="_x0000_i1106" DrawAspect="Content" ObjectID="_1417153807" r:id="rId197"/>
          </w:object>
        </w:r>
      </w:del>
      <m:oMath>
        <m:acc>
          <m:accPr>
            <m:chr m:val="⃗"/>
            <m:ctrlPr>
              <w:ins w:id="5760" w:author="The Si Tran" w:date="2012-12-06T02:00:00Z">
                <w:rPr>
                  <w:rFonts w:ascii="Cambria Math" w:hAnsi="Cambria Math"/>
                  <w:i/>
                </w:rPr>
              </w:ins>
            </m:ctrlPr>
          </m:accPr>
          <m:e>
            <w:ins w:id="5761" w:author="The Si Tran" w:date="2012-12-06T02:00:00Z">
              <m:r>
                <w:rPr>
                  <w:rFonts w:ascii="Cambria Math" w:hAnsi="Cambria Math"/>
                </w:rPr>
                <m:t>w</m:t>
              </m:r>
            </w:ins>
          </m:e>
        </m:acc>
      </m:oMath>
      <w:r w:rsidRPr="0049233F">
        <w:t xml:space="preserve"> là các vector có </w:t>
      </w:r>
      <w:r w:rsidRPr="0049233F">
        <w:rPr>
          <w:i/>
        </w:rPr>
        <w:t xml:space="preserve">n </w:t>
      </w:r>
      <w:r w:rsidRPr="0049233F">
        <w:t xml:space="preserve">+ 1 chiều. Hàm </w:t>
      </w:r>
      <w:ins w:id="5762" w:author="The Si Tran" w:date="2012-12-06T02:01:00Z">
        <m:oMath>
          <m:r>
            <w:rPr>
              <w:rFonts w:ascii="Cambria Math" w:hAnsi="Cambria Math"/>
            </w:rPr>
            <m:t>sgn()</m:t>
          </m:r>
        </m:oMath>
      </w:ins>
      <w:del w:id="5763"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5764" w:author="The Si Tran" w:date="2012-12-06T02:04:00Z"/>
          <w:szCs w:val="26"/>
        </w:rPr>
        <w:pPrChange w:id="5765" w:author="The Si Tran" w:date="2012-12-06T02:04:00Z">
          <w:pPr>
            <w:spacing w:before="0"/>
            <w:ind w:firstLine="720"/>
          </w:pPr>
        </w:pPrChange>
      </w:pPr>
      <w:ins w:id="5766"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5767" w:author="The Si Tran" w:date="2012-12-06T02:04:00Z">
          <w:pPr>
            <w:spacing w:before="0"/>
            <w:ind w:firstLine="720"/>
          </w:pPr>
        </w:pPrChange>
      </w:pPr>
      <w:del w:id="5768" w:author="The Si Tran" w:date="2012-12-06T02:04:00Z">
        <w:r w:rsidRPr="00097101" w:rsidDel="00CD6D90">
          <w:rPr>
            <w:noProof/>
            <w:szCs w:val="26"/>
            <w:rPrChange w:id="5769" w:author="Unknown">
              <w:rPr>
                <w:noProof/>
              </w:rPr>
            </w:rPrChange>
          </w:rPr>
          <w:drawing>
            <wp:inline distT="0" distB="0" distL="0" distR="0" wp14:anchorId="08CFD84C" wp14:editId="2799E63C">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rsidP="00334CAD">
      <w:pPr>
        <w:pPrChange w:id="5770" w:author="The Si Tran" w:date="2012-12-16T08:22:00Z">
          <w:pPr>
            <w:spacing w:before="0"/>
            <w:ind w:firstLine="720"/>
          </w:pPr>
        </w:pPrChange>
      </w:pPr>
      <w:r w:rsidRPr="0049233F">
        <w:t xml:space="preserve">Nếu xem các vector nhập </w:t>
      </w:r>
      <m:oMath>
        <m:sSub>
          <m:sSubPr>
            <m:ctrlPr>
              <w:ins w:id="5771" w:author="The Si Tran" w:date="2012-12-06T02:10:00Z">
                <w:rPr>
                  <w:rFonts w:ascii="Cambria Math" w:hAnsi="Cambria Math"/>
                  <w:i/>
                </w:rPr>
              </w:ins>
            </m:ctrlPr>
          </m:sSubPr>
          <m:e>
            <w:ins w:id="5772" w:author="The Si Tran" w:date="2012-12-06T02:10:00Z">
              <m:r>
                <w:rPr>
                  <w:rFonts w:ascii="Cambria Math" w:hAnsi="Cambria Math"/>
                </w:rPr>
                <m:t>(x</m:t>
              </m:r>
            </w:ins>
          </m:e>
          <m:sub>
            <w:ins w:id="5773" w:author="The Si Tran" w:date="2012-12-06T02:10:00Z">
              <m:r>
                <w:rPr>
                  <w:rFonts w:ascii="Cambria Math" w:hAnsi="Cambria Math"/>
                </w:rPr>
                <m:t>1</m:t>
              </m:r>
            </w:ins>
          </m:sub>
        </m:sSub>
        <w:ins w:id="5774" w:author="The Si Tran" w:date="2012-12-06T02:10:00Z">
          <m:r>
            <w:rPr>
              <w:rFonts w:ascii="Cambria Math" w:hAnsi="Cambria Math"/>
            </w:rPr>
            <m:t>,</m:t>
          </m:r>
        </w:ins>
        <m:sSub>
          <m:sSubPr>
            <m:ctrlPr>
              <w:ins w:id="5775" w:author="The Si Tran" w:date="2012-12-06T02:10:00Z">
                <w:rPr>
                  <w:rFonts w:ascii="Cambria Math" w:hAnsi="Cambria Math"/>
                  <w:i/>
                </w:rPr>
              </w:ins>
            </m:ctrlPr>
          </m:sSubPr>
          <m:e>
            <w:ins w:id="5776" w:author="The Si Tran" w:date="2012-12-06T02:10:00Z">
              <m:r>
                <w:rPr>
                  <w:rFonts w:ascii="Cambria Math" w:hAnsi="Cambria Math"/>
                </w:rPr>
                <m:t>x</m:t>
              </m:r>
            </w:ins>
          </m:e>
          <m:sub>
            <w:ins w:id="5777" w:author="The Si Tran" w:date="2012-12-06T02:10:00Z">
              <m:r>
                <w:rPr>
                  <w:rFonts w:ascii="Cambria Math" w:hAnsi="Cambria Math"/>
                </w:rPr>
                <m:t>2</m:t>
              </m:r>
            </w:ins>
          </m:sub>
        </m:sSub>
        <w:ins w:id="5778" w:author="The Si Tran" w:date="2012-12-06T02:10:00Z">
          <m:r>
            <w:rPr>
              <w:rFonts w:ascii="Cambria Math" w:hAnsi="Cambria Math"/>
            </w:rPr>
            <m:t>,…,</m:t>
          </m:r>
        </w:ins>
        <m:sSub>
          <m:sSubPr>
            <m:ctrlPr>
              <w:ins w:id="5779" w:author="The Si Tran" w:date="2012-12-06T02:10:00Z">
                <w:rPr>
                  <w:rFonts w:ascii="Cambria Math" w:hAnsi="Cambria Math"/>
                  <w:i/>
                </w:rPr>
              </w:ins>
            </m:ctrlPr>
          </m:sSubPr>
          <m:e>
            <w:ins w:id="5780" w:author="The Si Tran" w:date="2012-12-06T02:10:00Z">
              <m:r>
                <w:rPr>
                  <w:rFonts w:ascii="Cambria Math" w:hAnsi="Cambria Math"/>
                </w:rPr>
                <m:t>x</m:t>
              </m:r>
            </w:ins>
          </m:e>
          <m:sub>
            <w:ins w:id="5781" w:author="The Si Tran" w:date="2012-12-06T02:10:00Z">
              <m:r>
                <w:rPr>
                  <w:rFonts w:ascii="Cambria Math" w:hAnsi="Cambria Math"/>
                </w:rPr>
                <m:t>n</m:t>
              </m:r>
            </w:ins>
          </m:sub>
        </m:sSub>
        <w:ins w:id="5782" w:author="The Si Tran" w:date="2012-12-06T02:10:00Z">
          <m:r>
            <w:rPr>
              <w:rFonts w:ascii="Cambria Math" w:hAnsi="Cambria Math"/>
            </w:rPr>
            <m:t>)</m:t>
          </m:r>
        </w:ins>
      </m:oMath>
      <w:del w:id="5783"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5784" w:author="The Si Tran" w:date="2012-12-06T02:10:00Z">
        <m:oMath>
          <m:r>
            <w:rPr>
              <w:rFonts w:ascii="Cambria Math" w:hAnsi="Cambria Math"/>
            </w:rPr>
            <m:t>n+1</m:t>
          </m:r>
        </m:oMath>
      </w:ins>
      <w:del w:id="5785"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5786" w:author="The Si Tran" w:date="2012-12-06T02:11:00Z">
                <w:rPr>
                  <w:rFonts w:ascii="Cambria Math" w:hAnsi="Cambria Math"/>
                  <w:i/>
                </w:rPr>
              </w:ins>
            </m:ctrlPr>
          </m:sSubPr>
          <m:e>
            <w:ins w:id="5787" w:author="The Si Tran" w:date="2012-12-06T02:11:00Z">
              <m:r>
                <w:rPr>
                  <w:rFonts w:ascii="Cambria Math" w:hAnsi="Cambria Math"/>
                </w:rPr>
                <m:t>x</m:t>
              </m:r>
            </w:ins>
          </m:e>
          <m:sub>
            <w:ins w:id="5788" w:author="The Si Tran" w:date="2012-12-06T02:11:00Z">
              <m:r>
                <w:rPr>
                  <w:rFonts w:ascii="Cambria Math" w:hAnsi="Cambria Math"/>
                </w:rPr>
                <m:t>0</m:t>
              </m:r>
            </w:ins>
          </m:sub>
        </m:sSub>
      </m:oMath>
      <w:del w:id="5789"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5790" w:author="The Si Tran" w:date="2012-12-06T02:11:00Z">
        <w:r w:rsidRPr="00AF1345" w:rsidDel="00E81970">
          <w:rPr>
            <w:position w:val="-6"/>
          </w:rPr>
          <w:object w:dxaOrig="760" w:dyaOrig="279" w14:anchorId="0CA687E0">
            <v:shape id="_x0000_i1107" type="#_x0000_t75" style="width:39.35pt;height:14.25pt" o:ole="">
              <v:imagedata r:id="rId199" o:title=""/>
            </v:shape>
            <o:OLEObject Type="Embed" ProgID="Equation.DSMT4" ShapeID="_x0000_i1107" DrawAspect="Content" ObjectID="_1417153808" r:id="rId200"/>
          </w:object>
        </w:r>
      </w:del>
      <m:oMath>
        <m:acc>
          <m:accPr>
            <m:chr m:val="⃗"/>
            <m:ctrlPr>
              <w:ins w:id="5791" w:author="The Si Tran" w:date="2012-12-06T02:11:00Z">
                <w:rPr>
                  <w:rFonts w:ascii="Cambria Math" w:hAnsi="Cambria Math"/>
                  <w:i/>
                </w:rPr>
              </w:ins>
            </m:ctrlPr>
          </m:accPr>
          <m:e>
            <w:ins w:id="5792" w:author="The Si Tran" w:date="2012-12-06T02:11:00Z">
              <m:r>
                <w:rPr>
                  <w:rFonts w:ascii="Cambria Math" w:hAnsi="Cambria Math"/>
                </w:rPr>
                <m:t>w</m:t>
              </m:r>
            </w:ins>
          </m:e>
        </m:acc>
        <w:ins w:id="5793" w:author="The Si Tran" w:date="2012-12-06T02:11:00Z">
          <m:r>
            <w:rPr>
              <w:rFonts w:ascii="Cambria Math" w:hAnsi="Cambria Math"/>
            </w:rPr>
            <m:t>∙</m:t>
          </m:r>
        </w:ins>
        <m:acc>
          <m:accPr>
            <m:chr m:val="⃗"/>
            <m:ctrlPr>
              <w:ins w:id="5794" w:author="The Si Tran" w:date="2012-12-06T02:11:00Z">
                <w:rPr>
                  <w:rFonts w:ascii="Cambria Math" w:hAnsi="Cambria Math"/>
                  <w:i/>
                </w:rPr>
              </w:ins>
            </m:ctrlPr>
          </m:accPr>
          <m:e>
            <w:ins w:id="5795" w:author="The Si Tran" w:date="2012-12-06T02:11:00Z">
              <m:r>
                <w:rPr>
                  <w:rFonts w:ascii="Cambria Math" w:hAnsi="Cambria Math"/>
                </w:rPr>
                <m:t>x</m:t>
              </m:r>
            </w:ins>
          </m:e>
        </m:acc>
        <w:ins w:id="5796" w:author="The Si Tran" w:date="2012-12-06T02:11:00Z">
          <m:r>
            <w:rPr>
              <w:rFonts w:ascii="Cambria Math" w:hAnsi="Cambria Math"/>
            </w:rPr>
            <m:t>=0</m:t>
          </m:r>
        </w:ins>
      </m:oMath>
      <w:r w:rsidRPr="0049233F">
        <w:t xml:space="preserve"> hay không. Perceptron sẽ xuất ra giá trị 1 cho các điểm nằm trên siêu phẳng này và xuất ra -1 cho các điểm còn lại. </w:t>
      </w:r>
    </w:p>
    <w:p w14:paraId="4499AC8E" w14:textId="77777777" w:rsidR="0088753F" w:rsidRPr="0049233F" w:rsidRDefault="0088753F" w:rsidP="00334CAD">
      <w:pPr>
        <w:pPrChange w:id="5797"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vector </w:t>
      </w:r>
      <w:del w:id="5798" w:author="The Si Tran" w:date="2012-12-06T02:12:00Z">
        <w:r w:rsidRPr="00AF1345" w:rsidDel="00721CBD">
          <w:rPr>
            <w:position w:val="-6"/>
          </w:rPr>
          <w:object w:dxaOrig="240" w:dyaOrig="279" w14:anchorId="6BB743B6">
            <v:shape id="_x0000_i1108" type="#_x0000_t75" style="width:10.9pt;height:14.25pt" o:ole="">
              <v:imagedata r:id="rId201" o:title=""/>
            </v:shape>
            <o:OLEObject Type="Embed" ProgID="Equation.DSMT4" ShapeID="_x0000_i1108" DrawAspect="Content" ObjectID="_1417153809" r:id="rId202"/>
          </w:object>
        </w:r>
      </w:del>
      <m:oMath>
        <m:acc>
          <m:accPr>
            <m:chr m:val="⃗"/>
            <m:ctrlPr>
              <w:ins w:id="5799" w:author="The Si Tran" w:date="2012-12-06T02:12:00Z">
                <w:rPr>
                  <w:rFonts w:ascii="Cambria Math" w:hAnsi="Cambria Math"/>
                  <w:i/>
                </w:rPr>
              </w:ins>
            </m:ctrlPr>
          </m:accPr>
          <m:e>
            <w:ins w:id="5800" w:author="The Si Tran" w:date="2012-12-06T02:12:00Z">
              <m:r>
                <w:rPr>
                  <w:rFonts w:ascii="Cambria Math" w:hAnsi="Cambria Math"/>
                </w:rPr>
                <m:t>w</m:t>
              </m:r>
            </w:ins>
          </m:e>
        </m:acc>
      </m:oMath>
      <w:r w:rsidRPr="0049233F">
        <w:t xml:space="preserve"> sau cho siêu phẳng </w:t>
      </w:r>
      <w:del w:id="5801" w:author="The Si Tran" w:date="2012-12-06T02:12:00Z">
        <w:r w:rsidRPr="00AF1345" w:rsidDel="00721CBD">
          <w:rPr>
            <w:position w:val="-6"/>
          </w:rPr>
          <w:object w:dxaOrig="760" w:dyaOrig="279" w14:anchorId="70AD84D1">
            <v:shape id="_x0000_i1109" type="#_x0000_t75" style="width:39.35pt;height:14.25pt" o:ole="">
              <v:imagedata r:id="rId199" o:title=""/>
            </v:shape>
            <o:OLEObject Type="Embed" ProgID="Equation.DSMT4" ShapeID="_x0000_i1109" DrawAspect="Content" ObjectID="_1417153810" r:id="rId203"/>
          </w:object>
        </w:r>
      </w:del>
      <m:oMath>
        <m:acc>
          <m:accPr>
            <m:chr m:val="⃗"/>
            <m:ctrlPr>
              <w:ins w:id="5802" w:author="The Si Tran" w:date="2012-12-06T02:12:00Z">
                <w:rPr>
                  <w:rFonts w:ascii="Cambria Math" w:hAnsi="Cambria Math"/>
                  <w:i/>
                </w:rPr>
              </w:ins>
            </m:ctrlPr>
          </m:accPr>
          <m:e>
            <w:ins w:id="5803" w:author="The Si Tran" w:date="2012-12-06T02:12:00Z">
              <m:r>
                <w:rPr>
                  <w:rFonts w:ascii="Cambria Math" w:hAnsi="Cambria Math"/>
                </w:rPr>
                <m:t>w</m:t>
              </m:r>
            </w:ins>
          </m:e>
        </m:acc>
        <w:ins w:id="5804" w:author="The Si Tran" w:date="2012-12-06T02:12:00Z">
          <m:r>
            <w:rPr>
              <w:rFonts w:ascii="Cambria Math" w:hAnsi="Cambria Math"/>
            </w:rPr>
            <m:t>∙</m:t>
          </m:r>
        </w:ins>
        <m:acc>
          <m:accPr>
            <m:chr m:val="⃗"/>
            <m:ctrlPr>
              <w:ins w:id="5805" w:author="The Si Tran" w:date="2012-12-06T02:12:00Z">
                <w:rPr>
                  <w:rFonts w:ascii="Cambria Math" w:hAnsi="Cambria Math"/>
                  <w:i/>
                </w:rPr>
              </w:ins>
            </m:ctrlPr>
          </m:accPr>
          <m:e>
            <w:ins w:id="5806" w:author="The Si Tran" w:date="2012-12-06T02:12:00Z">
              <m:r>
                <w:rPr>
                  <w:rFonts w:ascii="Cambria Math" w:hAnsi="Cambria Math"/>
                </w:rPr>
                <m:t>x</m:t>
              </m:r>
            </w:ins>
          </m:e>
        </m:acc>
        <w:ins w:id="5807" w:author="The Si Tran" w:date="2012-12-06T02:12:00Z">
          <m:r>
            <w:rPr>
              <w:rFonts w:ascii="Cambria Math" w:hAnsi="Cambria Math"/>
            </w:rPr>
            <m:t>=0</m:t>
          </m:r>
        </w:ins>
      </m:oMath>
      <w:ins w:id="5808"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w:t>
      </w:r>
      <w:r w:rsidRPr="0049233F">
        <w:lastRenderedPageBreak/>
        <w:t xml:space="preserve">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88753F">
      <w:pPr>
        <w:keepNext/>
        <w:spacing w:before="0"/>
        <w:ind w:firstLine="720"/>
        <w:rPr>
          <w:szCs w:val="26"/>
        </w:rPr>
      </w:pPr>
      <w:r w:rsidRPr="002B1464">
        <w:rPr>
          <w:noProof/>
          <w:szCs w:val="26"/>
        </w:rPr>
        <w:drawing>
          <wp:inline distT="0" distB="0" distL="0" distR="0" wp14:anchorId="4BCD2EC0" wp14:editId="5622629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5809" w:author="The Si Tran" w:date="2012-12-11T23:35:00Z">
          <w:pPr>
            <w:pStyle w:val="Caption"/>
          </w:pPr>
        </w:pPrChange>
      </w:pPr>
      <w:r w:rsidRPr="0049233F">
        <w:t xml:space="preserve">              </w:t>
      </w:r>
      <w:bookmarkStart w:id="5810" w:name="_Toc327348214"/>
      <w:bookmarkStart w:id="5811" w:name="_Toc343029964"/>
      <w:bookmarkStart w:id="5812" w:name="_Toc343220900"/>
      <w:r w:rsidRPr="0049233F">
        <w:t>Hình</w:t>
      </w:r>
      <w:ins w:id="5813" w:author="The Si Tran" w:date="2012-12-11T23:35:00Z">
        <w:r w:rsidR="006D47A7">
          <w:t xml:space="preserve"> 4.5</w:t>
        </w:r>
      </w:ins>
      <w:del w:id="5814"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5815"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5816" w:author="The Si Tran" w:date="2012-12-11T23:34:00Z">
        <w:r w:rsidRPr="00082976" w:rsidDel="006D47A7">
          <w:fldChar w:fldCharType="begin"/>
        </w:r>
        <w:r w:rsidRPr="0049233F" w:rsidDel="006D47A7">
          <w:delInstrText xml:space="preserve"> SEQ Hình \* ARABIC \s 1 </w:delInstrText>
        </w:r>
        <w:r w:rsidRPr="00082976" w:rsidDel="006D47A7">
          <w:rPr>
            <w:rPrChange w:id="5817"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5818" w:author="The Si Tran" w:date="2012-12-11T23:35:00Z">
            <w:rPr/>
          </w:rPrChange>
        </w:rPr>
        <w:t>Mặt quyết định biểu diễn bởi perceptron hai đầu nhập</w:t>
      </w:r>
      <w:bookmarkEnd w:id="5810"/>
      <w:bookmarkEnd w:id="5811"/>
      <w:bookmarkEnd w:id="5812"/>
    </w:p>
    <w:p w14:paraId="0D52F570" w14:textId="77777777" w:rsidR="0088753F" w:rsidRPr="0049233F" w:rsidRDefault="0088753F" w:rsidP="0088753F">
      <w:pPr>
        <w:spacing w:before="0"/>
        <w:ind w:firstLine="720"/>
        <w:rPr>
          <w:szCs w:val="26"/>
        </w:rPr>
      </w:pPr>
    </w:p>
    <w:p w14:paraId="429E8AF3" w14:textId="77777777" w:rsidR="0088753F" w:rsidRPr="0049233F" w:rsidRDefault="0088753F" w:rsidP="00334CAD">
      <w:pPr>
        <w:pPrChange w:id="5819" w:author="The Si Tran" w:date="2012-12-16T08:22:00Z">
          <w:pPr>
            <w:spacing w:before="0"/>
            <w:ind w:firstLine="720"/>
          </w:pPr>
        </w:pPrChange>
      </w:pPr>
      <w:r w:rsidRPr="0049233F">
        <w:t xml:space="preserve">Hình </w:t>
      </w:r>
      <w:ins w:id="5820" w:author="The Si Tran" w:date="2012-12-11T23:35:00Z">
        <w:r w:rsidR="006D47A7">
          <w:t>4.5</w:t>
        </w:r>
      </w:ins>
      <w:del w:id="5821"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5822" w:author="The Si Tran" w:date="2012-12-11T23:35:00Z">
        <w:r w:rsidRPr="0049233F" w:rsidDel="006D47A7">
          <w:delText>2.6</w:delText>
        </w:r>
      </w:del>
      <w:ins w:id="5823" w:author="The Si Tran" w:date="2012-12-11T23:35:00Z">
        <w:r w:rsidR="006D47A7">
          <w:t>4.5</w:t>
        </w:r>
      </w:ins>
      <w:r w:rsidRPr="0049233F">
        <w:t xml:space="preserve"> (b) là một tập mẫu không khả phân tuyến tính.</w:t>
      </w:r>
    </w:p>
    <w:p w14:paraId="57456E22" w14:textId="77777777" w:rsidR="0088753F" w:rsidRPr="0049233F" w:rsidRDefault="0088753F" w:rsidP="00334CAD">
      <w:pPr>
        <w:pPrChange w:id="5824" w:author="The Si Tran" w:date="2012-12-16T08:22:00Z">
          <w:pPr>
            <w:spacing w:before="0"/>
            <w:ind w:firstLine="720"/>
          </w:pPr>
        </w:pPrChange>
      </w:pPr>
      <w:r w:rsidRPr="0049233F">
        <w:t xml:space="preserve">Quá trình huấn luyện một perceptron là một quá trình tìm kiếm một vector </w:t>
      </w:r>
      <w:del w:id="5825" w:author="The Si Tran" w:date="2012-12-06T02:12:00Z">
        <w:r w:rsidRPr="00AF1345" w:rsidDel="00900AAA">
          <w:rPr>
            <w:position w:val="-6"/>
          </w:rPr>
          <w:object w:dxaOrig="240" w:dyaOrig="279" w14:anchorId="7897CBC4">
            <v:shape id="_x0000_i1110" type="#_x0000_t75" style="width:10.9pt;height:14.25pt" o:ole="">
              <v:imagedata r:id="rId196" o:title=""/>
            </v:shape>
            <o:OLEObject Type="Embed" ProgID="Equation.DSMT4" ShapeID="_x0000_i1110" DrawAspect="Content" ObjectID="_1417153811" r:id="rId205"/>
          </w:object>
        </w:r>
      </w:del>
      <m:oMath>
        <m:acc>
          <m:accPr>
            <m:chr m:val="⃗"/>
            <m:ctrlPr>
              <w:ins w:id="5826" w:author="The Si Tran" w:date="2012-12-06T02:12:00Z">
                <w:rPr>
                  <w:rFonts w:ascii="Cambria Math" w:hAnsi="Cambria Math"/>
                  <w:i/>
                </w:rPr>
              </w:ins>
            </m:ctrlPr>
          </m:accPr>
          <m:e>
            <w:ins w:id="5827" w:author="The Si Tran" w:date="2012-12-06T02:12:00Z">
              <m:r>
                <w:rPr>
                  <w:rFonts w:ascii="Cambria Math" w:hAnsi="Cambria Math"/>
                </w:rPr>
                <m:t>w</m:t>
              </m:r>
            </w:ins>
          </m:e>
        </m:acc>
      </m:oMath>
      <w:r w:rsidRPr="0049233F">
        <w:t xml:space="preserve"> trên một không gian thực </w:t>
      </w:r>
      <w:ins w:id="5828" w:author="The Si Tran" w:date="2012-12-06T02:12:00Z">
        <m:oMath>
          <m:r>
            <w:rPr>
              <w:rFonts w:ascii="Cambria Math" w:hAnsi="Cambria Math"/>
            </w:rPr>
            <m:t>n+1</m:t>
          </m:r>
        </m:oMath>
      </w:ins>
      <w:del w:id="5829"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7777777" w:rsidR="0088753F" w:rsidRPr="00900AAA" w:rsidRDefault="0088753F" w:rsidP="0088753F">
      <w:pPr>
        <w:pStyle w:val="ListParagraph"/>
        <w:numPr>
          <w:ilvl w:val="0"/>
          <w:numId w:val="10"/>
        </w:numPr>
        <w:spacing w:after="0" w:line="360" w:lineRule="auto"/>
        <w:ind w:left="0"/>
        <w:rPr>
          <w:ins w:id="5830" w:author="The Si Tran" w:date="2012-12-06T02:13:00Z"/>
          <w:rFonts w:ascii="Times New Roman" w:hAnsi="Times New Roman"/>
          <w:i/>
          <w:sz w:val="26"/>
          <w:szCs w:val="26"/>
          <w:u w:val="single"/>
          <w:rPrChange w:id="5831" w:author="The Si Tran" w:date="2012-12-06T02:13:00Z">
            <w:rPr>
              <w:ins w:id="5832"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5833" w:author="The Si Tran" w:date="2012-12-06T02:13:00Z">
        <w:r w:rsidRPr="0049233F" w:rsidDel="00900AAA">
          <w:rPr>
            <w:rFonts w:ascii="Times New Roman" w:hAnsi="Times New Roman"/>
            <w:position w:val="-6"/>
            <w:sz w:val="26"/>
            <w:szCs w:val="26"/>
            <w:rPrChange w:id="5834" w:author="The Si Tran" w:date="2012-12-05T23:02:00Z">
              <w:rPr>
                <w:rFonts w:ascii="Times New Roman" w:hAnsi="Times New Roman"/>
                <w:position w:val="-6"/>
                <w:sz w:val="26"/>
                <w:szCs w:val="26"/>
              </w:rPr>
            </w:rPrChange>
          </w:rPr>
          <w:object w:dxaOrig="240" w:dyaOrig="279" w14:anchorId="72710CDF">
            <v:shape id="_x0000_i1111" type="#_x0000_t75" style="width:10.9pt;height:14.25pt" o:ole="">
              <v:imagedata r:id="rId201" o:title=""/>
            </v:shape>
            <o:OLEObject Type="Embed" ProgID="Equation.DSMT4" ShapeID="_x0000_i1111" DrawAspect="Content" ObjectID="_1417153812" r:id="rId206"/>
          </w:object>
        </w:r>
      </w:del>
      <m:oMath>
        <m:acc>
          <m:accPr>
            <m:chr m:val="⃗"/>
            <m:ctrlPr>
              <w:ins w:id="5835" w:author="The Si Tran" w:date="2012-12-06T02:13:00Z">
                <w:rPr>
                  <w:rFonts w:ascii="Cambria Math" w:eastAsia="Times New Roman" w:hAnsi="Cambria Math"/>
                  <w:i/>
                  <w:sz w:val="26"/>
                  <w:szCs w:val="26"/>
                </w:rPr>
              </w:ins>
            </m:ctrlPr>
          </m:accPr>
          <m:e>
            <w:ins w:id="5836" w:author="The Si Tran" w:date="2012-12-06T02:13:00Z">
              <m:r>
                <w:rPr>
                  <w:rFonts w:ascii="Cambria Math" w:hAnsi="Cambria Math"/>
                  <w:szCs w:val="26"/>
                </w:rPr>
                <m:t>w</m:t>
              </m:r>
            </w:ins>
          </m:e>
        </m:acc>
      </m:oMath>
      <w:ins w:id="5837"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5838" w:author="The Si Tran" w:date="2012-12-06T02:13:00Z">
        <w:r w:rsidRPr="0049233F" w:rsidDel="00900AAA">
          <w:rPr>
            <w:rFonts w:ascii="Times New Roman" w:hAnsi="Times New Roman"/>
            <w:position w:val="-6"/>
            <w:sz w:val="26"/>
            <w:szCs w:val="26"/>
            <w:rPrChange w:id="5839" w:author="The Si Tran" w:date="2012-12-05T23:02:00Z">
              <w:rPr>
                <w:rFonts w:ascii="Times New Roman" w:hAnsi="Times New Roman"/>
                <w:position w:val="-6"/>
                <w:sz w:val="26"/>
                <w:szCs w:val="26"/>
              </w:rPr>
            </w:rPrChange>
          </w:rPr>
          <w:object w:dxaOrig="240" w:dyaOrig="279" w14:anchorId="7607ABCA">
            <v:shape id="_x0000_i1112" type="#_x0000_t75" style="width:10.9pt;height:14.25pt" o:ole="">
              <v:imagedata r:id="rId201" o:title=""/>
            </v:shape>
            <o:OLEObject Type="Embed" ProgID="Equation.DSMT4" ShapeID="_x0000_i1112" DrawAspect="Content" ObjectID="_1417153813" r:id="rId207"/>
          </w:object>
        </w:r>
      </w:del>
      <m:oMath>
        <m:acc>
          <m:accPr>
            <m:chr m:val="⃗"/>
            <m:ctrlPr>
              <w:ins w:id="5840" w:author="The Si Tran" w:date="2012-12-06T02:13:00Z">
                <w:rPr>
                  <w:rFonts w:ascii="Cambria Math" w:eastAsia="Times New Roman" w:hAnsi="Cambria Math"/>
                  <w:i/>
                  <w:sz w:val="26"/>
                  <w:szCs w:val="26"/>
                </w:rPr>
              </w:ins>
            </m:ctrlPr>
          </m:accPr>
          <m:e>
            <w:ins w:id="5841" w:author="The Si Tran" w:date="2012-12-06T02:13:00Z">
              <m:r>
                <w:rPr>
                  <w:rFonts w:ascii="Cambria Math" w:hAnsi="Cambria Math"/>
                  <w:szCs w:val="26"/>
                </w:rPr>
                <m:t>w</m:t>
              </m:r>
            </w:ins>
          </m:e>
        </m:acc>
      </m:oMath>
      <w:ins w:id="5842"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B0605D">
      <w:pPr>
        <w:ind w:left="1440"/>
        <w:rPr>
          <w:ins w:id="5843" w:author="The Si Tran" w:date="2012-12-06T02:14:00Z"/>
          <w:szCs w:val="26"/>
        </w:rPr>
        <w:pPrChange w:id="5844" w:author="The Si Tran" w:date="2012-12-06T02:13:00Z">
          <w:pPr>
            <w:pStyle w:val="ListParagraph"/>
            <w:numPr>
              <w:numId w:val="10"/>
            </w:numPr>
            <w:spacing w:after="0" w:line="360" w:lineRule="auto"/>
            <w:ind w:left="0" w:hanging="360"/>
          </w:pPr>
        </w:pPrChange>
      </w:pPr>
      <m:oMathPara>
        <m:oMathParaPr>
          <m:jc m:val="left"/>
        </m:oMathParaPr>
        <m:oMath>
          <m:sSub>
            <m:sSubPr>
              <m:ctrlPr>
                <w:ins w:id="5845" w:author="The Si Tran" w:date="2012-12-06T02:13:00Z">
                  <w:rPr>
                    <w:rFonts w:ascii="Cambria Math" w:hAnsi="Cambria Math"/>
                    <w:szCs w:val="26"/>
                  </w:rPr>
                </w:ins>
              </m:ctrlPr>
            </m:sSubPr>
            <m:e>
              <w:ins w:id="5846" w:author="The Si Tran" w:date="2012-12-06T02:13:00Z">
                <m:r>
                  <w:rPr>
                    <w:rFonts w:ascii="Cambria Math" w:hAnsi="Cambria Math"/>
                    <w:szCs w:val="26"/>
                  </w:rPr>
                  <m:t>w</m:t>
                </m:r>
              </w:ins>
            </m:e>
            <m:sub>
              <w:ins w:id="5847" w:author="The Si Tran" w:date="2012-12-06T02:13:00Z">
                <m:r>
                  <w:rPr>
                    <w:rFonts w:ascii="Cambria Math" w:hAnsi="Cambria Math"/>
                    <w:szCs w:val="26"/>
                  </w:rPr>
                  <m:t>i</m:t>
                </m:r>
              </w:ins>
            </m:sub>
          </m:sSub>
          <w:ins w:id="5848" w:author="The Si Tran" w:date="2012-12-06T02:14:00Z">
            <m:r>
              <w:rPr>
                <w:rFonts w:ascii="Cambria Math" w:hAnsi="Cambria Math"/>
                <w:szCs w:val="26"/>
              </w:rPr>
              <m:t>←</m:t>
            </m:r>
          </w:ins>
          <m:sSub>
            <m:sSubPr>
              <m:ctrlPr>
                <w:ins w:id="5849" w:author="The Si Tran" w:date="2012-12-06T02:14:00Z">
                  <w:rPr>
                    <w:rFonts w:ascii="Cambria Math" w:hAnsi="Cambria Math"/>
                    <w:szCs w:val="26"/>
                  </w:rPr>
                </w:ins>
              </m:ctrlPr>
            </m:sSubPr>
            <m:e>
              <w:ins w:id="5850" w:author="The Si Tran" w:date="2012-12-06T02:14:00Z">
                <m:r>
                  <w:rPr>
                    <w:rFonts w:ascii="Cambria Math" w:hAnsi="Cambria Math"/>
                    <w:szCs w:val="26"/>
                  </w:rPr>
                  <m:t>w</m:t>
                </m:r>
              </w:ins>
            </m:e>
            <m:sub>
              <w:ins w:id="5851" w:author="The Si Tran" w:date="2012-12-06T02:14:00Z">
                <m:r>
                  <w:rPr>
                    <w:rFonts w:ascii="Cambria Math" w:hAnsi="Cambria Math"/>
                    <w:szCs w:val="26"/>
                  </w:rPr>
                  <m:t>i</m:t>
                </m:r>
              </w:ins>
            </m:sub>
          </m:sSub>
          <w:ins w:id="5852" w:author="The Si Tran" w:date="2012-12-06T02:14:00Z">
            <m:r>
              <w:rPr>
                <w:rFonts w:ascii="Cambria Math" w:hAnsi="Cambria Math"/>
                <w:szCs w:val="26"/>
              </w:rPr>
              <m:t>+</m:t>
            </m:r>
          </w:ins>
          <m:sSub>
            <m:sSubPr>
              <m:ctrlPr>
                <w:ins w:id="5853" w:author="The Si Tran" w:date="2012-12-06T02:14:00Z">
                  <w:rPr>
                    <w:rFonts w:ascii="Cambria Math" w:hAnsi="Cambria Math"/>
                    <w:szCs w:val="26"/>
                  </w:rPr>
                </w:ins>
              </m:ctrlPr>
            </m:sSubPr>
            <m:e>
              <w:ins w:id="5854" w:author="The Si Tran" w:date="2012-12-06T02:14:00Z">
                <m:r>
                  <w:rPr>
                    <w:rFonts w:ascii="Cambria Math" w:hAnsi="Cambria Math"/>
                    <w:szCs w:val="26"/>
                  </w:rPr>
                  <m:t>∆w</m:t>
                </m:r>
              </w:ins>
            </m:e>
            <m:sub>
              <w:ins w:id="5855" w:author="The Si Tran" w:date="2012-12-06T02:14:00Z">
                <m:r>
                  <w:rPr>
                    <w:rFonts w:ascii="Cambria Math" w:hAnsi="Cambria Math"/>
                    <w:szCs w:val="26"/>
                  </w:rPr>
                  <m:t>i</m:t>
                </m:r>
              </w:ins>
            </m:sub>
          </m:sSub>
        </m:oMath>
      </m:oMathPara>
    </w:p>
    <w:p w14:paraId="35EF2FE2" w14:textId="77777777" w:rsidR="00A40DAF" w:rsidRPr="00A40DAF" w:rsidDel="00A40DAF" w:rsidRDefault="00B0605D">
      <w:pPr>
        <w:ind w:left="1440"/>
        <w:rPr>
          <w:del w:id="5856" w:author="The Si Tran" w:date="2012-12-06T02:15:00Z"/>
          <w:szCs w:val="26"/>
          <w:u w:val="single"/>
          <w:rPrChange w:id="5857" w:author="The Si Tran" w:date="2012-12-06T02:15:00Z">
            <w:rPr>
              <w:del w:id="5858" w:author="The Si Tran" w:date="2012-12-06T02:15:00Z"/>
              <w:rFonts w:ascii="Times New Roman" w:hAnsi="Times New Roman"/>
              <w:i/>
              <w:sz w:val="26"/>
              <w:szCs w:val="26"/>
              <w:u w:val="single"/>
            </w:rPr>
          </w:rPrChange>
        </w:rPr>
        <w:pPrChange w:id="5859" w:author="The Si Tran" w:date="2012-12-06T02:13:00Z">
          <w:pPr>
            <w:pStyle w:val="ListParagraph"/>
            <w:numPr>
              <w:numId w:val="10"/>
            </w:numPr>
            <w:spacing w:after="0" w:line="360" w:lineRule="auto"/>
            <w:ind w:left="0" w:hanging="360"/>
          </w:pPr>
        </w:pPrChange>
      </w:pPr>
      <m:oMathPara>
        <m:oMathParaPr>
          <m:jc m:val="left"/>
        </m:oMathParaPr>
        <m:oMath>
          <m:sSub>
            <m:sSubPr>
              <m:ctrlPr>
                <w:ins w:id="5860" w:author="The Si Tran" w:date="2012-12-06T02:14:00Z">
                  <w:rPr>
                    <w:rFonts w:ascii="Cambria Math" w:hAnsi="Cambria Math"/>
                    <w:szCs w:val="26"/>
                  </w:rPr>
                </w:ins>
              </m:ctrlPr>
            </m:sSubPr>
            <m:e>
              <w:ins w:id="5861" w:author="The Si Tran" w:date="2012-12-06T02:14:00Z">
                <m:r>
                  <w:rPr>
                    <w:rFonts w:ascii="Cambria Math" w:hAnsi="Cambria Math"/>
                    <w:szCs w:val="26"/>
                  </w:rPr>
                  <m:t>∆w</m:t>
                </m:r>
              </w:ins>
            </m:e>
            <m:sub>
              <w:ins w:id="5862" w:author="The Si Tran" w:date="2012-12-06T02:14:00Z">
                <m:r>
                  <w:rPr>
                    <w:rFonts w:ascii="Cambria Math" w:hAnsi="Cambria Math"/>
                    <w:szCs w:val="26"/>
                  </w:rPr>
                  <m:t>i</m:t>
                </m:r>
              </w:ins>
            </m:sub>
          </m:sSub>
          <w:ins w:id="5863" w:author="The Si Tran" w:date="2012-12-06T02:14:00Z">
            <m:r>
              <w:rPr>
                <w:rFonts w:ascii="Cambria Math" w:hAnsi="Cambria Math"/>
                <w:szCs w:val="26"/>
              </w:rPr>
              <m:t>=</m:t>
            </m:r>
          </w:ins>
          <w:ins w:id="5864" w:author="The Si Tran" w:date="2012-12-06T02:15:00Z">
            <m:r>
              <w:rPr>
                <w:rFonts w:ascii="Cambria Math" w:hAnsi="Cambria Math"/>
                <w:szCs w:val="26"/>
              </w:rPr>
              <m:t>η(t-o)</m:t>
            </m:r>
          </w:ins>
          <m:sSub>
            <m:sSubPr>
              <m:ctrlPr>
                <w:ins w:id="5865" w:author="The Si Tran" w:date="2012-12-06T02:15:00Z">
                  <w:rPr>
                    <w:rFonts w:ascii="Cambria Math" w:hAnsi="Cambria Math"/>
                    <w:i/>
                    <w:szCs w:val="26"/>
                  </w:rPr>
                </w:ins>
              </m:ctrlPr>
            </m:sSubPr>
            <m:e>
              <w:ins w:id="5866" w:author="The Si Tran" w:date="2012-12-06T02:15:00Z">
                <m:r>
                  <w:rPr>
                    <w:rFonts w:ascii="Cambria Math" w:hAnsi="Cambria Math"/>
                    <w:szCs w:val="26"/>
                  </w:rPr>
                  <m:t>x</m:t>
                </m:r>
              </w:ins>
            </m:e>
            <m:sub>
              <w:ins w:id="5867"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5868" w:author="The Si Tran" w:date="2012-12-06T02:15:00Z"/>
          <w:rFonts w:ascii="Times New Roman" w:hAnsi="Times New Roman"/>
          <w:sz w:val="26"/>
          <w:szCs w:val="26"/>
        </w:rPr>
      </w:pPr>
      <w:del w:id="5869"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5870" w:author="Unknown">
              <w:rPr>
                <w:noProof/>
              </w:rPr>
            </w:rPrChange>
          </w:rPr>
          <w:drawing>
            <wp:inline distT="0" distB="0" distL="0" distR="0" wp14:anchorId="1F564A10" wp14:editId="002C1531">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5871" w:author="The Si Tran" w:date="2012-12-06T02:15:00Z">
          <w:pPr>
            <w:pStyle w:val="ListParagraph"/>
            <w:spacing w:after="0" w:line="360" w:lineRule="auto"/>
            <w:ind w:left="0"/>
          </w:pPr>
        </w:pPrChange>
      </w:pPr>
      <w:del w:id="5872" w:author="The Si Tran" w:date="2012-12-06T02:15:00Z">
        <w:r w:rsidRPr="0049233F" w:rsidDel="00A40DAF">
          <w:delText xml:space="preserve">                   </w:delText>
        </w:r>
        <w:r w:rsidRPr="00097101" w:rsidDel="00A40DAF">
          <w:rPr>
            <w:noProof/>
            <w:rPrChange w:id="5873" w:author="Unknown">
              <w:rPr>
                <w:noProof/>
              </w:rPr>
            </w:rPrChange>
          </w:rPr>
          <w:drawing>
            <wp:inline distT="0" distB="0" distL="0" distR="0" wp14:anchorId="357AB739" wp14:editId="3635BB57">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3" type="#_x0000_t75" style="width:10.05pt;height:12.55pt" o:ole="">
            <v:imagedata r:id="rId210" o:title=""/>
          </v:shape>
          <o:OLEObject Type="Embed" ProgID="Equation.DSMT4" ShapeID="_x0000_i1113" DrawAspect="Content" ObjectID="_1417153814" r:id="rId211"/>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w:t>
      </w:r>
      <w:r w:rsidRPr="0049233F">
        <w:rPr>
          <w:rFonts w:ascii="Times New Roman" w:hAnsi="Times New Roman"/>
          <w:sz w:val="26"/>
          <w:szCs w:val="26"/>
        </w:rPr>
        <w:lastRenderedPageBreak/>
        <w:t xml:space="preserve">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5874" w:author="The Si Tran" w:date="2012-12-06T02:16:00Z"/>
          <w:rFonts w:ascii="Times New Roman" w:hAnsi="Times New Roman"/>
          <w:i/>
          <w:sz w:val="26"/>
          <w:szCs w:val="26"/>
          <w:u w:val="single"/>
          <w:rPrChange w:id="5875" w:author="The Si Tran" w:date="2012-12-06T02:16:00Z">
            <w:rPr>
              <w:ins w:id="5876"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5877" w:author="The Si Tran" w:date="2012-12-06T02:17:00Z">
            <w:rPr>
              <w:rFonts w:ascii="Times New Roman" w:hAnsi="Times New Roman"/>
              <w:i/>
              <w:sz w:val="26"/>
              <w:szCs w:val="26"/>
              <w:u w:val="single"/>
            </w:rPr>
          </w:rPrChange>
        </w:rPr>
        <w:pPrChange w:id="5878" w:author="The Si Tran" w:date="2012-12-06T02:16:00Z">
          <w:pPr>
            <w:pStyle w:val="ListParagraph"/>
            <w:numPr>
              <w:numId w:val="10"/>
            </w:numPr>
            <w:spacing w:after="0" w:line="360" w:lineRule="auto"/>
            <w:ind w:left="0" w:hanging="360"/>
          </w:pPr>
        </w:pPrChange>
      </w:pPr>
      <w:ins w:id="5879"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5880" w:author="The Si Tran" w:date="2012-12-06T02:16:00Z"/>
          <w:rFonts w:ascii="Times New Roman" w:hAnsi="Times New Roman"/>
          <w:b/>
          <w:i/>
          <w:sz w:val="26"/>
          <w:szCs w:val="26"/>
        </w:rPr>
      </w:pPr>
      <w:del w:id="5881" w:author="The Si Tran" w:date="2012-12-06T02:17:00Z">
        <w:r w:rsidRPr="0049233F" w:rsidDel="00C841C4">
          <w:rPr>
            <w:rFonts w:ascii="Times New Roman" w:hAnsi="Times New Roman"/>
            <w:b/>
            <w:i/>
            <w:sz w:val="26"/>
            <w:szCs w:val="26"/>
          </w:rPr>
          <w:delText xml:space="preserve">             </w:delText>
        </w:r>
      </w:del>
      <w:del w:id="5882"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5883" w:author="Unknown">
              <w:rPr>
                <w:noProof/>
              </w:rPr>
            </w:rPrChange>
          </w:rPr>
          <w:drawing>
            <wp:inline distT="0" distB="0" distL="0" distR="0" wp14:anchorId="2F618E5D" wp14:editId="4660B779">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5884"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5885" w:author="The Si Tran" w:date="2012-12-06T02:19:00Z"/>
          <w:rFonts w:ascii="Times New Roman" w:hAnsi="Times New Roman"/>
          <w:sz w:val="26"/>
          <w:szCs w:val="26"/>
        </w:rPr>
        <w:pPrChange w:id="5886" w:author="The Si Tran" w:date="2012-12-06T02:19:00Z">
          <w:pPr>
            <w:pStyle w:val="ListParagraph"/>
            <w:spacing w:after="0" w:line="360" w:lineRule="auto"/>
            <w:ind w:left="0"/>
          </w:pPr>
        </w:pPrChange>
      </w:pPr>
      <w:ins w:id="5887"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5888" w:author="The Si Tran" w:date="2012-12-06T02:19:00Z">
            <w:rPr>
              <w:noProof/>
            </w:rPr>
          </w:rPrChange>
        </w:rPr>
        <w:pPrChange w:id="5889" w:author="The Si Tran" w:date="2012-12-06T02:19:00Z">
          <w:pPr>
            <w:pStyle w:val="ListParagraph"/>
            <w:spacing w:after="0" w:line="360" w:lineRule="auto"/>
            <w:ind w:firstLine="720"/>
          </w:pPr>
        </w:pPrChange>
      </w:pPr>
      <w:del w:id="5890" w:author="The Si Tran" w:date="2012-12-06T02:19:00Z">
        <w:r w:rsidRPr="002B1464" w:rsidDel="00DF09B3">
          <w:rPr>
            <w:noProof/>
          </w:rPr>
          <w:drawing>
            <wp:inline distT="0" distB="0" distL="0" distR="0" wp14:anchorId="15785917" wp14:editId="076B6E09">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w14:anchorId="7264A76B">
          <v:shape id="_x0000_i1114" type="#_x0000_t75" style="width:10.9pt;height:14.25pt" o:ole="">
            <v:imagedata r:id="rId196" o:title=""/>
          </v:shape>
          <o:OLEObject Type="Embed" ProgID="Equation.DSMT4" ShapeID="_x0000_i1114" DrawAspect="Content" ObjectID="_1417153815" r:id="rId214"/>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5" type="#_x0000_t75" style="width:29.3pt;height:15.9pt" o:ole="">
            <v:imagedata r:id="rId215" o:title=""/>
          </v:shape>
          <o:OLEObject Type="Embed" ProgID="Equation.DSMT4" ShapeID="_x0000_i1115" DrawAspect="Content" ObjectID="_1417153816" r:id="rId216"/>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Phương pháp giảm độ dốc bắt đầu tìm với một vector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77777777" w:rsidR="0088753F" w:rsidRDefault="0088753F" w:rsidP="0088753F">
      <w:pPr>
        <w:pStyle w:val="ListParagraph"/>
        <w:spacing w:after="0" w:line="360" w:lineRule="auto"/>
        <w:ind w:left="0"/>
        <w:rPr>
          <w:ins w:id="5891"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5892"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5893" w:author="The Si Tran" w:date="2012-12-06T02:22:00Z">
        <w:r w:rsidRPr="0049233F" w:rsidDel="008A19A3">
          <w:rPr>
            <w:rFonts w:ascii="Times New Roman" w:hAnsi="Times New Roman"/>
            <w:i/>
            <w:sz w:val="26"/>
            <w:szCs w:val="26"/>
          </w:rPr>
          <w:delText>E</w:delText>
        </w:r>
      </w:del>
      <w:del w:id="5894"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6" type="#_x0000_t75" style="width:10.9pt;height:14.25pt" o:ole="">
              <v:imagedata r:id="rId196" o:title=""/>
            </v:shape>
            <o:OLEObject Type="Embed" ProgID="Equation.DSMT4" ShapeID="_x0000_i1116" DrawAspect="Content" ObjectID="_1417153817" r:id="rId217"/>
          </w:object>
        </w:r>
        <w:r w:rsidRPr="0049233F" w:rsidDel="008A19A3">
          <w:rPr>
            <w:rFonts w:ascii="Times New Roman" w:hAnsi="Times New Roman"/>
            <w:sz w:val="26"/>
            <w:szCs w:val="26"/>
          </w:rPr>
          <w:delText xml:space="preserve">, ký hiệu là </w:delText>
        </w:r>
      </w:del>
      <w:del w:id="5895" w:author="The Si Tran" w:date="2012-12-06T02:19:00Z">
        <w:r w:rsidRPr="00AF1345" w:rsidDel="00DF09B3">
          <w:rPr>
            <w:rFonts w:ascii="Times New Roman" w:hAnsi="Times New Roman"/>
            <w:position w:val="-10"/>
            <w:sz w:val="26"/>
            <w:szCs w:val="26"/>
          </w:rPr>
          <w:object w:dxaOrig="740" w:dyaOrig="320" w14:anchorId="1BB3EC5E">
            <v:shape id="_x0000_i1117" type="#_x0000_t75" style="width:36.85pt;height:15.9pt" o:ole="">
              <v:imagedata r:id="rId218" o:title=""/>
            </v:shape>
            <o:OLEObject Type="Embed" ProgID="Equation.DSMT4" ShapeID="_x0000_i1117" DrawAspect="Content" ObjectID="_1417153818" r:id="rId219"/>
          </w:object>
        </w:r>
      </w:del>
      <w:ins w:id="5896"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5897" w:author="The Si Tran" w:date="2012-12-06T02:22:00Z"/>
          <w:rFonts w:ascii="Times New Roman" w:hAnsi="Times New Roman"/>
          <w:sz w:val="26"/>
          <w:szCs w:val="26"/>
        </w:rPr>
        <w:pPrChange w:id="5898" w:author="The Si Tran" w:date="2012-12-14T06:06:00Z">
          <w:pPr>
            <w:pStyle w:val="ListParagraph"/>
            <w:spacing w:after="0" w:line="360" w:lineRule="auto"/>
            <w:ind w:left="0"/>
          </w:pPr>
        </w:pPrChange>
      </w:pPr>
      <w:ins w:id="5899" w:author="The Si Tran" w:date="2012-12-06T02:20:00Z">
        <w:r>
          <w:rPr>
            <w:rFonts w:ascii="Times New Roman" w:hAnsi="Times New Roman"/>
            <w:sz w:val="26"/>
            <w:szCs w:val="26"/>
          </w:rPr>
          <w:tab/>
        </w:r>
        <w:r>
          <w:rPr>
            <w:rFonts w:ascii="Times New Roman" w:hAnsi="Times New Roman"/>
            <w:sz w:val="26"/>
            <w:szCs w:val="26"/>
          </w:rPr>
          <w:tab/>
        </w:r>
      </w:ins>
      <w:ins w:id="5900"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5901" w:author="The Si Tran" w:date="2012-12-14T06:06:00Z">
          <w:pPr>
            <w:pStyle w:val="ListParagraph"/>
            <w:spacing w:after="0" w:line="360" w:lineRule="auto"/>
            <w:ind w:left="0"/>
          </w:pPr>
        </w:pPrChange>
      </w:pPr>
      <w:del w:id="5902"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5903" w:author="Unknown">
              <w:rPr>
                <w:noProof/>
              </w:rPr>
            </w:rPrChange>
          </w:rPr>
          <w:drawing>
            <wp:inline distT="0" distB="0" distL="0" distR="0" wp14:anchorId="607F83D3" wp14:editId="3F68F0EA">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77777777" w:rsidR="0008713C" w:rsidRDefault="0088753F">
      <w:pPr>
        <w:rPr>
          <w:ins w:id="5904" w:author="The Si Tran" w:date="2012-12-06T02:25:00Z"/>
        </w:rPr>
        <w:pPrChange w:id="5905" w:author="The Si Tran" w:date="2012-12-14T06:07:00Z">
          <w:pPr>
            <w:pStyle w:val="ListParagraph"/>
            <w:spacing w:after="0" w:line="360" w:lineRule="auto"/>
            <w:ind w:left="0"/>
          </w:pPr>
        </w:pPrChange>
      </w:pPr>
      <w:r w:rsidRPr="0049233F">
        <w:lastRenderedPageBreak/>
        <w:t xml:space="preserve">Về mặt toán học vector độ dốc biểu diễn hướng làm tăng giá trị hàm </w:t>
      </w:r>
      <w:r w:rsidRPr="0049233F">
        <w:rPr>
          <w:i/>
        </w:rPr>
        <w:t>E</w:t>
      </w:r>
      <w:r w:rsidRPr="0049233F">
        <w:t xml:space="preserve"> trong không gian trọng số, do đó </w:t>
      </w:r>
      <w:ins w:id="5906" w:author="The Si Tran" w:date="2012-12-06T02:24:00Z">
        <w:r w:rsidR="008A19A3">
          <w:t>-</w:t>
        </w:r>
      </w:ins>
      <w:del w:id="5907" w:author="The Si Tran" w:date="2012-12-06T02:23:00Z">
        <w:r w:rsidRPr="00AF1345" w:rsidDel="008A19A3">
          <w:rPr>
            <w:position w:val="-10"/>
          </w:rPr>
          <w:object w:dxaOrig="859" w:dyaOrig="320" w14:anchorId="3B61AA20">
            <v:shape id="_x0000_i1118" type="#_x0000_t75" style="width:42.7pt;height:15.9pt" o:ole="">
              <v:imagedata r:id="rId221" o:title=""/>
            </v:shape>
            <o:OLEObject Type="Embed" ProgID="Equation.DSMT4" ShapeID="_x0000_i1118" DrawAspect="Content" ObjectID="_1417153819" r:id="rId222"/>
          </w:object>
        </w:r>
      </w:del>
      <w:ins w:id="5908"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5909" w:author="The Si Tran" w:date="2012-12-06T02:24:00Z">
        <m:oMath>
          <m:r>
            <w:rPr>
              <w:rFonts w:ascii="Cambria Math" w:hAnsi="Cambria Math"/>
            </w:rPr>
            <m:t>E</m:t>
          </m:r>
        </m:oMath>
      </w:ins>
      <w:del w:id="5910" w:author="The Si Tran" w:date="2012-12-06T02:24:00Z">
        <w:r w:rsidRPr="0049233F" w:rsidDel="008A19A3">
          <w:rPr>
            <w:i/>
          </w:rPr>
          <w:delText>E</w:delText>
        </w:r>
      </w:del>
      <w:r w:rsidRPr="0049233F">
        <w:t>. Trong hình 2.7 nó được biểu diễn bằng dấu mũi tên. Các trọng số sẽ được cập nhập theo quy luật sau:</w:t>
      </w:r>
    </w:p>
    <w:p w14:paraId="501AD038" w14:textId="304CCB6E" w:rsidR="009F1B0B" w:rsidRDefault="00B0605D">
      <w:pPr>
        <w:spacing w:before="0"/>
        <w:rPr>
          <w:ins w:id="5911" w:author="The Si Tran" w:date="2012-12-06T02:27:00Z"/>
        </w:rPr>
        <w:pPrChange w:id="5912" w:author="The Si Tran" w:date="2012-12-14T06:08:00Z">
          <w:pPr>
            <w:pStyle w:val="ListParagraph"/>
            <w:spacing w:after="0" w:line="360" w:lineRule="auto"/>
            <w:ind w:left="0"/>
          </w:pPr>
        </w:pPrChange>
      </w:pPr>
      <m:oMathPara>
        <m:oMath>
          <m:acc>
            <m:accPr>
              <m:chr m:val="⃗"/>
              <m:ctrlPr>
                <w:ins w:id="5913" w:author="The Si Tran" w:date="2012-12-06T02:26:00Z">
                  <w:rPr>
                    <w:rFonts w:ascii="Cambria Math" w:hAnsi="Cambria Math"/>
                    <w:i/>
                  </w:rPr>
                </w:ins>
              </m:ctrlPr>
            </m:accPr>
            <m:e>
              <w:ins w:id="5914" w:author="The Si Tran" w:date="2012-12-06T02:26:00Z">
                <m:r>
                  <w:rPr>
                    <w:rFonts w:ascii="Cambria Math" w:hAnsi="Cambria Math"/>
                  </w:rPr>
                  <m:t>w</m:t>
                </m:r>
              </w:ins>
            </m:e>
          </m:acc>
          <w:ins w:id="5915" w:author="The Si Tran" w:date="2012-12-06T02:26:00Z">
            <m:r>
              <w:rPr>
                <w:rFonts w:ascii="Cambria Math" w:hAnsi="Cambria Math"/>
              </w:rPr>
              <m:t>←</m:t>
            </m:r>
          </w:ins>
          <m:acc>
            <m:accPr>
              <m:chr m:val="⃗"/>
              <m:ctrlPr>
                <w:ins w:id="5916" w:author="The Si Tran" w:date="2012-12-06T02:26:00Z">
                  <w:rPr>
                    <w:rFonts w:ascii="Cambria Math" w:hAnsi="Cambria Math"/>
                    <w:i/>
                  </w:rPr>
                </w:ins>
              </m:ctrlPr>
            </m:accPr>
            <m:e>
              <w:ins w:id="5917" w:author="The Si Tran" w:date="2012-12-06T02:26:00Z">
                <m:r>
                  <w:rPr>
                    <w:rFonts w:ascii="Cambria Math" w:hAnsi="Cambria Math"/>
                  </w:rPr>
                  <m:t>w</m:t>
                </m:r>
              </w:ins>
            </m:e>
          </m:acc>
          <w:ins w:id="5918" w:author="The Si Tran" w:date="2012-12-06T02:27:00Z">
            <m:r>
              <w:rPr>
                <w:rFonts w:ascii="Cambria Math" w:hAnsi="Cambria Math"/>
              </w:rPr>
              <m:t>+</m:t>
            </m:r>
          </w:ins>
          <m:acc>
            <m:accPr>
              <m:chr m:val="⃗"/>
              <m:ctrlPr>
                <w:ins w:id="5919" w:author="The Si Tran" w:date="2012-12-06T02:27:00Z">
                  <w:rPr>
                    <w:rFonts w:ascii="Cambria Math" w:hAnsi="Cambria Math"/>
                    <w:i/>
                  </w:rPr>
                </w:ins>
              </m:ctrlPr>
            </m:accPr>
            <m:e>
              <w:ins w:id="5920"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5921" w:author="The Si Tran" w:date="2012-12-06T02:29:00Z"/>
          <w:rFonts w:ascii="Times New Roman" w:hAnsi="Times New Roman"/>
          <w:sz w:val="26"/>
          <w:szCs w:val="26"/>
        </w:rPr>
      </w:pPr>
      <w:ins w:id="5922" w:author="The Si Tran" w:date="2012-12-06T02:28:00Z">
        <m:oMathPara>
          <m:oMath>
            <m:r>
              <w:rPr>
                <w:rFonts w:ascii="Cambria Math" w:hAnsi="Cambria Math"/>
                <w:sz w:val="26"/>
                <w:szCs w:val="26"/>
              </w:rPr>
              <m:t>∆</m:t>
            </m:r>
          </m:oMath>
        </m:oMathPara>
      </w:ins>
      <m:oMathPara>
        <m:oMath>
          <m:acc>
            <m:accPr>
              <m:chr m:val="⃗"/>
              <m:ctrlPr>
                <w:ins w:id="5923" w:author="The Si Tran" w:date="2012-12-06T02:27:00Z">
                  <w:rPr>
                    <w:rFonts w:ascii="Cambria Math" w:hAnsi="Cambria Math"/>
                    <w:i/>
                    <w:sz w:val="26"/>
                    <w:szCs w:val="26"/>
                  </w:rPr>
                </w:ins>
              </m:ctrlPr>
            </m:accPr>
            <m:e>
              <w:ins w:id="5924" w:author="The Si Tran" w:date="2012-12-06T02:28:00Z">
                <m:r>
                  <w:rPr>
                    <w:rFonts w:ascii="Cambria Math" w:hAnsi="Cambria Math"/>
                    <w:sz w:val="26"/>
                    <w:szCs w:val="26"/>
                  </w:rPr>
                  <m:t>w</m:t>
                </m:r>
              </w:ins>
            </m:e>
          </m:acc>
          <w:ins w:id="5925"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5926" w:author="The Si Tran" w:date="2012-12-06T02:28:00Z">
                  <w:rPr>
                    <w:rFonts w:ascii="Cambria Math" w:hAnsi="Cambria Math"/>
                    <w:i/>
                    <w:sz w:val="26"/>
                    <w:szCs w:val="26"/>
                  </w:rPr>
                </w:ins>
              </m:ctrlPr>
            </m:accPr>
            <m:e>
              <w:ins w:id="5927" w:author="The Si Tran" w:date="2012-12-06T02:28:00Z">
                <m:r>
                  <w:rPr>
                    <w:rFonts w:ascii="Cambria Math" w:hAnsi="Cambria Math"/>
                    <w:sz w:val="26"/>
                    <w:szCs w:val="26"/>
                  </w:rPr>
                  <m:t>w</m:t>
                </m:r>
              </w:ins>
            </m:e>
          </m:acc>
          <w:ins w:id="5928"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5929" w:author="The Si Tran" w:date="2012-12-06T02:29:00Z"/>
          <w:rFonts w:ascii="Times New Roman" w:hAnsi="Times New Roman"/>
          <w:sz w:val="26"/>
          <w:szCs w:val="26"/>
        </w:rPr>
      </w:pPr>
      <w:del w:id="5930"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5931" w:author="Unknown">
              <w:rPr>
                <w:noProof/>
              </w:rPr>
            </w:rPrChange>
          </w:rPr>
          <w:drawing>
            <wp:inline distT="0" distB="0" distL="0" distR="0" wp14:anchorId="2CC852DC" wp14:editId="37EF09D7">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5932"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5933" w:author="The Si Tran" w:date="2012-12-06T02:29:00Z"/>
          <w:rFonts w:ascii="Times New Roman" w:hAnsi="Times New Roman"/>
          <w:sz w:val="26"/>
          <w:szCs w:val="26"/>
        </w:rPr>
      </w:pPr>
      <w:del w:id="5934"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5935" w:author="The Si Tran" w:date="2012-12-06T02:29:00Z">
        <w:r w:rsidRPr="002B1464" w:rsidDel="004D3F55">
          <w:rPr>
            <w:rFonts w:ascii="Times New Roman" w:hAnsi="Times New Roman"/>
            <w:noProof/>
            <w:sz w:val="26"/>
            <w:szCs w:val="26"/>
            <w:rPrChange w:id="5936" w:author="Unknown">
              <w:rPr>
                <w:noProof/>
              </w:rPr>
            </w:rPrChange>
          </w:rPr>
          <w:drawing>
            <wp:inline distT="0" distB="0" distL="0" distR="0" wp14:anchorId="02B5E461" wp14:editId="685945DC">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5937"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B0605D">
      <w:pPr>
        <w:pStyle w:val="EquationIndex"/>
        <w:rPr>
          <w:ins w:id="5938" w:author="The Si Tran" w:date="2012-12-06T02:30:00Z"/>
        </w:rPr>
        <w:pPrChange w:id="5939" w:author="The Si Tran" w:date="2012-12-15T08:05:00Z">
          <w:pPr>
            <w:ind w:left="1440"/>
          </w:pPr>
        </w:pPrChange>
      </w:pPr>
      <m:oMathPara>
        <m:oMath>
          <m:sSub>
            <m:sSubPr>
              <m:ctrlPr>
                <w:ins w:id="5940" w:author="The Si Tran" w:date="2012-12-06T02:30:00Z">
                  <w:rPr>
                    <w:rFonts w:ascii="Cambria Math" w:hAnsi="Cambria Math"/>
                  </w:rPr>
                </w:ins>
              </m:ctrlPr>
            </m:sSubPr>
            <m:e>
              <w:ins w:id="5941" w:author="The Si Tran" w:date="2012-12-06T02:30:00Z">
                <m:r>
                  <w:rPr>
                    <w:rFonts w:ascii="Cambria Math" w:hAnsi="Cambria Math"/>
                  </w:rPr>
                  <m:t>w</m:t>
                </m:r>
              </w:ins>
            </m:e>
            <m:sub>
              <w:ins w:id="5942" w:author="The Si Tran" w:date="2012-12-06T02:30:00Z">
                <m:r>
                  <w:rPr>
                    <w:rFonts w:ascii="Cambria Math" w:hAnsi="Cambria Math"/>
                  </w:rPr>
                  <m:t>i</m:t>
                </m:r>
              </w:ins>
            </m:sub>
          </m:sSub>
          <w:ins w:id="5943" w:author="The Si Tran" w:date="2012-12-06T02:30:00Z">
            <m:r>
              <m:rPr>
                <m:sty m:val="p"/>
              </m:rPr>
              <w:rPr>
                <w:rFonts w:ascii="Cambria Math" w:hAnsi="Cambria Math"/>
              </w:rPr>
              <m:t>←</m:t>
            </m:r>
          </w:ins>
          <m:sSub>
            <m:sSubPr>
              <m:ctrlPr>
                <w:ins w:id="5944" w:author="The Si Tran" w:date="2012-12-06T02:30:00Z">
                  <w:rPr>
                    <w:rFonts w:ascii="Cambria Math" w:hAnsi="Cambria Math"/>
                  </w:rPr>
                </w:ins>
              </m:ctrlPr>
            </m:sSubPr>
            <m:e>
              <w:ins w:id="5945" w:author="The Si Tran" w:date="2012-12-06T02:30:00Z">
                <m:r>
                  <w:rPr>
                    <w:rFonts w:ascii="Cambria Math" w:hAnsi="Cambria Math"/>
                  </w:rPr>
                  <m:t>w</m:t>
                </m:r>
              </w:ins>
            </m:e>
            <m:sub>
              <w:ins w:id="5946" w:author="The Si Tran" w:date="2012-12-06T02:30:00Z">
                <m:r>
                  <w:rPr>
                    <w:rFonts w:ascii="Cambria Math" w:hAnsi="Cambria Math"/>
                  </w:rPr>
                  <m:t>i</m:t>
                </m:r>
              </w:ins>
            </m:sub>
          </m:sSub>
          <w:ins w:id="5947" w:author="The Si Tran" w:date="2012-12-06T02:30:00Z">
            <m:r>
              <m:rPr>
                <m:sty m:val="p"/>
              </m:rPr>
              <w:rPr>
                <w:rFonts w:ascii="Cambria Math" w:hAnsi="Cambria Math"/>
              </w:rPr>
              <m:t>+</m:t>
            </m:r>
          </w:ins>
          <m:sSub>
            <m:sSubPr>
              <m:ctrlPr>
                <w:ins w:id="5948" w:author="The Si Tran" w:date="2012-12-06T02:30:00Z">
                  <w:rPr>
                    <w:rFonts w:ascii="Cambria Math" w:hAnsi="Cambria Math"/>
                  </w:rPr>
                </w:ins>
              </m:ctrlPr>
            </m:sSubPr>
            <m:e>
              <w:ins w:id="5949" w:author="The Si Tran" w:date="2012-12-06T02:30:00Z">
                <m:r>
                  <m:rPr>
                    <m:sty m:val="p"/>
                  </m:rPr>
                  <w:rPr>
                    <w:rFonts w:ascii="Cambria Math" w:hAnsi="Cambria Math"/>
                  </w:rPr>
                  <m:t>∆</m:t>
                </m:r>
                <m:r>
                  <w:rPr>
                    <w:rFonts w:ascii="Cambria Math" w:hAnsi="Cambria Math"/>
                  </w:rPr>
                  <m:t>w</m:t>
                </m:r>
              </w:ins>
            </m:e>
            <m:sub>
              <w:ins w:id="5950" w:author="The Si Tran" w:date="2012-12-06T02:30:00Z">
                <m:r>
                  <w:rPr>
                    <w:rFonts w:ascii="Cambria Math" w:hAnsi="Cambria Math"/>
                  </w:rPr>
                  <m:t>i</m:t>
                </m:r>
              </w:ins>
            </m:sub>
          </m:sSub>
        </m:oMath>
      </m:oMathPara>
    </w:p>
    <w:p w14:paraId="14A84423" w14:textId="77777777" w:rsidR="004D3F55" w:rsidRPr="00097101" w:rsidRDefault="00B0605D">
      <w:pPr>
        <w:pStyle w:val="EquationIndex"/>
        <w:rPr>
          <w:ins w:id="5951" w:author="The Si Tran" w:date="2012-12-06T02:30:00Z"/>
        </w:rPr>
        <w:pPrChange w:id="5952" w:author="The Si Tran" w:date="2012-12-15T08:05:00Z">
          <w:pPr>
            <w:ind w:left="1440"/>
          </w:pPr>
        </w:pPrChange>
      </w:pPr>
      <m:oMathPara>
        <m:oMath>
          <m:sSub>
            <m:sSubPr>
              <m:ctrlPr>
                <w:ins w:id="5953" w:author="The Si Tran" w:date="2012-12-06T02:30:00Z">
                  <w:rPr>
                    <w:rFonts w:ascii="Cambria Math" w:hAnsi="Cambria Math"/>
                  </w:rPr>
                </w:ins>
              </m:ctrlPr>
            </m:sSubPr>
            <m:e>
              <w:ins w:id="5954" w:author="The Si Tran" w:date="2012-12-06T02:30:00Z">
                <m:r>
                  <m:rPr>
                    <m:sty m:val="p"/>
                  </m:rPr>
                  <w:rPr>
                    <w:rFonts w:ascii="Cambria Math" w:hAnsi="Cambria Math"/>
                  </w:rPr>
                  <m:t>∆</m:t>
                </m:r>
                <m:r>
                  <w:rPr>
                    <w:rFonts w:ascii="Cambria Math" w:hAnsi="Cambria Math"/>
                  </w:rPr>
                  <m:t>w</m:t>
                </m:r>
              </w:ins>
            </m:e>
            <m:sub>
              <w:ins w:id="5955" w:author="The Si Tran" w:date="2012-12-06T02:30:00Z">
                <m:r>
                  <w:rPr>
                    <w:rFonts w:ascii="Cambria Math" w:hAnsi="Cambria Math"/>
                  </w:rPr>
                  <m:t>i</m:t>
                </m:r>
              </w:ins>
            </m:sub>
          </m:sSub>
          <w:ins w:id="5956" w:author="The Si Tran" w:date="2012-12-06T02:30:00Z">
            <m:r>
              <m:rPr>
                <m:sty m:val="p"/>
              </m:rPr>
              <w:rPr>
                <w:rFonts w:ascii="Cambria Math" w:hAnsi="Cambria Math"/>
              </w:rPr>
              <m:t>=-</m:t>
            </m:r>
            <m:r>
              <w:rPr>
                <w:rFonts w:ascii="Cambria Math" w:hAnsi="Cambria Math"/>
              </w:rPr>
              <m:t>η</m:t>
            </m:r>
          </w:ins>
          <m:f>
            <m:fPr>
              <m:ctrlPr>
                <w:ins w:id="5957" w:author="The Si Tran" w:date="2012-12-06T02:30:00Z">
                  <w:rPr>
                    <w:rFonts w:ascii="Cambria Math" w:hAnsi="Cambria Math"/>
                  </w:rPr>
                </w:ins>
              </m:ctrlPr>
            </m:fPr>
            <m:num>
              <w:ins w:id="5958" w:author="The Si Tran" w:date="2012-12-06T02:30:00Z">
                <m:r>
                  <w:rPr>
                    <w:rFonts w:ascii="Cambria Math" w:hAnsi="Cambria Math"/>
                  </w:rPr>
                  <m:t>∂E</m:t>
                </m:r>
              </w:ins>
            </m:num>
            <m:den>
              <w:ins w:id="5959" w:author="The Si Tran" w:date="2012-12-06T02:30:00Z">
                <m:r>
                  <w:rPr>
                    <w:rFonts w:ascii="Cambria Math" w:hAnsi="Cambria Math"/>
                  </w:rPr>
                  <m:t>∂</m:t>
                </m:r>
              </w:ins>
              <m:sSub>
                <m:sSubPr>
                  <m:ctrlPr>
                    <w:ins w:id="5960" w:author="The Si Tran" w:date="2012-12-06T02:30:00Z">
                      <w:rPr>
                        <w:rFonts w:ascii="Cambria Math" w:hAnsi="Cambria Math"/>
                      </w:rPr>
                    </w:ins>
                  </m:ctrlPr>
                </m:sSubPr>
                <m:e>
                  <w:ins w:id="5961" w:author="The Si Tran" w:date="2012-12-06T02:31:00Z">
                    <m:r>
                      <w:rPr>
                        <w:rFonts w:ascii="Cambria Math" w:hAnsi="Cambria Math"/>
                      </w:rPr>
                      <m:t>w</m:t>
                    </m:r>
                  </w:ins>
                </m:e>
                <m:sub>
                  <w:ins w:id="5962"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5963"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5964" w:author="The Si Tran" w:date="2012-12-06T02:31:00Z"/>
          <w:rFonts w:ascii="Times New Roman" w:hAnsi="Times New Roman"/>
          <w:sz w:val="26"/>
          <w:szCs w:val="26"/>
        </w:rPr>
      </w:pPr>
      <w:del w:id="5965"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5966" w:author="Unknown">
              <w:rPr>
                <w:noProof/>
              </w:rPr>
            </w:rPrChange>
          </w:rPr>
          <w:drawing>
            <wp:inline distT="0" distB="0" distL="0" distR="0" wp14:anchorId="052A4D62" wp14:editId="43D9F113">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5967"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5968" w:author="Unknown">
              <w:rPr>
                <w:noProof/>
              </w:rPr>
            </w:rPrChange>
          </w:rPr>
          <w:drawing>
            <wp:inline distT="0" distB="0" distL="0" distR="0" wp14:anchorId="4070E0B0" wp14:editId="1B022BD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14:anchorId="5978921C" wp14:editId="3D579019">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38644B3F" w14:textId="77777777" w:rsidR="0088753F" w:rsidRPr="0049233F" w:rsidRDefault="0088753F">
      <w:pPr>
        <w:pStyle w:val="Hinh"/>
        <w:pPrChange w:id="5969" w:author="The Si Tran" w:date="2012-12-11T23:36:00Z">
          <w:pPr>
            <w:pStyle w:val="Caption"/>
          </w:pPr>
        </w:pPrChange>
      </w:pPr>
      <w:r w:rsidRPr="0049233F">
        <w:t xml:space="preserve">                                   </w:t>
      </w:r>
      <w:r w:rsidRPr="0049233F">
        <w:tab/>
        <w:t xml:space="preserve"> </w:t>
      </w:r>
      <w:bookmarkStart w:id="5970" w:name="_Toc327348215"/>
      <w:bookmarkStart w:id="5971" w:name="_Toc343029965"/>
      <w:bookmarkStart w:id="5972" w:name="_Toc343220901"/>
      <w:r w:rsidRPr="0049233F">
        <w:t>Hình</w:t>
      </w:r>
      <w:ins w:id="5973" w:author="The Si Tran" w:date="2012-12-11T23:35:00Z">
        <w:r w:rsidR="003E4F58">
          <w:t xml:space="preserve"> 4.6</w:t>
        </w:r>
      </w:ins>
      <w:del w:id="5974"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5975"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5976"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5977" w:author="The Si Tran" w:date="2012-12-11T23:36:00Z">
            <w:rPr/>
          </w:rPrChange>
        </w:rPr>
        <w:t>Hàm lỗi của một đơn vị tuyến tính</w:t>
      </w:r>
      <w:bookmarkEnd w:id="5970"/>
      <w:bookmarkEnd w:id="5971"/>
      <w:bookmarkEnd w:id="5972"/>
    </w:p>
    <w:p w14:paraId="7AA782D4" w14:textId="77777777" w:rsidR="0088753F" w:rsidRPr="0049233F" w:rsidRDefault="0088753F" w:rsidP="0088753F">
      <w:pPr>
        <w:spacing w:before="0"/>
        <w:rPr>
          <w:szCs w:val="26"/>
        </w:rPr>
      </w:pPr>
    </w:p>
    <w:p w14:paraId="07530225" w14:textId="2953EADE" w:rsidR="0088753F" w:rsidRDefault="002972CB" w:rsidP="0088753F">
      <w:pPr>
        <w:spacing w:before="0"/>
        <w:rPr>
          <w:ins w:id="5978" w:author="The Si Tran" w:date="2012-12-06T02:32:00Z"/>
          <w:szCs w:val="26"/>
        </w:rPr>
      </w:pPr>
      <w:ins w:id="5979" w:author="The Si Tran" w:date="2012-12-06T02:42:00Z">
        <w:r w:rsidRPr="008E61D1">
          <w:rPr>
            <w:noProof/>
            <w:szCs w:val="26"/>
            <w:rPrChange w:id="5980" w:author="Unknown">
              <w:rPr>
                <w:b/>
                <w:bCs/>
                <w:noProof/>
                <w:sz w:val="20"/>
                <w:szCs w:val="20"/>
              </w:rPr>
            </w:rPrChange>
          </w:rPr>
          <mc:AlternateContent>
            <mc:Choice Requires="wps">
              <w:drawing>
                <wp:anchor distT="0" distB="0" distL="114300" distR="114300" simplePos="0" relativeHeight="251637760" behindDoc="0" locked="0" layoutInCell="1" allowOverlap="1" wp14:anchorId="2B2D4F3C" wp14:editId="633FD823">
                  <wp:simplePos x="0" y="0"/>
                  <wp:positionH relativeFrom="column">
                    <wp:posOffset>5183505</wp:posOffset>
                  </wp:positionH>
                  <wp:positionV relativeFrom="paragraph">
                    <wp:posOffset>1370965</wp:posOffset>
                  </wp:positionV>
                  <wp:extent cx="574055" cy="3619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B0605D" w:rsidRDefault="00B0605D" w:rsidP="00334CAD">
                              <w:pPr>
                                <w:pStyle w:val="EquationIndex"/>
                                <w:pPrChange w:id="5981" w:author="The Si Tran" w:date="2012-12-16T08:23:00Z">
                                  <w:pPr/>
                                </w:pPrChange>
                              </w:pPr>
                              <w:ins w:id="5982"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91" type="#_x0000_t202" style="position:absolute;left:0;text-align:left;margin-left:408.15pt;margin-top:107.95pt;width:45.2pt;height:28.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zY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" fillcolor="white [3201]" stroked="f" strokeweight=".5pt">
                  <v:textbox>
                    <w:txbxContent>
                      <w:p w14:paraId="69EB1AF7" w14:textId="403282D5" w:rsidR="00B0605D" w:rsidRDefault="00B0605D" w:rsidP="00334CAD">
                        <w:pPr>
                          <w:pStyle w:val="EquationIndex"/>
                          <w:pPrChange w:id="5983" w:author="The Si Tran" w:date="2012-12-16T08:23:00Z">
                            <w:pPr/>
                          </w:pPrChange>
                        </w:pPr>
                        <w:ins w:id="5984" w:author="The Si Tran" w:date="2012-12-06T02:41:00Z">
                          <w:r>
                            <w:t>(4.1)</w:t>
                          </w:r>
                        </w:ins>
                      </w:p>
                    </w:txbxContent>
                  </v:textbox>
                </v:shape>
              </w:pict>
            </mc:Fallback>
          </mc:AlternateContent>
        </w:r>
      </w:ins>
      <w:del w:id="5985" w:author="The Si Tran" w:date="2012-12-14T06:12:00Z">
        <w:r w:rsidR="0088753F" w:rsidRPr="0049233F" w:rsidDel="0008713C">
          <w:rPr>
            <w:szCs w:val="26"/>
          </w:rPr>
          <w:delText>Để  thực</w:delText>
        </w:r>
      </w:del>
      <w:ins w:id="5986" w:author="The Si Tran" w:date="2012-12-14T06:12:00Z">
        <w:r w:rsidR="0008713C" w:rsidRPr="0049233F">
          <w:rPr>
            <w:szCs w:val="26"/>
          </w:rPr>
          <w:t>Để thực</w:t>
        </w:r>
      </w:ins>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14:paraId="1685F420" w14:textId="77777777" w:rsidR="002972CB" w:rsidRPr="002972CB" w:rsidRDefault="00B0605D" w:rsidP="0088753F">
      <w:pPr>
        <w:spacing w:before="0"/>
        <w:rPr>
          <w:ins w:id="5987" w:author="The Si Tran" w:date="2012-12-06T02:42:00Z"/>
          <w:szCs w:val="26"/>
          <w:rPrChange w:id="5988" w:author="The Si Tran" w:date="2012-12-06T02:42:00Z">
            <w:rPr>
              <w:ins w:id="5989" w:author="The Si Tran" w:date="2012-12-06T02:42:00Z"/>
              <w:rFonts w:ascii="Cambria Math" w:hAnsi="Cambria Math"/>
              <w:i/>
              <w:szCs w:val="26"/>
            </w:rPr>
          </w:rPrChange>
        </w:rPr>
      </w:pPr>
      <m:oMathPara>
        <m:oMath>
          <m:f>
            <m:fPr>
              <m:ctrlPr>
                <w:ins w:id="5990" w:author="The Si Tran" w:date="2012-12-06T02:32:00Z">
                  <w:rPr>
                    <w:rFonts w:ascii="Cambria Math" w:hAnsi="Cambria Math"/>
                    <w:i/>
                    <w:szCs w:val="26"/>
                  </w:rPr>
                </w:ins>
              </m:ctrlPr>
            </m:fPr>
            <m:num>
              <w:ins w:id="5991" w:author="The Si Tran" w:date="2012-12-06T02:32:00Z">
                <m:r>
                  <w:rPr>
                    <w:rFonts w:ascii="Cambria Math" w:hAnsi="Cambria Math"/>
                    <w:szCs w:val="26"/>
                  </w:rPr>
                  <m:t>∂E</m:t>
                </m:r>
              </w:ins>
            </m:num>
            <m:den>
              <w:ins w:id="5992" w:author="The Si Tran" w:date="2012-12-06T02:32:00Z">
                <m:r>
                  <w:rPr>
                    <w:rFonts w:ascii="Cambria Math" w:hAnsi="Cambria Math"/>
                    <w:szCs w:val="26"/>
                  </w:rPr>
                  <m:t>∂</m:t>
                </m:r>
              </w:ins>
              <m:sSub>
                <m:sSubPr>
                  <m:ctrlPr>
                    <w:ins w:id="5993" w:author="The Si Tran" w:date="2012-12-06T02:32:00Z">
                      <w:rPr>
                        <w:rFonts w:ascii="Cambria Math" w:hAnsi="Cambria Math"/>
                        <w:i/>
                        <w:szCs w:val="26"/>
                      </w:rPr>
                    </w:ins>
                  </m:ctrlPr>
                </m:sSubPr>
                <m:e>
                  <w:ins w:id="5994" w:author="The Si Tran" w:date="2012-12-06T02:32:00Z">
                    <m:r>
                      <w:rPr>
                        <w:rFonts w:ascii="Cambria Math" w:hAnsi="Cambria Math"/>
                        <w:szCs w:val="26"/>
                      </w:rPr>
                      <m:t>w</m:t>
                    </m:r>
                  </w:ins>
                </m:e>
                <m:sub>
                  <w:ins w:id="5995" w:author="The Si Tran" w:date="2012-12-06T02:32:00Z">
                    <m:r>
                      <w:rPr>
                        <w:rFonts w:ascii="Cambria Math" w:hAnsi="Cambria Math"/>
                        <w:szCs w:val="26"/>
                      </w:rPr>
                      <m:t>i</m:t>
                    </m:r>
                  </w:ins>
                </m:sub>
              </m:sSub>
            </m:den>
          </m:f>
          <w:ins w:id="5996" w:author="The Si Tran" w:date="2012-12-06T02:32:00Z">
            <m:r>
              <w:rPr>
                <w:rFonts w:ascii="Cambria Math" w:hAnsi="Cambria Math"/>
                <w:szCs w:val="26"/>
              </w:rPr>
              <m:t>=</m:t>
            </m:r>
          </w:ins>
          <m:f>
            <m:fPr>
              <m:ctrlPr>
                <w:ins w:id="5997" w:author="The Si Tran" w:date="2012-12-06T02:32:00Z">
                  <w:rPr>
                    <w:rFonts w:ascii="Cambria Math" w:hAnsi="Cambria Math"/>
                    <w:i/>
                    <w:szCs w:val="26"/>
                  </w:rPr>
                </w:ins>
              </m:ctrlPr>
            </m:fPr>
            <m:num>
              <w:ins w:id="5998" w:author="The Si Tran" w:date="2012-12-06T02:33:00Z">
                <m:r>
                  <w:rPr>
                    <w:rFonts w:ascii="Cambria Math" w:hAnsi="Cambria Math"/>
                    <w:szCs w:val="26"/>
                  </w:rPr>
                  <m:t>∂</m:t>
                </m:r>
              </w:ins>
            </m:num>
            <m:den>
              <w:ins w:id="5999" w:author="The Si Tran" w:date="2012-12-06T02:33:00Z">
                <m:r>
                  <w:rPr>
                    <w:rFonts w:ascii="Cambria Math" w:hAnsi="Cambria Math"/>
                    <w:szCs w:val="26"/>
                  </w:rPr>
                  <m:t>∂</m:t>
                </m:r>
              </w:ins>
              <m:sSub>
                <m:sSubPr>
                  <m:ctrlPr>
                    <w:ins w:id="6000" w:author="The Si Tran" w:date="2012-12-06T02:33:00Z">
                      <w:rPr>
                        <w:rFonts w:ascii="Cambria Math" w:hAnsi="Cambria Math"/>
                        <w:i/>
                        <w:szCs w:val="26"/>
                      </w:rPr>
                    </w:ins>
                  </m:ctrlPr>
                </m:sSubPr>
                <m:e>
                  <w:ins w:id="6001" w:author="The Si Tran" w:date="2012-12-06T02:33:00Z">
                    <m:r>
                      <w:rPr>
                        <w:rFonts w:ascii="Cambria Math" w:hAnsi="Cambria Math"/>
                        <w:szCs w:val="26"/>
                      </w:rPr>
                      <m:t>w</m:t>
                    </m:r>
                  </w:ins>
                </m:e>
                <m:sub>
                  <w:ins w:id="6002" w:author="The Si Tran" w:date="2012-12-06T02:33:00Z">
                    <m:r>
                      <w:rPr>
                        <w:rFonts w:ascii="Cambria Math" w:hAnsi="Cambria Math"/>
                        <w:szCs w:val="26"/>
                      </w:rPr>
                      <m:t>i</m:t>
                    </m:r>
                  </w:ins>
                </m:sub>
              </m:sSub>
            </m:den>
          </m:f>
          <m:f>
            <m:fPr>
              <m:ctrlPr>
                <w:ins w:id="6003" w:author="The Si Tran" w:date="2012-12-06T02:33:00Z">
                  <w:rPr>
                    <w:rFonts w:ascii="Cambria Math" w:hAnsi="Cambria Math"/>
                    <w:i/>
                    <w:szCs w:val="26"/>
                  </w:rPr>
                </w:ins>
              </m:ctrlPr>
            </m:fPr>
            <m:num>
              <w:ins w:id="6004" w:author="The Si Tran" w:date="2012-12-06T02:33:00Z">
                <m:r>
                  <w:rPr>
                    <w:rFonts w:ascii="Cambria Math" w:hAnsi="Cambria Math"/>
                    <w:szCs w:val="26"/>
                  </w:rPr>
                  <m:t>1</m:t>
                </m:r>
              </w:ins>
            </m:num>
            <m:den>
              <w:ins w:id="6005" w:author="The Si Tran" w:date="2012-12-06T02:33:00Z">
                <m:r>
                  <w:rPr>
                    <w:rFonts w:ascii="Cambria Math" w:hAnsi="Cambria Math"/>
                    <w:szCs w:val="26"/>
                  </w:rPr>
                  <m:t>2</m:t>
                </m:r>
              </w:ins>
            </m:den>
          </m:f>
          <m:nary>
            <m:naryPr>
              <m:chr m:val="∑"/>
              <m:limLoc m:val="subSup"/>
              <m:supHide m:val="1"/>
              <m:ctrlPr>
                <w:ins w:id="6006" w:author="The Si Tran" w:date="2012-12-06T02:33:00Z">
                  <w:rPr>
                    <w:rFonts w:ascii="Cambria Math" w:hAnsi="Cambria Math"/>
                    <w:i/>
                    <w:szCs w:val="26"/>
                  </w:rPr>
                </w:ins>
              </m:ctrlPr>
            </m:naryPr>
            <m:sub>
              <w:ins w:id="6007" w:author="The Si Tran" w:date="2012-12-06T02:33:00Z">
                <m:r>
                  <w:rPr>
                    <w:rFonts w:ascii="Cambria Math" w:hAnsi="Cambria Math"/>
                    <w:szCs w:val="26"/>
                  </w:rPr>
                  <m:t>d∈D</m:t>
                </m:r>
              </w:ins>
            </m:sub>
            <m:sup/>
            <m:e>
              <m:sSup>
                <m:sSupPr>
                  <m:ctrlPr>
                    <w:ins w:id="6008" w:author="The Si Tran" w:date="2012-12-06T02:33:00Z">
                      <w:rPr>
                        <w:rFonts w:ascii="Cambria Math" w:hAnsi="Cambria Math"/>
                        <w:i/>
                        <w:szCs w:val="26"/>
                      </w:rPr>
                    </w:ins>
                  </m:ctrlPr>
                </m:sSupPr>
                <m:e>
                  <m:d>
                    <m:dPr>
                      <m:ctrlPr>
                        <w:ins w:id="6009" w:author="The Si Tran" w:date="2012-12-06T02:33:00Z">
                          <w:rPr>
                            <w:rFonts w:ascii="Cambria Math" w:hAnsi="Cambria Math"/>
                            <w:i/>
                            <w:szCs w:val="26"/>
                          </w:rPr>
                        </w:ins>
                      </m:ctrlPr>
                    </m:dPr>
                    <m:e>
                      <m:sSub>
                        <m:sSubPr>
                          <m:ctrlPr>
                            <w:ins w:id="6010" w:author="The Si Tran" w:date="2012-12-06T02:33:00Z">
                              <w:rPr>
                                <w:rFonts w:ascii="Cambria Math" w:hAnsi="Cambria Math"/>
                                <w:i/>
                                <w:szCs w:val="26"/>
                              </w:rPr>
                            </w:ins>
                          </m:ctrlPr>
                        </m:sSubPr>
                        <m:e>
                          <w:ins w:id="6011" w:author="The Si Tran" w:date="2012-12-06T02:33:00Z">
                            <m:r>
                              <w:rPr>
                                <w:rFonts w:ascii="Cambria Math" w:hAnsi="Cambria Math"/>
                                <w:szCs w:val="26"/>
                              </w:rPr>
                              <m:t>t</m:t>
                            </m:r>
                          </w:ins>
                        </m:e>
                        <m:sub>
                          <w:ins w:id="6012" w:author="The Si Tran" w:date="2012-12-06T02:33:00Z">
                            <m:r>
                              <w:rPr>
                                <w:rFonts w:ascii="Cambria Math" w:hAnsi="Cambria Math"/>
                                <w:szCs w:val="26"/>
                              </w:rPr>
                              <m:t>d</m:t>
                            </m:r>
                          </w:ins>
                        </m:sub>
                      </m:sSub>
                      <w:ins w:id="6013" w:author="The Si Tran" w:date="2012-12-06T02:33:00Z">
                        <m:r>
                          <w:rPr>
                            <w:rFonts w:ascii="Cambria Math" w:hAnsi="Cambria Math"/>
                            <w:szCs w:val="26"/>
                          </w:rPr>
                          <m:t>-</m:t>
                        </m:r>
                      </w:ins>
                      <m:sSub>
                        <m:sSubPr>
                          <m:ctrlPr>
                            <w:ins w:id="6014" w:author="The Si Tran" w:date="2012-12-06T02:33:00Z">
                              <w:rPr>
                                <w:rFonts w:ascii="Cambria Math" w:hAnsi="Cambria Math"/>
                                <w:i/>
                                <w:szCs w:val="26"/>
                              </w:rPr>
                            </w:ins>
                          </m:ctrlPr>
                        </m:sSubPr>
                        <m:e>
                          <w:ins w:id="6015" w:author="The Si Tran" w:date="2012-12-06T02:34:00Z">
                            <m:r>
                              <w:rPr>
                                <w:rFonts w:ascii="Cambria Math" w:hAnsi="Cambria Math"/>
                                <w:szCs w:val="26"/>
                              </w:rPr>
                              <m:t>o</m:t>
                            </m:r>
                          </w:ins>
                        </m:e>
                        <m:sub>
                          <w:ins w:id="6016" w:author="The Si Tran" w:date="2012-12-06T02:34:00Z">
                            <m:r>
                              <w:rPr>
                                <w:rFonts w:ascii="Cambria Math" w:hAnsi="Cambria Math"/>
                                <w:szCs w:val="26"/>
                              </w:rPr>
                              <m:t>d</m:t>
                            </m:r>
                          </w:ins>
                        </m:sub>
                      </m:sSub>
                    </m:e>
                  </m:d>
                </m:e>
                <m:sup>
                  <w:ins w:id="6017" w:author="The Si Tran" w:date="2012-12-06T02:33:00Z">
                    <m:r>
                      <w:rPr>
                        <w:rFonts w:ascii="Cambria Math" w:hAnsi="Cambria Math"/>
                        <w:szCs w:val="26"/>
                      </w:rPr>
                      <m:t>2</m:t>
                    </m:r>
                  </w:ins>
                </m:sup>
              </m:sSup>
              <w:ins w:id="6018" w:author="The Si Tran" w:date="2012-12-06T02:34:00Z">
                <m:r>
                  <w:rPr>
                    <w:rFonts w:ascii="Cambria Math" w:hAnsi="Cambria Math"/>
                    <w:szCs w:val="26"/>
                  </w:rPr>
                  <m:t>=</m:t>
                </m:r>
              </w:ins>
              <m:f>
                <m:fPr>
                  <m:ctrlPr>
                    <w:ins w:id="6019" w:author="The Si Tran" w:date="2012-12-06T02:34:00Z">
                      <w:rPr>
                        <w:rFonts w:ascii="Cambria Math" w:hAnsi="Cambria Math"/>
                        <w:i/>
                        <w:szCs w:val="26"/>
                      </w:rPr>
                    </w:ins>
                  </m:ctrlPr>
                </m:fPr>
                <m:num>
                  <w:ins w:id="6020" w:author="The Si Tran" w:date="2012-12-06T02:34:00Z">
                    <m:r>
                      <w:rPr>
                        <w:rFonts w:ascii="Cambria Math" w:hAnsi="Cambria Math"/>
                        <w:szCs w:val="26"/>
                      </w:rPr>
                      <m:t>1</m:t>
                    </m:r>
                  </w:ins>
                </m:num>
                <m:den>
                  <w:ins w:id="6021" w:author="The Si Tran" w:date="2012-12-06T02:34:00Z">
                    <m:r>
                      <w:rPr>
                        <w:rFonts w:ascii="Cambria Math" w:hAnsi="Cambria Math"/>
                        <w:szCs w:val="26"/>
                      </w:rPr>
                      <m:t>2</m:t>
                    </m:r>
                  </w:ins>
                </m:den>
              </m:f>
            </m:e>
          </m:nary>
          <m:nary>
            <m:naryPr>
              <m:chr m:val="∑"/>
              <m:limLoc m:val="subSup"/>
              <m:supHide m:val="1"/>
              <m:ctrlPr>
                <w:ins w:id="6022" w:author="The Si Tran" w:date="2012-12-06T02:34:00Z">
                  <w:rPr>
                    <w:rFonts w:ascii="Cambria Math" w:hAnsi="Cambria Math"/>
                    <w:i/>
                    <w:szCs w:val="26"/>
                  </w:rPr>
                </w:ins>
              </m:ctrlPr>
            </m:naryPr>
            <m:sub>
              <w:ins w:id="6023" w:author="The Si Tran" w:date="2012-12-06T02:34:00Z">
                <m:r>
                  <w:rPr>
                    <w:rFonts w:ascii="Cambria Math" w:hAnsi="Cambria Math"/>
                    <w:szCs w:val="26"/>
                  </w:rPr>
                  <m:t>d∈D</m:t>
                </m:r>
              </w:ins>
            </m:sub>
            <m:sup/>
            <m:e>
              <m:f>
                <m:fPr>
                  <m:ctrlPr>
                    <w:ins w:id="6024" w:author="The Si Tran" w:date="2012-12-06T02:34:00Z">
                      <w:rPr>
                        <w:rFonts w:ascii="Cambria Math" w:hAnsi="Cambria Math"/>
                        <w:i/>
                        <w:szCs w:val="26"/>
                      </w:rPr>
                    </w:ins>
                  </m:ctrlPr>
                </m:fPr>
                <m:num>
                  <w:ins w:id="6025" w:author="The Si Tran" w:date="2012-12-06T02:35:00Z">
                    <m:r>
                      <w:rPr>
                        <w:rFonts w:ascii="Cambria Math" w:hAnsi="Cambria Math"/>
                        <w:szCs w:val="26"/>
                      </w:rPr>
                      <m:t>∂</m:t>
                    </m:r>
                  </w:ins>
                </m:num>
                <m:den>
                  <w:ins w:id="6026" w:author="The Si Tran" w:date="2012-12-06T02:35:00Z">
                    <m:r>
                      <w:rPr>
                        <w:rFonts w:ascii="Cambria Math" w:hAnsi="Cambria Math"/>
                        <w:szCs w:val="26"/>
                      </w:rPr>
                      <m:t>∂</m:t>
                    </m:r>
                  </w:ins>
                  <m:sSub>
                    <m:sSubPr>
                      <m:ctrlPr>
                        <w:ins w:id="6027" w:author="The Si Tran" w:date="2012-12-06T02:35:00Z">
                          <w:rPr>
                            <w:rFonts w:ascii="Cambria Math" w:hAnsi="Cambria Math"/>
                            <w:i/>
                            <w:szCs w:val="26"/>
                          </w:rPr>
                        </w:ins>
                      </m:ctrlPr>
                    </m:sSubPr>
                    <m:e>
                      <w:ins w:id="6028" w:author="The Si Tran" w:date="2012-12-06T02:35:00Z">
                        <m:r>
                          <w:rPr>
                            <w:rFonts w:ascii="Cambria Math" w:hAnsi="Cambria Math"/>
                            <w:szCs w:val="26"/>
                          </w:rPr>
                          <m:t>w</m:t>
                        </m:r>
                      </w:ins>
                    </m:e>
                    <m:sub>
                      <w:ins w:id="6029" w:author="The Si Tran" w:date="2012-12-06T02:35:00Z">
                        <m:r>
                          <w:rPr>
                            <w:rFonts w:ascii="Cambria Math" w:hAnsi="Cambria Math"/>
                            <w:szCs w:val="26"/>
                          </w:rPr>
                          <m:t>i</m:t>
                        </m:r>
                      </w:ins>
                    </m:sub>
                  </m:sSub>
                </m:den>
              </m:f>
            </m:e>
          </m:nary>
          <m:sSup>
            <m:sSupPr>
              <m:ctrlPr>
                <w:ins w:id="6030" w:author="The Si Tran" w:date="2012-12-06T02:35:00Z">
                  <w:rPr>
                    <w:rFonts w:ascii="Cambria Math" w:hAnsi="Cambria Math"/>
                    <w:i/>
                    <w:szCs w:val="26"/>
                  </w:rPr>
                </w:ins>
              </m:ctrlPr>
            </m:sSupPr>
            <m:e>
              <m:d>
                <m:dPr>
                  <m:ctrlPr>
                    <w:ins w:id="6031" w:author="The Si Tran" w:date="2012-12-06T02:35:00Z">
                      <w:rPr>
                        <w:rFonts w:ascii="Cambria Math" w:hAnsi="Cambria Math"/>
                        <w:i/>
                        <w:szCs w:val="26"/>
                      </w:rPr>
                    </w:ins>
                  </m:ctrlPr>
                </m:dPr>
                <m:e>
                  <m:sSub>
                    <m:sSubPr>
                      <m:ctrlPr>
                        <w:ins w:id="6032" w:author="The Si Tran" w:date="2012-12-06T02:35:00Z">
                          <w:rPr>
                            <w:rFonts w:ascii="Cambria Math" w:hAnsi="Cambria Math"/>
                            <w:i/>
                            <w:szCs w:val="26"/>
                          </w:rPr>
                        </w:ins>
                      </m:ctrlPr>
                    </m:sSubPr>
                    <m:e>
                      <w:ins w:id="6033" w:author="The Si Tran" w:date="2012-12-06T02:35:00Z">
                        <m:r>
                          <w:rPr>
                            <w:rFonts w:ascii="Cambria Math" w:hAnsi="Cambria Math"/>
                            <w:szCs w:val="26"/>
                          </w:rPr>
                          <m:t>t</m:t>
                        </m:r>
                      </w:ins>
                    </m:e>
                    <m:sub>
                      <w:ins w:id="6034" w:author="The Si Tran" w:date="2012-12-06T02:35:00Z">
                        <m:r>
                          <w:rPr>
                            <w:rFonts w:ascii="Cambria Math" w:hAnsi="Cambria Math"/>
                            <w:szCs w:val="26"/>
                          </w:rPr>
                          <m:t>d</m:t>
                        </m:r>
                      </w:ins>
                    </m:sub>
                  </m:sSub>
                  <w:ins w:id="6035" w:author="The Si Tran" w:date="2012-12-06T02:35:00Z">
                    <m:r>
                      <w:rPr>
                        <w:rFonts w:ascii="Cambria Math" w:hAnsi="Cambria Math"/>
                        <w:szCs w:val="26"/>
                      </w:rPr>
                      <m:t>-</m:t>
                    </m:r>
                  </w:ins>
                  <m:sSub>
                    <m:sSubPr>
                      <m:ctrlPr>
                        <w:ins w:id="6036" w:author="The Si Tran" w:date="2012-12-06T02:35:00Z">
                          <w:rPr>
                            <w:rFonts w:ascii="Cambria Math" w:hAnsi="Cambria Math"/>
                            <w:i/>
                            <w:szCs w:val="26"/>
                          </w:rPr>
                        </w:ins>
                      </m:ctrlPr>
                    </m:sSubPr>
                    <m:e>
                      <w:ins w:id="6037" w:author="The Si Tran" w:date="2012-12-06T02:35:00Z">
                        <m:r>
                          <w:rPr>
                            <w:rFonts w:ascii="Cambria Math" w:hAnsi="Cambria Math"/>
                            <w:szCs w:val="26"/>
                          </w:rPr>
                          <m:t>o</m:t>
                        </m:r>
                      </w:ins>
                    </m:e>
                    <m:sub>
                      <w:ins w:id="6038" w:author="The Si Tran" w:date="2012-12-06T02:35:00Z">
                        <m:r>
                          <w:rPr>
                            <w:rFonts w:ascii="Cambria Math" w:hAnsi="Cambria Math"/>
                            <w:szCs w:val="26"/>
                          </w:rPr>
                          <m:t>d</m:t>
                        </m:r>
                      </w:ins>
                    </m:sub>
                  </m:sSub>
                </m:e>
              </m:d>
            </m:e>
            <m:sup>
              <w:ins w:id="6039" w:author="The Si Tran" w:date="2012-12-06T02:35:00Z">
                <m:r>
                  <w:rPr>
                    <w:rFonts w:ascii="Cambria Math" w:hAnsi="Cambria Math"/>
                    <w:szCs w:val="26"/>
                  </w:rPr>
                  <m:t>2</m:t>
                </m:r>
              </w:ins>
            </m:sup>
          </m:sSup>
          <w:ins w:id="6040" w:author="The Si Tran" w:date="2012-12-06T02:35:00Z">
            <m:r>
              <w:rPr>
                <w:rFonts w:ascii="Cambria Math" w:hAnsi="Cambria Math"/>
                <w:szCs w:val="26"/>
              </w:rPr>
              <m:t>=</m:t>
            </m:r>
          </w:ins>
          <m:f>
            <m:fPr>
              <m:ctrlPr>
                <w:ins w:id="6041" w:author="The Si Tran" w:date="2012-12-06T02:35:00Z">
                  <w:rPr>
                    <w:rFonts w:ascii="Cambria Math" w:hAnsi="Cambria Math"/>
                    <w:i/>
                    <w:szCs w:val="26"/>
                  </w:rPr>
                </w:ins>
              </m:ctrlPr>
            </m:fPr>
            <m:num>
              <w:ins w:id="6042" w:author="The Si Tran" w:date="2012-12-06T02:35:00Z">
                <m:r>
                  <w:rPr>
                    <w:rFonts w:ascii="Cambria Math" w:hAnsi="Cambria Math"/>
                    <w:szCs w:val="26"/>
                  </w:rPr>
                  <m:t>1</m:t>
                </m:r>
              </w:ins>
            </m:num>
            <m:den>
              <w:ins w:id="6043" w:author="The Si Tran" w:date="2012-12-06T02:35:00Z">
                <m:r>
                  <w:rPr>
                    <w:rFonts w:ascii="Cambria Math" w:hAnsi="Cambria Math"/>
                    <w:szCs w:val="26"/>
                  </w:rPr>
                  <m:t>2</m:t>
                </m:r>
              </w:ins>
            </m:den>
          </m:f>
          <m:nary>
            <m:naryPr>
              <m:chr m:val="∑"/>
              <m:limLoc m:val="subSup"/>
              <m:supHide m:val="1"/>
              <m:ctrlPr>
                <w:ins w:id="6044" w:author="The Si Tran" w:date="2012-12-06T02:35:00Z">
                  <w:rPr>
                    <w:rFonts w:ascii="Cambria Math" w:hAnsi="Cambria Math"/>
                    <w:i/>
                    <w:szCs w:val="26"/>
                  </w:rPr>
                </w:ins>
              </m:ctrlPr>
            </m:naryPr>
            <m:sub>
              <w:ins w:id="6045" w:author="The Si Tran" w:date="2012-12-06T02:35:00Z">
                <m:r>
                  <w:rPr>
                    <w:rFonts w:ascii="Cambria Math" w:hAnsi="Cambria Math"/>
                    <w:szCs w:val="26"/>
                  </w:rPr>
                  <m:t>d∈D</m:t>
                </m:r>
              </w:ins>
            </m:sub>
            <m:sup/>
            <m:e>
              <w:ins w:id="6046" w:author="The Si Tran" w:date="2012-12-06T02:36:00Z">
                <m:r>
                  <w:rPr>
                    <w:rFonts w:ascii="Cambria Math" w:hAnsi="Cambria Math"/>
                    <w:szCs w:val="26"/>
                  </w:rPr>
                  <m:t>2</m:t>
                </m:r>
              </w:ins>
              <m:d>
                <m:dPr>
                  <m:ctrlPr>
                    <w:ins w:id="6047" w:author="The Si Tran" w:date="2012-12-06T02:36:00Z">
                      <w:rPr>
                        <w:rFonts w:ascii="Cambria Math" w:hAnsi="Cambria Math"/>
                        <w:i/>
                        <w:szCs w:val="26"/>
                      </w:rPr>
                    </w:ins>
                  </m:ctrlPr>
                </m:dPr>
                <m:e>
                  <m:sSub>
                    <m:sSubPr>
                      <m:ctrlPr>
                        <w:ins w:id="6048" w:author="The Si Tran" w:date="2012-12-06T02:36:00Z">
                          <w:rPr>
                            <w:rFonts w:ascii="Cambria Math" w:hAnsi="Cambria Math"/>
                            <w:i/>
                            <w:szCs w:val="26"/>
                          </w:rPr>
                        </w:ins>
                      </m:ctrlPr>
                    </m:sSubPr>
                    <m:e>
                      <w:ins w:id="6049" w:author="The Si Tran" w:date="2012-12-06T02:36:00Z">
                        <m:r>
                          <w:rPr>
                            <w:rFonts w:ascii="Cambria Math" w:hAnsi="Cambria Math"/>
                            <w:szCs w:val="26"/>
                          </w:rPr>
                          <m:t>t</m:t>
                        </m:r>
                      </w:ins>
                    </m:e>
                    <m:sub>
                      <w:ins w:id="6050" w:author="The Si Tran" w:date="2012-12-06T02:36:00Z">
                        <m:r>
                          <w:rPr>
                            <w:rFonts w:ascii="Cambria Math" w:hAnsi="Cambria Math"/>
                            <w:szCs w:val="26"/>
                          </w:rPr>
                          <m:t>d</m:t>
                        </m:r>
                      </w:ins>
                    </m:sub>
                  </m:sSub>
                  <w:ins w:id="6051" w:author="The Si Tran" w:date="2012-12-06T02:36:00Z">
                    <m:r>
                      <w:rPr>
                        <w:rFonts w:ascii="Cambria Math" w:hAnsi="Cambria Math"/>
                        <w:szCs w:val="26"/>
                      </w:rPr>
                      <m:t>-</m:t>
                    </m:r>
                  </w:ins>
                  <m:sSub>
                    <m:sSubPr>
                      <m:ctrlPr>
                        <w:ins w:id="6052" w:author="The Si Tran" w:date="2012-12-06T02:36:00Z">
                          <w:rPr>
                            <w:rFonts w:ascii="Cambria Math" w:hAnsi="Cambria Math"/>
                            <w:i/>
                            <w:szCs w:val="26"/>
                          </w:rPr>
                        </w:ins>
                      </m:ctrlPr>
                    </m:sSubPr>
                    <m:e>
                      <w:ins w:id="6053" w:author="The Si Tran" w:date="2012-12-06T02:36:00Z">
                        <m:r>
                          <w:rPr>
                            <w:rFonts w:ascii="Cambria Math" w:hAnsi="Cambria Math"/>
                            <w:szCs w:val="26"/>
                          </w:rPr>
                          <m:t>o</m:t>
                        </m:r>
                      </w:ins>
                    </m:e>
                    <m:sub>
                      <w:ins w:id="6054" w:author="The Si Tran" w:date="2012-12-06T02:36:00Z">
                        <m:r>
                          <w:rPr>
                            <w:rFonts w:ascii="Cambria Math" w:hAnsi="Cambria Math"/>
                            <w:szCs w:val="26"/>
                          </w:rPr>
                          <m:t>d</m:t>
                        </m:r>
                      </w:ins>
                    </m:sub>
                  </m:sSub>
                </m:e>
              </m:d>
            </m:e>
          </m:nary>
          <m:f>
            <m:fPr>
              <m:ctrlPr>
                <w:ins w:id="6055" w:author="The Si Tran" w:date="2012-12-06T02:36:00Z">
                  <w:rPr>
                    <w:rFonts w:ascii="Cambria Math" w:hAnsi="Cambria Math"/>
                    <w:i/>
                    <w:szCs w:val="26"/>
                  </w:rPr>
                </w:ins>
              </m:ctrlPr>
            </m:fPr>
            <m:num>
              <w:ins w:id="6056" w:author="The Si Tran" w:date="2012-12-06T02:36:00Z">
                <m:r>
                  <w:rPr>
                    <w:rFonts w:ascii="Cambria Math" w:hAnsi="Cambria Math"/>
                    <w:szCs w:val="26"/>
                  </w:rPr>
                  <m:t>∂</m:t>
                </m:r>
              </w:ins>
            </m:num>
            <m:den>
              <w:ins w:id="6057" w:author="The Si Tran" w:date="2012-12-06T02:36:00Z">
                <m:r>
                  <w:rPr>
                    <w:rFonts w:ascii="Cambria Math" w:hAnsi="Cambria Math"/>
                    <w:szCs w:val="26"/>
                  </w:rPr>
                  <m:t>∂</m:t>
                </m:r>
              </w:ins>
              <m:sSub>
                <m:sSubPr>
                  <m:ctrlPr>
                    <w:ins w:id="6058" w:author="The Si Tran" w:date="2012-12-06T02:36:00Z">
                      <w:rPr>
                        <w:rFonts w:ascii="Cambria Math" w:hAnsi="Cambria Math"/>
                        <w:i/>
                        <w:szCs w:val="26"/>
                      </w:rPr>
                    </w:ins>
                  </m:ctrlPr>
                </m:sSubPr>
                <m:e>
                  <w:ins w:id="6059" w:author="The Si Tran" w:date="2012-12-06T02:36:00Z">
                    <m:r>
                      <w:rPr>
                        <w:rFonts w:ascii="Cambria Math" w:hAnsi="Cambria Math"/>
                        <w:szCs w:val="26"/>
                      </w:rPr>
                      <m:t>w</m:t>
                    </m:r>
                  </w:ins>
                </m:e>
                <m:sub>
                  <w:ins w:id="6060" w:author="The Si Tran" w:date="2012-12-06T02:36:00Z">
                    <m:r>
                      <w:rPr>
                        <w:rFonts w:ascii="Cambria Math" w:hAnsi="Cambria Math"/>
                        <w:szCs w:val="26"/>
                      </w:rPr>
                      <m:t>i</m:t>
                    </m:r>
                  </w:ins>
                </m:sub>
              </m:sSub>
            </m:den>
          </m:f>
          <m:d>
            <m:dPr>
              <m:ctrlPr>
                <w:ins w:id="6061" w:author="The Si Tran" w:date="2012-12-06T02:36:00Z">
                  <w:rPr>
                    <w:rFonts w:ascii="Cambria Math" w:hAnsi="Cambria Math"/>
                    <w:i/>
                    <w:szCs w:val="26"/>
                  </w:rPr>
                </w:ins>
              </m:ctrlPr>
            </m:dPr>
            <m:e>
              <m:sSub>
                <m:sSubPr>
                  <m:ctrlPr>
                    <w:ins w:id="6062" w:author="The Si Tran" w:date="2012-12-06T02:36:00Z">
                      <w:rPr>
                        <w:rFonts w:ascii="Cambria Math" w:hAnsi="Cambria Math"/>
                        <w:i/>
                        <w:szCs w:val="26"/>
                      </w:rPr>
                    </w:ins>
                  </m:ctrlPr>
                </m:sSubPr>
                <m:e>
                  <w:ins w:id="6063" w:author="The Si Tran" w:date="2012-12-06T02:36:00Z">
                    <m:r>
                      <w:rPr>
                        <w:rFonts w:ascii="Cambria Math" w:hAnsi="Cambria Math"/>
                        <w:szCs w:val="26"/>
                      </w:rPr>
                      <m:t>t</m:t>
                    </m:r>
                  </w:ins>
                </m:e>
                <m:sub>
                  <w:ins w:id="6064" w:author="The Si Tran" w:date="2012-12-06T02:36:00Z">
                    <m:r>
                      <w:rPr>
                        <w:rFonts w:ascii="Cambria Math" w:hAnsi="Cambria Math"/>
                        <w:szCs w:val="26"/>
                      </w:rPr>
                      <m:t>d</m:t>
                    </m:r>
                  </w:ins>
                </m:sub>
              </m:sSub>
              <w:ins w:id="6065" w:author="The Si Tran" w:date="2012-12-06T02:36:00Z">
                <m:r>
                  <w:rPr>
                    <w:rFonts w:ascii="Cambria Math" w:hAnsi="Cambria Math"/>
                    <w:szCs w:val="26"/>
                  </w:rPr>
                  <m:t>-</m:t>
                </m:r>
              </w:ins>
              <m:sSub>
                <m:sSubPr>
                  <m:ctrlPr>
                    <w:ins w:id="6066" w:author="The Si Tran" w:date="2012-12-06T02:36:00Z">
                      <w:rPr>
                        <w:rFonts w:ascii="Cambria Math" w:hAnsi="Cambria Math"/>
                        <w:i/>
                        <w:szCs w:val="26"/>
                      </w:rPr>
                    </w:ins>
                  </m:ctrlPr>
                </m:sSubPr>
                <m:e>
                  <w:ins w:id="6067" w:author="The Si Tran" w:date="2012-12-06T02:36:00Z">
                    <m:r>
                      <w:rPr>
                        <w:rFonts w:ascii="Cambria Math" w:hAnsi="Cambria Math"/>
                        <w:szCs w:val="26"/>
                      </w:rPr>
                      <m:t>o</m:t>
                    </m:r>
                  </w:ins>
                </m:e>
                <m:sub>
                  <w:ins w:id="6068" w:author="The Si Tran" w:date="2012-12-06T02:36:00Z">
                    <m:r>
                      <w:rPr>
                        <w:rFonts w:ascii="Cambria Math" w:hAnsi="Cambria Math"/>
                        <w:szCs w:val="26"/>
                      </w:rPr>
                      <m:t>d</m:t>
                    </m:r>
                  </w:ins>
                </m:sub>
              </m:sSub>
            </m:e>
          </m:d>
        </m:oMath>
      </m:oMathPara>
    </w:p>
    <w:p w14:paraId="2BF32952" w14:textId="77777777" w:rsidR="00A74146" w:rsidRPr="00A74146" w:rsidRDefault="002972CB" w:rsidP="0088753F">
      <w:pPr>
        <w:spacing w:before="0"/>
        <w:rPr>
          <w:szCs w:val="26"/>
        </w:rPr>
      </w:pPr>
      <w:ins w:id="6069" w:author="The Si Tran" w:date="2012-12-06T02:42:00Z">
        <w:r>
          <w:rPr>
            <w:szCs w:val="26"/>
          </w:rPr>
          <w:t xml:space="preserve">   </w:t>
        </w:r>
        <w:r>
          <w:rPr>
            <w:szCs w:val="26"/>
          </w:rPr>
          <w:tab/>
        </w:r>
        <w:r>
          <w:rPr>
            <w:szCs w:val="26"/>
          </w:rPr>
          <w:tab/>
        </w:r>
        <w:r>
          <w:rPr>
            <w:szCs w:val="26"/>
          </w:rPr>
          <w:tab/>
        </w:r>
        <w:r>
          <w:rPr>
            <w:szCs w:val="26"/>
          </w:rPr>
          <w:tab/>
          <w:t xml:space="preserve">   </w:t>
        </w:r>
      </w:ins>
      <w:ins w:id="6070"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071" w:author="The Si Tran" w:date="2012-12-06T02:44:00Z">
          <w:pPr>
            <w:spacing w:before="0"/>
          </w:pPr>
        </w:pPrChange>
      </w:pPr>
      <w:ins w:id="6072" w:author="The Si Tran" w:date="2012-12-06T02:41:00Z">
        <w:r w:rsidRPr="00097101">
          <w:rPr>
            <w:noProof/>
            <w:szCs w:val="26"/>
            <w:rPrChange w:id="6073" w:author="Unknown">
              <w:rPr>
                <w:noProof/>
              </w:rPr>
            </w:rPrChange>
          </w:rPr>
          <mc:AlternateContent>
            <mc:Choice Requires="wps">
              <w:drawing>
                <wp:anchor distT="0" distB="0" distL="114300" distR="114300" simplePos="0" relativeHeight="251635712" behindDoc="0" locked="0" layoutInCell="1" allowOverlap="1" wp14:anchorId="798E5BC6" wp14:editId="23539461">
                  <wp:simplePos x="0" y="0"/>
                  <wp:positionH relativeFrom="column">
                    <wp:posOffset>5204977</wp:posOffset>
                  </wp:positionH>
                  <wp:positionV relativeFrom="paragraph">
                    <wp:posOffset>5996</wp:posOffset>
                  </wp:positionV>
                  <wp:extent cx="531628" cy="361950"/>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B0605D" w:rsidRDefault="00B0605D" w:rsidP="00334CAD">
                              <w:pPr>
                                <w:pStyle w:val="EquationIndex"/>
                                <w:pPrChange w:id="6074" w:author="The Si Tran" w:date="2012-12-16T08:23:00Z">
                                  <w:pPr/>
                                </w:pPrChange>
                              </w:pPr>
                              <w:ins w:id="6075"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92" type="#_x0000_t202" style="position:absolute;left:0;text-align:left;margin-left:409.85pt;margin-top:.45pt;width:41.85pt;height:28.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" fillcolor="white [3201]" stroked="f" strokeweight=".5pt">
                  <v:textbox>
                    <w:txbxContent>
                      <w:p w14:paraId="06DFAE4F" w14:textId="4F4178A1" w:rsidR="00B0605D" w:rsidRDefault="00B0605D" w:rsidP="00334CAD">
                        <w:pPr>
                          <w:pStyle w:val="EquationIndex"/>
                          <w:pPrChange w:id="6076" w:author="The Si Tran" w:date="2012-12-16T08:23:00Z">
                            <w:pPr/>
                          </w:pPrChange>
                        </w:pPr>
                        <w:ins w:id="6077" w:author="The Si Tran" w:date="2012-12-06T02:41:00Z">
                          <w:r>
                            <w:t>(4.2)</w:t>
                          </w:r>
                        </w:ins>
                      </w:p>
                    </w:txbxContent>
                  </v:textbox>
                </v:shape>
              </w:pict>
            </mc:Fallback>
          </mc:AlternateContent>
        </w:r>
      </w:ins>
      <w:r w:rsidR="0088753F" w:rsidRPr="0049233F">
        <w:rPr>
          <w:szCs w:val="26"/>
        </w:rPr>
        <w:t xml:space="preserve">            </w:t>
      </w:r>
      <w:del w:id="6078" w:author="The Si Tran" w:date="2012-12-06T02:44:00Z">
        <w:r w:rsidR="0088753F" w:rsidRPr="0049233F" w:rsidDel="0020765F">
          <w:rPr>
            <w:szCs w:val="26"/>
          </w:rPr>
          <w:delText xml:space="preserve">     </w:delText>
        </w:r>
      </w:del>
      <m:oMath>
        <m:f>
          <m:fPr>
            <m:ctrlPr>
              <w:ins w:id="6079" w:author="The Si Tran" w:date="2012-12-06T02:39:00Z">
                <w:rPr>
                  <w:rFonts w:ascii="Cambria Math" w:hAnsi="Cambria Math"/>
                  <w:i/>
                  <w:szCs w:val="26"/>
                </w:rPr>
              </w:ins>
            </m:ctrlPr>
          </m:fPr>
          <m:num>
            <w:ins w:id="6080" w:author="The Si Tran" w:date="2012-12-06T02:39:00Z">
              <m:r>
                <w:rPr>
                  <w:rFonts w:ascii="Cambria Math" w:hAnsi="Cambria Math"/>
                  <w:szCs w:val="26"/>
                </w:rPr>
                <m:t>∂E</m:t>
              </m:r>
            </w:ins>
          </m:num>
          <m:den>
            <w:ins w:id="6081" w:author="The Si Tran" w:date="2012-12-06T02:39:00Z">
              <m:r>
                <w:rPr>
                  <w:rFonts w:ascii="Cambria Math" w:hAnsi="Cambria Math"/>
                  <w:szCs w:val="26"/>
                </w:rPr>
                <m:t>∂</m:t>
              </m:r>
            </w:ins>
            <m:sSub>
              <m:sSubPr>
                <m:ctrlPr>
                  <w:ins w:id="6082" w:author="The Si Tran" w:date="2012-12-06T02:39:00Z">
                    <w:rPr>
                      <w:rFonts w:ascii="Cambria Math" w:hAnsi="Cambria Math"/>
                      <w:i/>
                      <w:szCs w:val="26"/>
                    </w:rPr>
                  </w:ins>
                </m:ctrlPr>
              </m:sSubPr>
              <m:e>
                <w:ins w:id="6083" w:author="The Si Tran" w:date="2012-12-06T02:39:00Z">
                  <m:r>
                    <w:rPr>
                      <w:rFonts w:ascii="Cambria Math" w:hAnsi="Cambria Math"/>
                      <w:szCs w:val="26"/>
                    </w:rPr>
                    <m:t>w</m:t>
                  </m:r>
                </w:ins>
              </m:e>
              <m:sub>
                <w:ins w:id="6084" w:author="The Si Tran" w:date="2012-12-06T02:39:00Z">
                  <m:r>
                    <w:rPr>
                      <w:rFonts w:ascii="Cambria Math" w:hAnsi="Cambria Math"/>
                      <w:szCs w:val="26"/>
                    </w:rPr>
                    <m:t>i</m:t>
                  </m:r>
                </w:ins>
              </m:sub>
            </m:sSub>
          </m:den>
        </m:f>
        <w:ins w:id="6085" w:author="The Si Tran" w:date="2012-12-06T02:39:00Z">
          <m:r>
            <w:rPr>
              <w:rFonts w:ascii="Cambria Math" w:hAnsi="Cambria Math"/>
              <w:szCs w:val="26"/>
            </w:rPr>
            <m:t>=</m:t>
          </m:r>
        </w:ins>
        <m:nary>
          <m:naryPr>
            <m:chr m:val="∑"/>
            <m:limLoc m:val="subSup"/>
            <m:supHide m:val="1"/>
            <m:ctrlPr>
              <w:ins w:id="6086" w:author="The Si Tran" w:date="2012-12-06T02:40:00Z">
                <w:rPr>
                  <w:rFonts w:ascii="Cambria Math" w:hAnsi="Cambria Math"/>
                  <w:i/>
                  <w:szCs w:val="26"/>
                </w:rPr>
              </w:ins>
            </m:ctrlPr>
          </m:naryPr>
          <m:sub>
            <w:ins w:id="6087" w:author="The Si Tran" w:date="2012-12-06T02:40:00Z">
              <m:r>
                <w:rPr>
                  <w:rFonts w:ascii="Cambria Math" w:hAnsi="Cambria Math"/>
                  <w:szCs w:val="26"/>
                </w:rPr>
                <m:t>d∈D</m:t>
              </m:r>
            </w:ins>
          </m:sub>
          <m:sup/>
          <m:e>
            <w:ins w:id="6088" w:author="The Si Tran" w:date="2012-12-06T02:40:00Z">
              <m:r>
                <w:rPr>
                  <w:rFonts w:ascii="Cambria Math" w:hAnsi="Cambria Math"/>
                  <w:szCs w:val="26"/>
                </w:rPr>
                <m:t>(</m:t>
              </m:r>
            </w:ins>
            <m:sSub>
              <m:sSubPr>
                <m:ctrlPr>
                  <w:ins w:id="6089" w:author="The Si Tran" w:date="2012-12-06T02:40:00Z">
                    <w:rPr>
                      <w:rFonts w:ascii="Cambria Math" w:hAnsi="Cambria Math"/>
                      <w:i/>
                      <w:szCs w:val="26"/>
                    </w:rPr>
                  </w:ins>
                </m:ctrlPr>
              </m:sSubPr>
              <m:e>
                <w:ins w:id="6090" w:author="The Si Tran" w:date="2012-12-06T02:40:00Z">
                  <m:r>
                    <w:rPr>
                      <w:rFonts w:ascii="Cambria Math" w:hAnsi="Cambria Math"/>
                      <w:szCs w:val="26"/>
                    </w:rPr>
                    <m:t>t</m:t>
                  </m:r>
                </w:ins>
              </m:e>
              <m:sub>
                <w:ins w:id="6091" w:author="The Si Tran" w:date="2012-12-06T02:40:00Z">
                  <m:r>
                    <w:rPr>
                      <w:rFonts w:ascii="Cambria Math" w:hAnsi="Cambria Math"/>
                      <w:szCs w:val="26"/>
                    </w:rPr>
                    <m:t>d</m:t>
                  </m:r>
                </w:ins>
              </m:sub>
            </m:sSub>
            <w:ins w:id="6092" w:author="The Si Tran" w:date="2012-12-06T02:40:00Z">
              <m:r>
                <w:rPr>
                  <w:rFonts w:ascii="Cambria Math" w:hAnsi="Cambria Math"/>
                  <w:szCs w:val="26"/>
                </w:rPr>
                <m:t>-</m:t>
              </m:r>
            </w:ins>
            <m:sSub>
              <m:sSubPr>
                <m:ctrlPr>
                  <w:ins w:id="6093" w:author="The Si Tran" w:date="2012-12-06T02:40:00Z">
                    <w:rPr>
                      <w:rFonts w:ascii="Cambria Math" w:hAnsi="Cambria Math"/>
                      <w:i/>
                      <w:szCs w:val="26"/>
                    </w:rPr>
                  </w:ins>
                </m:ctrlPr>
              </m:sSubPr>
              <m:e>
                <w:ins w:id="6094" w:author="The Si Tran" w:date="2012-12-06T02:40:00Z">
                  <m:r>
                    <w:rPr>
                      <w:rFonts w:ascii="Cambria Math" w:hAnsi="Cambria Math"/>
                      <w:szCs w:val="26"/>
                    </w:rPr>
                    <m:t>o</m:t>
                  </m:r>
                </w:ins>
              </m:e>
              <m:sub>
                <w:ins w:id="6095" w:author="The Si Tran" w:date="2012-12-06T02:40:00Z">
                  <m:r>
                    <w:rPr>
                      <w:rFonts w:ascii="Cambria Math" w:hAnsi="Cambria Math"/>
                      <w:szCs w:val="26"/>
                    </w:rPr>
                    <m:t>d</m:t>
                  </m:r>
                </w:ins>
              </m:sub>
            </m:sSub>
            <w:ins w:id="6096" w:author="The Si Tran" w:date="2012-12-06T02:40:00Z">
              <m:r>
                <w:rPr>
                  <w:rFonts w:ascii="Cambria Math" w:hAnsi="Cambria Math"/>
                  <w:szCs w:val="26"/>
                </w:rPr>
                <m:t>)(-</m:t>
              </m:r>
            </w:ins>
            <m:sSub>
              <m:sSubPr>
                <m:ctrlPr>
                  <w:ins w:id="6097" w:author="The Si Tran" w:date="2012-12-06T02:40:00Z">
                    <w:rPr>
                      <w:rFonts w:ascii="Cambria Math" w:hAnsi="Cambria Math"/>
                      <w:i/>
                      <w:szCs w:val="26"/>
                    </w:rPr>
                  </w:ins>
                </m:ctrlPr>
              </m:sSubPr>
              <m:e>
                <w:ins w:id="6098" w:author="The Si Tran" w:date="2012-12-06T02:40:00Z">
                  <m:r>
                    <w:rPr>
                      <w:rFonts w:ascii="Cambria Math" w:hAnsi="Cambria Math"/>
                      <w:szCs w:val="26"/>
                    </w:rPr>
                    <m:t>x</m:t>
                  </m:r>
                </w:ins>
              </m:e>
              <m:sub>
                <w:ins w:id="6099" w:author="The Si Tran" w:date="2012-12-06T02:40:00Z">
                  <m:r>
                    <w:rPr>
                      <w:rFonts w:ascii="Cambria Math" w:hAnsi="Cambria Math"/>
                      <w:szCs w:val="26"/>
                    </w:rPr>
                    <m:t>id</m:t>
                  </m:r>
                </w:ins>
              </m:sub>
            </m:sSub>
            <w:ins w:id="6100" w:author="The Si Tran" w:date="2012-12-06T02:40:00Z">
              <m:r>
                <w:rPr>
                  <w:rFonts w:ascii="Cambria Math" w:hAnsi="Cambria Math"/>
                  <w:szCs w:val="26"/>
                </w:rPr>
                <m:t>)</m:t>
              </m:r>
            </w:ins>
          </m:e>
        </m:nary>
      </m:oMath>
      <w:ins w:id="6101" w:author="The Si Tran" w:date="2012-12-06T02:41:00Z">
        <w:r>
          <w:rPr>
            <w:szCs w:val="26"/>
          </w:rPr>
          <w:t xml:space="preserve">  </w:t>
        </w:r>
      </w:ins>
      <w:del w:id="6102" w:author="The Si Tran" w:date="2012-12-06T02:38:00Z">
        <w:r w:rsidR="0088753F" w:rsidRPr="00097101" w:rsidDel="00CA1FAD">
          <w:rPr>
            <w:noProof/>
            <w:szCs w:val="26"/>
            <w:rPrChange w:id="6103" w:author="Unknown">
              <w:rPr>
                <w:noProof/>
              </w:rPr>
            </w:rPrChange>
          </w:rPr>
          <w:drawing>
            <wp:inline distT="0" distB="0" distL="0" distR="0" wp14:anchorId="3EF07EE9" wp14:editId="587002A9">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lastRenderedPageBreak/>
        <w:t xml:space="preserve">                  </w:t>
      </w:r>
      <w:del w:id="6104" w:author="The Si Tran" w:date="2012-12-06T02:41:00Z">
        <w:r w:rsidRPr="00097101" w:rsidDel="002972CB">
          <w:rPr>
            <w:noProof/>
            <w:szCs w:val="26"/>
            <w:rPrChange w:id="6105" w:author="Unknown">
              <w:rPr>
                <w:noProof/>
              </w:rPr>
            </w:rPrChange>
          </w:rPr>
          <w:drawing>
            <wp:inline distT="0" distB="0" distL="0" distR="0" wp14:anchorId="0A624021" wp14:editId="5C22FACA">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106" w:author="The Si Tran" w:date="2012-12-06T02:43:00Z"/>
          <w:szCs w:val="26"/>
        </w:rPr>
      </w:pPr>
      <w:ins w:id="6107" w:author="The Si Tran" w:date="2012-12-06T02:44:00Z">
        <w:r w:rsidRPr="00097101">
          <w:rPr>
            <w:noProof/>
            <w:szCs w:val="26"/>
            <w:rPrChange w:id="6108" w:author="Unknown">
              <w:rPr>
                <w:noProof/>
              </w:rPr>
            </w:rPrChange>
          </w:rPr>
          <mc:AlternateContent>
            <mc:Choice Requires="wps">
              <w:drawing>
                <wp:anchor distT="0" distB="0" distL="114300" distR="114300" simplePos="0" relativeHeight="251639808" behindDoc="0" locked="0" layoutInCell="1" allowOverlap="1" wp14:anchorId="01E51B53" wp14:editId="44FBF8B7">
                  <wp:simplePos x="0" y="0"/>
                  <wp:positionH relativeFrom="column">
                    <wp:posOffset>5215255</wp:posOffset>
                  </wp:positionH>
                  <wp:positionV relativeFrom="paragraph">
                    <wp:posOffset>286001</wp:posOffset>
                  </wp:positionV>
                  <wp:extent cx="542260" cy="3619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B0605D" w:rsidRDefault="00B0605D" w:rsidP="00334CAD">
                              <w:pPr>
                                <w:pStyle w:val="EquationIndex"/>
                                <w:pPrChange w:id="6109" w:author="The Si Tran" w:date="2012-12-16T08:23:00Z">
                                  <w:pPr/>
                                </w:pPrChange>
                              </w:pPr>
                              <w:ins w:id="6110" w:author="The Si Tran" w:date="2012-12-06T02:41:00Z">
                                <w:r>
                                  <w:t>(4.</w:t>
                                </w:r>
                              </w:ins>
                              <w:ins w:id="6111" w:author="The Si Tran" w:date="2012-12-06T02:44:00Z">
                                <w:r>
                                  <w:t>3</w:t>
                                </w:r>
                              </w:ins>
                              <w:ins w:id="611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93" type="#_x0000_t202" style="position:absolute;left:0;text-align:left;margin-left:410.65pt;margin-top:22.5pt;width:42.7pt;height:28.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W5jQ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" fillcolor="white [3201]" stroked="f" strokeweight=".5pt">
                  <v:textbox>
                    <w:txbxContent>
                      <w:p w14:paraId="6FF46E05" w14:textId="0ABAC82D" w:rsidR="00B0605D" w:rsidRDefault="00B0605D" w:rsidP="00334CAD">
                        <w:pPr>
                          <w:pStyle w:val="EquationIndex"/>
                          <w:pPrChange w:id="6113" w:author="The Si Tran" w:date="2012-12-16T08:23:00Z">
                            <w:pPr/>
                          </w:pPrChange>
                        </w:pPr>
                        <w:ins w:id="6114" w:author="The Si Tran" w:date="2012-12-06T02:41:00Z">
                          <w:r>
                            <w:t>(4.</w:t>
                          </w:r>
                        </w:ins>
                        <w:ins w:id="6115" w:author="The Si Tran" w:date="2012-12-06T02:44:00Z">
                          <w:r>
                            <w:t>3</w:t>
                          </w:r>
                        </w:ins>
                        <w:ins w:id="6116" w:author="The Si Tran" w:date="2012-12-06T02:41:00Z">
                          <w:r>
                            <w:t>)</w:t>
                          </w:r>
                        </w:ins>
                      </w:p>
                    </w:txbxContent>
                  </v:textbox>
                </v:shape>
              </w:pict>
            </mc:Fallback>
          </mc:AlternateContent>
        </w:r>
      </w:ins>
      <w:r w:rsidR="0088753F" w:rsidRPr="0049233F">
        <w:rPr>
          <w:szCs w:val="26"/>
        </w:rPr>
        <w:t>Thay (</w:t>
      </w:r>
      <w:ins w:id="6117" w:author="The Si Tran" w:date="2012-12-14T06:11:00Z">
        <w:r>
          <w:rPr>
            <w:szCs w:val="26"/>
          </w:rPr>
          <w:t>4</w:t>
        </w:r>
      </w:ins>
      <w:del w:id="6118" w:author="The Si Tran" w:date="2012-12-14T06:11:00Z">
        <w:r w:rsidR="0088753F" w:rsidRPr="0049233F" w:rsidDel="0008713C">
          <w:rPr>
            <w:szCs w:val="26"/>
          </w:rPr>
          <w:delText>2</w:delText>
        </w:r>
      </w:del>
      <w:r w:rsidR="0088753F" w:rsidRPr="0049233F">
        <w:rPr>
          <w:szCs w:val="26"/>
        </w:rPr>
        <w:t>.2) vào (</w:t>
      </w:r>
      <w:ins w:id="6119" w:author="The Si Tran" w:date="2012-12-14T06:11:00Z">
        <w:r>
          <w:rPr>
            <w:szCs w:val="26"/>
          </w:rPr>
          <w:t>4</w:t>
        </w:r>
      </w:ins>
      <w:del w:id="6120"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20765F" w:rsidRDefault="00B0605D">
      <w:pPr>
        <w:spacing w:before="0"/>
        <w:ind w:left="1440" w:firstLine="720"/>
        <w:rPr>
          <w:szCs w:val="26"/>
        </w:rPr>
        <w:pPrChange w:id="6121" w:author="The Si Tran" w:date="2012-12-06T02:44:00Z">
          <w:pPr>
            <w:spacing w:before="0"/>
          </w:pPr>
        </w:pPrChange>
      </w:pPr>
      <m:oMathPara>
        <m:oMathParaPr>
          <m:jc m:val="left"/>
        </m:oMathParaPr>
        <m:oMath>
          <m:sSub>
            <m:sSubPr>
              <m:ctrlPr>
                <w:ins w:id="6122" w:author="The Si Tran" w:date="2012-12-06T02:43:00Z">
                  <w:rPr>
                    <w:rFonts w:ascii="Cambria Math" w:hAnsi="Cambria Math"/>
                    <w:szCs w:val="26"/>
                  </w:rPr>
                </w:ins>
              </m:ctrlPr>
            </m:sSubPr>
            <m:e>
              <w:ins w:id="6123" w:author="The Si Tran" w:date="2012-12-06T02:43:00Z">
                <m:r>
                  <w:rPr>
                    <w:rFonts w:ascii="Cambria Math" w:hAnsi="Cambria Math"/>
                    <w:szCs w:val="26"/>
                  </w:rPr>
                  <m:t>∆w</m:t>
                </m:r>
              </w:ins>
            </m:e>
            <m:sub>
              <w:ins w:id="6124" w:author="The Si Tran" w:date="2012-12-06T02:43:00Z">
                <m:r>
                  <w:rPr>
                    <w:rFonts w:ascii="Cambria Math" w:hAnsi="Cambria Math"/>
                    <w:szCs w:val="26"/>
                  </w:rPr>
                  <m:t>i</m:t>
                </m:r>
              </w:ins>
            </m:sub>
          </m:sSub>
          <w:ins w:id="6125" w:author="The Si Tran" w:date="2012-12-06T02:43:00Z">
            <m:r>
              <w:rPr>
                <w:rFonts w:ascii="Cambria Math" w:hAnsi="Cambria Math"/>
                <w:szCs w:val="26"/>
              </w:rPr>
              <m:t>=</m:t>
            </m:r>
          </w:ins>
          <w:ins w:id="6126" w:author="The Si Tran" w:date="2012-12-06T02:44:00Z">
            <m:r>
              <w:rPr>
                <w:rFonts w:ascii="Cambria Math" w:hAnsi="Cambria Math"/>
                <w:szCs w:val="26"/>
              </w:rPr>
              <m:t>η</m:t>
            </m:r>
          </w:ins>
          <m:nary>
            <m:naryPr>
              <m:chr m:val="∑"/>
              <m:limLoc m:val="subSup"/>
              <m:supHide m:val="1"/>
              <m:ctrlPr>
                <w:ins w:id="6127" w:author="The Si Tran" w:date="2012-12-06T02:43:00Z">
                  <w:rPr>
                    <w:rFonts w:ascii="Cambria Math" w:hAnsi="Cambria Math"/>
                    <w:i/>
                    <w:szCs w:val="26"/>
                  </w:rPr>
                </w:ins>
              </m:ctrlPr>
            </m:naryPr>
            <m:sub>
              <w:ins w:id="6128" w:author="The Si Tran" w:date="2012-12-06T02:43:00Z">
                <m:r>
                  <w:rPr>
                    <w:rFonts w:ascii="Cambria Math" w:hAnsi="Cambria Math"/>
                    <w:szCs w:val="26"/>
                  </w:rPr>
                  <m:t>d∈D</m:t>
                </m:r>
              </w:ins>
            </m:sub>
            <m:sup/>
            <m:e>
              <w:ins w:id="6129" w:author="The Si Tran" w:date="2012-12-06T02:43:00Z">
                <m:r>
                  <w:rPr>
                    <w:rFonts w:ascii="Cambria Math" w:hAnsi="Cambria Math"/>
                    <w:szCs w:val="26"/>
                  </w:rPr>
                  <m:t>(</m:t>
                </m:r>
              </w:ins>
              <m:sSub>
                <m:sSubPr>
                  <m:ctrlPr>
                    <w:ins w:id="6130" w:author="The Si Tran" w:date="2012-12-06T02:43:00Z">
                      <w:rPr>
                        <w:rFonts w:ascii="Cambria Math" w:hAnsi="Cambria Math"/>
                        <w:i/>
                        <w:szCs w:val="26"/>
                      </w:rPr>
                    </w:ins>
                  </m:ctrlPr>
                </m:sSubPr>
                <m:e>
                  <w:ins w:id="6131" w:author="The Si Tran" w:date="2012-12-06T02:43:00Z">
                    <m:r>
                      <w:rPr>
                        <w:rFonts w:ascii="Cambria Math" w:hAnsi="Cambria Math"/>
                        <w:szCs w:val="26"/>
                      </w:rPr>
                      <m:t>t</m:t>
                    </m:r>
                  </w:ins>
                </m:e>
                <m:sub>
                  <w:ins w:id="6132" w:author="The Si Tran" w:date="2012-12-06T02:43:00Z">
                    <m:r>
                      <w:rPr>
                        <w:rFonts w:ascii="Cambria Math" w:hAnsi="Cambria Math"/>
                        <w:szCs w:val="26"/>
                      </w:rPr>
                      <m:t>d</m:t>
                    </m:r>
                  </w:ins>
                </m:sub>
              </m:sSub>
              <w:ins w:id="6133" w:author="The Si Tran" w:date="2012-12-06T02:43:00Z">
                <m:r>
                  <w:rPr>
                    <w:rFonts w:ascii="Cambria Math" w:hAnsi="Cambria Math"/>
                    <w:szCs w:val="26"/>
                  </w:rPr>
                  <m:t>-</m:t>
                </m:r>
              </w:ins>
              <m:sSub>
                <m:sSubPr>
                  <m:ctrlPr>
                    <w:ins w:id="6134" w:author="The Si Tran" w:date="2012-12-06T02:43:00Z">
                      <w:rPr>
                        <w:rFonts w:ascii="Cambria Math" w:hAnsi="Cambria Math"/>
                        <w:i/>
                        <w:szCs w:val="26"/>
                      </w:rPr>
                    </w:ins>
                  </m:ctrlPr>
                </m:sSubPr>
                <m:e>
                  <w:ins w:id="6135" w:author="The Si Tran" w:date="2012-12-06T02:43:00Z">
                    <m:r>
                      <w:rPr>
                        <w:rFonts w:ascii="Cambria Math" w:hAnsi="Cambria Math"/>
                        <w:szCs w:val="26"/>
                      </w:rPr>
                      <m:t>o</m:t>
                    </m:r>
                  </w:ins>
                </m:e>
                <m:sub>
                  <w:ins w:id="6136" w:author="The Si Tran" w:date="2012-12-06T02:43:00Z">
                    <m:r>
                      <w:rPr>
                        <w:rFonts w:ascii="Cambria Math" w:hAnsi="Cambria Math"/>
                        <w:szCs w:val="26"/>
                      </w:rPr>
                      <m:t>d</m:t>
                    </m:r>
                  </w:ins>
                </m:sub>
              </m:sSub>
              <w:ins w:id="6137" w:author="The Si Tran" w:date="2012-12-06T02:43:00Z">
                <m:r>
                  <w:rPr>
                    <w:rFonts w:ascii="Cambria Math" w:hAnsi="Cambria Math"/>
                    <w:szCs w:val="26"/>
                  </w:rPr>
                  <m:t>)(</m:t>
                </m:r>
              </w:ins>
              <m:sSub>
                <m:sSubPr>
                  <m:ctrlPr>
                    <w:ins w:id="6138" w:author="The Si Tran" w:date="2012-12-06T02:43:00Z">
                      <w:rPr>
                        <w:rFonts w:ascii="Cambria Math" w:hAnsi="Cambria Math"/>
                        <w:i/>
                        <w:szCs w:val="26"/>
                      </w:rPr>
                    </w:ins>
                  </m:ctrlPr>
                </m:sSubPr>
                <m:e>
                  <w:ins w:id="6139" w:author="The Si Tran" w:date="2012-12-06T02:43:00Z">
                    <m:r>
                      <w:rPr>
                        <w:rFonts w:ascii="Cambria Math" w:hAnsi="Cambria Math"/>
                        <w:szCs w:val="26"/>
                      </w:rPr>
                      <m:t>x</m:t>
                    </m:r>
                  </w:ins>
                </m:e>
                <m:sub>
                  <w:ins w:id="6140" w:author="The Si Tran" w:date="2012-12-06T02:43:00Z">
                    <m:r>
                      <w:rPr>
                        <w:rFonts w:ascii="Cambria Math" w:hAnsi="Cambria Math"/>
                        <w:szCs w:val="26"/>
                      </w:rPr>
                      <m:t>id</m:t>
                    </m:r>
                  </w:ins>
                </m:sub>
              </m:sSub>
              <w:ins w:id="6141" w:author="The Si Tran" w:date="2012-12-06T02:43:00Z">
                <m:r>
                  <w:rPr>
                    <w:rFonts w:ascii="Cambria Math" w:hAnsi="Cambria Math"/>
                    <w:szCs w:val="26"/>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142" w:author="The Si Tran" w:date="2012-12-06T02:44:00Z">
        <w:r w:rsidRPr="00097101" w:rsidDel="00DF1A0E">
          <w:rPr>
            <w:noProof/>
            <w:szCs w:val="26"/>
            <w:rPrChange w:id="6143" w:author="Unknown">
              <w:rPr>
                <w:noProof/>
              </w:rPr>
            </w:rPrChange>
          </w:rPr>
          <w:drawing>
            <wp:inline distT="0" distB="0" distL="0" distR="0" wp14:anchorId="76B9CB9B" wp14:editId="11815C73">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144" w:author="The Si Tran" w:date="2012-12-06T02:45:00Z">
                <w:rPr>
                  <w:rFonts w:ascii="Cambria Math" w:hAnsi="Cambria Math"/>
                  <w:i/>
                  <w:szCs w:val="26"/>
                </w:rPr>
              </w:ins>
            </m:ctrlPr>
          </m:sSubPr>
          <m:e>
            <w:ins w:id="6145" w:author="The Si Tran" w:date="2012-12-06T02:45:00Z">
              <m:r>
                <w:rPr>
                  <w:rFonts w:ascii="Cambria Math" w:hAnsi="Cambria Math"/>
                  <w:szCs w:val="26"/>
                </w:rPr>
                <m:t>x</m:t>
              </m:r>
            </w:ins>
          </m:e>
          <m:sub>
            <w:ins w:id="6146" w:author="The Si Tran" w:date="2012-12-06T02:45:00Z">
              <m:r>
                <w:rPr>
                  <w:rFonts w:ascii="Cambria Math" w:hAnsi="Cambria Math"/>
                  <w:szCs w:val="26"/>
                </w:rPr>
                <m:t>id</m:t>
              </m:r>
            </w:ins>
          </m:sub>
        </m:sSub>
      </m:oMath>
      <w:ins w:id="6147" w:author="The Si Tran" w:date="2012-12-06T02:45:00Z">
        <w:r w:rsidR="00F84346">
          <w:rPr>
            <w:szCs w:val="26"/>
          </w:rPr>
          <w:t xml:space="preserve"> </w:t>
        </w:r>
      </w:ins>
      <w:del w:id="6148"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14:paraId="09CC2529" w14:textId="77777777" w:rsidR="0088753F" w:rsidRDefault="00A55FB2" w:rsidP="00334CAD">
      <w:pPr>
        <w:rPr>
          <w:ins w:id="6149" w:author="The Si Tran" w:date="2012-12-06T02:46:00Z"/>
        </w:rPr>
        <w:pPrChange w:id="6150" w:author="The Si Tran" w:date="2012-12-16T08:23:00Z">
          <w:pPr>
            <w:spacing w:before="0"/>
          </w:pPr>
        </w:pPrChange>
      </w:pPr>
      <w:ins w:id="6151" w:author="The Si Tran" w:date="2012-12-06T02:47:00Z">
        <w:r w:rsidRPr="00097101">
          <w:rPr>
            <w:noProof/>
            <w:rPrChange w:id="6152" w:author="Unknown">
              <w:rPr>
                <w:noProof/>
              </w:rPr>
            </w:rPrChange>
          </w:rPr>
          <mc:AlternateContent>
            <mc:Choice Requires="wps">
              <w:drawing>
                <wp:anchor distT="0" distB="0" distL="114300" distR="114300" simplePos="0" relativeHeight="251642880" behindDoc="0" locked="0" layoutInCell="1" allowOverlap="1" wp14:anchorId="2EB652FF" wp14:editId="2AC464B2">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B0605D" w:rsidRDefault="00B0605D" w:rsidP="00334CAD">
                              <w:pPr>
                                <w:pStyle w:val="EquationIndex"/>
                                <w:pPrChange w:id="6153" w:author="The Si Tran" w:date="2012-12-16T08:23:00Z">
                                  <w:pPr/>
                                </w:pPrChange>
                              </w:pPr>
                              <w:ins w:id="6154" w:author="The Si Tran" w:date="2012-12-06T02:41:00Z">
                                <w:r>
                                  <w:t>(4.</w:t>
                                </w:r>
                              </w:ins>
                              <w:ins w:id="6155" w:author="The Si Tran" w:date="2012-12-06T02:44:00Z">
                                <w:r>
                                  <w:t>4</w:t>
                                </w:r>
                              </w:ins>
                              <w:ins w:id="615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94" type="#_x0000_t202" style="position:absolute;left:0;text-align:left;margin-left:411.45pt;margin-top:172.5pt;width:41.85pt;height:28.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" fillcolor="white [3201]" stroked="f" strokeweight=".5pt">
                  <v:textbox>
                    <w:txbxContent>
                      <w:p w14:paraId="67287583" w14:textId="2C4C3D93" w:rsidR="00B0605D" w:rsidRDefault="00B0605D" w:rsidP="00334CAD">
                        <w:pPr>
                          <w:pStyle w:val="EquationIndex"/>
                          <w:pPrChange w:id="6157" w:author="The Si Tran" w:date="2012-12-16T08:23:00Z">
                            <w:pPr/>
                          </w:pPrChange>
                        </w:pPr>
                        <w:ins w:id="6158" w:author="The Si Tran" w:date="2012-12-06T02:41:00Z">
                          <w:r>
                            <w:t>(4.</w:t>
                          </w:r>
                        </w:ins>
                        <w:ins w:id="6159" w:author="The Si Tran" w:date="2012-12-06T02:44:00Z">
                          <w:r>
                            <w:t>4</w:t>
                          </w:r>
                        </w:ins>
                        <w:ins w:id="6160"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trên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B576B9" w:rsidDel="00A55FB2" w:rsidRDefault="00B576B9">
      <w:pPr>
        <w:spacing w:before="0"/>
        <w:ind w:left="1440" w:firstLine="720"/>
        <w:rPr>
          <w:del w:id="6161" w:author="The Si Tran" w:date="2012-12-06T02:47:00Z"/>
          <w:szCs w:val="26"/>
        </w:rPr>
        <w:pPrChange w:id="6162" w:author="The Si Tran" w:date="2012-12-06T02:47:00Z">
          <w:pPr>
            <w:spacing w:before="0"/>
          </w:pPr>
        </w:pPrChange>
      </w:pPr>
      <w:ins w:id="6163"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6164"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14:paraId="408F33D5" w14:textId="77777777" w:rsidR="0088753F" w:rsidRPr="0049233F" w:rsidRDefault="0088753F">
      <w:pPr>
        <w:spacing w:before="0"/>
        <w:ind w:left="1440" w:firstLine="720"/>
        <w:rPr>
          <w:szCs w:val="26"/>
        </w:rPr>
        <w:pPrChange w:id="6165" w:author="The Si Tran" w:date="2012-12-06T02:47:00Z">
          <w:pPr>
            <w:spacing w:before="0"/>
          </w:pPr>
        </w:pPrChange>
      </w:pPr>
      <w:del w:id="6166" w:author="The Si Tran" w:date="2012-12-06T02:47:00Z">
        <w:r w:rsidRPr="0049233F" w:rsidDel="00A55FB2">
          <w:rPr>
            <w:szCs w:val="26"/>
          </w:rPr>
          <w:delText xml:space="preserve">       </w:delText>
        </w:r>
      </w:del>
      <w:r w:rsidRPr="0049233F">
        <w:rPr>
          <w:szCs w:val="26"/>
        </w:rPr>
        <w:t xml:space="preserve">                </w:t>
      </w:r>
      <w:del w:id="6167" w:author="The Si Tran" w:date="2012-12-06T02:47:00Z">
        <w:r w:rsidRPr="00097101" w:rsidDel="00A55FB2">
          <w:rPr>
            <w:noProof/>
            <w:szCs w:val="26"/>
            <w:rPrChange w:id="6168" w:author="Unknown">
              <w:rPr>
                <w:noProof/>
              </w:rPr>
            </w:rPrChange>
          </w:rPr>
          <w:drawing>
            <wp:inline distT="0" distB="0" distL="0" distR="0" wp14:anchorId="062F7255" wp14:editId="4B57CDF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rsidP="00334CAD">
      <w:pPr>
        <w:rPr>
          <w:ins w:id="6169" w:author="The Si Tran" w:date="2012-12-06T02:48:00Z"/>
        </w:rPr>
        <w:pPrChange w:id="6170"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77777777" w:rsidR="0056222E" w:rsidRPr="0049233F" w:rsidDel="00AF56B2" w:rsidRDefault="0056222E" w:rsidP="0088753F">
      <w:pPr>
        <w:spacing w:before="0"/>
        <w:rPr>
          <w:del w:id="6171" w:author="The Si Tran" w:date="2012-12-06T02:49:00Z"/>
          <w:szCs w:val="26"/>
        </w:rPr>
      </w:pPr>
      <w:ins w:id="6172" w:author="The Si Tran" w:date="2012-12-06T02:48:00Z">
        <w:r>
          <w:rPr>
            <w:szCs w:val="26"/>
          </w:rPr>
          <w:tab/>
        </w:r>
        <w:r>
          <w:rPr>
            <w:szCs w:val="26"/>
          </w:rPr>
          <w:tab/>
        </w:r>
      </w:ins>
      <m:oMath>
        <m:sSub>
          <m:sSubPr>
            <m:ctrlPr>
              <w:ins w:id="6173" w:author="The Si Tran" w:date="2012-12-06T02:49:00Z">
                <w:rPr>
                  <w:rFonts w:ascii="Cambria Math" w:hAnsi="Cambria Math"/>
                  <w:i/>
                  <w:szCs w:val="26"/>
                </w:rPr>
              </w:ins>
            </m:ctrlPr>
          </m:sSubPr>
          <m:e>
            <w:ins w:id="6174" w:author="The Si Tran" w:date="2012-12-06T02:49:00Z">
              <m:r>
                <w:rPr>
                  <w:rFonts w:ascii="Cambria Math" w:hAnsi="Cambria Math"/>
                  <w:szCs w:val="26"/>
                </w:rPr>
                <m:t>E</m:t>
              </m:r>
            </w:ins>
          </m:e>
          <m:sub>
            <w:ins w:id="6175" w:author="The Si Tran" w:date="2012-12-06T02:49:00Z">
              <m:r>
                <w:rPr>
                  <w:rFonts w:ascii="Cambria Math" w:hAnsi="Cambria Math"/>
                  <w:szCs w:val="26"/>
                </w:rPr>
                <m:t>d</m:t>
              </m:r>
            </w:ins>
          </m:sub>
        </m:sSub>
        <m:d>
          <m:dPr>
            <m:ctrlPr>
              <w:ins w:id="6176" w:author="The Si Tran" w:date="2012-12-06T02:49:00Z">
                <w:rPr>
                  <w:rFonts w:ascii="Cambria Math" w:hAnsi="Cambria Math"/>
                  <w:i/>
                  <w:szCs w:val="26"/>
                </w:rPr>
              </w:ins>
            </m:ctrlPr>
          </m:dPr>
          <m:e>
            <m:acc>
              <m:accPr>
                <m:chr m:val="⃗"/>
                <m:ctrlPr>
                  <w:ins w:id="6177" w:author="The Si Tran" w:date="2012-12-06T02:49:00Z">
                    <w:rPr>
                      <w:rFonts w:ascii="Cambria Math" w:hAnsi="Cambria Math"/>
                      <w:i/>
                      <w:szCs w:val="26"/>
                    </w:rPr>
                  </w:ins>
                </m:ctrlPr>
              </m:accPr>
              <m:e>
                <w:ins w:id="6178" w:author="The Si Tran" w:date="2012-12-06T02:49:00Z">
                  <m:r>
                    <w:rPr>
                      <w:rFonts w:ascii="Cambria Math" w:hAnsi="Cambria Math"/>
                      <w:szCs w:val="26"/>
                    </w:rPr>
                    <m:t>w</m:t>
                  </m:r>
                </w:ins>
              </m:e>
            </m:acc>
          </m:e>
        </m:d>
        <w:ins w:id="6179" w:author="The Si Tran" w:date="2012-12-06T02:49:00Z">
          <m:r>
            <w:rPr>
              <w:rFonts w:ascii="Cambria Math" w:hAnsi="Cambria Math"/>
              <w:szCs w:val="26"/>
            </w:rPr>
            <m:t>=</m:t>
          </m:r>
        </w:ins>
        <m:f>
          <m:fPr>
            <m:ctrlPr>
              <w:ins w:id="6180" w:author="The Si Tran" w:date="2012-12-06T02:49:00Z">
                <w:rPr>
                  <w:rFonts w:ascii="Cambria Math" w:hAnsi="Cambria Math"/>
                  <w:i/>
                  <w:szCs w:val="26"/>
                </w:rPr>
              </w:ins>
            </m:ctrlPr>
          </m:fPr>
          <m:num>
            <w:ins w:id="6181" w:author="The Si Tran" w:date="2012-12-06T02:49:00Z">
              <m:r>
                <w:rPr>
                  <w:rFonts w:ascii="Cambria Math" w:hAnsi="Cambria Math"/>
                  <w:szCs w:val="26"/>
                </w:rPr>
                <m:t>1</m:t>
              </m:r>
            </w:ins>
          </m:num>
          <m:den>
            <w:ins w:id="6182" w:author="The Si Tran" w:date="2012-12-06T02:49:00Z">
              <m:r>
                <w:rPr>
                  <w:rFonts w:ascii="Cambria Math" w:hAnsi="Cambria Math"/>
                  <w:szCs w:val="26"/>
                </w:rPr>
                <m:t>2</m:t>
              </m:r>
            </w:ins>
          </m:den>
        </m:f>
        <m:sSup>
          <m:sSupPr>
            <m:ctrlPr>
              <w:ins w:id="6183" w:author="The Si Tran" w:date="2012-12-06T02:49:00Z">
                <w:rPr>
                  <w:rFonts w:ascii="Cambria Math" w:hAnsi="Cambria Math"/>
                  <w:i/>
                  <w:szCs w:val="26"/>
                </w:rPr>
              </w:ins>
            </m:ctrlPr>
          </m:sSupPr>
          <m:e>
            <w:ins w:id="6184" w:author="The Si Tran" w:date="2012-12-06T02:49:00Z">
              <m:r>
                <w:rPr>
                  <w:rFonts w:ascii="Cambria Math" w:hAnsi="Cambria Math"/>
                  <w:szCs w:val="26"/>
                </w:rPr>
                <m:t>(</m:t>
              </m:r>
            </w:ins>
            <m:sSub>
              <m:sSubPr>
                <m:ctrlPr>
                  <w:ins w:id="6185" w:author="The Si Tran" w:date="2012-12-06T02:49:00Z">
                    <w:rPr>
                      <w:rFonts w:ascii="Cambria Math" w:hAnsi="Cambria Math"/>
                      <w:i/>
                      <w:szCs w:val="26"/>
                    </w:rPr>
                  </w:ins>
                </m:ctrlPr>
              </m:sSubPr>
              <m:e>
                <w:ins w:id="6186" w:author="The Si Tran" w:date="2012-12-06T02:49:00Z">
                  <m:r>
                    <w:rPr>
                      <w:rFonts w:ascii="Cambria Math" w:hAnsi="Cambria Math"/>
                      <w:szCs w:val="26"/>
                    </w:rPr>
                    <m:t>t</m:t>
                  </m:r>
                </w:ins>
              </m:e>
              <m:sub>
                <w:ins w:id="6187" w:author="The Si Tran" w:date="2012-12-06T02:49:00Z">
                  <m:r>
                    <w:rPr>
                      <w:rFonts w:ascii="Cambria Math" w:hAnsi="Cambria Math"/>
                      <w:szCs w:val="26"/>
                    </w:rPr>
                    <m:t>d</m:t>
                  </m:r>
                </w:ins>
              </m:sub>
            </m:sSub>
            <w:ins w:id="6188" w:author="The Si Tran" w:date="2012-12-06T02:49:00Z">
              <m:r>
                <w:rPr>
                  <w:rFonts w:ascii="Cambria Math" w:hAnsi="Cambria Math"/>
                  <w:szCs w:val="26"/>
                </w:rPr>
                <m:t>-</m:t>
              </m:r>
            </w:ins>
            <m:sSub>
              <m:sSubPr>
                <m:ctrlPr>
                  <w:ins w:id="6189" w:author="The Si Tran" w:date="2012-12-06T02:49:00Z">
                    <w:rPr>
                      <w:rFonts w:ascii="Cambria Math" w:hAnsi="Cambria Math"/>
                      <w:i/>
                      <w:szCs w:val="26"/>
                    </w:rPr>
                  </w:ins>
                </m:ctrlPr>
              </m:sSubPr>
              <m:e>
                <w:ins w:id="6190" w:author="The Si Tran" w:date="2012-12-06T02:49:00Z">
                  <m:r>
                    <w:rPr>
                      <w:rFonts w:ascii="Cambria Math" w:hAnsi="Cambria Math"/>
                      <w:szCs w:val="26"/>
                    </w:rPr>
                    <m:t>o</m:t>
                  </m:r>
                </w:ins>
              </m:e>
              <m:sub>
                <w:ins w:id="6191" w:author="The Si Tran" w:date="2012-12-06T02:49:00Z">
                  <m:r>
                    <w:rPr>
                      <w:rFonts w:ascii="Cambria Math" w:hAnsi="Cambria Math"/>
                      <w:szCs w:val="26"/>
                    </w:rPr>
                    <m:t>d</m:t>
                  </m:r>
                </w:ins>
              </m:sub>
            </m:sSub>
            <w:ins w:id="6192" w:author="The Si Tran" w:date="2012-12-06T02:49:00Z">
              <m:r>
                <w:rPr>
                  <w:rFonts w:ascii="Cambria Math" w:hAnsi="Cambria Math"/>
                  <w:szCs w:val="26"/>
                </w:rPr>
                <m:t>)</m:t>
              </m:r>
            </w:ins>
          </m:e>
          <m:sup>
            <w:ins w:id="6193" w:author="The Si Tran" w:date="2012-12-06T02:49:00Z">
              <m:r>
                <w:rPr>
                  <w:rFonts w:ascii="Cambria Math" w:hAnsi="Cambria Math"/>
                  <w:szCs w:val="26"/>
                </w:rPr>
                <m:t>2</m:t>
              </m:r>
            </w:ins>
          </m:sup>
        </m:sSup>
      </m:oMath>
    </w:p>
    <w:p w14:paraId="6371A34D" w14:textId="77777777" w:rsidR="0088753F" w:rsidRPr="0049233F" w:rsidRDefault="0088753F" w:rsidP="0088753F">
      <w:pPr>
        <w:spacing w:before="0"/>
        <w:rPr>
          <w:szCs w:val="26"/>
        </w:rPr>
      </w:pPr>
      <w:del w:id="6194" w:author="The Si Tran" w:date="2012-12-06T02:49:00Z">
        <w:r w:rsidRPr="0049233F" w:rsidDel="00AF56B2">
          <w:rPr>
            <w:szCs w:val="26"/>
          </w:rPr>
          <w:delText xml:space="preserve">                      </w:delText>
        </w:r>
        <w:r w:rsidRPr="00097101" w:rsidDel="00AF56B2">
          <w:rPr>
            <w:noProof/>
            <w:szCs w:val="26"/>
            <w:rPrChange w:id="6195" w:author="Unknown">
              <w:rPr>
                <w:noProof/>
              </w:rPr>
            </w:rPrChange>
          </w:rPr>
          <w:drawing>
            <wp:inline distT="0" distB="0" distL="0" distR="0" wp14:anchorId="2BD5760D" wp14:editId="02864E23">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rsidP="00334CAD">
      <w:pPr>
        <w:pPrChange w:id="6196" w:author="The Si Tran" w:date="2012-12-16T08:23:00Z">
          <w:pPr>
            <w:spacing w:before="0"/>
          </w:pPr>
        </w:pPrChange>
      </w:pPr>
      <w:r w:rsidRPr="0049233F">
        <w:t xml:space="preserve">Ở đây giá trị </w:t>
      </w:r>
      <m:oMath>
        <m:sSub>
          <m:sSubPr>
            <m:ctrlPr>
              <w:ins w:id="6197" w:author="The Si Tran" w:date="2012-12-06T02:49:00Z">
                <w:rPr>
                  <w:rFonts w:ascii="Cambria Math" w:hAnsi="Cambria Math"/>
                  <w:i/>
                </w:rPr>
              </w:ins>
            </m:ctrlPr>
          </m:sSubPr>
          <m:e>
            <w:ins w:id="6198" w:author="The Si Tran" w:date="2012-12-06T02:49:00Z">
              <m:r>
                <w:rPr>
                  <w:rFonts w:ascii="Cambria Math" w:hAnsi="Cambria Math"/>
                </w:rPr>
                <m:t>t</m:t>
              </m:r>
            </w:ins>
          </m:e>
          <m:sub>
            <w:ins w:id="6199" w:author="The Si Tran" w:date="2012-12-06T02:49:00Z">
              <m:r>
                <w:rPr>
                  <w:rFonts w:ascii="Cambria Math" w:hAnsi="Cambria Math"/>
                </w:rPr>
                <m:t>d</m:t>
              </m:r>
            </w:ins>
          </m:sub>
        </m:sSub>
      </m:oMath>
      <w:del w:id="6200"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201" w:author="The Si Tran" w:date="2012-12-06T02:49:00Z">
                <w:rPr>
                  <w:rFonts w:ascii="Cambria Math" w:hAnsi="Cambria Math"/>
                  <w:i/>
                </w:rPr>
              </w:ins>
            </m:ctrlPr>
          </m:sSubPr>
          <m:e>
            <w:ins w:id="6202" w:author="The Si Tran" w:date="2012-12-06T02:49:00Z">
              <m:r>
                <w:rPr>
                  <w:rFonts w:ascii="Cambria Math" w:hAnsi="Cambria Math"/>
                </w:rPr>
                <m:t>o</m:t>
              </m:r>
            </w:ins>
          </m:e>
          <m:sub>
            <w:ins w:id="6203" w:author="The Si Tran" w:date="2012-12-06T02:49:00Z">
              <m:r>
                <w:rPr>
                  <w:rFonts w:ascii="Cambria Math" w:hAnsi="Cambria Math"/>
                </w:rPr>
                <m:t>d</m:t>
              </m:r>
            </w:ins>
          </m:sub>
        </m:sSub>
      </m:oMath>
      <w:del w:id="6204"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w:t>
      </w:r>
      <w:r w:rsidRPr="0049233F">
        <w:lastRenderedPageBreak/>
        <w:t>có khả năng không bị rơi vào cự tiểu cục bộ vì nó sử dụng</w:t>
      </w:r>
      <w:ins w:id="6205"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206" w:author="The Si Tran" w:date="2012-12-06T02:50:00Z">
        <w:r w:rsidRPr="00AF1345" w:rsidDel="00FB4B5C">
          <w:rPr>
            <w:position w:val="-12"/>
          </w:rPr>
          <w:object w:dxaOrig="820" w:dyaOrig="360" w14:anchorId="29830189">
            <v:shape id="_x0000_i1119" type="#_x0000_t75" style="width:40.2pt;height:17.6pt" o:ole="">
              <v:imagedata r:id="rId233" o:title=""/>
            </v:shape>
            <o:OLEObject Type="Embed" ProgID="Equation.DSMT4" ShapeID="_x0000_i1119" DrawAspect="Content" ObjectID="_1417153820" r:id="rId234"/>
          </w:object>
        </w:r>
        <w:r w:rsidRPr="0049233F" w:rsidDel="00FB4B5C">
          <w:delText xml:space="preserve"> </w:delText>
        </w:r>
      </w:del>
      <w:r w:rsidRPr="0049233F">
        <w:t>thay cho</w:t>
      </w:r>
      <w:ins w:id="6207"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208" w:author="The Si Tran" w:date="2012-12-06T02:51:00Z">
        <w:r w:rsidRPr="00AF1345" w:rsidDel="00FB4B5C">
          <w:rPr>
            <w:position w:val="-10"/>
          </w:rPr>
          <w:object w:dxaOrig="740" w:dyaOrig="320" w14:anchorId="21DEB698">
            <v:shape id="_x0000_i1120" type="#_x0000_t75" style="width:36.85pt;height:15.9pt" o:ole="">
              <v:imagedata r:id="rId235" o:title=""/>
            </v:shape>
            <o:OLEObject Type="Embed" ProgID="Equation.DSMT4" ShapeID="_x0000_i1120" DrawAspect="Content" ObjectID="_1417153821" r:id="rId236"/>
          </w:object>
        </w:r>
        <w:r w:rsidRPr="0049233F" w:rsidDel="003264F7">
          <w:delText xml:space="preserve"> </w:delText>
        </w:r>
      </w:del>
      <w:r w:rsidRPr="0049233F">
        <w:t>để tìm kiếm.</w:t>
      </w:r>
    </w:p>
    <w:p w14:paraId="2A35791F" w14:textId="77777777" w:rsidR="0088753F" w:rsidRPr="0049233F" w:rsidRDefault="0088753F" w:rsidP="00334CAD">
      <w:pPr>
        <w:pPrChange w:id="6209" w:author="The Si Tran" w:date="2012-12-16T08:23:00Z">
          <w:pPr>
            <w:spacing w:before="0"/>
            <w:ind w:firstLine="720"/>
          </w:pPr>
        </w:pPrChange>
      </w:pPr>
      <w:r w:rsidRPr="0049233F">
        <w:t>Sự khác biệt g</w:t>
      </w:r>
      <w:r w:rsidRPr="00334CAD">
        <w:rPr>
          <w:rPrChange w:id="6210" w:author="The Si Tran" w:date="2012-12-16T08:23:00Z">
            <w:rPr>
              <w:szCs w:val="26"/>
            </w:rPr>
          </w:rPrChange>
        </w:rPr>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211" w:name="_Toc327348174"/>
      <w:bookmarkStart w:id="6212" w:name="_Toc343233021"/>
      <w:r w:rsidRPr="0049233F">
        <w:t>Mạng nhiều lớp và giải thuật lan truyền ngược</w:t>
      </w:r>
      <w:bookmarkEnd w:id="6211"/>
      <w:bookmarkEnd w:id="6212"/>
    </w:p>
    <w:p w14:paraId="6C665455" w14:textId="77777777" w:rsidR="0088753F" w:rsidRPr="0049233F" w:rsidRDefault="0088753F" w:rsidP="00334CAD">
      <w:pPr>
        <w:pPrChange w:id="6213" w:author="The Si Tran" w:date="2012-12-16T08:23:00Z">
          <w:pPr>
            <w:spacing w:before="0"/>
            <w:ind w:firstLine="720"/>
          </w:pPr>
        </w:pPrChange>
      </w:pPr>
      <w:r w:rsidRPr="0049233F">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14:paraId="2CBE3E9C" w14:textId="77777777" w:rsidR="0088753F" w:rsidRPr="0049233F" w:rsidRDefault="0088753F" w:rsidP="00334CAD">
      <w:pPr>
        <w:pPrChange w:id="6214"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keepNext/>
        <w:spacing w:before="0"/>
        <w:ind w:firstLine="720"/>
        <w:jc w:val="center"/>
        <w:rPr>
          <w:szCs w:val="26"/>
        </w:rPr>
        <w:pPrChange w:id="6215" w:author="The Si Tran" w:date="2012-12-11T23:36:00Z">
          <w:pPr>
            <w:keepNext/>
            <w:spacing w:before="0"/>
            <w:ind w:firstLine="720"/>
          </w:pPr>
        </w:pPrChange>
      </w:pPr>
      <w:r w:rsidRPr="002B1464">
        <w:rPr>
          <w:noProof/>
          <w:szCs w:val="26"/>
        </w:rPr>
        <w:drawing>
          <wp:inline distT="0" distB="0" distL="0" distR="0" wp14:anchorId="780FA62E" wp14:editId="7570456A">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77777777" w:rsidR="0088753F" w:rsidRPr="0049233F" w:rsidDel="00334CAD" w:rsidRDefault="0088753F">
      <w:pPr>
        <w:pStyle w:val="Hinh"/>
        <w:rPr>
          <w:del w:id="6216" w:author="The Si Tran" w:date="2012-12-16T08:23:00Z"/>
        </w:rPr>
        <w:pPrChange w:id="6217" w:author="The Si Tran" w:date="2012-12-11T23:36:00Z">
          <w:pPr>
            <w:pStyle w:val="Caption"/>
          </w:pPr>
        </w:pPrChange>
      </w:pPr>
      <w:r w:rsidRPr="0049233F">
        <w:t xml:space="preserve">                                        </w:t>
      </w:r>
      <w:bookmarkStart w:id="6218" w:name="_Toc327348216"/>
      <w:bookmarkStart w:id="6219" w:name="_Toc343029966"/>
      <w:bookmarkStart w:id="6220" w:name="_Toc343220902"/>
      <w:r w:rsidRPr="0049233F">
        <w:t>Hình</w:t>
      </w:r>
      <w:ins w:id="6221" w:author="The Si Tran" w:date="2012-12-11T23:36:00Z">
        <w:r w:rsidR="002400FD">
          <w:t xml:space="preserve"> 4.7</w:t>
        </w:r>
      </w:ins>
      <w:del w:id="6222"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223"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224" w:author="The Si Tran" w:date="2012-12-05T23:02:00Z">
              <w:rPr/>
            </w:rPrChange>
          </w:rPr>
          <w:fldChar w:fldCharType="separate"/>
        </w:r>
        <w:r w:rsidRPr="0049233F" w:rsidDel="002400FD">
          <w:rPr>
            <w:noProof/>
          </w:rPr>
          <w:delText>8</w:delText>
        </w:r>
        <w:r w:rsidRPr="00082976" w:rsidDel="002400FD">
          <w:fldChar w:fldCharType="end"/>
        </w:r>
      </w:del>
      <w:r w:rsidRPr="0049233F">
        <w:t xml:space="preserve">: </w:t>
      </w:r>
      <w:r w:rsidRPr="002400FD">
        <w:rPr>
          <w:b w:val="0"/>
          <w:rPrChange w:id="6225" w:author="The Si Tran" w:date="2012-12-11T23:36:00Z">
            <w:rPr/>
          </w:rPrChange>
        </w:rPr>
        <w:t>Đơn vị sigmoid</w:t>
      </w:r>
      <w:bookmarkEnd w:id="6218"/>
      <w:bookmarkEnd w:id="6219"/>
      <w:bookmarkEnd w:id="6220"/>
    </w:p>
    <w:p w14:paraId="68C26619" w14:textId="77777777" w:rsidR="0088753F" w:rsidRPr="0049233F" w:rsidRDefault="0088753F" w:rsidP="00334CAD">
      <w:pPr>
        <w:pStyle w:val="Hinh"/>
        <w:pPrChange w:id="6226" w:author="The Si Tran" w:date="2012-12-16T08:23:00Z">
          <w:pPr>
            <w:spacing w:before="0"/>
            <w:ind w:firstLine="720"/>
          </w:pPr>
        </w:pPrChange>
      </w:pPr>
    </w:p>
    <w:p w14:paraId="04D3C113" w14:textId="77777777" w:rsidR="0088753F" w:rsidRDefault="0088753F" w:rsidP="00334CAD">
      <w:pPr>
        <w:rPr>
          <w:ins w:id="6227" w:author="The Si Tran" w:date="2012-12-06T02:51:00Z"/>
        </w:rPr>
        <w:pPrChange w:id="6228" w:author="The Si Tran" w:date="2012-12-16T08:23:00Z">
          <w:pPr>
            <w:spacing w:before="0"/>
            <w:ind w:firstLine="720"/>
          </w:pPr>
        </w:pPrChange>
      </w:pPr>
      <w:r w:rsidRPr="0049233F">
        <w:t>Công thức tính giá trị đầu ra của đơn vị sigmoid là</w:t>
      </w:r>
    </w:p>
    <w:p w14:paraId="4AA2B045" w14:textId="77777777" w:rsidR="00E46E0A" w:rsidRPr="0008713C" w:rsidDel="00E46E0A" w:rsidRDefault="00E46E0A">
      <w:pPr>
        <w:pStyle w:val="EquationIndex"/>
        <w:rPr>
          <w:del w:id="6229" w:author="The Si Tran" w:date="2012-12-06T02:52:00Z"/>
          <w:rPrChange w:id="6230" w:author="The Si Tran" w:date="2012-12-14T06:14:00Z">
            <w:rPr>
              <w:del w:id="6231" w:author="The Si Tran" w:date="2012-12-06T02:52:00Z"/>
            </w:rPr>
          </w:rPrChange>
        </w:rPr>
        <w:pPrChange w:id="6232" w:author="The Si Tran" w:date="2012-12-15T08:05:00Z">
          <w:pPr>
            <w:spacing w:before="0"/>
            <w:ind w:firstLine="720"/>
          </w:pPr>
        </w:pPrChange>
      </w:pPr>
      <w:ins w:id="6233"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234" w:author="The Si Tran" w:date="2012-12-06T02:52:00Z">
                  <w:rPr>
                    <w:rFonts w:ascii="Cambria Math" w:hAnsi="Cambria Math"/>
                  </w:rPr>
                </w:ins>
              </m:ctrlPr>
            </m:accPr>
            <m:e>
              <w:ins w:id="6235" w:author="The Si Tran" w:date="2012-12-06T02:52:00Z">
                <m:r>
                  <w:rPr>
                    <w:rFonts w:ascii="Cambria Math" w:hAnsi="Cambria Math"/>
                  </w:rPr>
                  <m:t>w</m:t>
                </m:r>
              </w:ins>
            </m:e>
          </m:acc>
          <w:ins w:id="6236" w:author="The Si Tran" w:date="2012-12-06T02:52:00Z">
            <m:r>
              <m:rPr>
                <m:sty m:val="p"/>
              </m:rPr>
              <w:rPr>
                <w:rFonts w:ascii="Cambria Math" w:hAnsi="Cambria Math"/>
              </w:rPr>
              <m:t>∙</m:t>
            </m:r>
          </w:ins>
          <m:acc>
            <m:accPr>
              <m:chr m:val="⃗"/>
              <m:ctrlPr>
                <w:ins w:id="6237" w:author="The Si Tran" w:date="2012-12-06T02:52:00Z">
                  <w:rPr>
                    <w:rFonts w:ascii="Cambria Math" w:hAnsi="Cambria Math"/>
                  </w:rPr>
                </w:ins>
              </m:ctrlPr>
            </m:accPr>
            <m:e>
              <w:ins w:id="6238" w:author="The Si Tran" w:date="2012-12-06T02:52:00Z">
                <m:r>
                  <w:rPr>
                    <w:rFonts w:ascii="Cambria Math" w:hAnsi="Cambria Math"/>
                  </w:rPr>
                  <m:t>x</m:t>
                </m:r>
              </w:ins>
            </m:e>
          </m:acc>
          <w:ins w:id="6239"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240" w:author="The Si Tran" w:date="2012-12-15T08:05:00Z">
          <w:pPr>
            <w:spacing w:before="0"/>
            <w:ind w:firstLine="720"/>
          </w:pPr>
        </w:pPrChange>
      </w:pPr>
      <w:del w:id="6241" w:author="The Si Tran" w:date="2012-12-06T02:52:00Z">
        <w:r w:rsidRPr="0049233F" w:rsidDel="00E46E0A">
          <w:delText xml:space="preserve">          </w:delText>
        </w:r>
        <w:r w:rsidRPr="00097101" w:rsidDel="00E46E0A">
          <w:rPr>
            <w:noProof/>
            <w:rPrChange w:id="6242" w:author="Unknown">
              <w:rPr>
                <w:noProof/>
              </w:rPr>
            </w:rPrChange>
          </w:rPr>
          <w:drawing>
            <wp:inline distT="0" distB="0" distL="0" distR="0" wp14:anchorId="0E1F4F1B" wp14:editId="6F23F642">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rsidP="00334CAD">
      <w:pPr>
        <w:rPr>
          <w:ins w:id="6243" w:author="The Si Tran" w:date="2012-12-06T02:52:00Z"/>
        </w:rPr>
        <w:pPrChange w:id="6244"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245" w:author="The Si Tran" w:date="2012-12-06T02:53:00Z"/>
        </w:rPr>
        <w:pPrChange w:id="6246" w:author="The Si Tran" w:date="2012-12-15T08:05:00Z">
          <w:pPr>
            <w:spacing w:before="0"/>
            <w:ind w:firstLine="720"/>
          </w:pPr>
        </w:pPrChange>
      </w:pPr>
      <w:ins w:id="6247" w:author="The Si Tran" w:date="2012-12-06T02:52:00Z">
        <m:oMathPara>
          <m:oMathParaPr>
            <m:jc m:val="center"/>
          </m:oMathParaPr>
          <m:oMath>
            <m:r>
              <w:rPr>
                <w:rFonts w:ascii="Cambria Math" w:hAnsi="Cambria Math"/>
                <w:rPrChange w:id="6248" w:author="The Si Tran" w:date="2012-12-14T06:15:00Z">
                  <w:rPr/>
                </w:rPrChange>
              </w:rPr>
              <m:t>σ</m:t>
            </m:r>
          </m:oMath>
        </m:oMathPara>
      </w:ins>
      <m:oMathPara>
        <m:oMathParaPr>
          <m:jc m:val="center"/>
        </m:oMathParaPr>
        <m:oMath>
          <m:d>
            <m:dPr>
              <m:ctrlPr>
                <w:ins w:id="6249" w:author="The Si Tran" w:date="2012-12-06T02:53:00Z">
                  <w:rPr>
                    <w:rFonts w:ascii="Cambria Math" w:hAnsi="Cambria Math"/>
                  </w:rPr>
                </w:ins>
              </m:ctrlPr>
            </m:dPr>
            <m:e>
              <w:ins w:id="6250" w:author="The Si Tran" w:date="2012-12-06T02:53:00Z">
                <m:r>
                  <m:rPr>
                    <m:sty m:val="p"/>
                  </m:rPr>
                  <w:rPr>
                    <w:rFonts w:ascii="Cambria Math" w:hAnsi="Cambria Math"/>
                  </w:rPr>
                  <m:t>y</m:t>
                </m:r>
              </w:ins>
            </m:e>
          </m:d>
          <w:ins w:id="6251" w:author="The Si Tran" w:date="2012-12-06T02:53:00Z">
            <m:r>
              <m:rPr>
                <m:sty m:val="p"/>
              </m:rPr>
              <w:rPr>
                <w:rFonts w:ascii="Cambria Math" w:hAnsi="Cambria Math"/>
              </w:rPr>
              <m:t>=</m:t>
            </m:r>
          </w:ins>
          <m:f>
            <m:fPr>
              <m:ctrlPr>
                <w:ins w:id="6252" w:author="The Si Tran" w:date="2012-12-06T02:53:00Z">
                  <w:rPr>
                    <w:rFonts w:ascii="Cambria Math" w:hAnsi="Cambria Math"/>
                  </w:rPr>
                </w:ins>
              </m:ctrlPr>
            </m:fPr>
            <m:num>
              <w:ins w:id="6253" w:author="The Si Tran" w:date="2012-12-06T02:53:00Z">
                <m:r>
                  <m:rPr>
                    <m:sty m:val="p"/>
                  </m:rPr>
                  <w:rPr>
                    <w:rFonts w:ascii="Cambria Math" w:hAnsi="Cambria Math"/>
                  </w:rPr>
                  <m:t>1</m:t>
                </m:r>
              </w:ins>
            </m:num>
            <m:den>
              <w:ins w:id="6254" w:author="The Si Tran" w:date="2012-12-06T02:53:00Z">
                <m:r>
                  <m:rPr>
                    <m:sty m:val="p"/>
                  </m:rPr>
                  <w:rPr>
                    <w:rFonts w:ascii="Cambria Math" w:hAnsi="Cambria Math"/>
                  </w:rPr>
                  <m:t>1+</m:t>
                </m:r>
              </w:ins>
              <m:sSup>
                <m:sSupPr>
                  <m:ctrlPr>
                    <w:ins w:id="6255" w:author="The Si Tran" w:date="2012-12-06T02:53:00Z">
                      <w:rPr>
                        <w:rFonts w:ascii="Cambria Math" w:hAnsi="Cambria Math"/>
                      </w:rPr>
                    </w:ins>
                  </m:ctrlPr>
                </m:sSupPr>
                <m:e>
                  <w:ins w:id="6256" w:author="The Si Tran" w:date="2012-12-06T02:53:00Z">
                    <m:r>
                      <m:rPr>
                        <m:sty m:val="p"/>
                      </m:rPr>
                      <w:rPr>
                        <w:rFonts w:ascii="Cambria Math" w:hAnsi="Cambria Math"/>
                      </w:rPr>
                      <m:t>e</m:t>
                    </m:r>
                  </w:ins>
                </m:e>
                <m:sup>
                  <w:ins w:id="6257" w:author="The Si Tran" w:date="2012-12-06T02:53:00Z">
                    <m:r>
                      <m:rPr>
                        <m:sty m:val="p"/>
                      </m:rPr>
                      <w:rPr>
                        <w:rFonts w:ascii="Cambria Math" w:hAnsi="Cambria Math"/>
                      </w:rPr>
                      <m:t>-</m:t>
                    </m:r>
                    <m:r>
                      <m:rPr>
                        <m:sty m:val="p"/>
                      </m:rPr>
                      <w:rPr>
                        <w:rFonts w:ascii="Cambria Math" w:hAnsi="Cambria Math"/>
                        <w:rPrChange w:id="6258" w:author="The Si Tran" w:date="2012-12-14T06:15:00Z">
                          <w:rPr/>
                        </w:rPrChange>
                      </w:rPr>
                      <m:t>y</m:t>
                    </m:r>
                  </w:ins>
                </m:sup>
              </m:sSup>
            </m:den>
          </m:f>
        </m:oMath>
      </m:oMathPara>
    </w:p>
    <w:p w14:paraId="57B403D6" w14:textId="77777777" w:rsidR="0088753F" w:rsidRPr="0049233F" w:rsidRDefault="0088753F">
      <w:pPr>
        <w:pStyle w:val="EquationIndex"/>
        <w:pPrChange w:id="6259" w:author="The Si Tran" w:date="2012-12-15T08:05:00Z">
          <w:pPr>
            <w:spacing w:before="0"/>
            <w:ind w:firstLine="720"/>
          </w:pPr>
        </w:pPrChange>
      </w:pPr>
      <w:del w:id="6260" w:author="The Si Tran" w:date="2012-12-06T02:53:00Z">
        <w:r w:rsidRPr="0049233F" w:rsidDel="00E46E0A">
          <w:delText xml:space="preserve">           </w:delText>
        </w:r>
        <w:r w:rsidRPr="00097101" w:rsidDel="00E46E0A">
          <w:rPr>
            <w:noProof/>
            <w:rPrChange w:id="6261" w:author="Unknown">
              <w:rPr>
                <w:noProof/>
              </w:rPr>
            </w:rPrChange>
          </w:rPr>
          <w:drawing>
            <wp:inline distT="0" distB="0" distL="0" distR="0" wp14:anchorId="1063D839" wp14:editId="51AB3165">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rsidP="00334CAD">
      <w:pPr>
        <w:pPrChange w:id="6262" w:author="The Si Tran" w:date="2012-12-16T08:24:00Z">
          <w:pPr>
            <w:spacing w:before="0"/>
            <w:ind w:firstLine="720"/>
          </w:pPr>
        </w:pPrChange>
      </w:pPr>
      <w:r w:rsidRPr="0049233F">
        <w:lastRenderedPageBreak/>
        <w:t>Một thuận lợi khi sử dụng các đơn vị sigmoid là nhờ đạo hàm của hàm sigmoid rất dễ tính</w:t>
      </w:r>
      <w:ins w:id="6263" w:author="The Si Tran" w:date="2012-12-06T02:54:00Z">
        <w:r w:rsidR="00E46E0A">
          <w:t xml:space="preserve"> </w:t>
        </w:r>
      </w:ins>
      <w:ins w:id="6264" w:author="The Si Tran" w:date="2012-12-06T02:55:00Z">
        <w:r w:rsidR="00E46E0A">
          <w:t>(</w:t>
        </w:r>
      </w:ins>
      <m:oMath>
        <m:sSup>
          <m:sSupPr>
            <m:ctrlPr>
              <w:ins w:id="6265" w:author="The Si Tran" w:date="2012-12-06T02:54:00Z">
                <w:rPr>
                  <w:rFonts w:ascii="Cambria Math" w:hAnsi="Cambria Math"/>
                  <w:i/>
                </w:rPr>
              </w:ins>
            </m:ctrlPr>
          </m:sSupPr>
          <m:e>
            <w:ins w:id="6266" w:author="The Si Tran" w:date="2012-12-06T02:54:00Z">
              <m:r>
                <w:rPr>
                  <w:rFonts w:ascii="Cambria Math" w:hAnsi="Cambria Math"/>
                </w:rPr>
                <m:t>σ</m:t>
              </m:r>
            </w:ins>
          </m:e>
          <m:sup>
            <w:ins w:id="6267" w:author="The Si Tran" w:date="2012-12-06T02:54:00Z">
              <m:r>
                <w:rPr>
                  <w:rFonts w:ascii="Cambria Math" w:hAnsi="Cambria Math"/>
                </w:rPr>
                <m:t>'</m:t>
              </m:r>
            </w:ins>
          </m:sup>
        </m:sSup>
        <m:d>
          <m:dPr>
            <m:ctrlPr>
              <w:ins w:id="6268" w:author="The Si Tran" w:date="2012-12-06T02:54:00Z">
                <w:rPr>
                  <w:rFonts w:ascii="Cambria Math" w:hAnsi="Cambria Math"/>
                  <w:i/>
                </w:rPr>
              </w:ins>
            </m:ctrlPr>
          </m:dPr>
          <m:e>
            <w:ins w:id="6269" w:author="The Si Tran" w:date="2012-12-06T02:54:00Z">
              <m:r>
                <w:rPr>
                  <w:rFonts w:ascii="Cambria Math" w:hAnsi="Cambria Math"/>
                </w:rPr>
                <m:t>y</m:t>
              </m:r>
            </w:ins>
          </m:e>
        </m:d>
        <w:ins w:id="6270" w:author="The Si Tran" w:date="2012-12-06T02:54:00Z">
          <m:r>
            <w:rPr>
              <w:rFonts w:ascii="Cambria Math" w:hAnsi="Cambria Math"/>
            </w:rPr>
            <m:t>=σ</m:t>
          </m:r>
        </w:ins>
        <m:d>
          <m:dPr>
            <m:ctrlPr>
              <w:ins w:id="6271" w:author="The Si Tran" w:date="2012-12-06T02:54:00Z">
                <w:rPr>
                  <w:rFonts w:ascii="Cambria Math" w:hAnsi="Cambria Math"/>
                  <w:i/>
                </w:rPr>
              </w:ins>
            </m:ctrlPr>
          </m:dPr>
          <m:e>
            <w:ins w:id="6272" w:author="The Si Tran" w:date="2012-12-06T02:54:00Z">
              <m:r>
                <w:rPr>
                  <w:rFonts w:ascii="Cambria Math" w:hAnsi="Cambria Math"/>
                </w:rPr>
                <m:t>y</m:t>
              </m:r>
            </w:ins>
          </m:e>
        </m:d>
        <w:ins w:id="6273" w:author="The Si Tran" w:date="2012-12-06T02:54:00Z">
          <m:r>
            <w:rPr>
              <w:rFonts w:ascii="Cambria Math" w:hAnsi="Cambria Math"/>
            </w:rPr>
            <m:t>*(1-σ</m:t>
          </m:r>
        </w:ins>
        <m:d>
          <m:dPr>
            <m:ctrlPr>
              <w:ins w:id="6274" w:author="The Si Tran" w:date="2012-12-06T02:54:00Z">
                <w:rPr>
                  <w:rFonts w:ascii="Cambria Math" w:hAnsi="Cambria Math"/>
                  <w:i/>
                </w:rPr>
              </w:ins>
            </m:ctrlPr>
          </m:dPr>
          <m:e>
            <w:ins w:id="6275" w:author="The Si Tran" w:date="2012-12-06T02:54:00Z">
              <m:r>
                <w:rPr>
                  <w:rFonts w:ascii="Cambria Math" w:hAnsi="Cambria Math"/>
                </w:rPr>
                <m:t>y</m:t>
              </m:r>
            </w:ins>
          </m:e>
        </m:d>
        <w:ins w:id="6276" w:author="The Si Tran" w:date="2012-12-06T02:55:00Z">
          <m:r>
            <w:rPr>
              <w:rFonts w:ascii="Cambria Math" w:hAnsi="Cambria Math"/>
            </w:rPr>
            <m:t>)</m:t>
          </m:r>
        </w:ins>
      </m:oMath>
      <w:ins w:id="6277" w:author="The Si Tran" w:date="2012-12-06T02:55:00Z">
        <w:r w:rsidR="00E46E0A">
          <w:t>).</w:t>
        </w:r>
      </w:ins>
      <w:r w:rsidRPr="0049233F">
        <w:t xml:space="preserve"> </w:t>
      </w:r>
      <w:del w:id="6278" w:author="The Si Tran" w:date="2012-12-06T02:55:00Z">
        <w:r w:rsidRPr="0049233F" w:rsidDel="00E46E0A">
          <w:delText>(</w:delText>
        </w:r>
        <w:r w:rsidRPr="00AF1345" w:rsidDel="00E46E0A">
          <w:rPr>
            <w:position w:val="-10"/>
          </w:rPr>
          <w:object w:dxaOrig="2400" w:dyaOrig="320" w14:anchorId="55BC5C2B">
            <v:shape id="_x0000_i1121" type="#_x0000_t75" style="width:123.05pt;height:16.75pt" o:ole="">
              <v:imagedata r:id="rId240" o:title=""/>
            </v:shape>
            <o:OLEObject Type="Embed" ProgID="Equation.DSMT4" ShapeID="_x0000_i1121" DrawAspect="Content" ObjectID="_1417153822" r:id="rId241"/>
          </w:object>
        </w:r>
        <w:r w:rsidRPr="0049233F" w:rsidDel="00E46E0A">
          <w:delText xml:space="preserve">). </w:delText>
        </w:r>
      </w:del>
      <w:r w:rsidRPr="0049233F">
        <w:t>Điều này làm cho việc áp dụng phương pháp giảm độ dốc được dễ dàng.</w:t>
      </w:r>
    </w:p>
    <w:p w14:paraId="262E70EE" w14:textId="77777777" w:rsidR="0088753F" w:rsidRPr="0049233F" w:rsidRDefault="0088753F" w:rsidP="00334CAD">
      <w:pPr>
        <w:rPr>
          <w:position w:val="-6"/>
        </w:rPr>
        <w:pPrChange w:id="6279" w:author="The Si Tran" w:date="2012-12-16T08:24:00Z">
          <w:pPr>
            <w:spacing w:before="0"/>
            <w:ind w:firstLine="720"/>
          </w:pPr>
        </w:pPrChange>
      </w:pPr>
      <w:r w:rsidRPr="0049233F">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rPr>
        <w:object w:dxaOrig="740" w:dyaOrig="320" w14:anchorId="3628BDFB">
          <v:shape id="_x0000_i1122" type="#_x0000_t75" style="width:37.65pt;height:16.75pt" o:ole="">
            <v:imagedata r:id="rId242" o:title=""/>
          </v:shape>
          <o:OLEObject Type="Embed" ProgID="Equation.DSMT4" ShapeID="_x0000_i1122" DrawAspect="Content" ObjectID="_1417153823" r:id="rId243"/>
        </w:object>
      </w:r>
    </w:p>
    <w:p w14:paraId="5EAF2649" w14:textId="77777777" w:rsidR="00783376" w:rsidRDefault="0088753F" w:rsidP="00334CAD">
      <w:pPr>
        <w:rPr>
          <w:ins w:id="6280" w:author="The Si Tran" w:date="2012-12-06T02:56:00Z"/>
        </w:rPr>
        <w:pPrChange w:id="6281"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6282" w:author="The Si Tran" w:date="2012-12-06T02:58:00Z"/>
          <w:position w:val="-6"/>
        </w:rPr>
        <w:pPrChange w:id="6283" w:author="The Si Tran" w:date="2012-12-15T08:05:00Z">
          <w:pPr>
            <w:spacing w:before="0"/>
            <w:ind w:firstLine="720"/>
          </w:pPr>
        </w:pPrChange>
      </w:pPr>
      <w:ins w:id="6284"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285" w:author="The Si Tran" w:date="2012-12-06T02:57:00Z">
                    <m:r>
                      <w:rPr>
                        <w:rFonts w:ascii="Cambria Math" w:hAnsi="Cambria Math"/>
                      </w:rPr>
                      <m:t>w</m:t>
                    </m:r>
                  </w:ins>
                </m:e>
              </m:acc>
            </m:e>
          </m:d>
          <w:ins w:id="6286" w:author="The Si Tran" w:date="2012-12-06T02:57:00Z">
            <m:r>
              <m:rPr>
                <m:sty m:val="p"/>
              </m:rPr>
              <w:rPr>
                <w:rFonts w:ascii="Cambria Math" w:hAnsi="Cambria Math"/>
              </w:rPr>
              <m:t>=</m:t>
            </m:r>
          </w:ins>
          <m:f>
            <m:fPr>
              <m:ctrlPr>
                <w:rPr>
                  <w:rFonts w:ascii="Cambria Math" w:hAnsi="Cambria Math"/>
                </w:rPr>
              </m:ctrlPr>
            </m:fPr>
            <m:num>
              <w:ins w:id="6287" w:author="The Si Tran" w:date="2012-12-06T02:57:00Z">
                <m:r>
                  <m:rPr>
                    <m:sty m:val="p"/>
                  </m:rPr>
                  <w:rPr>
                    <w:rFonts w:ascii="Cambria Math" w:hAnsi="Cambria Math"/>
                  </w:rPr>
                  <m:t>1</m:t>
                </m:r>
              </w:ins>
            </m:num>
            <m:den>
              <w:ins w:id="6288" w:author="The Si Tran" w:date="2012-12-06T02:57:00Z">
                <m:r>
                  <m:rPr>
                    <m:sty m:val="p"/>
                  </m:rPr>
                  <w:rPr>
                    <w:rFonts w:ascii="Cambria Math" w:hAnsi="Cambria Math"/>
                  </w:rPr>
                  <m:t>2</m:t>
                </m:r>
              </w:ins>
            </m:den>
          </m:f>
          <m:nary>
            <m:naryPr>
              <m:chr m:val="∑"/>
              <m:limLoc m:val="subSup"/>
              <m:supHide m:val="1"/>
              <m:ctrlPr>
                <w:ins w:id="6289" w:author="The Si Tran" w:date="2012-12-06T02:58:00Z">
                  <w:rPr>
                    <w:rFonts w:ascii="Cambria Math" w:hAnsi="Cambria Math"/>
                  </w:rPr>
                </w:ins>
              </m:ctrlPr>
            </m:naryPr>
            <m:sub>
              <w:ins w:id="6290"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291" w:author="The Si Tran" w:date="2012-12-06T02:58:00Z">
                      <w:rPr>
                        <w:rFonts w:ascii="Cambria Math" w:hAnsi="Cambria Math"/>
                      </w:rPr>
                    </w:ins>
                  </m:ctrlPr>
                </m:naryPr>
                <m:sub>
                  <w:ins w:id="6292"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293" w:author="The Si Tran" w:date="2012-12-06T02:58:00Z">
                          <w:rPr>
                            <w:rFonts w:ascii="Cambria Math" w:hAnsi="Cambria Math"/>
                          </w:rPr>
                        </w:ins>
                      </m:ctrlPr>
                    </m:sSupPr>
                    <m:e>
                      <w:ins w:id="6294" w:author="The Si Tran" w:date="2012-12-06T02:58:00Z">
                        <m:r>
                          <m:rPr>
                            <m:sty m:val="p"/>
                          </m:rPr>
                          <w:rPr>
                            <w:rFonts w:ascii="Cambria Math" w:hAnsi="Cambria Math"/>
                          </w:rPr>
                          <m:t>(</m:t>
                        </m:r>
                      </w:ins>
                      <m:sSub>
                        <m:sSubPr>
                          <m:ctrlPr>
                            <w:ins w:id="6295" w:author="The Si Tran" w:date="2012-12-06T02:58:00Z">
                              <w:rPr>
                                <w:rFonts w:ascii="Cambria Math" w:hAnsi="Cambria Math"/>
                              </w:rPr>
                            </w:ins>
                          </m:ctrlPr>
                        </m:sSubPr>
                        <m:e>
                          <w:ins w:id="6296" w:author="The Si Tran" w:date="2012-12-06T02:58:00Z">
                            <m:r>
                              <w:rPr>
                                <w:rFonts w:ascii="Cambria Math" w:hAnsi="Cambria Math"/>
                              </w:rPr>
                              <m:t>t</m:t>
                            </m:r>
                          </w:ins>
                        </m:e>
                        <m:sub>
                          <w:ins w:id="6297" w:author="The Si Tran" w:date="2012-12-06T02:58:00Z">
                            <m:r>
                              <w:rPr>
                                <w:rFonts w:ascii="Cambria Math" w:hAnsi="Cambria Math"/>
                              </w:rPr>
                              <m:t>kd</m:t>
                            </m:r>
                          </w:ins>
                        </m:sub>
                      </m:sSub>
                      <w:ins w:id="6298" w:author="The Si Tran" w:date="2012-12-06T02:58:00Z">
                        <m:r>
                          <m:rPr>
                            <m:sty m:val="p"/>
                          </m:rPr>
                          <w:rPr>
                            <w:rFonts w:ascii="Cambria Math" w:hAnsi="Cambria Math"/>
                          </w:rPr>
                          <m:t>-</m:t>
                        </m:r>
                      </w:ins>
                      <m:sSub>
                        <m:sSubPr>
                          <m:ctrlPr>
                            <w:ins w:id="6299" w:author="The Si Tran" w:date="2012-12-06T02:58:00Z">
                              <w:rPr>
                                <w:rFonts w:ascii="Cambria Math" w:hAnsi="Cambria Math"/>
                              </w:rPr>
                            </w:ins>
                          </m:ctrlPr>
                        </m:sSubPr>
                        <m:e>
                          <w:ins w:id="6300" w:author="The Si Tran" w:date="2012-12-06T02:58:00Z">
                            <m:r>
                              <w:rPr>
                                <w:rFonts w:ascii="Cambria Math" w:hAnsi="Cambria Math"/>
                              </w:rPr>
                              <m:t>o</m:t>
                            </m:r>
                          </w:ins>
                        </m:e>
                        <m:sub>
                          <w:ins w:id="6301" w:author="The Si Tran" w:date="2012-12-06T02:58:00Z">
                            <m:r>
                              <w:rPr>
                                <w:rFonts w:ascii="Cambria Math" w:hAnsi="Cambria Math"/>
                              </w:rPr>
                              <m:t>kd</m:t>
                            </m:r>
                          </w:ins>
                        </m:sub>
                      </m:sSub>
                      <w:ins w:id="6302" w:author="The Si Tran" w:date="2012-12-06T02:58:00Z">
                        <m:r>
                          <m:rPr>
                            <m:sty m:val="p"/>
                          </m:rPr>
                          <w:rPr>
                            <w:rFonts w:ascii="Cambria Math" w:hAnsi="Cambria Math"/>
                          </w:rPr>
                          <m:t>)</m:t>
                        </m:r>
                      </w:ins>
                    </m:e>
                    <m:sup>
                      <w:ins w:id="6303"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304" w:author="The Si Tran" w:date="2012-12-15T08:05:00Z">
          <w:pPr>
            <w:spacing w:before="0"/>
            <w:ind w:firstLine="720"/>
          </w:pPr>
        </w:pPrChange>
      </w:pPr>
      <w:del w:id="6305" w:author="The Si Tran" w:date="2012-12-06T02:58:00Z">
        <w:r w:rsidRPr="0049233F" w:rsidDel="00783376">
          <w:delText xml:space="preserve">   </w:delText>
        </w:r>
      </w:del>
      <w:r w:rsidRPr="0049233F">
        <w:t xml:space="preserve">           </w:t>
      </w:r>
      <w:del w:id="6306" w:author="The Si Tran" w:date="2012-12-06T02:58:00Z">
        <w:r w:rsidRPr="00097101" w:rsidDel="00783376">
          <w:rPr>
            <w:noProof/>
            <w:rPrChange w:id="6307" w:author="Unknown">
              <w:rPr>
                <w:noProof/>
              </w:rPr>
            </w:rPrChange>
          </w:rPr>
          <w:drawing>
            <wp:inline distT="0" distB="0" distL="0" distR="0" wp14:anchorId="540D1049" wp14:editId="2F92CD6E">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rsidP="00334CAD">
      <w:pPr>
        <w:pPrChange w:id="6308"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rsidP="00334CAD">
      <w:pPr>
        <w:pPrChange w:id="6309" w:author="The Si Tran" w:date="2012-12-16T08:24:00Z">
          <w:pPr>
            <w:spacing w:before="0"/>
            <w:ind w:firstLine="720"/>
          </w:pPr>
        </w:pPrChange>
      </w:pPr>
      <w:r w:rsidRPr="0049233F">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rsidP="00334CAD">
      <w:pPr>
        <w:pPrChange w:id="6310"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rsidP="00334CAD">
      <w:pPr>
        <w:rPr>
          <w:ins w:id="6311" w:author="The Si Tran" w:date="2012-12-06T02:59:00Z"/>
        </w:rPr>
        <w:pPrChange w:id="6312" w:author="The Si Tran" w:date="2012-12-16T08:24:00Z">
          <w:pPr>
            <w:spacing w:before="0"/>
            <w:ind w:firstLine="720"/>
          </w:pPr>
        </w:pPrChange>
      </w:pPr>
      <w:ins w:id="6313" w:author="The Si Tran" w:date="2012-12-14T05:37:00Z">
        <w:r w:rsidRPr="00097101">
          <w:rPr>
            <w:noProof/>
            <w:rPrChange w:id="6314" w:author="Unknown">
              <w:rPr>
                <w:noProof/>
              </w:rPr>
            </w:rPrChange>
          </w:rPr>
          <mc:AlternateContent>
            <mc:Choice Requires="wps">
              <w:drawing>
                <wp:anchor distT="0" distB="0" distL="114300" distR="114300" simplePos="0" relativeHeight="251645952" behindDoc="0" locked="0" layoutInCell="1" allowOverlap="1" wp14:anchorId="0F7263C0" wp14:editId="2DDFB15B">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B0605D" w:rsidRDefault="00B0605D" w:rsidP="00334CAD">
                              <w:pPr>
                                <w:pStyle w:val="EquationIndex"/>
                                <w:pPrChange w:id="6315" w:author="The Si Tran" w:date="2012-12-16T08:24:00Z">
                                  <w:pPr/>
                                </w:pPrChange>
                              </w:pPr>
                              <w:ins w:id="6316" w:author="The Si Tran" w:date="2012-12-06T02:41:00Z">
                                <w:r>
                                  <w:t>(4.</w:t>
                                </w:r>
                              </w:ins>
                              <w:ins w:id="6317" w:author="The Si Tran" w:date="2012-12-06T02:44:00Z">
                                <w:r>
                                  <w:t>5</w:t>
                                </w:r>
                              </w:ins>
                              <w:ins w:id="631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95" type="#_x0000_t202" style="position:absolute;left:0;text-align:left;margin-left:411.9pt;margin-top:35.15pt;width:41.85pt;height:28.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" fillcolor="white [3201]" stroked="f" strokeweight=".5pt">
                  <v:textbox>
                    <w:txbxContent>
                      <w:p w14:paraId="2B107E9C" w14:textId="76E66719" w:rsidR="00B0605D" w:rsidRDefault="00B0605D" w:rsidP="00334CAD">
                        <w:pPr>
                          <w:pStyle w:val="EquationIndex"/>
                          <w:pPrChange w:id="6319" w:author="The Si Tran" w:date="2012-12-16T08:24:00Z">
                            <w:pPr/>
                          </w:pPrChange>
                        </w:pPr>
                        <w:ins w:id="6320" w:author="The Si Tran" w:date="2012-12-06T02:41:00Z">
                          <w:r>
                            <w:t>(4.</w:t>
                          </w:r>
                        </w:ins>
                        <w:ins w:id="6321" w:author="The Si Tran" w:date="2012-12-06T02:44:00Z">
                          <w:r>
                            <w:t>5</w:t>
                          </w:r>
                        </w:ins>
                        <w:ins w:id="6322" w:author="The Si Tran" w:date="2012-12-06T02:41:00Z">
                          <w:r>
                            <w:t>)</w:t>
                          </w:r>
                        </w:ins>
                      </w:p>
                    </w:txbxContent>
                  </v:textbox>
                </v:shape>
              </w:pict>
            </mc:Fallback>
          </mc:AlternateContent>
        </w:r>
      </w:ins>
      <w:r w:rsidR="0088753F" w:rsidRPr="0049233F">
        <w:t>Ta tính đạo hàm riêng phần này như sau:</w:t>
      </w:r>
      <w:ins w:id="6323" w:author="The Si Tran" w:date="2012-12-14T05:37:00Z">
        <w:r w:rsidRPr="00686079">
          <w:rPr>
            <w:noProof/>
          </w:rPr>
          <w:t xml:space="preserve"> </w:t>
        </w:r>
      </w:ins>
    </w:p>
    <w:p w14:paraId="56B5ADCF" w14:textId="0830EBB0" w:rsidR="00783376" w:rsidRPr="0008713C" w:rsidDel="00783376" w:rsidRDefault="00B0605D">
      <w:pPr>
        <w:pStyle w:val="EquationIndex"/>
        <w:rPr>
          <w:del w:id="6324" w:author="The Si Tran" w:date="2012-12-06T03:01:00Z"/>
        </w:rPr>
        <w:pPrChange w:id="6325" w:author="The Si Tran" w:date="2012-12-15T08:05:00Z">
          <w:pPr>
            <w:spacing w:before="0"/>
            <w:ind w:firstLine="720"/>
          </w:pPr>
        </w:pPrChange>
      </w:pPr>
      <m:oMathPara>
        <m:oMathParaPr>
          <m:jc m:val="center"/>
        </m:oMathParaPr>
        <m:oMath>
          <m:f>
            <m:fPr>
              <m:ctrlPr>
                <w:ins w:id="6326" w:author="The Si Tran" w:date="2012-12-06T02:59:00Z">
                  <w:rPr>
                    <w:rFonts w:ascii="Cambria Math" w:hAnsi="Cambria Math"/>
                  </w:rPr>
                </w:ins>
              </m:ctrlPr>
            </m:fPr>
            <m:num>
              <w:ins w:id="6327" w:author="The Si Tran" w:date="2012-12-06T02:59:00Z">
                <m:r>
                  <w:rPr>
                    <w:rFonts w:ascii="Cambria Math" w:hAnsi="Cambria Math"/>
                  </w:rPr>
                  <m:t>∂E</m:t>
                </m:r>
              </w:ins>
            </m:num>
            <m:den>
              <w:ins w:id="6328" w:author="The Si Tran" w:date="2012-12-06T02:59:00Z">
                <m:r>
                  <w:rPr>
                    <w:rFonts w:ascii="Cambria Math" w:hAnsi="Cambria Math"/>
                  </w:rPr>
                  <m:t>∂</m:t>
                </m:r>
              </w:ins>
              <m:sSub>
                <m:sSubPr>
                  <m:ctrlPr>
                    <w:ins w:id="6329" w:author="The Si Tran" w:date="2012-12-06T02:59:00Z">
                      <w:rPr>
                        <w:rFonts w:ascii="Cambria Math" w:hAnsi="Cambria Math"/>
                      </w:rPr>
                    </w:ins>
                  </m:ctrlPr>
                </m:sSubPr>
                <m:e>
                  <w:ins w:id="6330" w:author="The Si Tran" w:date="2012-12-06T02:59:00Z">
                    <m:r>
                      <w:rPr>
                        <w:rFonts w:ascii="Cambria Math" w:hAnsi="Cambria Math"/>
                      </w:rPr>
                      <m:t>w</m:t>
                    </m:r>
                  </w:ins>
                </m:e>
                <m:sub>
                  <w:ins w:id="6331" w:author="The Si Tran" w:date="2012-12-06T02:59:00Z">
                    <m:r>
                      <w:rPr>
                        <w:rFonts w:ascii="Cambria Math" w:hAnsi="Cambria Math"/>
                      </w:rPr>
                      <m:t>ij</m:t>
                    </m:r>
                  </w:ins>
                </m:sub>
              </m:sSub>
            </m:den>
          </m:f>
          <w:ins w:id="6332" w:author="The Si Tran" w:date="2012-12-06T02:59:00Z">
            <m:r>
              <m:rPr>
                <m:sty m:val="p"/>
              </m:rPr>
              <w:rPr>
                <w:rFonts w:ascii="Cambria Math" w:hAnsi="Cambria Math"/>
              </w:rPr>
              <m:t>=</m:t>
            </m:r>
          </w:ins>
          <m:f>
            <m:fPr>
              <m:ctrlPr>
                <w:ins w:id="6333" w:author="The Si Tran" w:date="2012-12-06T03:00:00Z">
                  <w:rPr>
                    <w:rFonts w:ascii="Cambria Math" w:hAnsi="Cambria Math"/>
                  </w:rPr>
                </w:ins>
              </m:ctrlPr>
            </m:fPr>
            <m:num>
              <w:ins w:id="6334" w:author="The Si Tran" w:date="2012-12-06T03:00:00Z">
                <m:r>
                  <m:rPr>
                    <m:sty m:val="p"/>
                  </m:rPr>
                  <w:rPr>
                    <w:rFonts w:ascii="Cambria Math" w:hAnsi="Cambria Math"/>
                  </w:rPr>
                  <m:t>∂E</m:t>
                </m:r>
              </w:ins>
            </m:num>
            <m:den>
              <w:ins w:id="6335" w:author="The Si Tran" w:date="2012-12-06T03:00:00Z">
                <m:r>
                  <w:rPr>
                    <w:rFonts w:ascii="Cambria Math" w:hAnsi="Cambria Math"/>
                  </w:rPr>
                  <m:t>∂</m:t>
                </m:r>
              </w:ins>
              <m:sSub>
                <m:sSubPr>
                  <m:ctrlPr>
                    <w:ins w:id="6336" w:author="The Si Tran" w:date="2012-12-06T03:00:00Z">
                      <w:rPr>
                        <w:rFonts w:ascii="Cambria Math" w:hAnsi="Cambria Math"/>
                      </w:rPr>
                    </w:ins>
                  </m:ctrlPr>
                </m:sSubPr>
                <m:e>
                  <w:ins w:id="6337" w:author="The Si Tran" w:date="2012-12-06T03:00:00Z">
                    <m:r>
                      <w:rPr>
                        <w:rFonts w:ascii="Cambria Math" w:hAnsi="Cambria Math"/>
                      </w:rPr>
                      <m:t>o</m:t>
                    </m:r>
                  </w:ins>
                </m:e>
                <m:sub>
                  <w:ins w:id="6338" w:author="The Si Tran" w:date="2012-12-06T03:00:00Z">
                    <m:r>
                      <w:rPr>
                        <w:rFonts w:ascii="Cambria Math" w:hAnsi="Cambria Math"/>
                      </w:rPr>
                      <m:t>i</m:t>
                    </m:r>
                  </w:ins>
                </m:sub>
              </m:sSub>
            </m:den>
          </m:f>
          <m:f>
            <m:fPr>
              <m:ctrlPr>
                <w:ins w:id="6339" w:author="The Si Tran" w:date="2012-12-06T03:00:00Z">
                  <w:rPr>
                    <w:rFonts w:ascii="Cambria Math" w:hAnsi="Cambria Math"/>
                  </w:rPr>
                </w:ins>
              </m:ctrlPr>
            </m:fPr>
            <m:num>
              <w:ins w:id="6340" w:author="The Si Tran" w:date="2012-12-06T03:00:00Z">
                <m:r>
                  <w:rPr>
                    <w:rFonts w:ascii="Cambria Math" w:hAnsi="Cambria Math"/>
                  </w:rPr>
                  <m:t>∂</m:t>
                </m:r>
              </w:ins>
              <m:sSub>
                <m:sSubPr>
                  <m:ctrlPr>
                    <w:ins w:id="6341" w:author="The Si Tran" w:date="2012-12-06T03:00:00Z">
                      <w:rPr>
                        <w:rFonts w:ascii="Cambria Math" w:hAnsi="Cambria Math"/>
                      </w:rPr>
                    </w:ins>
                  </m:ctrlPr>
                </m:sSubPr>
                <m:e>
                  <w:ins w:id="6342" w:author="The Si Tran" w:date="2012-12-06T03:00:00Z">
                    <m:r>
                      <w:rPr>
                        <w:rFonts w:ascii="Cambria Math" w:hAnsi="Cambria Math"/>
                      </w:rPr>
                      <m:t>o</m:t>
                    </m:r>
                  </w:ins>
                </m:e>
                <m:sub>
                  <w:ins w:id="6343" w:author="The Si Tran" w:date="2012-12-06T03:00:00Z">
                    <m:r>
                      <w:rPr>
                        <w:rFonts w:ascii="Cambria Math" w:hAnsi="Cambria Math"/>
                      </w:rPr>
                      <m:t>i</m:t>
                    </m:r>
                  </w:ins>
                </m:sub>
              </m:sSub>
            </m:num>
            <m:den>
              <w:ins w:id="6344" w:author="The Si Tran" w:date="2012-12-06T03:00:00Z">
                <m:r>
                  <w:rPr>
                    <w:rFonts w:ascii="Cambria Math" w:hAnsi="Cambria Math"/>
                  </w:rPr>
                  <m:t>∂</m:t>
                </m:r>
              </w:ins>
              <m:sSub>
                <m:sSubPr>
                  <m:ctrlPr>
                    <w:ins w:id="6345" w:author="The Si Tran" w:date="2012-12-06T03:00:00Z">
                      <w:rPr>
                        <w:rFonts w:ascii="Cambria Math" w:hAnsi="Cambria Math"/>
                      </w:rPr>
                    </w:ins>
                  </m:ctrlPr>
                </m:sSubPr>
                <m:e>
                  <w:ins w:id="6346" w:author="The Si Tran" w:date="2012-12-06T03:00:00Z">
                    <m:r>
                      <w:rPr>
                        <w:rFonts w:ascii="Cambria Math" w:hAnsi="Cambria Math"/>
                      </w:rPr>
                      <m:t>w</m:t>
                    </m:r>
                  </w:ins>
                </m:e>
                <m:sub>
                  <w:ins w:id="6347" w:author="The Si Tran" w:date="2012-12-06T03:00:00Z">
                    <m:r>
                      <w:rPr>
                        <w:rFonts w:ascii="Cambria Math" w:hAnsi="Cambria Math"/>
                      </w:rPr>
                      <m:t>ij</m:t>
                    </m:r>
                  </w:ins>
                </m:sub>
              </m:sSub>
            </m:den>
          </m:f>
          <w:ins w:id="6348"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349" w:author="The Si Tran" w:date="2012-12-06T03:01:00Z"/>
        </w:rPr>
        <w:pPrChange w:id="6350" w:author="The Si Tran" w:date="2012-12-15T08:05:00Z">
          <w:pPr>
            <w:spacing w:before="0"/>
            <w:ind w:firstLine="720"/>
          </w:pPr>
        </w:pPrChange>
      </w:pPr>
    </w:p>
    <w:p w14:paraId="48A68493" w14:textId="7E0039FB" w:rsidR="00FA0144" w:rsidRDefault="00686079" w:rsidP="00334CAD">
      <w:pPr>
        <w:rPr>
          <w:ins w:id="6351" w:author="The Si Tran" w:date="2012-12-06T03:07:00Z"/>
        </w:rPr>
        <w:pPrChange w:id="6352" w:author="The Si Tran" w:date="2012-12-16T08:24:00Z">
          <w:pPr>
            <w:spacing w:before="0"/>
            <w:ind w:firstLine="720"/>
          </w:pPr>
        </w:pPrChange>
      </w:pPr>
      <w:ins w:id="6353" w:author="The Si Tran" w:date="2012-12-14T05:37:00Z">
        <w:r w:rsidRPr="00097101">
          <w:rPr>
            <w:noProof/>
            <w:rPrChange w:id="6354" w:author="Unknown">
              <w:rPr>
                <w:noProof/>
              </w:rPr>
            </w:rPrChange>
          </w:rPr>
          <mc:AlternateContent>
            <mc:Choice Requires="wps">
              <w:drawing>
                <wp:anchor distT="0" distB="0" distL="114300" distR="114300" simplePos="0" relativeHeight="251649024" behindDoc="0" locked="0" layoutInCell="1" allowOverlap="1" wp14:anchorId="22345B2F" wp14:editId="79A3B2F7">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B0605D" w:rsidRDefault="00B0605D" w:rsidP="00334CAD">
                              <w:pPr>
                                <w:pStyle w:val="EquationIndex"/>
                                <w:pPrChange w:id="6355" w:author="The Si Tran" w:date="2012-12-16T08:24:00Z">
                                  <w:pPr/>
                                </w:pPrChange>
                              </w:pPr>
                              <w:ins w:id="6356" w:author="The Si Tran" w:date="2012-12-06T02:41:00Z">
                                <w:r>
                                  <w:t>(4.</w:t>
                                </w:r>
                              </w:ins>
                              <w:ins w:id="6357" w:author="The Si Tran" w:date="2012-12-06T02:44:00Z">
                                <w:r>
                                  <w:t>6</w:t>
                                </w:r>
                              </w:ins>
                              <w:ins w:id="635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96" type="#_x0000_t202" style="position:absolute;left:0;text-align:left;margin-left:411.85pt;margin-top:17.85pt;width:41.85pt;height:28.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KV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u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KxyMpW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B0605D" w:rsidRDefault="00B0605D" w:rsidP="00334CAD">
                        <w:pPr>
                          <w:pStyle w:val="EquationIndex"/>
                          <w:pPrChange w:id="6359" w:author="The Si Tran" w:date="2012-12-16T08:24:00Z">
                            <w:pPr/>
                          </w:pPrChange>
                        </w:pPr>
                        <w:ins w:id="6360" w:author="The Si Tran" w:date="2012-12-06T02:41:00Z">
                          <w:r>
                            <w:t>(4.</w:t>
                          </w:r>
                        </w:ins>
                        <w:ins w:id="6361" w:author="The Si Tran" w:date="2012-12-06T02:44:00Z">
                          <w:r>
                            <w:t>6</w:t>
                          </w:r>
                        </w:ins>
                        <w:ins w:id="6362" w:author="The Si Tran" w:date="2012-12-06T02:41:00Z">
                          <w:r>
                            <w:t>)</w:t>
                          </w:r>
                        </w:ins>
                      </w:p>
                    </w:txbxContent>
                  </v:textbox>
                </v:shape>
              </w:pict>
            </mc:Fallback>
          </mc:AlternateContent>
        </w:r>
      </w:ins>
      <w:ins w:id="6363" w:author="The Si Tran" w:date="2012-12-14T05:38:00Z">
        <w:r w:rsidRPr="007C782C">
          <w:rPr>
            <w:noProof/>
            <w:rPrChange w:id="6364" w:author="Unknown">
              <w:rPr>
                <w:noProof/>
              </w:rPr>
            </w:rPrChange>
          </w:rPr>
          <mc:AlternateContent>
            <mc:Choice Requires="wps">
              <w:drawing>
                <wp:anchor distT="0" distB="0" distL="114300" distR="114300" simplePos="0" relativeHeight="251653120" behindDoc="0" locked="0" layoutInCell="1" allowOverlap="1" wp14:anchorId="318CF997" wp14:editId="1815B5CE">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B0605D" w:rsidRDefault="00B0605D" w:rsidP="00334CAD">
                              <w:pPr>
                                <w:pStyle w:val="EquationIndex"/>
                                <w:pPrChange w:id="6365" w:author="The Si Tran" w:date="2012-12-16T08:25:00Z">
                                  <w:pPr/>
                                </w:pPrChange>
                              </w:pPr>
                              <w:ins w:id="6366" w:author="The Si Tran" w:date="2012-12-06T02:41:00Z">
                                <w:r>
                                  <w:t>(4.</w:t>
                                </w:r>
                              </w:ins>
                              <w:ins w:id="6367" w:author="The Si Tran" w:date="2012-12-06T02:44:00Z">
                                <w:r>
                                  <w:t>7</w:t>
                                </w:r>
                              </w:ins>
                              <w:ins w:id="636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97" type="#_x0000_t202" style="position:absolute;left:0;text-align:left;margin-left:411.85pt;margin-top:64.85pt;width:41.85pt;height:28.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DeW6b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B0605D" w:rsidRDefault="00B0605D" w:rsidP="00334CAD">
                        <w:pPr>
                          <w:pStyle w:val="EquationIndex"/>
                          <w:pPrChange w:id="6369" w:author="The Si Tran" w:date="2012-12-16T08:25:00Z">
                            <w:pPr/>
                          </w:pPrChange>
                        </w:pPr>
                        <w:ins w:id="6370" w:author="The Si Tran" w:date="2012-12-06T02:41:00Z">
                          <w:r>
                            <w:t>(4.</w:t>
                          </w:r>
                        </w:ins>
                        <w:ins w:id="6371" w:author="The Si Tran" w:date="2012-12-06T02:44:00Z">
                          <w:r>
                            <w:t>7</w:t>
                          </w:r>
                        </w:ins>
                        <w:ins w:id="6372" w:author="The Si Tran" w:date="2012-12-06T02:41:00Z">
                          <w:r>
                            <w:t>)</w:t>
                          </w:r>
                        </w:ins>
                      </w:p>
                    </w:txbxContent>
                  </v:textbox>
                </v:shape>
              </w:pict>
            </mc:Fallback>
          </mc:AlternateContent>
        </w:r>
      </w:ins>
      <w:ins w:id="6373" w:author="The Si Tran" w:date="2012-12-06T03:07:00Z">
        <w:r w:rsidR="00FA0144">
          <w:t>Với</w:t>
        </w:r>
      </w:ins>
    </w:p>
    <w:p w14:paraId="3738E7AD" w14:textId="229B1307" w:rsidR="00FA0144" w:rsidRPr="0008713C" w:rsidRDefault="00B0605D">
      <w:pPr>
        <w:pStyle w:val="EquationIndex"/>
        <w:rPr>
          <w:ins w:id="6374" w:author="The Si Tran" w:date="2012-12-06T03:04:00Z"/>
          <w:rPrChange w:id="6375" w:author="The Si Tran" w:date="2012-12-14T06:16:00Z">
            <w:rPr>
              <w:ins w:id="6376" w:author="The Si Tran" w:date="2012-12-06T03:04:00Z"/>
            </w:rPr>
          </w:rPrChange>
        </w:rPr>
        <w:pPrChange w:id="6377" w:author="The Si Tran" w:date="2012-12-15T08:05:00Z">
          <w:pPr>
            <w:spacing w:before="0"/>
            <w:ind w:firstLine="720"/>
          </w:pPr>
        </w:pPrChange>
      </w:pPr>
      <m:oMathPara>
        <m:oMathParaPr>
          <m:jc m:val="center"/>
        </m:oMathParaPr>
        <m:oMath>
          <m:f>
            <m:fPr>
              <m:ctrlPr>
                <w:ins w:id="6378" w:author="The Si Tran" w:date="2012-12-06T03:07:00Z">
                  <w:rPr>
                    <w:rFonts w:ascii="Cambria Math" w:hAnsi="Cambria Math"/>
                  </w:rPr>
                </w:ins>
              </m:ctrlPr>
            </m:fPr>
            <m:num>
              <w:ins w:id="6379" w:author="The Si Tran" w:date="2012-12-06T03:07:00Z">
                <m:r>
                  <w:rPr>
                    <w:rFonts w:ascii="Cambria Math" w:hAnsi="Cambria Math"/>
                  </w:rPr>
                  <m:t>∂</m:t>
                </m:r>
              </w:ins>
              <m:sSub>
                <m:sSubPr>
                  <m:ctrlPr>
                    <w:ins w:id="6380" w:author="The Si Tran" w:date="2012-12-06T03:07:00Z">
                      <w:rPr>
                        <w:rFonts w:ascii="Cambria Math" w:hAnsi="Cambria Math"/>
                      </w:rPr>
                    </w:ins>
                  </m:ctrlPr>
                </m:sSubPr>
                <m:e>
                  <w:ins w:id="6381" w:author="The Si Tran" w:date="2012-12-06T03:07:00Z">
                    <m:r>
                      <w:rPr>
                        <w:rFonts w:ascii="Cambria Math" w:hAnsi="Cambria Math"/>
                      </w:rPr>
                      <m:t>o</m:t>
                    </m:r>
                  </w:ins>
                </m:e>
                <m:sub>
                  <w:ins w:id="6382" w:author="The Si Tran" w:date="2012-12-06T03:07:00Z">
                    <m:r>
                      <w:rPr>
                        <w:rFonts w:ascii="Cambria Math" w:hAnsi="Cambria Math"/>
                      </w:rPr>
                      <m:t>i</m:t>
                    </m:r>
                  </w:ins>
                </m:sub>
              </m:sSub>
            </m:num>
            <m:den>
              <w:ins w:id="6383" w:author="The Si Tran" w:date="2012-12-06T03:07:00Z">
                <m:r>
                  <w:rPr>
                    <w:rFonts w:ascii="Cambria Math" w:hAnsi="Cambria Math"/>
                  </w:rPr>
                  <m:t>∂</m:t>
                </m:r>
              </w:ins>
              <m:sSub>
                <m:sSubPr>
                  <m:ctrlPr>
                    <w:ins w:id="6384" w:author="The Si Tran" w:date="2012-12-06T03:07:00Z">
                      <w:rPr>
                        <w:rFonts w:ascii="Cambria Math" w:hAnsi="Cambria Math"/>
                      </w:rPr>
                    </w:ins>
                  </m:ctrlPr>
                </m:sSubPr>
                <m:e>
                  <w:ins w:id="6385" w:author="The Si Tran" w:date="2012-12-06T03:07:00Z">
                    <m:r>
                      <w:rPr>
                        <w:rFonts w:ascii="Cambria Math" w:hAnsi="Cambria Math"/>
                      </w:rPr>
                      <m:t>w</m:t>
                    </m:r>
                  </w:ins>
                </m:e>
                <m:sub>
                  <w:ins w:id="6386" w:author="The Si Tran" w:date="2012-12-06T03:07:00Z">
                    <m:r>
                      <w:rPr>
                        <w:rFonts w:ascii="Cambria Math" w:hAnsi="Cambria Math"/>
                      </w:rPr>
                      <m:t>ij</m:t>
                    </m:r>
                  </w:ins>
                </m:sub>
              </m:sSub>
            </m:den>
          </m:f>
          <w:ins w:id="6387" w:author="The Si Tran" w:date="2012-12-06T03:07:00Z">
            <m:r>
              <m:rPr>
                <m:sty m:val="p"/>
              </m:rPr>
              <w:rPr>
                <w:rFonts w:ascii="Cambria Math" w:hAnsi="Cambria Math"/>
              </w:rPr>
              <m:t>=</m:t>
            </m:r>
          </w:ins>
          <m:f>
            <m:fPr>
              <m:ctrlPr>
                <w:ins w:id="6388" w:author="The Si Tran" w:date="2012-12-06T03:07:00Z">
                  <w:rPr>
                    <w:rFonts w:ascii="Cambria Math" w:hAnsi="Cambria Math"/>
                  </w:rPr>
                </w:ins>
              </m:ctrlPr>
            </m:fPr>
            <m:num>
              <w:ins w:id="6389" w:author="The Si Tran" w:date="2012-12-06T03:07:00Z">
                <m:r>
                  <w:rPr>
                    <w:rFonts w:ascii="Cambria Math" w:hAnsi="Cambria Math"/>
                  </w:rPr>
                  <m:t>∂</m:t>
                </m:r>
              </w:ins>
              <m:sSub>
                <m:sSubPr>
                  <m:ctrlPr>
                    <w:ins w:id="6390" w:author="The Si Tran" w:date="2012-12-06T03:07:00Z">
                      <w:rPr>
                        <w:rFonts w:ascii="Cambria Math" w:hAnsi="Cambria Math"/>
                      </w:rPr>
                    </w:ins>
                  </m:ctrlPr>
                </m:sSubPr>
                <m:e>
                  <w:ins w:id="6391" w:author="The Si Tran" w:date="2012-12-06T03:07:00Z">
                    <m:r>
                      <w:rPr>
                        <w:rFonts w:ascii="Cambria Math" w:hAnsi="Cambria Math"/>
                      </w:rPr>
                      <m:t>o</m:t>
                    </m:r>
                  </w:ins>
                </m:e>
                <m:sub>
                  <w:ins w:id="6392" w:author="The Si Tran" w:date="2012-12-06T03:07:00Z">
                    <m:r>
                      <w:rPr>
                        <w:rFonts w:ascii="Cambria Math" w:hAnsi="Cambria Math"/>
                      </w:rPr>
                      <m:t>i</m:t>
                    </m:r>
                  </w:ins>
                </m:sub>
              </m:sSub>
            </m:num>
            <m:den>
              <w:ins w:id="6393" w:author="The Si Tran" w:date="2012-12-06T03:07:00Z">
                <m:r>
                  <w:rPr>
                    <w:rFonts w:ascii="Cambria Math" w:hAnsi="Cambria Math"/>
                  </w:rPr>
                  <m:t>∂</m:t>
                </m:r>
              </w:ins>
              <m:sSub>
                <m:sSubPr>
                  <m:ctrlPr>
                    <w:ins w:id="6394" w:author="The Si Tran" w:date="2012-12-06T03:07:00Z">
                      <w:rPr>
                        <w:rFonts w:ascii="Cambria Math" w:hAnsi="Cambria Math"/>
                      </w:rPr>
                    </w:ins>
                  </m:ctrlPr>
                </m:sSubPr>
                <m:e>
                  <w:ins w:id="6395" w:author="The Si Tran" w:date="2012-12-06T03:07:00Z">
                    <m:r>
                      <w:rPr>
                        <w:rFonts w:ascii="Cambria Math" w:hAnsi="Cambria Math"/>
                      </w:rPr>
                      <m:t>net</m:t>
                    </m:r>
                  </w:ins>
                </m:e>
                <m:sub>
                  <w:ins w:id="6396" w:author="The Si Tran" w:date="2012-12-06T03:07:00Z">
                    <m:r>
                      <w:rPr>
                        <w:rFonts w:ascii="Cambria Math" w:hAnsi="Cambria Math"/>
                      </w:rPr>
                      <m:t>i</m:t>
                    </m:r>
                  </w:ins>
                </m:sub>
              </m:sSub>
            </m:den>
          </m:f>
          <m:f>
            <m:fPr>
              <m:ctrlPr>
                <w:ins w:id="6397" w:author="The Si Tran" w:date="2012-12-06T03:07:00Z">
                  <w:rPr>
                    <w:rFonts w:ascii="Cambria Math" w:hAnsi="Cambria Math"/>
                  </w:rPr>
                </w:ins>
              </m:ctrlPr>
            </m:fPr>
            <m:num>
              <w:ins w:id="6398" w:author="The Si Tran" w:date="2012-12-06T03:07:00Z">
                <m:r>
                  <w:rPr>
                    <w:rFonts w:ascii="Cambria Math" w:hAnsi="Cambria Math"/>
                  </w:rPr>
                  <m:t>∂</m:t>
                </m:r>
              </w:ins>
              <m:sSub>
                <m:sSubPr>
                  <m:ctrlPr>
                    <w:ins w:id="6399" w:author="The Si Tran" w:date="2012-12-06T03:07:00Z">
                      <w:rPr>
                        <w:rFonts w:ascii="Cambria Math" w:hAnsi="Cambria Math"/>
                      </w:rPr>
                    </w:ins>
                  </m:ctrlPr>
                </m:sSubPr>
                <m:e>
                  <w:ins w:id="6400" w:author="The Si Tran" w:date="2012-12-06T03:07:00Z">
                    <m:r>
                      <w:rPr>
                        <w:rFonts w:ascii="Cambria Math" w:hAnsi="Cambria Math"/>
                      </w:rPr>
                      <m:t>net</m:t>
                    </m:r>
                  </w:ins>
                </m:e>
                <m:sub>
                  <w:ins w:id="6401" w:author="The Si Tran" w:date="2012-12-06T03:07:00Z">
                    <m:r>
                      <w:rPr>
                        <w:rFonts w:ascii="Cambria Math" w:hAnsi="Cambria Math"/>
                      </w:rPr>
                      <m:t>i</m:t>
                    </m:r>
                  </w:ins>
                </m:sub>
              </m:sSub>
            </m:num>
            <m:den>
              <w:ins w:id="6402" w:author="The Si Tran" w:date="2012-12-06T03:07:00Z">
                <m:r>
                  <w:rPr>
                    <w:rFonts w:ascii="Cambria Math" w:hAnsi="Cambria Math"/>
                  </w:rPr>
                  <m:t>∂</m:t>
                </m:r>
              </w:ins>
              <m:sSub>
                <m:sSubPr>
                  <m:ctrlPr>
                    <w:ins w:id="6403" w:author="The Si Tran" w:date="2012-12-06T03:07:00Z">
                      <w:rPr>
                        <w:rFonts w:ascii="Cambria Math" w:hAnsi="Cambria Math"/>
                      </w:rPr>
                    </w:ins>
                  </m:ctrlPr>
                </m:sSubPr>
                <m:e>
                  <w:ins w:id="6404" w:author="The Si Tran" w:date="2012-12-06T03:07:00Z">
                    <m:r>
                      <w:rPr>
                        <w:rFonts w:ascii="Cambria Math" w:hAnsi="Cambria Math"/>
                      </w:rPr>
                      <m:t>w</m:t>
                    </m:r>
                  </w:ins>
                </m:e>
                <m:sub>
                  <w:ins w:id="6405" w:author="The Si Tran" w:date="2012-12-06T03:07:00Z">
                    <m:r>
                      <w:rPr>
                        <w:rFonts w:ascii="Cambria Math" w:hAnsi="Cambria Math"/>
                      </w:rPr>
                      <m:t>ij</m:t>
                    </m:r>
                  </w:ins>
                </m:sub>
              </m:sSub>
            </m:den>
          </m:f>
          <w:ins w:id="6406" w:author="The Si Tran" w:date="2012-12-06T03:07:00Z">
            <m:r>
              <m:rPr>
                <m:sty m:val="p"/>
              </m:rPr>
              <w:rPr>
                <w:rFonts w:ascii="Cambria Math" w:hAnsi="Cambria Math"/>
              </w:rPr>
              <m:t>=</m:t>
            </m:r>
          </w:ins>
          <m:sSup>
            <m:sSupPr>
              <m:ctrlPr>
                <w:ins w:id="6407" w:author="The Si Tran" w:date="2012-12-06T03:07:00Z">
                  <w:rPr>
                    <w:rFonts w:ascii="Cambria Math" w:hAnsi="Cambria Math"/>
                  </w:rPr>
                </w:ins>
              </m:ctrlPr>
            </m:sSupPr>
            <m:e>
              <w:ins w:id="6408" w:author="The Si Tran" w:date="2012-12-06T03:07:00Z">
                <m:r>
                  <w:rPr>
                    <w:rFonts w:ascii="Cambria Math" w:hAnsi="Cambria Math"/>
                  </w:rPr>
                  <m:t>f</m:t>
                </m:r>
              </w:ins>
            </m:e>
            <m:sup>
              <w:ins w:id="6409" w:author="The Si Tran" w:date="2012-12-06T03:07:00Z">
                <m:r>
                  <m:rPr>
                    <m:sty m:val="p"/>
                  </m:rPr>
                  <w:rPr>
                    <w:rFonts w:ascii="Cambria Math" w:hAnsi="Cambria Math"/>
                  </w:rPr>
                  <m:t>'</m:t>
                </m:r>
              </w:ins>
            </m:sup>
          </m:sSup>
          <m:d>
            <m:dPr>
              <m:ctrlPr>
                <w:ins w:id="6410" w:author="The Si Tran" w:date="2012-12-06T03:07:00Z">
                  <w:rPr>
                    <w:rFonts w:ascii="Cambria Math" w:hAnsi="Cambria Math"/>
                  </w:rPr>
                </w:ins>
              </m:ctrlPr>
            </m:dPr>
            <m:e>
              <m:sSub>
                <m:sSubPr>
                  <m:ctrlPr>
                    <w:ins w:id="6411" w:author="The Si Tran" w:date="2012-12-06T03:07:00Z">
                      <w:rPr>
                        <w:rFonts w:ascii="Cambria Math" w:hAnsi="Cambria Math"/>
                      </w:rPr>
                    </w:ins>
                  </m:ctrlPr>
                </m:sSubPr>
                <m:e>
                  <w:ins w:id="6412" w:author="The Si Tran" w:date="2012-12-06T03:07:00Z">
                    <m:r>
                      <w:rPr>
                        <w:rFonts w:ascii="Cambria Math" w:hAnsi="Cambria Math"/>
                      </w:rPr>
                      <m:t>net</m:t>
                    </m:r>
                  </w:ins>
                </m:e>
                <m:sub>
                  <w:ins w:id="6413" w:author="The Si Tran" w:date="2012-12-06T03:07:00Z">
                    <m:r>
                      <w:rPr>
                        <w:rFonts w:ascii="Cambria Math" w:hAnsi="Cambria Math"/>
                      </w:rPr>
                      <m:t>i</m:t>
                    </m:r>
                  </w:ins>
                </m:sub>
              </m:sSub>
            </m:e>
          </m:d>
          <m:sSub>
            <m:sSubPr>
              <m:ctrlPr>
                <w:ins w:id="6414" w:author="The Si Tran" w:date="2012-12-06T03:07:00Z">
                  <w:rPr>
                    <w:rFonts w:ascii="Cambria Math" w:hAnsi="Cambria Math"/>
                  </w:rPr>
                </w:ins>
              </m:ctrlPr>
            </m:sSubPr>
            <m:e>
              <w:ins w:id="6415" w:author="The Si Tran" w:date="2012-12-06T03:07:00Z">
                <m:r>
                  <w:rPr>
                    <w:rFonts w:ascii="Cambria Math" w:hAnsi="Cambria Math"/>
                  </w:rPr>
                  <m:t>o</m:t>
                </m:r>
              </w:ins>
            </m:e>
            <m:sub>
              <w:ins w:id="6416" w:author="The Si Tran" w:date="2012-12-06T03:07:00Z">
                <m:r>
                  <w:rPr>
                    <w:rFonts w:ascii="Cambria Math" w:hAnsi="Cambria Math"/>
                  </w:rPr>
                  <m:t>j</m:t>
                </m:r>
              </w:ins>
            </m:sub>
          </m:sSub>
          <w:ins w:id="6417" w:author="The Si Tran" w:date="2012-12-06T03:07:00Z">
            <m:r>
              <m:rPr>
                <m:sty m:val="p"/>
              </m:rPr>
              <w:rPr>
                <w:rFonts w:ascii="Cambria Math" w:hAnsi="Cambria Math"/>
              </w:rPr>
              <m:t xml:space="preserve"> </m:t>
            </m:r>
          </w:ins>
        </m:oMath>
      </m:oMathPara>
    </w:p>
    <w:p w14:paraId="6DCE81A7" w14:textId="56C52D35" w:rsidR="00FA0144" w:rsidRDefault="00B0605D" w:rsidP="00334CAD">
      <w:pPr>
        <w:pStyle w:val="EquationIndex"/>
        <w:rPr>
          <w:ins w:id="6418" w:author="The Si Tran" w:date="2012-12-06T03:03:00Z"/>
        </w:rPr>
        <w:pPrChange w:id="6419" w:author="The Si Tran" w:date="2012-12-16T08:25:00Z">
          <w:pPr>
            <w:spacing w:before="0"/>
            <w:ind w:firstLine="720"/>
          </w:pPr>
        </w:pPrChange>
      </w:pPr>
      <m:oMathPara>
        <m:oMath>
          <m:sSub>
            <m:sSubPr>
              <m:ctrlPr>
                <w:ins w:id="6420" w:author="The Si Tran" w:date="2012-12-06T03:04:00Z">
                  <w:rPr>
                    <w:rFonts w:ascii="Cambria Math" w:hAnsi="Cambria Math"/>
                  </w:rPr>
                </w:ins>
              </m:ctrlPr>
            </m:sSubPr>
            <m:e>
              <w:ins w:id="6421" w:author="The Si Tran" w:date="2012-12-06T03:04:00Z">
                <m:r>
                  <w:rPr>
                    <w:rFonts w:ascii="Cambria Math" w:hAnsi="Cambria Math"/>
                  </w:rPr>
                  <m:t>net</m:t>
                </m:r>
              </w:ins>
            </m:e>
            <m:sub>
              <w:ins w:id="6422" w:author="The Si Tran" w:date="2012-12-06T03:04:00Z">
                <m:r>
                  <w:rPr>
                    <w:rFonts w:ascii="Cambria Math" w:hAnsi="Cambria Math"/>
                  </w:rPr>
                  <m:t>i</m:t>
                </m:r>
              </w:ins>
            </m:sub>
          </m:sSub>
          <w:ins w:id="6423" w:author="The Si Tran" w:date="2012-12-06T03:04:00Z">
            <m:r>
              <m:rPr>
                <m:sty m:val="p"/>
              </m:rPr>
              <w:rPr>
                <w:rFonts w:ascii="Cambria Math" w:hAnsi="Cambria Math"/>
              </w:rPr>
              <m:t>=</m:t>
            </m:r>
          </w:ins>
          <m:nary>
            <m:naryPr>
              <m:chr m:val="∑"/>
              <m:limLoc m:val="subSup"/>
              <m:supHide m:val="1"/>
              <m:ctrlPr>
                <w:ins w:id="6424" w:author="The Si Tran" w:date="2012-12-06T03:04:00Z">
                  <w:rPr>
                    <w:rFonts w:ascii="Cambria Math" w:hAnsi="Cambria Math"/>
                  </w:rPr>
                </w:ins>
              </m:ctrlPr>
            </m:naryPr>
            <m:sub>
              <w:ins w:id="6425"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426" w:author="The Si Tran" w:date="2012-12-06T03:05:00Z">
                      <w:rPr>
                        <w:rFonts w:ascii="Cambria Math" w:hAnsi="Cambria Math"/>
                      </w:rPr>
                    </w:ins>
                  </m:ctrlPr>
                </m:sSubPr>
                <m:e>
                  <w:ins w:id="6427" w:author="The Si Tran" w:date="2012-12-06T03:05:00Z">
                    <m:r>
                      <w:rPr>
                        <w:rFonts w:ascii="Cambria Math" w:hAnsi="Cambria Math"/>
                      </w:rPr>
                      <m:t>s</m:t>
                    </m:r>
                  </w:ins>
                </m:e>
                <m:sub>
                  <w:ins w:id="6428" w:author="The Si Tran" w:date="2012-12-06T03:05:00Z">
                    <m:r>
                      <w:rPr>
                        <w:rFonts w:ascii="Cambria Math" w:hAnsi="Cambria Math"/>
                      </w:rPr>
                      <m:t>j</m:t>
                    </m:r>
                  </w:ins>
                </m:sub>
              </m:sSub>
              <m:sSub>
                <m:sSubPr>
                  <m:ctrlPr>
                    <w:ins w:id="6429" w:author="The Si Tran" w:date="2012-12-06T03:05:00Z">
                      <w:rPr>
                        <w:rFonts w:ascii="Cambria Math" w:hAnsi="Cambria Math"/>
                      </w:rPr>
                    </w:ins>
                  </m:ctrlPr>
                </m:sSubPr>
                <m:e>
                  <w:ins w:id="6430" w:author="The Si Tran" w:date="2012-12-06T03:05:00Z">
                    <m:r>
                      <w:rPr>
                        <w:rFonts w:ascii="Cambria Math" w:hAnsi="Cambria Math"/>
                      </w:rPr>
                      <m:t>w</m:t>
                    </m:r>
                  </w:ins>
                </m:e>
                <m:sub>
                  <w:ins w:id="6431" w:author="The Si Tran" w:date="2012-12-06T03:05:00Z">
                    <m:r>
                      <w:rPr>
                        <w:rFonts w:ascii="Cambria Math" w:hAnsi="Cambria Math"/>
                      </w:rPr>
                      <m:t>ij</m:t>
                    </m:r>
                  </w:ins>
                </m:sub>
              </m:sSub>
              <w:ins w:id="6432" w:author="The Si Tran" w:date="2012-12-06T03:05:00Z">
                <m:r>
                  <m:rPr>
                    <m:sty m:val="p"/>
                  </m:rPr>
                  <w:rPr>
                    <w:rFonts w:ascii="Cambria Math" w:hAnsi="Cambria Math"/>
                  </w:rPr>
                  <m:t>-</m:t>
                </m:r>
              </w:ins>
              <m:sSub>
                <m:sSubPr>
                  <m:ctrlPr>
                    <w:ins w:id="6433" w:author="The Si Tran" w:date="2012-12-06T03:05:00Z">
                      <w:rPr>
                        <w:rFonts w:ascii="Cambria Math" w:hAnsi="Cambria Math"/>
                      </w:rPr>
                    </w:ins>
                  </m:ctrlPr>
                </m:sSubPr>
                <m:e>
                  <w:ins w:id="6434" w:author="The Si Tran" w:date="2012-12-06T03:05:00Z">
                    <m:r>
                      <w:rPr>
                        <w:rFonts w:ascii="Cambria Math" w:hAnsi="Cambria Math"/>
                      </w:rPr>
                      <m:t>θ</m:t>
                    </m:r>
                  </w:ins>
                </m:e>
                <m:sub>
                  <w:ins w:id="6435" w:author="The Si Tran" w:date="2012-12-06T03:05:00Z">
                    <m:r>
                      <w:rPr>
                        <w:rFonts w:ascii="Cambria Math" w:hAnsi="Cambria Math"/>
                      </w:rPr>
                      <m:t>i</m:t>
                    </m:r>
                  </w:ins>
                </m:sub>
              </m:sSub>
              <w:ins w:id="6436"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rsidP="00334CAD">
      <w:pPr>
        <w:rPr>
          <w:del w:id="6437" w:author="The Si Tran" w:date="2012-12-06T03:04:00Z"/>
        </w:rPr>
        <w:pPrChange w:id="6438" w:author="The Si Tran" w:date="2012-12-16T08:25:00Z">
          <w:pPr>
            <w:spacing w:before="0"/>
            <w:ind w:firstLine="720"/>
          </w:pPr>
        </w:pPrChange>
      </w:pPr>
      <w:del w:id="6439" w:author="The Si Tran" w:date="2012-12-06T03:01:00Z">
        <w:r w:rsidRPr="00AF1345" w:rsidDel="00783376">
          <w:object w:dxaOrig="2160" w:dyaOrig="700" w14:anchorId="117E428C">
            <v:shape id="_x0000_i1123" type="#_x0000_t75" style="width:140.65pt;height:46.9pt" o:ole="">
              <v:imagedata r:id="rId245" o:title=""/>
            </v:shape>
            <o:OLEObject Type="Embed" ProgID="Equation.DSMT4" ShapeID="_x0000_i1123" DrawAspect="Content" ObjectID="_1417153824" r:id="rId246"/>
          </w:object>
        </w:r>
      </w:del>
    </w:p>
    <w:p w14:paraId="08D54D3E" w14:textId="77777777" w:rsidR="0088753F" w:rsidRPr="0049233F" w:rsidDel="00FA0144" w:rsidRDefault="0088753F" w:rsidP="00334CAD">
      <w:pPr>
        <w:rPr>
          <w:del w:id="6440" w:author="The Si Tran" w:date="2012-12-06T03:08:00Z"/>
        </w:rPr>
        <w:pPrChange w:id="6441" w:author="The Si Tran" w:date="2012-12-16T08:25:00Z">
          <w:pPr>
            <w:spacing w:before="0"/>
            <w:ind w:firstLine="720"/>
          </w:pPr>
        </w:pPrChange>
      </w:pPr>
      <w:del w:id="6442" w:author="The Si Tran" w:date="2012-12-06T03:08:00Z">
        <w:r w:rsidRPr="0049233F" w:rsidDel="00FA0144">
          <w:delText xml:space="preserve">với  </w:delText>
        </w:r>
      </w:del>
      <w:del w:id="6443" w:author="The Si Tran" w:date="2012-12-06T03:06:00Z">
        <w:r w:rsidRPr="00AF1345" w:rsidDel="00FA0144">
          <w:object w:dxaOrig="3700" w:dyaOrig="700" w14:anchorId="33CBC123">
            <v:shape id="_x0000_i1124" type="#_x0000_t75" style="width:240.3pt;height:46.9pt" o:ole="">
              <v:imagedata r:id="rId247" o:title=""/>
            </v:shape>
            <o:OLEObject Type="Embed" ProgID="Equation.DSMT4" ShapeID="_x0000_i1124" DrawAspect="Content" ObjectID="_1417153825" r:id="rId248"/>
          </w:object>
        </w:r>
      </w:del>
    </w:p>
    <w:p w14:paraId="7A00F220" w14:textId="77777777" w:rsidR="0088753F" w:rsidRPr="0049233F" w:rsidDel="00FA0144" w:rsidRDefault="0088753F" w:rsidP="00334CAD">
      <w:pPr>
        <w:rPr>
          <w:del w:id="6444" w:author="The Si Tran" w:date="2012-12-06T03:08:00Z"/>
        </w:rPr>
        <w:pPrChange w:id="6445" w:author="The Si Tran" w:date="2012-12-16T08:25:00Z">
          <w:pPr>
            <w:spacing w:before="0"/>
            <w:ind w:firstLine="720"/>
          </w:pPr>
        </w:pPrChange>
      </w:pPr>
      <w:del w:id="6446" w:author="The Si Tran" w:date="2012-12-06T03:08:00Z">
        <w:r w:rsidRPr="0049233F" w:rsidDel="00FA0144">
          <w:delText xml:space="preserve">       </w:delText>
        </w:r>
        <w:r w:rsidRPr="00AF1345" w:rsidDel="00FA0144">
          <w:rPr>
            <w:position w:val="-30"/>
          </w:rPr>
          <w:object w:dxaOrig="2860" w:dyaOrig="560" w14:anchorId="2ABD321C">
            <v:shape id="_x0000_i1125" type="#_x0000_t75" style="width:171.65pt;height:32.65pt" o:ole="">
              <v:imagedata r:id="rId249" o:title=""/>
            </v:shape>
            <o:OLEObject Type="Embed" ProgID="Equation.DSMT4" ShapeID="_x0000_i1125" DrawAspect="Content" ObjectID="_1417153826" r:id="rId250"/>
          </w:object>
        </w:r>
      </w:del>
    </w:p>
    <w:p w14:paraId="1155B515" w14:textId="77777777" w:rsidR="0088753F" w:rsidRPr="0049233F" w:rsidRDefault="0088753F" w:rsidP="00334CAD">
      <w:pPr>
        <w:pPrChange w:id="6447" w:author="The Si Tran" w:date="2012-12-16T08:25:00Z">
          <w:pPr>
            <w:spacing w:before="0"/>
          </w:pPr>
        </w:pPrChange>
      </w:pPr>
      <w:r w:rsidRPr="0049233F">
        <w:t>Ở đây:</w:t>
      </w:r>
    </w:p>
    <w:p w14:paraId="2010990F" w14:textId="77777777" w:rsidR="0088753F" w:rsidRPr="0049233F" w:rsidRDefault="00B0605D">
      <w:pPr>
        <w:numPr>
          <w:ilvl w:val="0"/>
          <w:numId w:val="61"/>
        </w:numPr>
        <w:spacing w:before="0"/>
        <w:rPr>
          <w:szCs w:val="26"/>
        </w:rPr>
        <w:pPrChange w:id="6448" w:author="The Si Tran" w:date="2012-12-14T05:39:00Z">
          <w:pPr>
            <w:numPr>
              <w:numId w:val="9"/>
            </w:numPr>
            <w:spacing w:before="0"/>
            <w:ind w:left="2160" w:hanging="360"/>
          </w:pPr>
        </w:pPrChange>
      </w:pPr>
      <m:oMath>
        <m:sSub>
          <m:sSubPr>
            <m:ctrlPr>
              <w:ins w:id="6449" w:author="The Si Tran" w:date="2012-12-06T03:08:00Z">
                <w:rPr>
                  <w:rFonts w:ascii="Cambria Math" w:hAnsi="Cambria Math"/>
                  <w:i/>
                  <w:szCs w:val="26"/>
                </w:rPr>
              </w:ins>
            </m:ctrlPr>
          </m:sSubPr>
          <m:e>
            <w:ins w:id="6450" w:author="The Si Tran" w:date="2012-12-06T03:08:00Z">
              <m:r>
                <w:rPr>
                  <w:rFonts w:ascii="Cambria Math" w:hAnsi="Cambria Math"/>
                  <w:szCs w:val="26"/>
                </w:rPr>
                <m:t>w</m:t>
              </m:r>
            </w:ins>
          </m:e>
          <m:sub>
            <w:ins w:id="6451" w:author="The Si Tran" w:date="2012-12-06T03:08:00Z">
              <m:r>
                <w:rPr>
                  <w:rFonts w:ascii="Cambria Math" w:hAnsi="Cambria Math"/>
                  <w:szCs w:val="26"/>
                </w:rPr>
                <m:t>ij</m:t>
              </m:r>
            </w:ins>
          </m:sub>
        </m:sSub>
      </m:oMath>
      <w:del w:id="6452"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B0605D">
      <w:pPr>
        <w:numPr>
          <w:ilvl w:val="0"/>
          <w:numId w:val="61"/>
        </w:numPr>
        <w:spacing w:before="0"/>
        <w:rPr>
          <w:szCs w:val="26"/>
        </w:rPr>
        <w:pPrChange w:id="6453" w:author="The Si Tran" w:date="2012-12-14T05:39:00Z">
          <w:pPr>
            <w:numPr>
              <w:numId w:val="9"/>
            </w:numPr>
            <w:spacing w:before="0"/>
            <w:ind w:left="2160" w:hanging="360"/>
          </w:pPr>
        </w:pPrChange>
      </w:pPr>
      <m:oMath>
        <m:sSub>
          <m:sSubPr>
            <m:ctrlPr>
              <w:ins w:id="6454" w:author="The Si Tran" w:date="2012-12-06T03:09:00Z">
                <w:rPr>
                  <w:rFonts w:ascii="Cambria Math" w:hAnsi="Cambria Math"/>
                  <w:i/>
                  <w:szCs w:val="26"/>
                </w:rPr>
              </w:ins>
            </m:ctrlPr>
          </m:sSubPr>
          <m:e>
            <w:ins w:id="6455" w:author="The Si Tran" w:date="2012-12-06T03:09:00Z">
              <m:r>
                <w:rPr>
                  <w:rFonts w:ascii="Cambria Math" w:hAnsi="Cambria Math"/>
                  <w:szCs w:val="26"/>
                </w:rPr>
                <m:t>o</m:t>
              </m:r>
            </w:ins>
          </m:e>
          <m:sub>
            <w:ins w:id="6456" w:author="The Si Tran" w:date="2012-12-06T03:09:00Z">
              <m:r>
                <w:rPr>
                  <w:rFonts w:ascii="Cambria Math" w:hAnsi="Cambria Math"/>
                  <w:szCs w:val="26"/>
                </w:rPr>
                <m:t>j</m:t>
              </m:r>
            </w:ins>
          </m:sub>
        </m:sSub>
      </m:oMath>
      <w:ins w:id="6457" w:author="The Si Tran" w:date="2012-12-06T03:09:00Z">
        <w:r w:rsidR="00FA0144">
          <w:rPr>
            <w:i/>
            <w:szCs w:val="26"/>
          </w:rPr>
          <w:t xml:space="preserve"> </w:t>
        </w:r>
      </w:ins>
      <w:del w:id="6458"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459" w:author="The Si Tran" w:date="2012-12-14T05:39:00Z">
          <w:pPr>
            <w:numPr>
              <w:numId w:val="9"/>
            </w:numPr>
            <w:spacing w:before="0"/>
            <w:ind w:left="2160" w:hanging="360"/>
          </w:pPr>
        </w:pPrChange>
      </w:pPr>
      <w:ins w:id="6460" w:author="The Si Tran" w:date="2012-12-06T03:09:00Z">
        <m:oMath>
          <m:r>
            <w:rPr>
              <w:rFonts w:ascii="Cambria Math" w:hAnsi="Cambria Math"/>
              <w:szCs w:val="26"/>
            </w:rPr>
            <m:t>f()</m:t>
          </m:r>
        </m:oMath>
        <w:r w:rsidR="001164BE">
          <w:rPr>
            <w:i/>
            <w:szCs w:val="26"/>
          </w:rPr>
          <w:t xml:space="preserve"> </w:t>
        </w:r>
      </w:ins>
      <w:del w:id="6461"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462" w:author="The Si Tran" w:date="2012-12-14T05:39:00Z">
          <w:pPr>
            <w:numPr>
              <w:numId w:val="9"/>
            </w:numPr>
            <w:spacing w:before="0"/>
            <w:ind w:left="2160" w:hanging="360"/>
          </w:pPr>
        </w:pPrChange>
      </w:pPr>
      <w:ins w:id="6463" w:author="The Si Tran" w:date="2012-12-06T03:09:00Z">
        <m:oMath>
          <m:r>
            <w:rPr>
              <w:rFonts w:ascii="Cambria Math" w:hAnsi="Cambria Math"/>
              <w:szCs w:val="26"/>
            </w:rPr>
            <w:lastRenderedPageBreak/>
            <m:t>pred</m:t>
          </m:r>
        </m:oMath>
      </w:ins>
      <w:ins w:id="6464" w:author="The Si Tran" w:date="2012-12-06T03:10:00Z">
        <m:oMath>
          <m:r>
            <w:rPr>
              <w:rFonts w:ascii="Cambria Math" w:hAnsi="Cambria Math"/>
              <w:szCs w:val="26"/>
            </w:rPr>
            <m:t>(i)</m:t>
          </m:r>
        </m:oMath>
      </w:ins>
      <w:del w:id="6465"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rsidP="00334CAD">
      <w:pPr>
        <w:pPrChange w:id="6466" w:author="The Si Tran" w:date="2012-12-16T08:25:00Z">
          <w:pPr>
            <w:spacing w:before="0"/>
            <w:ind w:firstLine="720"/>
          </w:pPr>
        </w:pPrChange>
      </w:pPr>
      <w:r w:rsidRPr="0049233F">
        <w:t xml:space="preserve">Giá trị </w:t>
      </w:r>
      <w:del w:id="6467" w:author="The Si Tran" w:date="2012-12-06T03:10:00Z">
        <w:r w:rsidRPr="0049233F" w:rsidDel="00EF4DD4">
          <w:rPr>
            <w:position w:val="-30"/>
            <w:rPrChange w:id="6468" w:author="The Si Tran" w:date="2012-12-05T23:02:00Z">
              <w:rPr>
                <w:position w:val="-30"/>
              </w:rPr>
            </w:rPrChange>
          </w:rPr>
          <w:object w:dxaOrig="400" w:dyaOrig="680" w14:anchorId="37382035">
            <v:shape id="_x0000_i1126" type="#_x0000_t75" style="width:24.3pt;height:40.2pt" o:ole="">
              <v:imagedata r:id="rId251" o:title=""/>
            </v:shape>
            <o:OLEObject Type="Embed" ProgID="Equation.DSMT4" ShapeID="_x0000_i1126" DrawAspect="Content" ObjectID="_1417153827" r:id="rId252"/>
          </w:object>
        </w:r>
      </w:del>
      <m:oMath>
        <m:f>
          <m:fPr>
            <m:ctrlPr>
              <w:ins w:id="6469" w:author="The Si Tran" w:date="2012-12-06T03:10:00Z">
                <w:rPr>
                  <w:rFonts w:ascii="Cambria Math" w:hAnsi="Cambria Math"/>
                  <w:i/>
                  <w:sz w:val="30"/>
                  <w:szCs w:val="30"/>
                </w:rPr>
              </w:ins>
            </m:ctrlPr>
          </m:fPr>
          <m:num>
            <w:ins w:id="6470" w:author="The Si Tran" w:date="2012-12-06T03:10:00Z">
              <m:r>
                <w:rPr>
                  <w:rFonts w:ascii="Cambria Math" w:hAnsi="Cambria Math"/>
                  <w:sz w:val="30"/>
                  <w:szCs w:val="30"/>
                  <w:rPrChange w:id="6471" w:author="The Si Tran" w:date="2012-12-06T03:10:00Z">
                    <w:rPr>
                      <w:rFonts w:ascii="Cambria Math" w:hAnsi="Cambria Math"/>
                      <w:szCs w:val="26"/>
                    </w:rPr>
                  </w:rPrChange>
                </w:rPr>
                <m:t>∂E</m:t>
              </m:r>
            </w:ins>
          </m:num>
          <m:den>
            <w:ins w:id="6472" w:author="The Si Tran" w:date="2012-12-06T03:10:00Z">
              <m:r>
                <w:rPr>
                  <w:rFonts w:ascii="Cambria Math" w:hAnsi="Cambria Math"/>
                  <w:sz w:val="30"/>
                  <w:szCs w:val="30"/>
                  <w:rPrChange w:id="6473" w:author="The Si Tran" w:date="2012-12-06T03:10:00Z">
                    <w:rPr>
                      <w:rFonts w:ascii="Cambria Math" w:hAnsi="Cambria Math"/>
                      <w:szCs w:val="26"/>
                    </w:rPr>
                  </w:rPrChange>
                </w:rPr>
                <m:t>∂</m:t>
              </m:r>
            </w:ins>
            <m:sSub>
              <m:sSubPr>
                <m:ctrlPr>
                  <w:ins w:id="6474" w:author="The Si Tran" w:date="2012-12-06T03:10:00Z">
                    <w:rPr>
                      <w:rFonts w:ascii="Cambria Math" w:hAnsi="Cambria Math"/>
                      <w:i/>
                      <w:sz w:val="30"/>
                      <w:szCs w:val="30"/>
                    </w:rPr>
                  </w:ins>
                </m:ctrlPr>
              </m:sSubPr>
              <m:e>
                <w:ins w:id="6475" w:author="The Si Tran" w:date="2012-12-06T03:10:00Z">
                  <m:r>
                    <w:rPr>
                      <w:rFonts w:ascii="Cambria Math" w:hAnsi="Cambria Math"/>
                      <w:sz w:val="30"/>
                      <w:szCs w:val="30"/>
                      <w:rPrChange w:id="6476" w:author="The Si Tran" w:date="2012-12-06T03:10:00Z">
                        <w:rPr>
                          <w:rFonts w:ascii="Cambria Math" w:hAnsi="Cambria Math"/>
                          <w:szCs w:val="26"/>
                        </w:rPr>
                      </w:rPrChange>
                    </w:rPr>
                    <m:t>o</m:t>
                  </m:r>
                </w:ins>
              </m:e>
              <m:sub>
                <w:ins w:id="6477" w:author="The Si Tran" w:date="2012-12-06T03:10:00Z">
                  <m:r>
                    <w:rPr>
                      <w:rFonts w:ascii="Cambria Math" w:hAnsi="Cambria Math"/>
                      <w:sz w:val="30"/>
                      <w:szCs w:val="30"/>
                      <w:rPrChange w:id="6478" w:author="The Si Tran" w:date="2012-12-06T03:10:00Z">
                        <w:rPr>
                          <w:rFonts w:ascii="Cambria Math" w:hAnsi="Cambria Math"/>
                          <w:szCs w:val="26"/>
                        </w:rPr>
                      </w:rPrChange>
                    </w:rPr>
                    <m:t>i</m:t>
                  </m:r>
                </w:ins>
              </m:sub>
            </m:sSub>
          </m:den>
        </m:f>
      </m:oMath>
      <w:ins w:id="6479"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rsidP="0088753F">
      <w:pPr>
        <w:pStyle w:val="ListParagraph"/>
        <w:numPr>
          <w:ilvl w:val="0"/>
          <w:numId w:val="4"/>
        </w:numPr>
        <w:spacing w:after="0" w:line="360" w:lineRule="auto"/>
        <w:ind w:left="0"/>
        <w:rPr>
          <w:ins w:id="6480"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14:paraId="238C82B9" w14:textId="77777777" w:rsidR="00EF4DD4" w:rsidRPr="00097101" w:rsidRDefault="00B0605D">
      <w:pPr>
        <w:pStyle w:val="EquationIndex"/>
        <w:pPrChange w:id="6481" w:author="The Si Tran" w:date="2012-12-15T08:05:00Z">
          <w:pPr>
            <w:pStyle w:val="ListParagraph"/>
            <w:numPr>
              <w:numId w:val="4"/>
            </w:numPr>
            <w:spacing w:after="0" w:line="360" w:lineRule="auto"/>
            <w:ind w:left="0" w:hanging="360"/>
          </w:pPr>
        </w:pPrChange>
      </w:pPr>
      <m:oMathPara>
        <m:oMath>
          <m:f>
            <m:fPr>
              <m:ctrlPr>
                <w:ins w:id="6482" w:author="The Si Tran" w:date="2012-12-06T03:11:00Z">
                  <w:rPr>
                    <w:rFonts w:ascii="Cambria Math" w:hAnsi="Cambria Math"/>
                  </w:rPr>
                </w:ins>
              </m:ctrlPr>
            </m:fPr>
            <m:num>
              <w:ins w:id="6483" w:author="The Si Tran" w:date="2012-12-06T03:11:00Z">
                <m:r>
                  <w:rPr>
                    <w:rFonts w:ascii="Cambria Math" w:hAnsi="Cambria Math"/>
                  </w:rPr>
                  <m:t>∂E</m:t>
                </m:r>
              </w:ins>
            </m:num>
            <m:den>
              <w:ins w:id="6484" w:author="The Si Tran" w:date="2012-12-06T03:11:00Z">
                <m:r>
                  <w:rPr>
                    <w:rFonts w:ascii="Cambria Math" w:hAnsi="Cambria Math"/>
                  </w:rPr>
                  <m:t>∂</m:t>
                </m:r>
              </w:ins>
              <m:sSub>
                <m:sSubPr>
                  <m:ctrlPr>
                    <w:ins w:id="6485" w:author="The Si Tran" w:date="2012-12-06T03:11:00Z">
                      <w:rPr>
                        <w:rFonts w:ascii="Cambria Math" w:hAnsi="Cambria Math"/>
                      </w:rPr>
                    </w:ins>
                  </m:ctrlPr>
                </m:sSubPr>
                <m:e>
                  <w:ins w:id="6486" w:author="The Si Tran" w:date="2012-12-06T03:11:00Z">
                    <m:r>
                      <w:rPr>
                        <w:rFonts w:ascii="Cambria Math" w:hAnsi="Cambria Math"/>
                      </w:rPr>
                      <m:t>o</m:t>
                    </m:r>
                  </w:ins>
                </m:e>
                <m:sub>
                  <w:ins w:id="6487" w:author="The Si Tran" w:date="2012-12-06T03:11:00Z">
                    <m:r>
                      <w:rPr>
                        <w:rFonts w:ascii="Cambria Math" w:hAnsi="Cambria Math"/>
                      </w:rPr>
                      <m:t>i</m:t>
                    </m:r>
                  </w:ins>
                </m:sub>
              </m:sSub>
            </m:den>
          </m:f>
          <w:ins w:id="6488" w:author="The Si Tran" w:date="2012-12-06T03:11:00Z">
            <m:r>
              <m:rPr>
                <m:sty m:val="p"/>
              </m:rPr>
              <w:rPr>
                <w:rFonts w:ascii="Cambria Math" w:hAnsi="Cambria Math"/>
              </w:rPr>
              <m:t>=</m:t>
            </m:r>
          </w:ins>
          <m:f>
            <m:fPr>
              <m:ctrlPr>
                <w:ins w:id="6489" w:author="The Si Tran" w:date="2012-12-06T03:11:00Z">
                  <w:rPr>
                    <w:rFonts w:ascii="Cambria Math" w:hAnsi="Cambria Math"/>
                  </w:rPr>
                </w:ins>
              </m:ctrlPr>
            </m:fPr>
            <m:num>
              <w:ins w:id="6490" w:author="The Si Tran" w:date="2012-12-06T03:11:00Z">
                <m:r>
                  <w:rPr>
                    <w:rFonts w:ascii="Cambria Math" w:hAnsi="Cambria Math"/>
                  </w:rPr>
                  <m:t>∂</m:t>
                </m:r>
              </w:ins>
            </m:num>
            <m:den>
              <w:ins w:id="6491" w:author="The Si Tran" w:date="2012-12-06T03:11:00Z">
                <m:r>
                  <w:rPr>
                    <w:rFonts w:ascii="Cambria Math" w:hAnsi="Cambria Math"/>
                  </w:rPr>
                  <m:t>∂</m:t>
                </m:r>
              </w:ins>
              <m:sSub>
                <m:sSubPr>
                  <m:ctrlPr>
                    <w:ins w:id="6492" w:author="The Si Tran" w:date="2012-12-06T03:11:00Z">
                      <w:rPr>
                        <w:rFonts w:ascii="Cambria Math" w:hAnsi="Cambria Math"/>
                      </w:rPr>
                    </w:ins>
                  </m:ctrlPr>
                </m:sSubPr>
                <m:e>
                  <w:ins w:id="6493" w:author="The Si Tran" w:date="2012-12-06T03:11:00Z">
                    <m:r>
                      <w:rPr>
                        <w:rFonts w:ascii="Cambria Math" w:hAnsi="Cambria Math"/>
                      </w:rPr>
                      <m:t>o</m:t>
                    </m:r>
                  </w:ins>
                </m:e>
                <m:sub>
                  <w:ins w:id="6494" w:author="The Si Tran" w:date="2012-12-06T03:11:00Z">
                    <m:r>
                      <w:rPr>
                        <w:rFonts w:ascii="Cambria Math" w:hAnsi="Cambria Math"/>
                      </w:rPr>
                      <m:t>i</m:t>
                    </m:r>
                  </w:ins>
                </m:sub>
              </m:sSub>
            </m:den>
          </m:f>
          <m:f>
            <m:fPr>
              <m:ctrlPr>
                <w:ins w:id="6495" w:author="The Si Tran" w:date="2012-12-06T03:11:00Z">
                  <w:rPr>
                    <w:rFonts w:ascii="Cambria Math" w:hAnsi="Cambria Math"/>
                  </w:rPr>
                </w:ins>
              </m:ctrlPr>
            </m:fPr>
            <m:num>
              <w:ins w:id="6496" w:author="The Si Tran" w:date="2012-12-06T03:11:00Z">
                <m:r>
                  <m:rPr>
                    <m:sty m:val="p"/>
                  </m:rPr>
                  <w:rPr>
                    <w:rFonts w:ascii="Cambria Math" w:hAnsi="Cambria Math"/>
                  </w:rPr>
                  <m:t>1</m:t>
                </m:r>
              </w:ins>
            </m:num>
            <m:den>
              <w:ins w:id="6497" w:author="The Si Tran" w:date="2012-12-06T03:11:00Z">
                <m:r>
                  <m:rPr>
                    <m:sty m:val="p"/>
                  </m:rPr>
                  <w:rPr>
                    <w:rFonts w:ascii="Cambria Math" w:hAnsi="Cambria Math"/>
                  </w:rPr>
                  <m:t>2</m:t>
                </m:r>
              </w:ins>
            </m:den>
          </m:f>
          <m:nary>
            <m:naryPr>
              <m:chr m:val="∑"/>
              <m:limLoc m:val="subSup"/>
              <m:supHide m:val="1"/>
              <m:ctrlPr>
                <w:ins w:id="6498" w:author="The Si Tran" w:date="2012-12-06T03:11:00Z">
                  <w:rPr>
                    <w:rFonts w:ascii="Cambria Math" w:hAnsi="Cambria Math"/>
                  </w:rPr>
                </w:ins>
              </m:ctrlPr>
            </m:naryPr>
            <m:sub>
              <w:ins w:id="6499"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500" w:author="The Si Tran" w:date="2012-12-06T03:11:00Z">
                      <w:rPr>
                        <w:rFonts w:ascii="Cambria Math" w:hAnsi="Cambria Math"/>
                      </w:rPr>
                    </w:ins>
                  </m:ctrlPr>
                </m:sSupPr>
                <m:e>
                  <w:ins w:id="6501" w:author="The Si Tran" w:date="2012-12-06T03:11:00Z">
                    <m:r>
                      <m:rPr>
                        <m:sty m:val="p"/>
                      </m:rPr>
                      <w:rPr>
                        <w:rFonts w:ascii="Cambria Math" w:hAnsi="Cambria Math"/>
                      </w:rPr>
                      <m:t>(</m:t>
                    </m:r>
                  </w:ins>
                  <m:sSub>
                    <m:sSubPr>
                      <m:ctrlPr>
                        <w:ins w:id="6502" w:author="The Si Tran" w:date="2012-12-06T03:11:00Z">
                          <w:rPr>
                            <w:rFonts w:ascii="Cambria Math" w:hAnsi="Cambria Math"/>
                          </w:rPr>
                        </w:ins>
                      </m:ctrlPr>
                    </m:sSubPr>
                    <m:e>
                      <w:ins w:id="6503" w:author="The Si Tran" w:date="2012-12-06T03:12:00Z">
                        <m:r>
                          <w:rPr>
                            <w:rFonts w:ascii="Cambria Math" w:hAnsi="Cambria Math"/>
                          </w:rPr>
                          <m:t>t</m:t>
                        </m:r>
                      </w:ins>
                    </m:e>
                    <m:sub>
                      <w:ins w:id="6504" w:author="The Si Tran" w:date="2012-12-06T03:12:00Z">
                        <m:r>
                          <w:rPr>
                            <w:rFonts w:ascii="Cambria Math" w:hAnsi="Cambria Math"/>
                          </w:rPr>
                          <m:t>k</m:t>
                        </m:r>
                      </w:ins>
                    </m:sub>
                  </m:sSub>
                  <w:ins w:id="6505" w:author="The Si Tran" w:date="2012-12-06T03:12:00Z">
                    <m:r>
                      <m:rPr>
                        <m:sty m:val="p"/>
                      </m:rPr>
                      <w:rPr>
                        <w:rFonts w:ascii="Cambria Math" w:hAnsi="Cambria Math"/>
                      </w:rPr>
                      <m:t>-</m:t>
                    </m:r>
                  </w:ins>
                  <m:sSub>
                    <m:sSubPr>
                      <m:ctrlPr>
                        <w:ins w:id="6506" w:author="The Si Tran" w:date="2012-12-06T03:12:00Z">
                          <w:rPr>
                            <w:rFonts w:ascii="Cambria Math" w:hAnsi="Cambria Math"/>
                          </w:rPr>
                        </w:ins>
                      </m:ctrlPr>
                    </m:sSubPr>
                    <m:e>
                      <w:ins w:id="6507" w:author="The Si Tran" w:date="2012-12-06T03:12:00Z">
                        <m:r>
                          <w:rPr>
                            <w:rFonts w:ascii="Cambria Math" w:hAnsi="Cambria Math"/>
                          </w:rPr>
                          <m:t>o</m:t>
                        </m:r>
                      </w:ins>
                    </m:e>
                    <m:sub>
                      <w:ins w:id="6508" w:author="The Si Tran" w:date="2012-12-06T03:12:00Z">
                        <m:r>
                          <w:rPr>
                            <w:rFonts w:ascii="Cambria Math" w:hAnsi="Cambria Math"/>
                          </w:rPr>
                          <m:t>k</m:t>
                        </m:r>
                      </w:ins>
                    </m:sub>
                  </m:sSub>
                  <w:ins w:id="6509" w:author="The Si Tran" w:date="2012-12-06T03:11:00Z">
                    <m:r>
                      <m:rPr>
                        <m:sty m:val="p"/>
                      </m:rPr>
                      <w:rPr>
                        <w:rFonts w:ascii="Cambria Math" w:hAnsi="Cambria Math"/>
                      </w:rPr>
                      <m:t>)</m:t>
                    </m:r>
                  </w:ins>
                </m:e>
                <m:sup>
                  <w:ins w:id="6510"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511" w:author="The Si Tran" w:date="2012-12-06T03:13:00Z"/>
          <w:rFonts w:ascii="Times New Roman" w:hAnsi="Times New Roman"/>
          <w:sz w:val="26"/>
          <w:szCs w:val="26"/>
        </w:rPr>
      </w:pPr>
      <w:ins w:id="6512" w:author="The Si Tran" w:date="2012-12-14T05:40:00Z">
        <w:r w:rsidRPr="00097101">
          <w:rPr>
            <w:noProof/>
            <w:szCs w:val="26"/>
            <w:rPrChange w:id="6513" w:author="Unknown">
              <w:rPr>
                <w:noProof/>
              </w:rPr>
            </w:rPrChange>
          </w:rPr>
          <mc:AlternateContent>
            <mc:Choice Requires="wps">
              <w:drawing>
                <wp:anchor distT="0" distB="0" distL="114300" distR="114300" simplePos="0" relativeHeight="251656192" behindDoc="0" locked="0" layoutInCell="1" allowOverlap="1" wp14:anchorId="0B6A6565" wp14:editId="13EC4DEB">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B0605D" w:rsidRDefault="00B0605D" w:rsidP="00BC0EFC">
                              <w:ins w:id="6514" w:author="The Si Tran" w:date="2012-12-06T02:41:00Z">
                                <w:r>
                                  <w:t>(4.</w:t>
                                </w:r>
                              </w:ins>
                              <w:ins w:id="6515" w:author="The Si Tran" w:date="2012-12-06T02:44:00Z">
                                <w:r>
                                  <w:t>8</w:t>
                                </w:r>
                              </w:ins>
                              <w:ins w:id="651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98" type="#_x0000_t202" style="position:absolute;left:0;text-align:left;margin-left:411.05pt;margin-top:32.6pt;width:41.85pt;height:28.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MkAIAAJUFAAAOAAAAZHJzL2Uyb0RvYy54bWysVMFuGyEQvVfqPyDuzdqO49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AxCP4y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B0605D" w:rsidRDefault="00B0605D" w:rsidP="00BC0EFC">
                        <w:ins w:id="6517" w:author="The Si Tran" w:date="2012-12-06T02:41:00Z">
                          <w:r>
                            <w:t>(4.</w:t>
                          </w:r>
                        </w:ins>
                        <w:ins w:id="6518" w:author="The Si Tran" w:date="2012-12-06T02:44:00Z">
                          <w:r>
                            <w:t>8</w:t>
                          </w:r>
                        </w:ins>
                        <w:ins w:id="6519"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520"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7" type="#_x0000_t75" style="width:184.2pt;height:46.9pt" o:ole="">
              <v:imagedata r:id="rId253" o:title=""/>
            </v:shape>
            <o:OLEObject Type="Embed" ProgID="Equation.DSMT4" ShapeID="_x0000_i1127" DrawAspect="Content" ObjectID="_1417153828" r:id="rId254"/>
          </w:object>
        </w:r>
      </w:del>
    </w:p>
    <w:p w14:paraId="1DD0E63D" w14:textId="5A6E6883" w:rsidR="0088753F" w:rsidRDefault="0088753F" w:rsidP="0088753F">
      <w:pPr>
        <w:pStyle w:val="ListParagraph"/>
        <w:spacing w:after="0" w:line="360" w:lineRule="auto"/>
        <w:ind w:left="0"/>
        <w:rPr>
          <w:ins w:id="6521"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522" w:author="The Si Tran" w:date="2012-12-06T03:13:00Z">
                <w:rPr>
                  <w:rFonts w:ascii="Cambria Math" w:eastAsia="Times New Roman" w:hAnsi="Cambria Math"/>
                  <w:i/>
                  <w:sz w:val="26"/>
                  <w:szCs w:val="26"/>
                </w:rPr>
              </w:ins>
            </m:ctrlPr>
          </m:fPr>
          <m:num>
            <w:ins w:id="6523" w:author="The Si Tran" w:date="2012-12-06T03:13:00Z">
              <m:r>
                <w:rPr>
                  <w:rFonts w:ascii="Cambria Math" w:eastAsia="Times New Roman" w:hAnsi="Cambria Math"/>
                  <w:sz w:val="26"/>
                  <w:szCs w:val="26"/>
                </w:rPr>
                <m:t>∂</m:t>
              </m:r>
            </w:ins>
          </m:num>
          <m:den>
            <w:ins w:id="6524" w:author="The Si Tran" w:date="2012-12-06T03:13:00Z">
              <m:r>
                <w:rPr>
                  <w:rFonts w:ascii="Cambria Math" w:eastAsia="Times New Roman" w:hAnsi="Cambria Math"/>
                  <w:sz w:val="26"/>
                  <w:szCs w:val="26"/>
                </w:rPr>
                <m:t>∂</m:t>
              </m:r>
            </w:ins>
            <m:sSub>
              <m:sSubPr>
                <m:ctrlPr>
                  <w:ins w:id="6525" w:author="The Si Tran" w:date="2012-12-06T03:13:00Z">
                    <w:rPr>
                      <w:rFonts w:ascii="Cambria Math" w:eastAsia="Times New Roman" w:hAnsi="Cambria Math"/>
                      <w:i/>
                      <w:sz w:val="26"/>
                      <w:szCs w:val="26"/>
                    </w:rPr>
                  </w:ins>
                </m:ctrlPr>
              </m:sSubPr>
              <m:e>
                <w:ins w:id="6526" w:author="The Si Tran" w:date="2012-12-06T03:13:00Z">
                  <m:r>
                    <w:rPr>
                      <w:rFonts w:ascii="Cambria Math" w:eastAsia="Times New Roman" w:hAnsi="Cambria Math"/>
                      <w:sz w:val="26"/>
                      <w:szCs w:val="26"/>
                    </w:rPr>
                    <m:t>o</m:t>
                  </m:r>
                </w:ins>
              </m:e>
              <m:sub>
                <w:ins w:id="6527" w:author="The Si Tran" w:date="2012-12-06T03:13:00Z">
                  <m:r>
                    <w:rPr>
                      <w:rFonts w:ascii="Cambria Math" w:eastAsia="Times New Roman" w:hAnsi="Cambria Math"/>
                      <w:sz w:val="26"/>
                      <w:szCs w:val="26"/>
                    </w:rPr>
                    <m:t>i</m:t>
                  </m:r>
                </w:ins>
              </m:sub>
            </m:sSub>
          </m:den>
        </m:f>
        <m:sSup>
          <m:sSupPr>
            <m:ctrlPr>
              <w:ins w:id="6528" w:author="The Si Tran" w:date="2012-12-06T03:13:00Z">
                <w:rPr>
                  <w:rFonts w:ascii="Cambria Math" w:eastAsia="Times New Roman" w:hAnsi="Cambria Math"/>
                  <w:i/>
                  <w:sz w:val="26"/>
                  <w:szCs w:val="26"/>
                </w:rPr>
              </w:ins>
            </m:ctrlPr>
          </m:sSupPr>
          <m:e>
            <w:ins w:id="6529" w:author="The Si Tran" w:date="2012-12-06T03:13:00Z">
              <m:r>
                <w:rPr>
                  <w:rFonts w:ascii="Cambria Math" w:eastAsia="Times New Roman" w:hAnsi="Cambria Math"/>
                  <w:sz w:val="26"/>
                  <w:szCs w:val="26"/>
                </w:rPr>
                <m:t>(</m:t>
              </m:r>
            </w:ins>
            <m:sSub>
              <m:sSubPr>
                <m:ctrlPr>
                  <w:ins w:id="6530" w:author="The Si Tran" w:date="2012-12-06T03:13:00Z">
                    <w:rPr>
                      <w:rFonts w:ascii="Cambria Math" w:eastAsia="Times New Roman" w:hAnsi="Cambria Math"/>
                      <w:i/>
                      <w:sz w:val="26"/>
                      <w:szCs w:val="26"/>
                    </w:rPr>
                  </w:ins>
                </m:ctrlPr>
              </m:sSubPr>
              <m:e>
                <w:ins w:id="6531" w:author="The Si Tran" w:date="2012-12-06T03:13:00Z">
                  <m:r>
                    <w:rPr>
                      <w:rFonts w:ascii="Cambria Math" w:eastAsia="Times New Roman" w:hAnsi="Cambria Math"/>
                      <w:sz w:val="26"/>
                      <w:szCs w:val="26"/>
                    </w:rPr>
                    <m:t>t</m:t>
                  </m:r>
                </w:ins>
              </m:e>
              <m:sub>
                <w:ins w:id="6532" w:author="The Si Tran" w:date="2012-12-06T03:13:00Z">
                  <m:r>
                    <w:rPr>
                      <w:rFonts w:ascii="Cambria Math" w:eastAsia="Times New Roman" w:hAnsi="Cambria Math"/>
                      <w:sz w:val="26"/>
                      <w:szCs w:val="26"/>
                    </w:rPr>
                    <m:t>k</m:t>
                  </m:r>
                </w:ins>
              </m:sub>
            </m:sSub>
            <w:ins w:id="6533" w:author="The Si Tran" w:date="2012-12-06T03:13:00Z">
              <m:r>
                <w:rPr>
                  <w:rFonts w:ascii="Cambria Math" w:eastAsia="Times New Roman" w:hAnsi="Cambria Math"/>
                  <w:sz w:val="26"/>
                  <w:szCs w:val="26"/>
                </w:rPr>
                <m:t>-</m:t>
              </m:r>
            </w:ins>
            <m:sSub>
              <m:sSubPr>
                <m:ctrlPr>
                  <w:ins w:id="6534" w:author="The Si Tran" w:date="2012-12-06T03:13:00Z">
                    <w:rPr>
                      <w:rFonts w:ascii="Cambria Math" w:eastAsia="Times New Roman" w:hAnsi="Cambria Math"/>
                      <w:i/>
                      <w:sz w:val="26"/>
                      <w:szCs w:val="26"/>
                    </w:rPr>
                  </w:ins>
                </m:ctrlPr>
              </m:sSubPr>
              <m:e>
                <w:ins w:id="6535" w:author="The Si Tran" w:date="2012-12-06T03:13:00Z">
                  <m:r>
                    <w:rPr>
                      <w:rFonts w:ascii="Cambria Math" w:eastAsia="Times New Roman" w:hAnsi="Cambria Math"/>
                      <w:sz w:val="26"/>
                      <w:szCs w:val="26"/>
                    </w:rPr>
                    <m:t>o</m:t>
                  </m:r>
                </w:ins>
              </m:e>
              <m:sub>
                <w:ins w:id="6536" w:author="The Si Tran" w:date="2012-12-06T03:13:00Z">
                  <m:r>
                    <w:rPr>
                      <w:rFonts w:ascii="Cambria Math" w:eastAsia="Times New Roman" w:hAnsi="Cambria Math"/>
                      <w:sz w:val="26"/>
                      <w:szCs w:val="26"/>
                    </w:rPr>
                    <m:t>k</m:t>
                  </m:r>
                </w:ins>
              </m:sub>
            </m:sSub>
            <w:ins w:id="6537" w:author="The Si Tran" w:date="2012-12-06T03:13:00Z">
              <m:r>
                <w:rPr>
                  <w:rFonts w:ascii="Cambria Math" w:eastAsia="Times New Roman" w:hAnsi="Cambria Math"/>
                  <w:sz w:val="26"/>
                  <w:szCs w:val="26"/>
                </w:rPr>
                <m:t>)</m:t>
              </m:r>
            </w:ins>
          </m:e>
          <m:sup>
            <w:ins w:id="6538" w:author="The Si Tran" w:date="2012-12-06T03:13:00Z">
              <m:r>
                <w:rPr>
                  <w:rFonts w:ascii="Cambria Math" w:eastAsia="Times New Roman" w:hAnsi="Cambria Math"/>
                  <w:sz w:val="26"/>
                  <w:szCs w:val="26"/>
                </w:rPr>
                <m:t>2</m:t>
              </m:r>
            </w:ins>
          </m:sup>
        </m:sSup>
      </m:oMath>
      <w:del w:id="6539" w:author="The Si Tran" w:date="2012-12-06T03:13:00Z">
        <w:r w:rsidRPr="00AF1345" w:rsidDel="00EF4DD4">
          <w:rPr>
            <w:rFonts w:ascii="Times New Roman" w:hAnsi="Times New Roman"/>
            <w:position w:val="-32"/>
            <w:sz w:val="26"/>
            <w:szCs w:val="26"/>
          </w:rPr>
          <w:object w:dxaOrig="1300" w:dyaOrig="700" w14:anchorId="3209CE0C">
            <v:shape id="_x0000_i1128" type="#_x0000_t75" style="width:65.3pt;height:35.15pt" o:ole="">
              <v:imagedata r:id="rId255" o:title=""/>
            </v:shape>
            <o:OLEObject Type="Embed" ProgID="Equation.DSMT4" ShapeID="_x0000_i1128" DrawAspect="Content" ObjectID="_1417153829" r:id="rId256"/>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6540" w:author="The Si Tran" w:date="2012-12-14T05:40:00Z">
        <w:r w:rsidR="00BC0EFC">
          <w:rPr>
            <w:rFonts w:ascii="Times New Roman" w:hAnsi="Times New Roman"/>
            <w:sz w:val="26"/>
            <w:szCs w:val="26"/>
          </w:rPr>
          <w:t xml:space="preserve"> </w:t>
        </w:r>
      </w:ins>
    </w:p>
    <w:p w14:paraId="721D6D33" w14:textId="706DA5D1" w:rsidR="00EF4DD4" w:rsidRPr="00097101" w:rsidRDefault="00B0605D">
      <w:pPr>
        <w:pStyle w:val="EquationIndex"/>
        <w:pPrChange w:id="6541" w:author="The Si Tran" w:date="2012-12-15T08:05:00Z">
          <w:pPr>
            <w:pStyle w:val="ListParagraph"/>
            <w:spacing w:after="0" w:line="360" w:lineRule="auto"/>
            <w:ind w:left="0"/>
          </w:pPr>
        </w:pPrChange>
      </w:pPr>
      <m:oMathPara>
        <m:oMathParaPr>
          <m:jc m:val="center"/>
        </m:oMathParaPr>
        <m:oMath>
          <m:f>
            <m:fPr>
              <m:ctrlPr>
                <w:ins w:id="6542" w:author="The Si Tran" w:date="2012-12-06T03:13:00Z">
                  <w:rPr>
                    <w:rFonts w:ascii="Cambria Math" w:hAnsi="Cambria Math"/>
                  </w:rPr>
                </w:ins>
              </m:ctrlPr>
            </m:fPr>
            <m:num>
              <w:ins w:id="6543" w:author="The Si Tran" w:date="2012-12-06T03:13:00Z">
                <m:r>
                  <w:rPr>
                    <w:rFonts w:ascii="Cambria Math" w:hAnsi="Cambria Math"/>
                  </w:rPr>
                  <m:t>∂E</m:t>
                </m:r>
              </w:ins>
            </m:num>
            <m:den>
              <w:ins w:id="6544" w:author="The Si Tran" w:date="2012-12-06T03:13:00Z">
                <m:r>
                  <w:rPr>
                    <w:rFonts w:ascii="Cambria Math" w:hAnsi="Cambria Math"/>
                  </w:rPr>
                  <m:t>∂</m:t>
                </m:r>
              </w:ins>
              <m:sSub>
                <m:sSubPr>
                  <m:ctrlPr>
                    <w:ins w:id="6545" w:author="The Si Tran" w:date="2012-12-06T03:13:00Z">
                      <w:rPr>
                        <w:rFonts w:ascii="Cambria Math" w:hAnsi="Cambria Math"/>
                      </w:rPr>
                    </w:ins>
                  </m:ctrlPr>
                </m:sSubPr>
                <m:e>
                  <w:ins w:id="6546" w:author="The Si Tran" w:date="2012-12-06T03:13:00Z">
                    <m:r>
                      <w:rPr>
                        <w:rFonts w:ascii="Cambria Math" w:hAnsi="Cambria Math"/>
                      </w:rPr>
                      <m:t>o</m:t>
                    </m:r>
                  </w:ins>
                </m:e>
                <m:sub>
                  <w:ins w:id="6547" w:author="The Si Tran" w:date="2012-12-06T03:13:00Z">
                    <m:r>
                      <w:rPr>
                        <w:rFonts w:ascii="Cambria Math" w:hAnsi="Cambria Math"/>
                      </w:rPr>
                      <m:t>i</m:t>
                    </m:r>
                  </w:ins>
                </m:sub>
              </m:sSub>
            </m:den>
          </m:f>
          <w:ins w:id="6548" w:author="The Si Tran" w:date="2012-12-06T03:13:00Z">
            <m:r>
              <m:rPr>
                <m:sty m:val="p"/>
              </m:rPr>
              <w:rPr>
                <w:rFonts w:ascii="Cambria Math" w:hAnsi="Cambria Math"/>
              </w:rPr>
              <m:t>=</m:t>
            </m:r>
          </w:ins>
          <m:f>
            <m:fPr>
              <m:ctrlPr>
                <w:ins w:id="6549" w:author="The Si Tran" w:date="2012-12-06T03:14:00Z">
                  <w:rPr>
                    <w:rFonts w:ascii="Cambria Math" w:hAnsi="Cambria Math"/>
                  </w:rPr>
                </w:ins>
              </m:ctrlPr>
            </m:fPr>
            <m:num>
              <w:ins w:id="6550" w:author="The Si Tran" w:date="2012-12-06T03:14:00Z">
                <m:r>
                  <w:rPr>
                    <w:rFonts w:ascii="Cambria Math" w:hAnsi="Cambria Math"/>
                  </w:rPr>
                  <m:t>∂</m:t>
                </m:r>
              </w:ins>
            </m:num>
            <m:den>
              <w:ins w:id="6551" w:author="The Si Tran" w:date="2012-12-06T03:14:00Z">
                <m:r>
                  <w:rPr>
                    <w:rFonts w:ascii="Cambria Math" w:hAnsi="Cambria Math"/>
                  </w:rPr>
                  <m:t>∂</m:t>
                </m:r>
              </w:ins>
              <m:sSub>
                <m:sSubPr>
                  <m:ctrlPr>
                    <w:ins w:id="6552" w:author="The Si Tran" w:date="2012-12-06T03:14:00Z">
                      <w:rPr>
                        <w:rFonts w:ascii="Cambria Math" w:hAnsi="Cambria Math"/>
                      </w:rPr>
                    </w:ins>
                  </m:ctrlPr>
                </m:sSubPr>
                <m:e>
                  <w:ins w:id="6553" w:author="The Si Tran" w:date="2012-12-06T03:14:00Z">
                    <m:r>
                      <w:rPr>
                        <w:rFonts w:ascii="Cambria Math" w:hAnsi="Cambria Math"/>
                      </w:rPr>
                      <m:t>o</m:t>
                    </m:r>
                  </w:ins>
                </m:e>
                <m:sub>
                  <w:ins w:id="6554" w:author="The Si Tran" w:date="2012-12-06T03:14:00Z">
                    <m:r>
                      <w:rPr>
                        <w:rFonts w:ascii="Cambria Math" w:hAnsi="Cambria Math"/>
                      </w:rPr>
                      <m:t>i</m:t>
                    </m:r>
                  </w:ins>
                </m:sub>
              </m:sSub>
            </m:den>
          </m:f>
          <m:sSup>
            <m:sSupPr>
              <m:ctrlPr>
                <w:ins w:id="6555" w:author="The Si Tran" w:date="2012-12-06T03:14:00Z">
                  <w:rPr>
                    <w:rFonts w:ascii="Cambria Math" w:hAnsi="Cambria Math"/>
                  </w:rPr>
                </w:ins>
              </m:ctrlPr>
            </m:sSupPr>
            <m:e>
              <w:ins w:id="6556" w:author="The Si Tran" w:date="2012-12-06T03:14:00Z">
                <m:r>
                  <m:rPr>
                    <m:sty m:val="p"/>
                  </m:rPr>
                  <w:rPr>
                    <w:rFonts w:ascii="Cambria Math" w:hAnsi="Cambria Math"/>
                  </w:rPr>
                  <m:t>(</m:t>
                </m:r>
              </w:ins>
              <m:sSub>
                <m:sSubPr>
                  <m:ctrlPr>
                    <w:ins w:id="6557" w:author="The Si Tran" w:date="2012-12-06T03:14:00Z">
                      <w:rPr>
                        <w:rFonts w:ascii="Cambria Math" w:hAnsi="Cambria Math"/>
                      </w:rPr>
                    </w:ins>
                  </m:ctrlPr>
                </m:sSubPr>
                <m:e>
                  <w:ins w:id="6558" w:author="The Si Tran" w:date="2012-12-06T03:14:00Z">
                    <m:r>
                      <w:rPr>
                        <w:rFonts w:ascii="Cambria Math" w:hAnsi="Cambria Math"/>
                      </w:rPr>
                      <m:t>t</m:t>
                    </m:r>
                  </w:ins>
                </m:e>
                <m:sub>
                  <w:ins w:id="6559" w:author="The Si Tran" w:date="2012-12-06T03:14:00Z">
                    <m:r>
                      <w:rPr>
                        <w:rFonts w:ascii="Cambria Math" w:hAnsi="Cambria Math"/>
                      </w:rPr>
                      <m:t>i</m:t>
                    </m:r>
                  </w:ins>
                </m:sub>
              </m:sSub>
              <w:ins w:id="6560" w:author="The Si Tran" w:date="2012-12-06T03:14:00Z">
                <m:r>
                  <m:rPr>
                    <m:sty m:val="p"/>
                  </m:rPr>
                  <w:rPr>
                    <w:rFonts w:ascii="Cambria Math" w:hAnsi="Cambria Math"/>
                  </w:rPr>
                  <m:t>-</m:t>
                </m:r>
              </w:ins>
              <m:sSub>
                <m:sSubPr>
                  <m:ctrlPr>
                    <w:ins w:id="6561" w:author="The Si Tran" w:date="2012-12-06T03:14:00Z">
                      <w:rPr>
                        <w:rFonts w:ascii="Cambria Math" w:hAnsi="Cambria Math"/>
                      </w:rPr>
                    </w:ins>
                  </m:ctrlPr>
                </m:sSubPr>
                <m:e>
                  <w:ins w:id="6562" w:author="The Si Tran" w:date="2012-12-06T03:14:00Z">
                    <m:r>
                      <w:rPr>
                        <w:rFonts w:ascii="Cambria Math" w:hAnsi="Cambria Math"/>
                      </w:rPr>
                      <m:t>o</m:t>
                    </m:r>
                  </w:ins>
                </m:e>
                <m:sub>
                  <w:ins w:id="6563" w:author="The Si Tran" w:date="2012-12-06T03:14:00Z">
                    <m:r>
                      <w:rPr>
                        <w:rFonts w:ascii="Cambria Math" w:hAnsi="Cambria Math"/>
                      </w:rPr>
                      <m:t>i</m:t>
                    </m:r>
                  </w:ins>
                </m:sub>
              </m:sSub>
              <w:ins w:id="6564" w:author="The Si Tran" w:date="2012-12-06T03:14:00Z">
                <m:r>
                  <m:rPr>
                    <m:sty m:val="p"/>
                  </m:rPr>
                  <w:rPr>
                    <w:rFonts w:ascii="Cambria Math" w:hAnsi="Cambria Math"/>
                  </w:rPr>
                  <m:t>)</m:t>
                </m:r>
              </w:ins>
            </m:e>
            <m:sup>
              <w:ins w:id="6565" w:author="The Si Tran" w:date="2012-12-06T03:14:00Z">
                <m:r>
                  <m:rPr>
                    <m:sty m:val="p"/>
                  </m:rPr>
                  <w:rPr>
                    <w:rFonts w:ascii="Cambria Math" w:hAnsi="Cambria Math"/>
                  </w:rPr>
                  <m:t>2</m:t>
                </m:r>
              </w:ins>
            </m:sup>
          </m:sSup>
          <w:ins w:id="6566" w:author="The Si Tran" w:date="2012-12-06T03:14:00Z">
            <m:r>
              <m:rPr>
                <m:sty m:val="p"/>
              </m:rPr>
              <w:rPr>
                <w:rFonts w:ascii="Cambria Math" w:hAnsi="Cambria Math"/>
              </w:rPr>
              <m:t>=</m:t>
            </m:r>
          </w:ins>
          <m:f>
            <m:fPr>
              <m:ctrlPr>
                <w:ins w:id="6567" w:author="The Si Tran" w:date="2012-12-06T03:14:00Z">
                  <w:rPr>
                    <w:rFonts w:ascii="Cambria Math" w:hAnsi="Cambria Math"/>
                  </w:rPr>
                </w:ins>
              </m:ctrlPr>
            </m:fPr>
            <m:num>
              <w:ins w:id="6568" w:author="The Si Tran" w:date="2012-12-06T03:14:00Z">
                <m:r>
                  <m:rPr>
                    <m:sty m:val="p"/>
                  </m:rPr>
                  <w:rPr>
                    <w:rFonts w:ascii="Cambria Math" w:hAnsi="Cambria Math"/>
                  </w:rPr>
                  <m:t>1</m:t>
                </m:r>
              </w:ins>
            </m:num>
            <m:den>
              <w:ins w:id="6569" w:author="The Si Tran" w:date="2012-12-06T03:14:00Z">
                <m:r>
                  <m:rPr>
                    <m:sty m:val="p"/>
                  </m:rPr>
                  <w:rPr>
                    <w:rFonts w:ascii="Cambria Math" w:hAnsi="Cambria Math"/>
                  </w:rPr>
                  <m:t>2</m:t>
                </m:r>
              </w:ins>
            </m:den>
          </m:f>
          <w:ins w:id="6570" w:author="The Si Tran" w:date="2012-12-06T03:14:00Z">
            <m:r>
              <m:rPr>
                <m:sty m:val="p"/>
              </m:rPr>
              <w:rPr>
                <w:rFonts w:ascii="Cambria Math" w:hAnsi="Cambria Math"/>
              </w:rPr>
              <m:t>2</m:t>
            </m:r>
          </w:ins>
          <m:d>
            <m:dPr>
              <m:ctrlPr>
                <w:ins w:id="6571" w:author="The Si Tran" w:date="2012-12-06T03:14:00Z">
                  <w:rPr>
                    <w:rFonts w:ascii="Cambria Math" w:hAnsi="Cambria Math"/>
                  </w:rPr>
                </w:ins>
              </m:ctrlPr>
            </m:dPr>
            <m:e>
              <m:sSub>
                <m:sSubPr>
                  <m:ctrlPr>
                    <w:ins w:id="6572" w:author="The Si Tran" w:date="2012-12-06T03:14:00Z">
                      <w:rPr>
                        <w:rFonts w:ascii="Cambria Math" w:hAnsi="Cambria Math"/>
                      </w:rPr>
                    </w:ins>
                  </m:ctrlPr>
                </m:sSubPr>
                <m:e>
                  <w:ins w:id="6573" w:author="The Si Tran" w:date="2012-12-06T03:14:00Z">
                    <m:r>
                      <w:rPr>
                        <w:rFonts w:ascii="Cambria Math" w:hAnsi="Cambria Math"/>
                      </w:rPr>
                      <m:t>t</m:t>
                    </m:r>
                  </w:ins>
                </m:e>
                <m:sub>
                  <w:ins w:id="6574" w:author="The Si Tran" w:date="2012-12-06T03:14:00Z">
                    <m:r>
                      <w:rPr>
                        <w:rFonts w:ascii="Cambria Math" w:hAnsi="Cambria Math"/>
                      </w:rPr>
                      <m:t>i</m:t>
                    </m:r>
                  </w:ins>
                </m:sub>
              </m:sSub>
              <w:ins w:id="6575" w:author="The Si Tran" w:date="2012-12-06T03:14:00Z">
                <m:r>
                  <m:rPr>
                    <m:sty m:val="p"/>
                  </m:rPr>
                  <w:rPr>
                    <w:rFonts w:ascii="Cambria Math" w:hAnsi="Cambria Math"/>
                  </w:rPr>
                  <m:t>-</m:t>
                </m:r>
              </w:ins>
              <m:sSub>
                <m:sSubPr>
                  <m:ctrlPr>
                    <w:ins w:id="6576" w:author="The Si Tran" w:date="2012-12-06T03:14:00Z">
                      <w:rPr>
                        <w:rFonts w:ascii="Cambria Math" w:hAnsi="Cambria Math"/>
                      </w:rPr>
                    </w:ins>
                  </m:ctrlPr>
                </m:sSubPr>
                <m:e>
                  <w:ins w:id="6577" w:author="The Si Tran" w:date="2012-12-06T03:14:00Z">
                    <m:r>
                      <w:rPr>
                        <w:rFonts w:ascii="Cambria Math" w:hAnsi="Cambria Math"/>
                      </w:rPr>
                      <m:t>o</m:t>
                    </m:r>
                  </w:ins>
                </m:e>
                <m:sub>
                  <w:ins w:id="6578" w:author="The Si Tran" w:date="2012-12-06T03:14:00Z">
                    <m:r>
                      <w:rPr>
                        <w:rFonts w:ascii="Cambria Math" w:hAnsi="Cambria Math"/>
                      </w:rPr>
                      <m:t>i</m:t>
                    </m:r>
                  </w:ins>
                </m:sub>
              </m:sSub>
            </m:e>
          </m:d>
          <m:f>
            <m:fPr>
              <m:ctrlPr>
                <w:ins w:id="6579" w:author="The Si Tran" w:date="2012-12-06T03:14:00Z">
                  <w:rPr>
                    <w:rFonts w:ascii="Cambria Math" w:hAnsi="Cambria Math"/>
                  </w:rPr>
                </w:ins>
              </m:ctrlPr>
            </m:fPr>
            <m:num>
              <w:ins w:id="6580" w:author="The Si Tran" w:date="2012-12-06T03:14:00Z">
                <m:r>
                  <w:rPr>
                    <w:rFonts w:ascii="Cambria Math" w:hAnsi="Cambria Math"/>
                  </w:rPr>
                  <m:t>∂</m:t>
                </m:r>
              </w:ins>
              <m:d>
                <m:dPr>
                  <m:ctrlPr>
                    <w:ins w:id="6581" w:author="The Si Tran" w:date="2012-12-06T03:14:00Z">
                      <w:rPr>
                        <w:rFonts w:ascii="Cambria Math" w:hAnsi="Cambria Math"/>
                      </w:rPr>
                    </w:ins>
                  </m:ctrlPr>
                </m:dPr>
                <m:e>
                  <m:sSub>
                    <m:sSubPr>
                      <m:ctrlPr>
                        <w:ins w:id="6582" w:author="The Si Tran" w:date="2012-12-06T03:14:00Z">
                          <w:rPr>
                            <w:rFonts w:ascii="Cambria Math" w:hAnsi="Cambria Math"/>
                          </w:rPr>
                        </w:ins>
                      </m:ctrlPr>
                    </m:sSubPr>
                    <m:e>
                      <w:ins w:id="6583" w:author="The Si Tran" w:date="2012-12-06T03:14:00Z">
                        <m:r>
                          <w:rPr>
                            <w:rFonts w:ascii="Cambria Math" w:hAnsi="Cambria Math"/>
                          </w:rPr>
                          <m:t>t</m:t>
                        </m:r>
                      </w:ins>
                    </m:e>
                    <m:sub>
                      <w:ins w:id="6584" w:author="The Si Tran" w:date="2012-12-06T03:14:00Z">
                        <m:r>
                          <w:rPr>
                            <w:rFonts w:ascii="Cambria Math" w:hAnsi="Cambria Math"/>
                          </w:rPr>
                          <m:t>i</m:t>
                        </m:r>
                      </w:ins>
                    </m:sub>
                  </m:sSub>
                  <w:ins w:id="6585" w:author="The Si Tran" w:date="2012-12-06T03:14:00Z">
                    <m:r>
                      <m:rPr>
                        <m:sty m:val="p"/>
                      </m:rPr>
                      <w:rPr>
                        <w:rFonts w:ascii="Cambria Math" w:hAnsi="Cambria Math"/>
                      </w:rPr>
                      <m:t>-</m:t>
                    </m:r>
                  </w:ins>
                  <m:sSub>
                    <m:sSubPr>
                      <m:ctrlPr>
                        <w:ins w:id="6586" w:author="The Si Tran" w:date="2012-12-06T03:14:00Z">
                          <w:rPr>
                            <w:rFonts w:ascii="Cambria Math" w:hAnsi="Cambria Math"/>
                          </w:rPr>
                        </w:ins>
                      </m:ctrlPr>
                    </m:sSubPr>
                    <m:e>
                      <w:ins w:id="6587" w:author="The Si Tran" w:date="2012-12-06T03:14:00Z">
                        <m:r>
                          <w:rPr>
                            <w:rFonts w:ascii="Cambria Math" w:hAnsi="Cambria Math"/>
                          </w:rPr>
                          <m:t>o</m:t>
                        </m:r>
                      </w:ins>
                    </m:e>
                    <m:sub>
                      <w:ins w:id="6588" w:author="The Si Tran" w:date="2012-12-06T03:14:00Z">
                        <m:r>
                          <w:rPr>
                            <w:rFonts w:ascii="Cambria Math" w:hAnsi="Cambria Math"/>
                          </w:rPr>
                          <m:t>i</m:t>
                        </m:r>
                      </w:ins>
                    </m:sub>
                  </m:sSub>
                </m:e>
              </m:d>
            </m:num>
            <m:den>
              <w:ins w:id="6589" w:author="The Si Tran" w:date="2012-12-06T03:14:00Z">
                <m:r>
                  <w:rPr>
                    <w:rFonts w:ascii="Cambria Math" w:hAnsi="Cambria Math"/>
                  </w:rPr>
                  <m:t>∂</m:t>
                </m:r>
              </w:ins>
              <m:sSub>
                <m:sSubPr>
                  <m:ctrlPr>
                    <w:ins w:id="6590" w:author="The Si Tran" w:date="2012-12-06T03:15:00Z">
                      <w:rPr>
                        <w:rFonts w:ascii="Cambria Math" w:hAnsi="Cambria Math"/>
                      </w:rPr>
                    </w:ins>
                  </m:ctrlPr>
                </m:sSubPr>
                <m:e>
                  <w:ins w:id="6591" w:author="The Si Tran" w:date="2012-12-06T03:15:00Z">
                    <m:r>
                      <w:rPr>
                        <w:rFonts w:ascii="Cambria Math" w:hAnsi="Cambria Math"/>
                      </w:rPr>
                      <m:t>o</m:t>
                    </m:r>
                  </w:ins>
                </m:e>
                <m:sub>
                  <w:ins w:id="6592" w:author="The Si Tran" w:date="2012-12-06T03:15:00Z">
                    <m:r>
                      <w:rPr>
                        <w:rFonts w:ascii="Cambria Math" w:hAnsi="Cambria Math"/>
                      </w:rPr>
                      <m:t>i</m:t>
                    </m:r>
                  </w:ins>
                </m:sub>
              </m:sSub>
            </m:den>
          </m:f>
          <w:ins w:id="6593" w:author="The Si Tran" w:date="2012-12-06T03:17:00Z">
            <m:r>
              <m:rPr>
                <m:sty m:val="p"/>
              </m:rPr>
              <w:rPr>
                <w:rFonts w:ascii="Cambria Math" w:hAnsi="Cambria Math"/>
              </w:rPr>
              <m:t>=-</m:t>
            </m:r>
          </w:ins>
          <m:d>
            <m:dPr>
              <m:ctrlPr>
                <w:ins w:id="6594" w:author="The Si Tran" w:date="2012-12-06T03:17:00Z">
                  <w:rPr>
                    <w:rFonts w:ascii="Cambria Math" w:hAnsi="Cambria Math"/>
                  </w:rPr>
                </w:ins>
              </m:ctrlPr>
            </m:dPr>
            <m:e>
              <m:sSub>
                <m:sSubPr>
                  <m:ctrlPr>
                    <w:ins w:id="6595" w:author="The Si Tran" w:date="2012-12-06T03:17:00Z">
                      <w:rPr>
                        <w:rFonts w:ascii="Cambria Math" w:hAnsi="Cambria Math"/>
                      </w:rPr>
                    </w:ins>
                  </m:ctrlPr>
                </m:sSubPr>
                <m:e>
                  <w:ins w:id="6596" w:author="The Si Tran" w:date="2012-12-06T03:17:00Z">
                    <m:r>
                      <w:rPr>
                        <w:rFonts w:ascii="Cambria Math" w:hAnsi="Cambria Math"/>
                      </w:rPr>
                      <m:t>t</m:t>
                    </m:r>
                  </w:ins>
                </m:e>
                <m:sub>
                  <w:ins w:id="6597" w:author="The Si Tran" w:date="2012-12-06T03:17:00Z">
                    <m:r>
                      <w:rPr>
                        <w:rFonts w:ascii="Cambria Math" w:hAnsi="Cambria Math"/>
                      </w:rPr>
                      <m:t>i</m:t>
                    </m:r>
                  </w:ins>
                </m:sub>
              </m:sSub>
              <w:ins w:id="6598" w:author="The Si Tran" w:date="2012-12-06T03:17:00Z">
                <m:r>
                  <m:rPr>
                    <m:sty m:val="p"/>
                  </m:rPr>
                  <w:rPr>
                    <w:rFonts w:ascii="Cambria Math" w:hAnsi="Cambria Math"/>
                  </w:rPr>
                  <m:t>-</m:t>
                </m:r>
              </w:ins>
              <m:sSub>
                <m:sSubPr>
                  <m:ctrlPr>
                    <w:ins w:id="6599" w:author="The Si Tran" w:date="2012-12-06T03:17:00Z">
                      <w:rPr>
                        <w:rFonts w:ascii="Cambria Math" w:hAnsi="Cambria Math"/>
                      </w:rPr>
                    </w:ins>
                  </m:ctrlPr>
                </m:sSubPr>
                <m:e>
                  <w:ins w:id="6600" w:author="The Si Tran" w:date="2012-12-06T03:17:00Z">
                    <m:r>
                      <w:rPr>
                        <w:rFonts w:ascii="Cambria Math" w:hAnsi="Cambria Math"/>
                      </w:rPr>
                      <m:t>o</m:t>
                    </m:r>
                  </w:ins>
                </m:e>
                <m:sub>
                  <w:ins w:id="6601"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6602" w:author="The Si Tran" w:date="2012-12-06T03:15:00Z">
        <w:r w:rsidRPr="00AF1345" w:rsidDel="00EF4DD4">
          <w:rPr>
            <w:rFonts w:ascii="Times New Roman" w:hAnsi="Times New Roman"/>
            <w:position w:val="-66"/>
            <w:sz w:val="26"/>
            <w:szCs w:val="26"/>
          </w:rPr>
          <w:object w:dxaOrig="3120" w:dyaOrig="1760" w14:anchorId="3D3276CE">
            <v:shape id="_x0000_i1129" type="#_x0000_t75" style="width:200.95pt;height:112.2pt" o:ole="">
              <v:imagedata r:id="rId257" o:title=""/>
            </v:shape>
            <o:OLEObject Type="Embed" ProgID="Equation.DSMT4" ShapeID="_x0000_i1129" DrawAspect="Content" ObjectID="_1417153830" r:id="rId258"/>
          </w:object>
        </w:r>
      </w:del>
    </w:p>
    <w:p w14:paraId="285777E3" w14:textId="1B352A76" w:rsidR="0088753F" w:rsidRDefault="00D21E01" w:rsidP="0088753F">
      <w:pPr>
        <w:pStyle w:val="ListParagraph"/>
        <w:spacing w:after="0" w:line="360" w:lineRule="auto"/>
        <w:ind w:left="0"/>
        <w:rPr>
          <w:ins w:id="6603" w:author="The Si Tran" w:date="2012-12-06T03:16:00Z"/>
          <w:rFonts w:ascii="Times New Roman" w:hAnsi="Times New Roman"/>
          <w:position w:val="-30"/>
          <w:sz w:val="26"/>
          <w:szCs w:val="26"/>
        </w:rPr>
      </w:pPr>
      <w:ins w:id="6604" w:author="The Si Tran" w:date="2012-12-14T05:42:00Z">
        <w:r w:rsidRPr="00097101">
          <w:rPr>
            <w:noProof/>
            <w:szCs w:val="26"/>
            <w:rPrChange w:id="6605" w:author="Unknown">
              <w:rPr>
                <w:noProof/>
              </w:rPr>
            </w:rPrChange>
          </w:rPr>
          <mc:AlternateContent>
            <mc:Choice Requires="wps">
              <w:drawing>
                <wp:anchor distT="0" distB="0" distL="114300" distR="114300" simplePos="0" relativeHeight="251657216" behindDoc="0" locked="0" layoutInCell="1" allowOverlap="1" wp14:anchorId="559E3426" wp14:editId="6B75FF0B">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B0605D" w:rsidRDefault="00B0605D" w:rsidP="00BC0EFC">
                              <w:ins w:id="6606" w:author="The Si Tran" w:date="2012-12-06T02:41:00Z">
                                <w:r>
                                  <w:t>(4.</w:t>
                                </w:r>
                              </w:ins>
                              <w:ins w:id="6607" w:author="The Si Tran" w:date="2012-12-06T02:44:00Z">
                                <w:r>
                                  <w:t>9</w:t>
                                </w:r>
                              </w:ins>
                              <w:ins w:id="660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99" type="#_x0000_t202" style="position:absolute;left:0;text-align:left;margin-left:411.9pt;margin-top:39.45pt;width:41.85pt;height:28.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xFPWi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B0605D" w:rsidRDefault="00B0605D" w:rsidP="00BC0EFC">
                        <w:ins w:id="6609" w:author="The Si Tran" w:date="2012-12-06T02:41:00Z">
                          <w:r>
                            <w:t>(4.</w:t>
                          </w:r>
                        </w:ins>
                        <w:ins w:id="6610" w:author="The Si Tran" w:date="2012-12-06T02:44:00Z">
                          <w:r>
                            <w:t>9</w:t>
                          </w:r>
                        </w:ins>
                        <w:ins w:id="6611"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6612" w:author="The Si Tran" w:date="2012-12-14T05:41:00Z">
        <w:r w:rsidR="00BC0EFC">
          <w:rPr>
            <w:rFonts w:ascii="Times New Roman" w:hAnsi="Times New Roman"/>
            <w:position w:val="-30"/>
            <w:sz w:val="26"/>
            <w:szCs w:val="26"/>
          </w:rPr>
          <w:t>4.</w:t>
        </w:r>
      </w:ins>
      <w:del w:id="661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6614" w:author="The Si Tran" w:date="2012-12-14T05:41:00Z">
        <w:r w:rsidR="00BC0EFC">
          <w:rPr>
            <w:rFonts w:ascii="Times New Roman" w:hAnsi="Times New Roman"/>
            <w:position w:val="-30"/>
            <w:sz w:val="26"/>
            <w:szCs w:val="26"/>
          </w:rPr>
          <w:t>4</w:t>
        </w:r>
      </w:ins>
      <w:del w:id="661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6616" w:author="The Si Tran" w:date="2012-12-14T05:41:00Z">
        <w:r w:rsidR="00BC0EFC">
          <w:rPr>
            <w:rFonts w:ascii="Times New Roman" w:hAnsi="Times New Roman"/>
            <w:position w:val="-30"/>
            <w:sz w:val="26"/>
            <w:szCs w:val="26"/>
          </w:rPr>
          <w:t>4</w:t>
        </w:r>
      </w:ins>
      <w:del w:id="661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B0605D">
      <w:pPr>
        <w:pStyle w:val="EquationIndex"/>
        <w:rPr>
          <w:del w:id="6618" w:author="The Si Tran" w:date="2012-12-06T03:18:00Z"/>
          <w:position w:val="-30"/>
        </w:rPr>
        <w:pPrChange w:id="6619" w:author="The Si Tran" w:date="2012-12-15T08:05:00Z">
          <w:pPr>
            <w:pStyle w:val="ListParagraph"/>
            <w:spacing w:after="0" w:line="360" w:lineRule="auto"/>
            <w:ind w:left="0"/>
          </w:pPr>
        </w:pPrChange>
      </w:pPr>
      <m:oMathPara>
        <m:oMath>
          <m:f>
            <m:fPr>
              <m:ctrlPr>
                <w:ins w:id="6620" w:author="The Si Tran" w:date="2012-12-06T03:16:00Z">
                  <w:rPr>
                    <w:rFonts w:ascii="Cambria Math" w:eastAsia="Times New Roman" w:hAnsi="Cambria Math"/>
                  </w:rPr>
                </w:ins>
              </m:ctrlPr>
            </m:fPr>
            <m:num>
              <w:ins w:id="6621" w:author="The Si Tran" w:date="2012-12-06T03:16:00Z">
                <m:r>
                  <m:rPr>
                    <m:sty m:val="p"/>
                  </m:rPr>
                  <w:rPr>
                    <w:rFonts w:ascii="Cambria Math" w:hAnsi="Cambria Math"/>
                  </w:rPr>
                  <m:t>∂E</m:t>
                </m:r>
              </w:ins>
            </m:num>
            <m:den>
              <w:ins w:id="6622" w:author="The Si Tran" w:date="2012-12-06T03:16:00Z">
                <m:r>
                  <m:rPr>
                    <m:sty m:val="p"/>
                  </m:rPr>
                  <w:rPr>
                    <w:rFonts w:ascii="Cambria Math" w:hAnsi="Cambria Math"/>
                  </w:rPr>
                  <m:t>∂</m:t>
                </m:r>
              </w:ins>
              <m:sSub>
                <m:sSubPr>
                  <m:ctrlPr>
                    <w:ins w:id="6623" w:author="The Si Tran" w:date="2012-12-06T03:16:00Z">
                      <w:rPr>
                        <w:rFonts w:ascii="Cambria Math" w:eastAsia="Times New Roman" w:hAnsi="Cambria Math"/>
                      </w:rPr>
                    </w:ins>
                  </m:ctrlPr>
                </m:sSubPr>
                <m:e>
                  <w:ins w:id="6624" w:author="The Si Tran" w:date="2012-12-06T03:16:00Z">
                    <m:r>
                      <m:rPr>
                        <m:sty m:val="p"/>
                      </m:rPr>
                      <w:rPr>
                        <w:rFonts w:ascii="Cambria Math" w:hAnsi="Cambria Math"/>
                      </w:rPr>
                      <m:t>w</m:t>
                    </m:r>
                  </w:ins>
                </m:e>
                <m:sub>
                  <w:ins w:id="6625" w:author="The Si Tran" w:date="2012-12-06T03:16:00Z">
                    <m:r>
                      <m:rPr>
                        <m:sty m:val="p"/>
                      </m:rPr>
                      <w:rPr>
                        <w:rFonts w:ascii="Cambria Math" w:hAnsi="Cambria Math"/>
                      </w:rPr>
                      <m:t>ij</m:t>
                    </m:r>
                  </w:ins>
                </m:sub>
              </m:sSub>
            </m:den>
          </m:f>
          <w:ins w:id="6626" w:author="The Si Tran" w:date="2012-12-06T03:16:00Z">
            <m:r>
              <m:rPr>
                <m:sty m:val="p"/>
              </m:rPr>
              <w:rPr>
                <w:rFonts w:ascii="Cambria Math" w:hAnsi="Cambria Math"/>
              </w:rPr>
              <m:t>=</m:t>
            </m:r>
          </w:ins>
          <w:ins w:id="6627" w:author="The Si Tran" w:date="2012-12-06T03:18:00Z">
            <m:r>
              <m:rPr>
                <m:sty m:val="p"/>
              </m:rPr>
              <w:rPr>
                <w:rFonts w:ascii="Cambria Math" w:hAnsi="Cambria Math"/>
                <w:rPrChange w:id="6628" w:author="The Si Tran" w:date="2012-12-06T03:19:00Z">
                  <w:rPr>
                    <w:rFonts w:ascii="Cambria Math" w:hAnsi="Cambria Math"/>
                    <w:szCs w:val="26"/>
                  </w:rPr>
                </w:rPrChange>
              </w:rPr>
              <m:t>-</m:t>
            </m:r>
          </w:ins>
          <m:d>
            <m:dPr>
              <m:ctrlPr>
                <w:ins w:id="6629" w:author="The Si Tran" w:date="2012-12-06T03:17:00Z">
                  <w:rPr>
                    <w:rFonts w:ascii="Cambria Math" w:eastAsia="Times New Roman" w:hAnsi="Cambria Math"/>
                  </w:rPr>
                </w:ins>
              </m:ctrlPr>
            </m:dPr>
            <m:e>
              <m:sSub>
                <m:sSubPr>
                  <m:ctrlPr>
                    <w:ins w:id="6630" w:author="The Si Tran" w:date="2012-12-06T03:17:00Z">
                      <w:rPr>
                        <w:rFonts w:ascii="Cambria Math" w:eastAsia="Times New Roman" w:hAnsi="Cambria Math"/>
                      </w:rPr>
                    </w:ins>
                  </m:ctrlPr>
                </m:sSubPr>
                <m:e>
                  <w:ins w:id="6631" w:author="The Si Tran" w:date="2012-12-06T03:17:00Z">
                    <m:r>
                      <w:rPr>
                        <w:rFonts w:ascii="Cambria Math" w:hAnsi="Cambria Math"/>
                      </w:rPr>
                      <m:t>t</m:t>
                    </m:r>
                  </w:ins>
                </m:e>
                <m:sub>
                  <w:ins w:id="6632" w:author="The Si Tran" w:date="2012-12-06T03:17:00Z">
                    <m:r>
                      <w:rPr>
                        <w:rFonts w:ascii="Cambria Math" w:hAnsi="Cambria Math"/>
                      </w:rPr>
                      <m:t>i</m:t>
                    </m:r>
                  </w:ins>
                </m:sub>
              </m:sSub>
              <w:ins w:id="6633" w:author="The Si Tran" w:date="2012-12-06T03:17:00Z">
                <m:r>
                  <m:rPr>
                    <m:sty m:val="p"/>
                  </m:rPr>
                  <w:rPr>
                    <w:rFonts w:ascii="Cambria Math" w:hAnsi="Cambria Math"/>
                  </w:rPr>
                  <m:t>-</m:t>
                </m:r>
              </w:ins>
              <m:sSub>
                <m:sSubPr>
                  <m:ctrlPr>
                    <w:ins w:id="6634" w:author="The Si Tran" w:date="2012-12-06T03:17:00Z">
                      <w:rPr>
                        <w:rFonts w:ascii="Cambria Math" w:eastAsia="Times New Roman" w:hAnsi="Cambria Math"/>
                      </w:rPr>
                    </w:ins>
                  </m:ctrlPr>
                </m:sSubPr>
                <m:e>
                  <w:ins w:id="6635" w:author="The Si Tran" w:date="2012-12-06T03:17:00Z">
                    <m:r>
                      <w:rPr>
                        <w:rFonts w:ascii="Cambria Math" w:hAnsi="Cambria Math"/>
                      </w:rPr>
                      <m:t>o</m:t>
                    </m:r>
                  </w:ins>
                </m:e>
                <m:sub>
                  <w:ins w:id="6636" w:author="The Si Tran" w:date="2012-12-06T03:17:00Z">
                    <m:r>
                      <w:rPr>
                        <w:rFonts w:ascii="Cambria Math" w:hAnsi="Cambria Math"/>
                      </w:rPr>
                      <m:t>i</m:t>
                    </m:r>
                  </w:ins>
                </m:sub>
              </m:sSub>
            </m:e>
          </m:d>
          <w:ins w:id="6637" w:author="The Si Tran" w:date="2012-12-06T03:18:00Z">
            <m:r>
              <m:rPr>
                <m:sty m:val="p"/>
              </m:rPr>
              <w:rPr>
                <w:rFonts w:ascii="Cambria Math" w:hAnsi="Cambria Math"/>
              </w:rPr>
              <m:t>*</m:t>
            </m:r>
          </w:ins>
          <m:sSup>
            <m:sSupPr>
              <m:ctrlPr>
                <w:ins w:id="6638" w:author="The Si Tran" w:date="2012-12-06T03:18:00Z">
                  <w:rPr>
                    <w:rFonts w:ascii="Cambria Math" w:eastAsia="Times New Roman" w:hAnsi="Cambria Math"/>
                  </w:rPr>
                </w:ins>
              </m:ctrlPr>
            </m:sSupPr>
            <m:e>
              <w:ins w:id="6639" w:author="The Si Tran" w:date="2012-12-06T03:18:00Z">
                <m:r>
                  <m:rPr>
                    <m:sty m:val="p"/>
                  </m:rPr>
                  <w:rPr>
                    <w:rFonts w:ascii="Cambria Math" w:hAnsi="Cambria Math"/>
                  </w:rPr>
                  <m:t>f</m:t>
                </m:r>
              </w:ins>
            </m:e>
            <m:sup>
              <w:ins w:id="6640" w:author="The Si Tran" w:date="2012-12-06T03:18:00Z">
                <m:r>
                  <m:rPr>
                    <m:sty m:val="p"/>
                  </m:rPr>
                  <w:rPr>
                    <w:rFonts w:ascii="Cambria Math" w:hAnsi="Cambria Math"/>
                  </w:rPr>
                  <m:t>'</m:t>
                </m:r>
              </w:ins>
            </m:sup>
          </m:sSup>
          <m:d>
            <m:dPr>
              <m:ctrlPr>
                <w:ins w:id="6641" w:author="The Si Tran" w:date="2012-12-06T03:18:00Z">
                  <w:rPr>
                    <w:rFonts w:ascii="Cambria Math" w:hAnsi="Cambria Math"/>
                  </w:rPr>
                </w:ins>
              </m:ctrlPr>
            </m:dPr>
            <m:e>
              <m:sSub>
                <m:sSubPr>
                  <m:ctrlPr>
                    <w:ins w:id="6642" w:author="The Si Tran" w:date="2012-12-06T03:18:00Z">
                      <w:rPr>
                        <w:rFonts w:ascii="Cambria Math" w:eastAsia="Times New Roman" w:hAnsi="Cambria Math"/>
                      </w:rPr>
                    </w:ins>
                  </m:ctrlPr>
                </m:sSubPr>
                <m:e>
                  <w:ins w:id="6643" w:author="The Si Tran" w:date="2012-12-06T03:18:00Z">
                    <m:r>
                      <m:rPr>
                        <m:sty m:val="p"/>
                      </m:rPr>
                      <w:rPr>
                        <w:rFonts w:ascii="Cambria Math" w:hAnsi="Cambria Math"/>
                      </w:rPr>
                      <m:t>net</m:t>
                    </m:r>
                  </w:ins>
                </m:e>
                <m:sub>
                  <w:ins w:id="6644" w:author="The Si Tran" w:date="2012-12-06T03:18:00Z">
                    <m:r>
                      <m:rPr>
                        <m:sty m:val="p"/>
                      </m:rPr>
                      <w:rPr>
                        <w:rFonts w:ascii="Cambria Math" w:hAnsi="Cambria Math"/>
                      </w:rPr>
                      <m:t>i</m:t>
                    </m:r>
                  </w:ins>
                </m:sub>
              </m:sSub>
            </m:e>
          </m:d>
          <m:sSub>
            <m:sSubPr>
              <m:ctrlPr>
                <w:ins w:id="6645" w:author="The Si Tran" w:date="2012-12-06T03:18:00Z">
                  <w:rPr>
                    <w:rFonts w:ascii="Cambria Math" w:eastAsia="Times New Roman" w:hAnsi="Cambria Math"/>
                  </w:rPr>
                </w:ins>
              </m:ctrlPr>
            </m:sSubPr>
            <m:e>
              <w:ins w:id="6646" w:author="The Si Tran" w:date="2012-12-06T03:18:00Z">
                <m:r>
                  <m:rPr>
                    <m:sty m:val="p"/>
                  </m:rPr>
                  <w:rPr>
                    <w:rFonts w:ascii="Cambria Math" w:hAnsi="Cambria Math"/>
                  </w:rPr>
                  <m:t>o</m:t>
                </m:r>
              </w:ins>
            </m:e>
            <m:sub>
              <w:ins w:id="6647" w:author="The Si Tran" w:date="2012-12-06T03:18:00Z">
                <m:r>
                  <m:rPr>
                    <m:sty m:val="p"/>
                  </m:rPr>
                  <w:rPr>
                    <w:rFonts w:ascii="Cambria Math" w:hAnsi="Cambria Math"/>
                  </w:rPr>
                  <m:t>j</m:t>
                </m:r>
              </w:ins>
              <w:ins w:id="6648"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6649" w:author="The Si Tran" w:date="2012-12-15T08:05:00Z">
          <w:pPr>
            <w:pStyle w:val="ListParagraph"/>
            <w:spacing w:after="0" w:line="360" w:lineRule="auto"/>
            <w:ind w:left="0"/>
          </w:pPr>
        </w:pPrChange>
      </w:pPr>
      <w:del w:id="6650" w:author="The Si Tran" w:date="2012-12-06T03:18:00Z">
        <w:r w:rsidRPr="0049233F" w:rsidDel="002D525D">
          <w:rPr>
            <w:position w:val="-30"/>
          </w:rPr>
          <w:delText xml:space="preserve">            </w:delText>
        </w:r>
        <w:r w:rsidRPr="00AF1345" w:rsidDel="002D525D">
          <w:object w:dxaOrig="3400" w:dyaOrig="700" w14:anchorId="54048B82">
            <v:shape id="_x0000_i1130" type="#_x0000_t75" style="width:228.55pt;height:46.9pt" o:ole="">
              <v:imagedata r:id="rId259" o:title=""/>
            </v:shape>
            <o:OLEObject Type="Embed" ProgID="Equation.DSMT4" ShapeID="_x0000_i1130" DrawAspect="Content" ObjectID="_1417153831" r:id="rId260"/>
          </w:object>
        </w:r>
      </w:del>
    </w:p>
    <w:p w14:paraId="12EBE08E" w14:textId="61AAC1A3" w:rsidR="0088753F" w:rsidRDefault="00E20E05" w:rsidP="0088753F">
      <w:pPr>
        <w:pStyle w:val="ListParagraph"/>
        <w:numPr>
          <w:ilvl w:val="0"/>
          <w:numId w:val="4"/>
        </w:numPr>
        <w:spacing w:after="0" w:line="360" w:lineRule="auto"/>
        <w:ind w:left="0"/>
        <w:rPr>
          <w:ins w:id="6651" w:author="The Si Tran" w:date="2012-12-06T03:19:00Z"/>
          <w:rFonts w:ascii="Times New Roman" w:hAnsi="Times New Roman"/>
          <w:sz w:val="26"/>
          <w:szCs w:val="26"/>
        </w:rPr>
      </w:pPr>
      <w:ins w:id="6652" w:author="The Si Tran" w:date="2012-12-14T05:43:00Z">
        <w:r w:rsidRPr="00097101">
          <w:rPr>
            <w:noProof/>
            <w:szCs w:val="26"/>
            <w:rPrChange w:id="6653" w:author="Unknown">
              <w:rPr>
                <w:noProof/>
              </w:rPr>
            </w:rPrChange>
          </w:rPr>
          <mc:AlternateContent>
            <mc:Choice Requires="wps">
              <w:drawing>
                <wp:anchor distT="0" distB="0" distL="114300" distR="114300" simplePos="0" relativeHeight="251662336" behindDoc="0" locked="0" layoutInCell="1" allowOverlap="1" wp14:anchorId="0BC2898F" wp14:editId="28C63E8F">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B0605D" w:rsidRDefault="00B0605D" w:rsidP="00334CAD">
                              <w:pPr>
                                <w:pStyle w:val="EquationIndex"/>
                                <w:pPrChange w:id="6654" w:author="The Si Tran" w:date="2012-12-16T08:25:00Z">
                                  <w:pPr/>
                                </w:pPrChange>
                              </w:pPr>
                              <w:ins w:id="6655" w:author="The Si Tran" w:date="2012-12-06T02:41:00Z">
                                <w:r>
                                  <w:t>(4.</w:t>
                                </w:r>
                              </w:ins>
                              <w:ins w:id="6656" w:author="The Si Tran" w:date="2012-12-06T02:44:00Z">
                                <w:r>
                                  <w:t>10</w:t>
                                </w:r>
                              </w:ins>
                              <w:ins w:id="665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100" type="#_x0000_t202" style="position:absolute;left:0;text-align:left;margin-left:402.3pt;margin-top:74.25pt;width:51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" fillcolor="white [3201]" stroked="f" strokeweight=".5pt">
                  <v:textbox>
                    <w:txbxContent>
                      <w:p w14:paraId="31D0E72E" w14:textId="67068AA6" w:rsidR="00B0605D" w:rsidRDefault="00B0605D" w:rsidP="00334CAD">
                        <w:pPr>
                          <w:pStyle w:val="EquationIndex"/>
                          <w:pPrChange w:id="6658" w:author="The Si Tran" w:date="2012-12-16T08:25:00Z">
                            <w:pPr/>
                          </w:pPrChange>
                        </w:pPr>
                        <w:ins w:id="6659" w:author="The Si Tran" w:date="2012-12-06T02:41:00Z">
                          <w:r>
                            <w:t>(4.</w:t>
                          </w:r>
                        </w:ins>
                        <w:ins w:id="6660" w:author="The Si Tran" w:date="2012-12-06T02:44:00Z">
                          <w:r>
                            <w:t>10</w:t>
                          </w:r>
                        </w:ins>
                        <w:ins w:id="6661" w:author="The Si Tran" w:date="2012-12-06T02:41:00Z">
                          <w:r>
                            <w:t>)</w:t>
                          </w:r>
                        </w:ins>
                      </w:p>
                    </w:txbxContent>
                  </v:textbox>
                </v:shape>
              </w:pict>
            </mc:Fallback>
          </mc:AlternateContent>
        </w:r>
      </w:ins>
      <w:r w:rsidR="0088753F" w:rsidRPr="0049233F">
        <w:rPr>
          <w:rFonts w:ascii="Times New Roman" w:hAnsi="Times New Roman"/>
          <w:sz w:val="26"/>
          <w:szCs w:val="26"/>
        </w:rPr>
        <w:t xml:space="preserve">Nếu đơn vị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là đơn vị ở tầng ẩn ở tầng ẩn thì việc tính toán phức tạp hơn bởi vì giá trị xuất của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14:paraId="7E125C68" w14:textId="256F4FC4" w:rsidR="002D525D" w:rsidRPr="002D525D" w:rsidRDefault="00B0605D">
      <w:pPr>
        <w:pStyle w:val="ListParagraph"/>
        <w:spacing w:after="0" w:line="360" w:lineRule="auto"/>
        <w:ind w:left="0" w:firstLine="0"/>
        <w:rPr>
          <w:rFonts w:ascii="Times New Roman" w:hAnsi="Times New Roman"/>
          <w:sz w:val="26"/>
          <w:szCs w:val="26"/>
        </w:rPr>
        <w:pPrChange w:id="6662" w:author="The Si Tran" w:date="2012-12-06T03:19:00Z">
          <w:pPr>
            <w:pStyle w:val="ListParagraph"/>
            <w:numPr>
              <w:numId w:val="4"/>
            </w:numPr>
            <w:spacing w:after="0" w:line="360" w:lineRule="auto"/>
            <w:ind w:left="0" w:hanging="360"/>
          </w:pPr>
        </w:pPrChange>
      </w:pPr>
      <m:oMathPara>
        <m:oMath>
          <m:f>
            <m:fPr>
              <m:ctrlPr>
                <w:ins w:id="6663" w:author="The Si Tran" w:date="2012-12-06T03:19:00Z">
                  <w:rPr>
                    <w:rFonts w:ascii="Cambria Math" w:eastAsia="Times New Roman" w:hAnsi="Cambria Math"/>
                    <w:i/>
                    <w:sz w:val="26"/>
                    <w:szCs w:val="26"/>
                  </w:rPr>
                </w:ins>
              </m:ctrlPr>
            </m:fPr>
            <m:num>
              <w:ins w:id="6664" w:author="The Si Tran" w:date="2012-12-06T03:19:00Z">
                <m:r>
                  <w:rPr>
                    <w:rFonts w:ascii="Cambria Math" w:hAnsi="Cambria Math"/>
                    <w:sz w:val="26"/>
                    <w:szCs w:val="26"/>
                    <w:rPrChange w:id="6665" w:author="The Si Tran" w:date="2012-12-06T03:20:00Z">
                      <w:rPr>
                        <w:rFonts w:ascii="Cambria Math" w:hAnsi="Cambria Math"/>
                        <w:szCs w:val="26"/>
                      </w:rPr>
                    </w:rPrChange>
                  </w:rPr>
                  <m:t>∂E</m:t>
                </m:r>
              </w:ins>
            </m:num>
            <m:den>
              <w:ins w:id="6666" w:author="The Si Tran" w:date="2012-12-06T03:19:00Z">
                <m:r>
                  <w:rPr>
                    <w:rFonts w:ascii="Cambria Math" w:hAnsi="Cambria Math"/>
                    <w:sz w:val="26"/>
                    <w:szCs w:val="26"/>
                    <w:rPrChange w:id="6667" w:author="The Si Tran" w:date="2012-12-06T03:20:00Z">
                      <w:rPr>
                        <w:rFonts w:ascii="Cambria Math" w:hAnsi="Cambria Math"/>
                        <w:szCs w:val="26"/>
                      </w:rPr>
                    </w:rPrChange>
                  </w:rPr>
                  <m:t>∂</m:t>
                </m:r>
              </w:ins>
              <m:sSub>
                <m:sSubPr>
                  <m:ctrlPr>
                    <w:ins w:id="6668" w:author="The Si Tran" w:date="2012-12-06T03:19:00Z">
                      <w:rPr>
                        <w:rFonts w:ascii="Cambria Math" w:eastAsia="Times New Roman" w:hAnsi="Cambria Math"/>
                        <w:i/>
                        <w:sz w:val="26"/>
                        <w:szCs w:val="26"/>
                      </w:rPr>
                    </w:ins>
                  </m:ctrlPr>
                </m:sSubPr>
                <m:e>
                  <w:ins w:id="6669" w:author="The Si Tran" w:date="2012-12-06T03:19:00Z">
                    <m:r>
                      <w:rPr>
                        <w:rFonts w:ascii="Cambria Math" w:hAnsi="Cambria Math"/>
                        <w:sz w:val="26"/>
                        <w:szCs w:val="26"/>
                        <w:rPrChange w:id="6670" w:author="The Si Tran" w:date="2012-12-06T03:20:00Z">
                          <w:rPr>
                            <w:rFonts w:ascii="Cambria Math" w:hAnsi="Cambria Math"/>
                            <w:szCs w:val="26"/>
                          </w:rPr>
                        </w:rPrChange>
                      </w:rPr>
                      <m:t>o</m:t>
                    </m:r>
                  </w:ins>
                </m:e>
                <m:sub>
                  <w:ins w:id="6671" w:author="The Si Tran" w:date="2012-12-06T03:19:00Z">
                    <m:r>
                      <w:rPr>
                        <w:rFonts w:ascii="Cambria Math" w:hAnsi="Cambria Math"/>
                        <w:sz w:val="26"/>
                        <w:szCs w:val="26"/>
                        <w:rPrChange w:id="6672" w:author="The Si Tran" w:date="2012-12-06T03:20:00Z">
                          <w:rPr>
                            <w:rFonts w:ascii="Cambria Math" w:hAnsi="Cambria Math"/>
                            <w:szCs w:val="26"/>
                          </w:rPr>
                        </w:rPrChange>
                      </w:rPr>
                      <m:t>i</m:t>
                    </m:r>
                  </w:ins>
                </m:sub>
              </m:sSub>
            </m:den>
          </m:f>
          <w:ins w:id="6673" w:author="The Si Tran" w:date="2012-12-06T03:19:00Z">
            <m:r>
              <w:rPr>
                <w:rFonts w:ascii="Cambria Math" w:eastAsia="Times New Roman" w:hAnsi="Cambria Math"/>
                <w:sz w:val="26"/>
                <w:szCs w:val="26"/>
              </w:rPr>
              <m:t>=</m:t>
            </m:r>
          </w:ins>
          <m:nary>
            <m:naryPr>
              <m:chr m:val="∑"/>
              <m:limLoc m:val="subSup"/>
              <m:supHide m:val="1"/>
              <m:ctrlPr>
                <w:ins w:id="6674" w:author="The Si Tran" w:date="2012-12-06T03:19:00Z">
                  <w:rPr>
                    <w:rFonts w:ascii="Cambria Math" w:eastAsia="Times New Roman" w:hAnsi="Cambria Math"/>
                    <w:i/>
                    <w:sz w:val="26"/>
                    <w:szCs w:val="26"/>
                  </w:rPr>
                </w:ins>
              </m:ctrlPr>
            </m:naryPr>
            <m:sub>
              <w:ins w:id="6675" w:author="The Si Tran" w:date="2012-12-06T03:19:00Z">
                <m:r>
                  <w:rPr>
                    <w:rFonts w:ascii="Cambria Math" w:eastAsia="Times New Roman" w:hAnsi="Cambria Math"/>
                    <w:sz w:val="26"/>
                    <w:szCs w:val="26"/>
                  </w:rPr>
                  <m:t>k∈succ(i)</m:t>
                </m:r>
              </w:ins>
            </m:sub>
            <m:sup/>
            <m:e>
              <m:f>
                <m:fPr>
                  <m:ctrlPr>
                    <w:ins w:id="6676" w:author="The Si Tran" w:date="2012-12-06T03:20:00Z">
                      <w:rPr>
                        <w:rFonts w:ascii="Cambria Math" w:eastAsia="Times New Roman" w:hAnsi="Cambria Math"/>
                        <w:i/>
                        <w:sz w:val="26"/>
                        <w:szCs w:val="26"/>
                      </w:rPr>
                    </w:ins>
                  </m:ctrlPr>
                </m:fPr>
                <m:num>
                  <w:ins w:id="6677" w:author="The Si Tran" w:date="2012-12-06T03:20:00Z">
                    <m:r>
                      <w:rPr>
                        <w:rFonts w:ascii="Cambria Math" w:hAnsi="Cambria Math"/>
                        <w:sz w:val="26"/>
                        <w:szCs w:val="26"/>
                        <w:rPrChange w:id="6678" w:author="The Si Tran" w:date="2012-12-06T03:20:00Z">
                          <w:rPr>
                            <w:rFonts w:ascii="Cambria Math" w:hAnsi="Cambria Math"/>
                            <w:szCs w:val="26"/>
                          </w:rPr>
                        </w:rPrChange>
                      </w:rPr>
                      <m:t>∂E</m:t>
                    </m:r>
                  </w:ins>
                </m:num>
                <m:den>
                  <w:ins w:id="6679" w:author="The Si Tran" w:date="2012-12-06T03:20:00Z">
                    <m:r>
                      <w:rPr>
                        <w:rFonts w:ascii="Cambria Math" w:hAnsi="Cambria Math"/>
                        <w:sz w:val="26"/>
                        <w:szCs w:val="26"/>
                        <w:rPrChange w:id="6680" w:author="The Si Tran" w:date="2012-12-06T03:20:00Z">
                          <w:rPr>
                            <w:rFonts w:ascii="Cambria Math" w:hAnsi="Cambria Math"/>
                            <w:szCs w:val="26"/>
                          </w:rPr>
                        </w:rPrChange>
                      </w:rPr>
                      <m:t>∂</m:t>
                    </m:r>
                  </w:ins>
                  <m:sSub>
                    <m:sSubPr>
                      <m:ctrlPr>
                        <w:ins w:id="6681" w:author="The Si Tran" w:date="2012-12-06T03:20:00Z">
                          <w:rPr>
                            <w:rFonts w:ascii="Cambria Math" w:eastAsia="Times New Roman" w:hAnsi="Cambria Math"/>
                            <w:i/>
                            <w:sz w:val="26"/>
                            <w:szCs w:val="26"/>
                          </w:rPr>
                        </w:ins>
                      </m:ctrlPr>
                    </m:sSubPr>
                    <m:e>
                      <w:ins w:id="6682" w:author="The Si Tran" w:date="2012-12-06T03:20:00Z">
                        <m:r>
                          <w:rPr>
                            <w:rFonts w:ascii="Cambria Math" w:hAnsi="Cambria Math"/>
                            <w:sz w:val="26"/>
                            <w:szCs w:val="26"/>
                            <w:rPrChange w:id="6683" w:author="The Si Tran" w:date="2012-12-06T03:20:00Z">
                              <w:rPr>
                                <w:rFonts w:ascii="Cambria Math" w:hAnsi="Cambria Math"/>
                                <w:szCs w:val="26"/>
                              </w:rPr>
                            </w:rPrChange>
                          </w:rPr>
                          <m:t>o</m:t>
                        </m:r>
                      </w:ins>
                    </m:e>
                    <m:sub>
                      <w:ins w:id="6684" w:author="The Si Tran" w:date="2012-12-06T03:20:00Z">
                        <m:r>
                          <w:rPr>
                            <w:rFonts w:ascii="Cambria Math" w:hAnsi="Cambria Math"/>
                            <w:sz w:val="26"/>
                            <w:szCs w:val="26"/>
                          </w:rPr>
                          <m:t>k</m:t>
                        </m:r>
                      </w:ins>
                    </m:sub>
                  </m:sSub>
                </m:den>
              </m:f>
              <m:f>
                <m:fPr>
                  <m:ctrlPr>
                    <w:ins w:id="6685" w:author="The Si Tran" w:date="2012-12-06T03:20:00Z">
                      <w:rPr>
                        <w:rFonts w:ascii="Cambria Math" w:eastAsia="Times New Roman" w:hAnsi="Cambria Math"/>
                        <w:i/>
                        <w:sz w:val="26"/>
                        <w:szCs w:val="26"/>
                      </w:rPr>
                    </w:ins>
                  </m:ctrlPr>
                </m:fPr>
                <m:num>
                  <w:ins w:id="6686" w:author="The Si Tran" w:date="2012-12-06T03:20:00Z">
                    <m:r>
                      <w:rPr>
                        <w:rFonts w:ascii="Cambria Math" w:hAnsi="Cambria Math"/>
                        <w:sz w:val="26"/>
                        <w:szCs w:val="26"/>
                        <w:rPrChange w:id="6687" w:author="The Si Tran" w:date="2012-12-06T03:20:00Z">
                          <w:rPr>
                            <w:rFonts w:ascii="Cambria Math" w:hAnsi="Cambria Math"/>
                            <w:szCs w:val="26"/>
                          </w:rPr>
                        </w:rPrChange>
                      </w:rPr>
                      <m:t>∂</m:t>
                    </m:r>
                  </w:ins>
                  <m:sSub>
                    <m:sSubPr>
                      <m:ctrlPr>
                        <w:ins w:id="6688" w:author="The Si Tran" w:date="2012-12-06T03:20:00Z">
                          <w:rPr>
                            <w:rFonts w:ascii="Cambria Math" w:eastAsia="Times New Roman" w:hAnsi="Cambria Math"/>
                            <w:i/>
                            <w:sz w:val="26"/>
                            <w:szCs w:val="26"/>
                          </w:rPr>
                        </w:ins>
                      </m:ctrlPr>
                    </m:sSubPr>
                    <m:e>
                      <w:ins w:id="6689" w:author="The Si Tran" w:date="2012-12-06T03:20:00Z">
                        <m:r>
                          <w:rPr>
                            <w:rFonts w:ascii="Cambria Math" w:hAnsi="Cambria Math"/>
                            <w:sz w:val="26"/>
                            <w:szCs w:val="26"/>
                            <w:rPrChange w:id="6690" w:author="The Si Tran" w:date="2012-12-06T03:20:00Z">
                              <w:rPr>
                                <w:rFonts w:ascii="Cambria Math" w:hAnsi="Cambria Math"/>
                                <w:szCs w:val="26"/>
                              </w:rPr>
                            </w:rPrChange>
                          </w:rPr>
                          <m:t>o</m:t>
                        </m:r>
                      </w:ins>
                    </m:e>
                    <m:sub>
                      <w:ins w:id="6691" w:author="The Si Tran" w:date="2012-12-06T03:20:00Z">
                        <m:r>
                          <w:rPr>
                            <w:rFonts w:ascii="Cambria Math" w:hAnsi="Cambria Math"/>
                            <w:sz w:val="26"/>
                            <w:szCs w:val="26"/>
                          </w:rPr>
                          <m:t>k</m:t>
                        </m:r>
                      </w:ins>
                    </m:sub>
                  </m:sSub>
                </m:num>
                <m:den>
                  <w:ins w:id="6692" w:author="The Si Tran" w:date="2012-12-06T03:20:00Z">
                    <m:r>
                      <w:rPr>
                        <w:rFonts w:ascii="Cambria Math" w:hAnsi="Cambria Math"/>
                        <w:sz w:val="26"/>
                        <w:szCs w:val="26"/>
                        <w:rPrChange w:id="6693" w:author="The Si Tran" w:date="2012-12-06T03:20:00Z">
                          <w:rPr>
                            <w:rFonts w:ascii="Cambria Math" w:hAnsi="Cambria Math"/>
                            <w:szCs w:val="26"/>
                          </w:rPr>
                        </w:rPrChange>
                      </w:rPr>
                      <m:t>∂</m:t>
                    </m:r>
                  </w:ins>
                  <m:sSub>
                    <m:sSubPr>
                      <m:ctrlPr>
                        <w:ins w:id="6694" w:author="The Si Tran" w:date="2012-12-06T03:20:00Z">
                          <w:rPr>
                            <w:rFonts w:ascii="Cambria Math" w:eastAsia="Times New Roman" w:hAnsi="Cambria Math"/>
                            <w:i/>
                            <w:sz w:val="26"/>
                            <w:szCs w:val="26"/>
                          </w:rPr>
                        </w:ins>
                      </m:ctrlPr>
                    </m:sSubPr>
                    <m:e>
                      <w:ins w:id="6695" w:author="The Si Tran" w:date="2012-12-06T03:20:00Z">
                        <m:r>
                          <w:rPr>
                            <w:rFonts w:ascii="Cambria Math" w:eastAsia="Times New Roman" w:hAnsi="Cambria Math"/>
                            <w:sz w:val="26"/>
                            <w:szCs w:val="26"/>
                          </w:rPr>
                          <m:t>o</m:t>
                        </m:r>
                      </w:ins>
                    </m:e>
                    <m:sub>
                      <w:ins w:id="6696" w:author="The Si Tran" w:date="2012-12-06T03:20:00Z">
                        <m:r>
                          <w:rPr>
                            <w:rFonts w:ascii="Cambria Math" w:hAnsi="Cambria Math"/>
                            <w:sz w:val="26"/>
                            <w:szCs w:val="26"/>
                          </w:rPr>
                          <m:t>i</m:t>
                        </m:r>
                      </w:ins>
                    </m:sub>
                  </m:sSub>
                </m:den>
              </m:f>
            </m:e>
          </m:nary>
          <w:ins w:id="6697" w:author="The Si Tran" w:date="2012-12-06T03:20:00Z">
            <m:r>
              <w:rPr>
                <w:rFonts w:ascii="Cambria Math" w:eastAsia="Times New Roman" w:hAnsi="Cambria Math"/>
                <w:sz w:val="26"/>
                <w:szCs w:val="26"/>
              </w:rPr>
              <m:t>=</m:t>
            </m:r>
          </w:ins>
          <m:nary>
            <m:naryPr>
              <m:chr m:val="∑"/>
              <m:limLoc m:val="subSup"/>
              <m:supHide m:val="1"/>
              <m:ctrlPr>
                <w:ins w:id="6698" w:author="The Si Tran" w:date="2012-12-06T03:21:00Z">
                  <w:rPr>
                    <w:rFonts w:ascii="Cambria Math" w:eastAsia="Times New Roman" w:hAnsi="Cambria Math"/>
                    <w:i/>
                    <w:sz w:val="26"/>
                    <w:szCs w:val="26"/>
                  </w:rPr>
                </w:ins>
              </m:ctrlPr>
            </m:naryPr>
            <m:sub>
              <w:ins w:id="6699" w:author="The Si Tran" w:date="2012-12-06T03:21:00Z">
                <m:r>
                  <w:rPr>
                    <w:rFonts w:ascii="Cambria Math" w:eastAsia="Times New Roman" w:hAnsi="Cambria Math"/>
                    <w:sz w:val="26"/>
                    <w:szCs w:val="26"/>
                  </w:rPr>
                  <m:t>k∈succ(i)</m:t>
                </m:r>
              </w:ins>
            </m:sub>
            <m:sup/>
            <m:e>
              <m:f>
                <m:fPr>
                  <m:ctrlPr>
                    <w:ins w:id="6700" w:author="The Si Tran" w:date="2012-12-06T03:21:00Z">
                      <w:rPr>
                        <w:rFonts w:ascii="Cambria Math" w:eastAsia="Times New Roman" w:hAnsi="Cambria Math"/>
                        <w:i/>
                        <w:sz w:val="26"/>
                        <w:szCs w:val="26"/>
                      </w:rPr>
                    </w:ins>
                  </m:ctrlPr>
                </m:fPr>
                <m:num>
                  <w:ins w:id="6701" w:author="The Si Tran" w:date="2012-12-06T03:21:00Z">
                    <m:r>
                      <w:rPr>
                        <w:rFonts w:ascii="Cambria Math" w:hAnsi="Cambria Math"/>
                        <w:sz w:val="26"/>
                        <w:szCs w:val="26"/>
                      </w:rPr>
                      <m:t>∂E</m:t>
                    </m:r>
                  </w:ins>
                </m:num>
                <m:den>
                  <w:ins w:id="6702" w:author="The Si Tran" w:date="2012-12-06T03:21:00Z">
                    <m:r>
                      <w:rPr>
                        <w:rFonts w:ascii="Cambria Math" w:hAnsi="Cambria Math"/>
                        <w:sz w:val="26"/>
                        <w:szCs w:val="26"/>
                      </w:rPr>
                      <m:t>∂</m:t>
                    </m:r>
                  </w:ins>
                  <m:sSub>
                    <m:sSubPr>
                      <m:ctrlPr>
                        <w:ins w:id="6703" w:author="The Si Tran" w:date="2012-12-06T03:21:00Z">
                          <w:rPr>
                            <w:rFonts w:ascii="Cambria Math" w:eastAsia="Times New Roman" w:hAnsi="Cambria Math"/>
                            <w:i/>
                            <w:sz w:val="26"/>
                            <w:szCs w:val="26"/>
                          </w:rPr>
                        </w:ins>
                      </m:ctrlPr>
                    </m:sSubPr>
                    <m:e>
                      <w:ins w:id="6704" w:author="The Si Tran" w:date="2012-12-06T03:21:00Z">
                        <m:r>
                          <w:rPr>
                            <w:rFonts w:ascii="Cambria Math" w:hAnsi="Cambria Math"/>
                            <w:sz w:val="26"/>
                            <w:szCs w:val="26"/>
                          </w:rPr>
                          <m:t>o</m:t>
                        </m:r>
                      </w:ins>
                    </m:e>
                    <m:sub>
                      <w:ins w:id="6705" w:author="The Si Tran" w:date="2012-12-06T03:21:00Z">
                        <m:r>
                          <w:rPr>
                            <w:rFonts w:ascii="Cambria Math" w:hAnsi="Cambria Math"/>
                            <w:sz w:val="26"/>
                            <w:szCs w:val="26"/>
                          </w:rPr>
                          <m:t>k</m:t>
                        </m:r>
                      </w:ins>
                    </m:sub>
                  </m:sSub>
                </m:den>
              </m:f>
              <m:f>
                <m:fPr>
                  <m:ctrlPr>
                    <w:ins w:id="6706" w:author="The Si Tran" w:date="2012-12-06T03:21:00Z">
                      <w:rPr>
                        <w:rFonts w:ascii="Cambria Math" w:eastAsia="Times New Roman" w:hAnsi="Cambria Math"/>
                        <w:i/>
                        <w:sz w:val="26"/>
                        <w:szCs w:val="26"/>
                      </w:rPr>
                    </w:ins>
                  </m:ctrlPr>
                </m:fPr>
                <m:num>
                  <w:ins w:id="6707" w:author="The Si Tran" w:date="2012-12-06T03:21:00Z">
                    <m:r>
                      <w:rPr>
                        <w:rFonts w:ascii="Cambria Math" w:hAnsi="Cambria Math"/>
                        <w:sz w:val="26"/>
                        <w:szCs w:val="26"/>
                      </w:rPr>
                      <m:t>∂</m:t>
                    </m:r>
                  </w:ins>
                  <m:sSub>
                    <m:sSubPr>
                      <m:ctrlPr>
                        <w:ins w:id="6708" w:author="The Si Tran" w:date="2012-12-06T03:21:00Z">
                          <w:rPr>
                            <w:rFonts w:ascii="Cambria Math" w:eastAsia="Times New Roman" w:hAnsi="Cambria Math"/>
                            <w:i/>
                            <w:sz w:val="26"/>
                            <w:szCs w:val="26"/>
                          </w:rPr>
                        </w:ins>
                      </m:ctrlPr>
                    </m:sSubPr>
                    <m:e>
                      <w:ins w:id="6709" w:author="The Si Tran" w:date="2012-12-06T03:21:00Z">
                        <m:r>
                          <w:rPr>
                            <w:rFonts w:ascii="Cambria Math" w:hAnsi="Cambria Math"/>
                            <w:sz w:val="26"/>
                            <w:szCs w:val="26"/>
                          </w:rPr>
                          <m:t>o</m:t>
                        </m:r>
                      </w:ins>
                    </m:e>
                    <m:sub>
                      <w:ins w:id="6710" w:author="The Si Tran" w:date="2012-12-06T03:21:00Z">
                        <m:r>
                          <w:rPr>
                            <w:rFonts w:ascii="Cambria Math" w:hAnsi="Cambria Math"/>
                            <w:sz w:val="26"/>
                            <w:szCs w:val="26"/>
                          </w:rPr>
                          <m:t>k</m:t>
                        </m:r>
                      </w:ins>
                    </m:sub>
                  </m:sSub>
                </m:num>
                <m:den>
                  <w:ins w:id="6711" w:author="The Si Tran" w:date="2012-12-06T03:21:00Z">
                    <m:r>
                      <w:rPr>
                        <w:rFonts w:ascii="Cambria Math" w:hAnsi="Cambria Math"/>
                        <w:sz w:val="26"/>
                        <w:szCs w:val="26"/>
                      </w:rPr>
                      <m:t>∂</m:t>
                    </m:r>
                  </w:ins>
                  <m:sSub>
                    <m:sSubPr>
                      <m:ctrlPr>
                        <w:ins w:id="6712" w:author="The Si Tran" w:date="2012-12-06T03:21:00Z">
                          <w:rPr>
                            <w:rFonts w:ascii="Cambria Math" w:eastAsia="Times New Roman" w:hAnsi="Cambria Math"/>
                            <w:i/>
                            <w:sz w:val="26"/>
                            <w:szCs w:val="26"/>
                          </w:rPr>
                        </w:ins>
                      </m:ctrlPr>
                    </m:sSubPr>
                    <m:e>
                      <w:ins w:id="6713" w:author="The Si Tran" w:date="2012-12-06T03:21:00Z">
                        <m:r>
                          <w:rPr>
                            <w:rFonts w:ascii="Cambria Math" w:eastAsia="Times New Roman" w:hAnsi="Cambria Math"/>
                            <w:sz w:val="26"/>
                            <w:szCs w:val="26"/>
                          </w:rPr>
                          <m:t>net</m:t>
                        </m:r>
                      </w:ins>
                    </m:e>
                    <m:sub>
                      <w:ins w:id="6714" w:author="The Si Tran" w:date="2012-12-06T03:21:00Z">
                        <m:r>
                          <w:rPr>
                            <w:rFonts w:ascii="Cambria Math" w:hAnsi="Cambria Math"/>
                            <w:sz w:val="26"/>
                            <w:szCs w:val="26"/>
                          </w:rPr>
                          <m:t>k</m:t>
                        </m:r>
                      </w:ins>
                    </m:sub>
                  </m:sSub>
                </m:den>
              </m:f>
              <m:f>
                <m:fPr>
                  <m:ctrlPr>
                    <w:ins w:id="6715" w:author="The Si Tran" w:date="2012-12-06T03:21:00Z">
                      <w:rPr>
                        <w:rFonts w:ascii="Cambria Math" w:eastAsia="Times New Roman" w:hAnsi="Cambria Math"/>
                        <w:i/>
                        <w:sz w:val="26"/>
                        <w:szCs w:val="26"/>
                      </w:rPr>
                    </w:ins>
                  </m:ctrlPr>
                </m:fPr>
                <m:num>
                  <w:ins w:id="6716" w:author="The Si Tran" w:date="2012-12-06T03:21:00Z">
                    <m:r>
                      <w:rPr>
                        <w:rFonts w:ascii="Cambria Math" w:hAnsi="Cambria Math"/>
                        <w:sz w:val="26"/>
                        <w:szCs w:val="26"/>
                      </w:rPr>
                      <m:t>∂</m:t>
                    </m:r>
                  </w:ins>
                  <m:sSub>
                    <m:sSubPr>
                      <m:ctrlPr>
                        <w:ins w:id="6717" w:author="The Si Tran" w:date="2012-12-06T03:21:00Z">
                          <w:rPr>
                            <w:rFonts w:ascii="Cambria Math" w:eastAsia="Times New Roman" w:hAnsi="Cambria Math"/>
                            <w:i/>
                            <w:sz w:val="26"/>
                            <w:szCs w:val="26"/>
                          </w:rPr>
                        </w:ins>
                      </m:ctrlPr>
                    </m:sSubPr>
                    <m:e>
                      <w:ins w:id="6718" w:author="The Si Tran" w:date="2012-12-06T03:21:00Z">
                        <m:r>
                          <w:rPr>
                            <w:rFonts w:ascii="Cambria Math" w:hAnsi="Cambria Math"/>
                            <w:sz w:val="26"/>
                            <w:szCs w:val="26"/>
                          </w:rPr>
                          <m:t>net</m:t>
                        </m:r>
                      </w:ins>
                    </m:e>
                    <m:sub>
                      <w:ins w:id="6719" w:author="The Si Tran" w:date="2012-12-06T03:21:00Z">
                        <m:r>
                          <w:rPr>
                            <w:rFonts w:ascii="Cambria Math" w:hAnsi="Cambria Math"/>
                            <w:sz w:val="26"/>
                            <w:szCs w:val="26"/>
                          </w:rPr>
                          <m:t>k</m:t>
                        </m:r>
                      </w:ins>
                    </m:sub>
                  </m:sSub>
                </m:num>
                <m:den>
                  <w:ins w:id="6720" w:author="The Si Tran" w:date="2012-12-06T03:21:00Z">
                    <m:r>
                      <w:rPr>
                        <w:rFonts w:ascii="Cambria Math" w:hAnsi="Cambria Math"/>
                        <w:sz w:val="26"/>
                        <w:szCs w:val="26"/>
                      </w:rPr>
                      <m:t>∂</m:t>
                    </m:r>
                  </w:ins>
                  <m:sSub>
                    <m:sSubPr>
                      <m:ctrlPr>
                        <w:ins w:id="6721" w:author="The Si Tran" w:date="2012-12-06T03:21:00Z">
                          <w:rPr>
                            <w:rFonts w:ascii="Cambria Math" w:eastAsia="Times New Roman" w:hAnsi="Cambria Math"/>
                            <w:i/>
                            <w:sz w:val="26"/>
                            <w:szCs w:val="26"/>
                          </w:rPr>
                        </w:ins>
                      </m:ctrlPr>
                    </m:sSubPr>
                    <m:e>
                      <w:ins w:id="6722" w:author="The Si Tran" w:date="2012-12-06T03:21:00Z">
                        <m:r>
                          <w:rPr>
                            <w:rFonts w:ascii="Cambria Math" w:eastAsia="Times New Roman" w:hAnsi="Cambria Math"/>
                            <w:sz w:val="26"/>
                            <w:szCs w:val="26"/>
                          </w:rPr>
                          <m:t>o</m:t>
                        </m:r>
                      </w:ins>
                    </m:e>
                    <m:sub>
                      <w:ins w:id="6723" w:author="The Si Tran" w:date="2012-12-06T03:21:00Z">
                        <m:r>
                          <w:rPr>
                            <w:rFonts w:ascii="Cambria Math" w:hAnsi="Cambria Math"/>
                            <w:sz w:val="26"/>
                            <w:szCs w:val="26"/>
                          </w:rPr>
                          <m:t>i</m:t>
                        </m:r>
                      </w:ins>
                    </m:sub>
                  </m:sSub>
                </m:den>
              </m:f>
              <w:ins w:id="6724" w:author="The Si Tran" w:date="2012-12-06T03:22:00Z">
                <m:r>
                  <w:rPr>
                    <w:rFonts w:ascii="Cambria Math" w:eastAsia="Times New Roman" w:hAnsi="Cambria Math"/>
                    <w:sz w:val="26"/>
                    <w:szCs w:val="26"/>
                  </w:rPr>
                  <m:t>=</m:t>
                </m:r>
              </w:ins>
            </m:e>
          </m:nary>
          <m:nary>
            <m:naryPr>
              <m:chr m:val="∑"/>
              <m:limLoc m:val="subSup"/>
              <m:supHide m:val="1"/>
              <m:ctrlPr>
                <w:ins w:id="6725" w:author="The Si Tran" w:date="2012-12-06T03:22:00Z">
                  <w:rPr>
                    <w:rFonts w:ascii="Cambria Math" w:eastAsia="Times New Roman" w:hAnsi="Cambria Math"/>
                    <w:i/>
                    <w:sz w:val="26"/>
                    <w:szCs w:val="26"/>
                  </w:rPr>
                </w:ins>
              </m:ctrlPr>
            </m:naryPr>
            <m:sub>
              <w:ins w:id="6726" w:author="The Si Tran" w:date="2012-12-06T03:22:00Z">
                <m:r>
                  <w:rPr>
                    <w:rFonts w:ascii="Cambria Math" w:eastAsia="Times New Roman" w:hAnsi="Cambria Math"/>
                    <w:sz w:val="26"/>
                    <w:szCs w:val="26"/>
                  </w:rPr>
                  <m:t>k∈succ(i)</m:t>
                </m:r>
              </w:ins>
            </m:sub>
            <m:sup/>
            <m:e>
              <m:f>
                <m:fPr>
                  <m:ctrlPr>
                    <w:ins w:id="6727" w:author="The Si Tran" w:date="2012-12-06T03:22:00Z">
                      <w:rPr>
                        <w:rFonts w:ascii="Cambria Math" w:eastAsia="Times New Roman" w:hAnsi="Cambria Math"/>
                        <w:i/>
                        <w:sz w:val="26"/>
                        <w:szCs w:val="26"/>
                      </w:rPr>
                    </w:ins>
                  </m:ctrlPr>
                </m:fPr>
                <m:num>
                  <w:ins w:id="6728" w:author="The Si Tran" w:date="2012-12-06T03:22:00Z">
                    <m:r>
                      <w:rPr>
                        <w:rFonts w:ascii="Cambria Math" w:hAnsi="Cambria Math"/>
                        <w:sz w:val="26"/>
                        <w:szCs w:val="26"/>
                      </w:rPr>
                      <m:t>∂E</m:t>
                    </m:r>
                  </w:ins>
                </m:num>
                <m:den>
                  <w:ins w:id="6729" w:author="The Si Tran" w:date="2012-12-06T03:22:00Z">
                    <m:r>
                      <w:rPr>
                        <w:rFonts w:ascii="Cambria Math" w:hAnsi="Cambria Math"/>
                        <w:sz w:val="26"/>
                        <w:szCs w:val="26"/>
                      </w:rPr>
                      <m:t>∂</m:t>
                    </m:r>
                  </w:ins>
                  <m:sSub>
                    <m:sSubPr>
                      <m:ctrlPr>
                        <w:ins w:id="6730" w:author="The Si Tran" w:date="2012-12-06T03:22:00Z">
                          <w:rPr>
                            <w:rFonts w:ascii="Cambria Math" w:eastAsia="Times New Roman" w:hAnsi="Cambria Math"/>
                            <w:i/>
                            <w:sz w:val="26"/>
                            <w:szCs w:val="26"/>
                          </w:rPr>
                        </w:ins>
                      </m:ctrlPr>
                    </m:sSubPr>
                    <m:e>
                      <w:ins w:id="6731" w:author="The Si Tran" w:date="2012-12-06T03:22:00Z">
                        <m:r>
                          <w:rPr>
                            <w:rFonts w:ascii="Cambria Math" w:hAnsi="Cambria Math"/>
                            <w:sz w:val="26"/>
                            <w:szCs w:val="26"/>
                          </w:rPr>
                          <m:t>o</m:t>
                        </m:r>
                      </w:ins>
                    </m:e>
                    <m:sub>
                      <w:ins w:id="6732" w:author="The Si Tran" w:date="2012-12-06T03:22:00Z">
                        <m:r>
                          <w:rPr>
                            <w:rFonts w:ascii="Cambria Math" w:hAnsi="Cambria Math"/>
                            <w:sz w:val="26"/>
                            <w:szCs w:val="26"/>
                          </w:rPr>
                          <m:t>k</m:t>
                        </m:r>
                      </w:ins>
                    </m:sub>
                  </m:sSub>
                </m:den>
              </m:f>
              <m:sSup>
                <m:sSupPr>
                  <m:ctrlPr>
                    <w:ins w:id="6733" w:author="The Si Tran" w:date="2012-12-06T03:22:00Z">
                      <w:rPr>
                        <w:rFonts w:ascii="Cambria Math" w:eastAsia="Times New Roman" w:hAnsi="Cambria Math"/>
                        <w:i/>
                        <w:sz w:val="26"/>
                        <w:szCs w:val="26"/>
                      </w:rPr>
                    </w:ins>
                  </m:ctrlPr>
                </m:sSupPr>
                <m:e>
                  <w:ins w:id="6734" w:author="The Si Tran" w:date="2012-12-06T03:22:00Z">
                    <m:r>
                      <w:rPr>
                        <w:rFonts w:ascii="Cambria Math" w:eastAsia="Times New Roman" w:hAnsi="Cambria Math"/>
                        <w:sz w:val="26"/>
                        <w:szCs w:val="26"/>
                      </w:rPr>
                      <m:t>f</m:t>
                    </m:r>
                  </w:ins>
                </m:e>
                <m:sup>
                  <w:ins w:id="6735" w:author="The Si Tran" w:date="2012-12-06T03:22:00Z">
                    <m:r>
                      <w:rPr>
                        <w:rFonts w:ascii="Cambria Math" w:eastAsia="Times New Roman" w:hAnsi="Cambria Math"/>
                        <w:sz w:val="26"/>
                        <w:szCs w:val="26"/>
                      </w:rPr>
                      <m:t>'</m:t>
                    </m:r>
                  </w:ins>
                </m:sup>
              </m:sSup>
              <m:d>
                <m:dPr>
                  <m:ctrlPr>
                    <w:ins w:id="6736" w:author="The Si Tran" w:date="2012-12-06T03:22:00Z">
                      <w:rPr>
                        <w:rFonts w:ascii="Cambria Math" w:eastAsia="Times New Roman" w:hAnsi="Cambria Math"/>
                        <w:i/>
                        <w:sz w:val="26"/>
                        <w:szCs w:val="26"/>
                      </w:rPr>
                    </w:ins>
                  </m:ctrlPr>
                </m:dPr>
                <m:e>
                  <m:sSub>
                    <m:sSubPr>
                      <m:ctrlPr>
                        <w:ins w:id="6737" w:author="The Si Tran" w:date="2012-12-06T03:22:00Z">
                          <w:rPr>
                            <w:rFonts w:ascii="Cambria Math" w:eastAsia="Times New Roman" w:hAnsi="Cambria Math"/>
                            <w:i/>
                            <w:sz w:val="26"/>
                            <w:szCs w:val="26"/>
                          </w:rPr>
                        </w:ins>
                      </m:ctrlPr>
                    </m:sSubPr>
                    <m:e>
                      <w:ins w:id="6738" w:author="The Si Tran" w:date="2012-12-06T03:23:00Z">
                        <m:r>
                          <w:rPr>
                            <w:rFonts w:ascii="Cambria Math" w:eastAsia="Times New Roman" w:hAnsi="Cambria Math"/>
                            <w:sz w:val="26"/>
                            <w:szCs w:val="26"/>
                          </w:rPr>
                          <m:t>net</m:t>
                        </m:r>
                      </w:ins>
                    </m:e>
                    <m:sub>
                      <w:ins w:id="6739" w:author="The Si Tran" w:date="2012-12-06T03:23:00Z">
                        <m:r>
                          <w:rPr>
                            <w:rFonts w:ascii="Cambria Math" w:eastAsia="Times New Roman" w:hAnsi="Cambria Math"/>
                            <w:sz w:val="26"/>
                            <w:szCs w:val="26"/>
                          </w:rPr>
                          <m:t>k</m:t>
                        </m:r>
                      </w:ins>
                    </m:sub>
                  </m:sSub>
                </m:e>
              </m:d>
              <m:sSub>
                <m:sSubPr>
                  <m:ctrlPr>
                    <w:ins w:id="6740" w:author="The Si Tran" w:date="2012-12-06T03:23:00Z">
                      <w:rPr>
                        <w:rFonts w:ascii="Cambria Math" w:eastAsia="Times New Roman" w:hAnsi="Cambria Math"/>
                        <w:i/>
                        <w:sz w:val="26"/>
                        <w:szCs w:val="26"/>
                      </w:rPr>
                    </w:ins>
                  </m:ctrlPr>
                </m:sSubPr>
                <m:e>
                  <w:ins w:id="6741" w:author="The Si Tran" w:date="2012-12-06T03:23:00Z">
                    <m:r>
                      <w:rPr>
                        <w:rFonts w:ascii="Cambria Math" w:eastAsia="Times New Roman" w:hAnsi="Cambria Math"/>
                        <w:sz w:val="26"/>
                        <w:szCs w:val="26"/>
                      </w:rPr>
                      <m:t>w</m:t>
                    </m:r>
                  </w:ins>
                </m:e>
                <m:sub>
                  <w:ins w:id="6742"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6743" w:author="The Si Tran" w:date="2012-12-06T03:23:00Z">
        <w:r w:rsidRPr="00AF1345" w:rsidDel="008A5312">
          <w:rPr>
            <w:rFonts w:ascii="Times New Roman" w:hAnsi="Times New Roman"/>
            <w:position w:val="-64"/>
            <w:sz w:val="26"/>
            <w:szCs w:val="26"/>
          </w:rPr>
          <w:object w:dxaOrig="5840" w:dyaOrig="1400" w14:anchorId="4D68EFCA">
            <v:shape id="_x0000_i1131" type="#_x0000_t75" style="width:383.45pt;height:90.4pt" o:ole="">
              <v:imagedata r:id="rId261" o:title=""/>
            </v:shape>
            <o:OLEObject Type="Embed" ProgID="Equation.DSMT4" ShapeID="_x0000_i1131" DrawAspect="Content" ObjectID="_1417153832" r:id="rId262"/>
          </w:object>
        </w:r>
      </w:del>
    </w:p>
    <w:p w14:paraId="615C4E77" w14:textId="796CC167" w:rsidR="0088753F" w:rsidRDefault="00E20E05" w:rsidP="0088753F">
      <w:pPr>
        <w:pStyle w:val="ListParagraph"/>
        <w:spacing w:after="0" w:line="360" w:lineRule="auto"/>
        <w:ind w:left="0"/>
        <w:rPr>
          <w:ins w:id="6744" w:author="The Si Tran" w:date="2012-12-06T03:24:00Z"/>
          <w:rFonts w:ascii="Times New Roman" w:hAnsi="Times New Roman"/>
          <w:sz w:val="26"/>
          <w:szCs w:val="26"/>
        </w:rPr>
      </w:pPr>
      <w:ins w:id="6745" w:author="The Si Tran" w:date="2012-12-14T05:43:00Z">
        <w:r w:rsidRPr="00097101">
          <w:rPr>
            <w:noProof/>
            <w:szCs w:val="26"/>
            <w:rPrChange w:id="6746" w:author="Unknown">
              <w:rPr>
                <w:noProof/>
              </w:rPr>
            </w:rPrChange>
          </w:rPr>
          <mc:AlternateContent>
            <mc:Choice Requires="wps">
              <w:drawing>
                <wp:anchor distT="0" distB="0" distL="114300" distR="114300" simplePos="0" relativeHeight="251660288" behindDoc="0" locked="0" layoutInCell="1" allowOverlap="1" wp14:anchorId="04312190" wp14:editId="585ACDA3">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B0605D" w:rsidRDefault="00B0605D" w:rsidP="00334CAD">
                              <w:pPr>
                                <w:pStyle w:val="EquationIndex"/>
                                <w:pPrChange w:id="6747" w:author="The Si Tran" w:date="2012-12-16T08:25:00Z">
                                  <w:pPr/>
                                </w:pPrChange>
                              </w:pPr>
                              <w:ins w:id="6748" w:author="The Si Tran" w:date="2012-12-06T02:41:00Z">
                                <w:r>
                                  <w:t>(4.</w:t>
                                </w:r>
                              </w:ins>
                              <w:ins w:id="6749" w:author="The Si Tran" w:date="2012-12-06T02:44:00Z">
                                <w:r>
                                  <w:t>11</w:t>
                                </w:r>
                              </w:ins>
                              <w:ins w:id="675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101" type="#_x0000_t202" style="position:absolute;left:0;text-align:left;margin-left:405.65pt;margin-top:46.05pt;width:46.85pt;height: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v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" fillcolor="white [3201]" stroked="f" strokeweight=".5pt">
                  <v:textbox>
                    <w:txbxContent>
                      <w:p w14:paraId="66EB77D1" w14:textId="4AFF9F18" w:rsidR="00B0605D" w:rsidRDefault="00B0605D" w:rsidP="00334CAD">
                        <w:pPr>
                          <w:pStyle w:val="EquationIndex"/>
                          <w:pPrChange w:id="6751" w:author="The Si Tran" w:date="2012-12-16T08:25:00Z">
                            <w:pPr/>
                          </w:pPrChange>
                        </w:pPr>
                        <w:ins w:id="6752" w:author="The Si Tran" w:date="2012-12-06T02:41:00Z">
                          <w:r>
                            <w:t>(4.</w:t>
                          </w:r>
                        </w:ins>
                        <w:ins w:id="6753" w:author="The Si Tran" w:date="2012-12-06T02:44:00Z">
                          <w:r>
                            <w:t>11</w:t>
                          </w:r>
                        </w:ins>
                        <w:ins w:id="6754" w:author="The Si Tran" w:date="2012-12-06T02:41:00Z">
                          <w:r>
                            <w:t>)</w:t>
                          </w:r>
                        </w:ins>
                      </w:p>
                    </w:txbxContent>
                  </v:textbox>
                </v:shape>
              </w:pict>
            </mc:Fallback>
          </mc:AlternateContent>
        </w:r>
      </w:ins>
      <w:r w:rsidR="0088753F" w:rsidRPr="0049233F">
        <w:rPr>
          <w:rFonts w:ascii="Times New Roman" w:hAnsi="Times New Roman"/>
          <w:sz w:val="26"/>
          <w:szCs w:val="26"/>
        </w:rPr>
        <w:t>Thay (</w:t>
      </w:r>
      <w:ins w:id="6755" w:author="The Si Tran" w:date="2012-12-14T05:45:00Z">
        <w:r>
          <w:rPr>
            <w:rFonts w:ascii="Times New Roman" w:hAnsi="Times New Roman"/>
            <w:sz w:val="26"/>
            <w:szCs w:val="26"/>
          </w:rPr>
          <w:t>4</w:t>
        </w:r>
      </w:ins>
      <w:del w:id="675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6757" w:author="The Si Tran" w:date="2012-12-14T05:45:00Z">
        <w:r>
          <w:rPr>
            <w:rFonts w:ascii="Times New Roman" w:hAnsi="Times New Roman"/>
            <w:sz w:val="26"/>
            <w:szCs w:val="26"/>
          </w:rPr>
          <w:t>4</w:t>
        </w:r>
      </w:ins>
      <w:del w:id="675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6759" w:author="The Si Tran" w:date="2012-12-14T05:45:00Z">
        <w:r>
          <w:rPr>
            <w:rFonts w:ascii="Times New Roman" w:hAnsi="Times New Roman"/>
            <w:sz w:val="26"/>
            <w:szCs w:val="26"/>
          </w:rPr>
          <w:t>4</w:t>
        </w:r>
      </w:ins>
      <w:del w:id="676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B0605D">
      <w:pPr>
        <w:pStyle w:val="ListParagraph"/>
        <w:spacing w:after="0" w:line="360" w:lineRule="auto"/>
        <w:ind w:firstLine="720"/>
        <w:rPr>
          <w:rFonts w:ascii="Times New Roman" w:hAnsi="Times New Roman"/>
          <w:sz w:val="26"/>
          <w:szCs w:val="26"/>
        </w:rPr>
        <w:pPrChange w:id="6761" w:author="The Si Tran" w:date="2012-12-06T03:25:00Z">
          <w:pPr>
            <w:pStyle w:val="ListParagraph"/>
            <w:spacing w:after="0" w:line="360" w:lineRule="auto"/>
            <w:ind w:left="0"/>
          </w:pPr>
        </w:pPrChange>
      </w:pPr>
      <m:oMathPara>
        <m:oMath>
          <m:f>
            <m:fPr>
              <m:ctrlPr>
                <w:ins w:id="6762" w:author="The Si Tran" w:date="2012-12-06T03:24:00Z">
                  <w:rPr>
                    <w:rFonts w:ascii="Cambria Math" w:eastAsia="Times New Roman" w:hAnsi="Cambria Math"/>
                    <w:i/>
                    <w:sz w:val="26"/>
                    <w:szCs w:val="26"/>
                  </w:rPr>
                </w:ins>
              </m:ctrlPr>
            </m:fPr>
            <m:num>
              <w:ins w:id="6763" w:author="The Si Tran" w:date="2012-12-06T03:24:00Z">
                <m:r>
                  <w:rPr>
                    <w:rFonts w:ascii="Cambria Math" w:hAnsi="Cambria Math"/>
                    <w:sz w:val="26"/>
                    <w:szCs w:val="26"/>
                  </w:rPr>
                  <m:t>∂E</m:t>
                </m:r>
              </w:ins>
            </m:num>
            <m:den>
              <w:ins w:id="6764" w:author="The Si Tran" w:date="2012-12-06T03:24:00Z">
                <m:r>
                  <w:rPr>
                    <w:rFonts w:ascii="Cambria Math" w:hAnsi="Cambria Math"/>
                    <w:sz w:val="26"/>
                    <w:szCs w:val="26"/>
                  </w:rPr>
                  <m:t>∂</m:t>
                </m:r>
              </w:ins>
              <m:sSub>
                <m:sSubPr>
                  <m:ctrlPr>
                    <w:ins w:id="6765" w:author="The Si Tran" w:date="2012-12-06T03:24:00Z">
                      <w:rPr>
                        <w:rFonts w:ascii="Cambria Math" w:eastAsia="Times New Roman" w:hAnsi="Cambria Math"/>
                        <w:i/>
                        <w:sz w:val="26"/>
                        <w:szCs w:val="26"/>
                      </w:rPr>
                    </w:ins>
                  </m:ctrlPr>
                </m:sSubPr>
                <m:e>
                  <w:ins w:id="6766" w:author="The Si Tran" w:date="2012-12-06T03:24:00Z">
                    <m:r>
                      <w:rPr>
                        <w:rFonts w:ascii="Cambria Math" w:hAnsi="Cambria Math"/>
                        <w:sz w:val="26"/>
                        <w:szCs w:val="26"/>
                      </w:rPr>
                      <m:t>w</m:t>
                    </m:r>
                  </w:ins>
                </m:e>
                <m:sub>
                  <w:ins w:id="6767" w:author="The Si Tran" w:date="2012-12-06T03:24:00Z">
                    <m:r>
                      <w:rPr>
                        <w:rFonts w:ascii="Cambria Math" w:hAnsi="Cambria Math"/>
                        <w:sz w:val="26"/>
                        <w:szCs w:val="26"/>
                      </w:rPr>
                      <m:t>ij</m:t>
                    </m:r>
                  </w:ins>
                </m:sub>
              </m:sSub>
            </m:den>
          </m:f>
          <w:ins w:id="6768" w:author="The Si Tran" w:date="2012-12-06T03:24:00Z">
            <m:r>
              <w:rPr>
                <w:rFonts w:ascii="Cambria Math" w:hAnsi="Cambria Math"/>
                <w:sz w:val="26"/>
                <w:szCs w:val="26"/>
              </w:rPr>
              <m:t>=</m:t>
            </m:r>
          </w:ins>
          <m:d>
            <m:dPr>
              <m:ctrlPr>
                <w:ins w:id="6769" w:author="The Si Tran" w:date="2012-12-06T03:24:00Z">
                  <w:rPr>
                    <w:rFonts w:ascii="Cambria Math" w:hAnsi="Cambria Math"/>
                    <w:i/>
                    <w:sz w:val="26"/>
                    <w:szCs w:val="26"/>
                  </w:rPr>
                </w:ins>
              </m:ctrlPr>
            </m:dPr>
            <m:e>
              <m:nary>
                <m:naryPr>
                  <m:chr m:val="∑"/>
                  <m:limLoc m:val="subSup"/>
                  <m:supHide m:val="1"/>
                  <m:ctrlPr>
                    <w:ins w:id="6770" w:author="The Si Tran" w:date="2012-12-06T03:24:00Z">
                      <w:rPr>
                        <w:rFonts w:ascii="Cambria Math" w:eastAsia="Times New Roman" w:hAnsi="Cambria Math"/>
                        <w:i/>
                        <w:sz w:val="26"/>
                        <w:szCs w:val="26"/>
                      </w:rPr>
                    </w:ins>
                  </m:ctrlPr>
                </m:naryPr>
                <m:sub>
                  <w:ins w:id="6771" w:author="The Si Tran" w:date="2012-12-06T03:24:00Z">
                    <m:r>
                      <w:rPr>
                        <w:rFonts w:ascii="Cambria Math" w:eastAsia="Times New Roman" w:hAnsi="Cambria Math"/>
                        <w:sz w:val="26"/>
                        <w:szCs w:val="26"/>
                      </w:rPr>
                      <m:t>k∈succ</m:t>
                    </m:r>
                  </w:ins>
                  <m:d>
                    <m:dPr>
                      <m:ctrlPr>
                        <w:ins w:id="6772" w:author="The Si Tran" w:date="2012-12-06T03:24:00Z">
                          <w:rPr>
                            <w:rFonts w:ascii="Cambria Math" w:eastAsia="Times New Roman" w:hAnsi="Cambria Math"/>
                            <w:i/>
                            <w:sz w:val="26"/>
                            <w:szCs w:val="26"/>
                          </w:rPr>
                        </w:ins>
                      </m:ctrlPr>
                    </m:dPr>
                    <m:e>
                      <w:ins w:id="6773" w:author="The Si Tran" w:date="2012-12-06T03:24:00Z">
                        <m:r>
                          <w:rPr>
                            <w:rFonts w:ascii="Cambria Math" w:eastAsia="Times New Roman" w:hAnsi="Cambria Math"/>
                            <w:sz w:val="26"/>
                            <w:szCs w:val="26"/>
                          </w:rPr>
                          <m:t>i</m:t>
                        </m:r>
                      </w:ins>
                    </m:e>
                  </m:d>
                </m:sub>
                <m:sup/>
                <m:e>
                  <m:f>
                    <m:fPr>
                      <m:ctrlPr>
                        <w:ins w:id="6774" w:author="The Si Tran" w:date="2012-12-06T03:24:00Z">
                          <w:rPr>
                            <w:rFonts w:ascii="Cambria Math" w:eastAsia="Times New Roman" w:hAnsi="Cambria Math"/>
                            <w:i/>
                            <w:sz w:val="26"/>
                            <w:szCs w:val="26"/>
                          </w:rPr>
                        </w:ins>
                      </m:ctrlPr>
                    </m:fPr>
                    <m:num>
                      <w:ins w:id="6775" w:author="The Si Tran" w:date="2012-12-06T03:24:00Z">
                        <m:r>
                          <w:rPr>
                            <w:rFonts w:ascii="Cambria Math" w:hAnsi="Cambria Math"/>
                            <w:sz w:val="26"/>
                            <w:szCs w:val="26"/>
                          </w:rPr>
                          <m:t>∂E</m:t>
                        </m:r>
                      </w:ins>
                    </m:num>
                    <m:den>
                      <w:ins w:id="6776" w:author="The Si Tran" w:date="2012-12-06T03:24:00Z">
                        <m:r>
                          <w:rPr>
                            <w:rFonts w:ascii="Cambria Math" w:hAnsi="Cambria Math"/>
                            <w:sz w:val="26"/>
                            <w:szCs w:val="26"/>
                          </w:rPr>
                          <m:t>∂</m:t>
                        </m:r>
                      </w:ins>
                      <m:sSub>
                        <m:sSubPr>
                          <m:ctrlPr>
                            <w:ins w:id="6777" w:author="The Si Tran" w:date="2012-12-06T03:24:00Z">
                              <w:rPr>
                                <w:rFonts w:ascii="Cambria Math" w:eastAsia="Times New Roman" w:hAnsi="Cambria Math"/>
                                <w:i/>
                                <w:sz w:val="26"/>
                                <w:szCs w:val="26"/>
                              </w:rPr>
                            </w:ins>
                          </m:ctrlPr>
                        </m:sSubPr>
                        <m:e>
                          <w:ins w:id="6778" w:author="The Si Tran" w:date="2012-12-06T03:24:00Z">
                            <m:r>
                              <w:rPr>
                                <w:rFonts w:ascii="Cambria Math" w:hAnsi="Cambria Math"/>
                                <w:sz w:val="26"/>
                                <w:szCs w:val="26"/>
                              </w:rPr>
                              <m:t>o</m:t>
                            </m:r>
                          </w:ins>
                        </m:e>
                        <m:sub>
                          <w:ins w:id="6779" w:author="The Si Tran" w:date="2012-12-06T03:24:00Z">
                            <m:r>
                              <w:rPr>
                                <w:rFonts w:ascii="Cambria Math" w:hAnsi="Cambria Math"/>
                                <w:sz w:val="26"/>
                                <w:szCs w:val="26"/>
                              </w:rPr>
                              <m:t>k</m:t>
                            </m:r>
                          </w:ins>
                        </m:sub>
                      </m:sSub>
                    </m:den>
                  </m:f>
                  <m:sSup>
                    <m:sSupPr>
                      <m:ctrlPr>
                        <w:ins w:id="6780" w:author="The Si Tran" w:date="2012-12-06T03:24:00Z">
                          <w:rPr>
                            <w:rFonts w:ascii="Cambria Math" w:eastAsia="Times New Roman" w:hAnsi="Cambria Math"/>
                            <w:i/>
                            <w:sz w:val="26"/>
                            <w:szCs w:val="26"/>
                          </w:rPr>
                        </w:ins>
                      </m:ctrlPr>
                    </m:sSupPr>
                    <m:e>
                      <w:ins w:id="6781" w:author="The Si Tran" w:date="2012-12-06T03:24:00Z">
                        <m:r>
                          <w:rPr>
                            <w:rFonts w:ascii="Cambria Math" w:eastAsia="Times New Roman" w:hAnsi="Cambria Math"/>
                            <w:sz w:val="26"/>
                            <w:szCs w:val="26"/>
                          </w:rPr>
                          <m:t>f</m:t>
                        </m:r>
                      </w:ins>
                    </m:e>
                    <m:sup>
                      <w:ins w:id="6782" w:author="The Si Tran" w:date="2012-12-06T03:24:00Z">
                        <m:r>
                          <w:rPr>
                            <w:rFonts w:ascii="Cambria Math" w:eastAsia="Times New Roman" w:hAnsi="Cambria Math"/>
                            <w:sz w:val="26"/>
                            <w:szCs w:val="26"/>
                          </w:rPr>
                          <m:t>'</m:t>
                        </m:r>
                      </w:ins>
                    </m:sup>
                  </m:sSup>
                  <m:d>
                    <m:dPr>
                      <m:ctrlPr>
                        <w:ins w:id="6783" w:author="The Si Tran" w:date="2012-12-06T03:24:00Z">
                          <w:rPr>
                            <w:rFonts w:ascii="Cambria Math" w:eastAsia="Times New Roman" w:hAnsi="Cambria Math"/>
                            <w:i/>
                            <w:sz w:val="26"/>
                            <w:szCs w:val="26"/>
                          </w:rPr>
                        </w:ins>
                      </m:ctrlPr>
                    </m:dPr>
                    <m:e>
                      <m:sSub>
                        <m:sSubPr>
                          <m:ctrlPr>
                            <w:ins w:id="6784" w:author="The Si Tran" w:date="2012-12-06T03:24:00Z">
                              <w:rPr>
                                <w:rFonts w:ascii="Cambria Math" w:eastAsia="Times New Roman" w:hAnsi="Cambria Math"/>
                                <w:i/>
                                <w:sz w:val="26"/>
                                <w:szCs w:val="26"/>
                              </w:rPr>
                            </w:ins>
                          </m:ctrlPr>
                        </m:sSubPr>
                        <m:e>
                          <w:ins w:id="6785" w:author="The Si Tran" w:date="2012-12-06T03:24:00Z">
                            <m:r>
                              <w:rPr>
                                <w:rFonts w:ascii="Cambria Math" w:eastAsia="Times New Roman" w:hAnsi="Cambria Math"/>
                                <w:sz w:val="26"/>
                                <w:szCs w:val="26"/>
                              </w:rPr>
                              <m:t>net</m:t>
                            </m:r>
                          </w:ins>
                        </m:e>
                        <m:sub>
                          <w:ins w:id="6786" w:author="The Si Tran" w:date="2012-12-06T03:24:00Z">
                            <m:r>
                              <w:rPr>
                                <w:rFonts w:ascii="Cambria Math" w:eastAsia="Times New Roman" w:hAnsi="Cambria Math"/>
                                <w:sz w:val="26"/>
                                <w:szCs w:val="26"/>
                              </w:rPr>
                              <m:t>k</m:t>
                            </m:r>
                          </w:ins>
                        </m:sub>
                      </m:sSub>
                    </m:e>
                  </m:d>
                  <m:sSub>
                    <m:sSubPr>
                      <m:ctrlPr>
                        <w:ins w:id="6787" w:author="The Si Tran" w:date="2012-12-06T03:24:00Z">
                          <w:rPr>
                            <w:rFonts w:ascii="Cambria Math" w:eastAsia="Times New Roman" w:hAnsi="Cambria Math"/>
                            <w:i/>
                            <w:sz w:val="26"/>
                            <w:szCs w:val="26"/>
                          </w:rPr>
                        </w:ins>
                      </m:ctrlPr>
                    </m:sSubPr>
                    <m:e>
                      <w:ins w:id="6788" w:author="The Si Tran" w:date="2012-12-06T03:24:00Z">
                        <m:r>
                          <w:rPr>
                            <w:rFonts w:ascii="Cambria Math" w:eastAsia="Times New Roman" w:hAnsi="Cambria Math"/>
                            <w:sz w:val="26"/>
                            <w:szCs w:val="26"/>
                          </w:rPr>
                          <m:t>w</m:t>
                        </m:r>
                      </w:ins>
                    </m:e>
                    <m:sub>
                      <w:ins w:id="6789" w:author="The Si Tran" w:date="2012-12-06T03:24:00Z">
                        <m:r>
                          <w:rPr>
                            <w:rFonts w:ascii="Cambria Math" w:eastAsia="Times New Roman" w:hAnsi="Cambria Math"/>
                            <w:sz w:val="26"/>
                            <w:szCs w:val="26"/>
                          </w:rPr>
                          <m:t>ki</m:t>
                        </m:r>
                      </w:ins>
                    </m:sub>
                  </m:sSub>
                </m:e>
              </m:nary>
            </m:e>
          </m:d>
          <w:ins w:id="6790" w:author="The Si Tran" w:date="2012-12-06T03:24:00Z">
            <m:r>
              <w:rPr>
                <w:rFonts w:ascii="Cambria Math" w:hAnsi="Cambria Math"/>
                <w:sz w:val="26"/>
                <w:szCs w:val="26"/>
              </w:rPr>
              <m:t>*</m:t>
            </m:r>
          </w:ins>
          <m:sSup>
            <m:sSupPr>
              <m:ctrlPr>
                <w:ins w:id="6791" w:author="The Si Tran" w:date="2012-12-06T03:25:00Z">
                  <w:rPr>
                    <w:rFonts w:ascii="Cambria Math" w:eastAsia="Times New Roman" w:hAnsi="Cambria Math"/>
                    <w:i/>
                    <w:sz w:val="26"/>
                    <w:szCs w:val="26"/>
                  </w:rPr>
                </w:ins>
              </m:ctrlPr>
            </m:sSupPr>
            <m:e>
              <w:ins w:id="6792" w:author="The Si Tran" w:date="2012-12-06T03:25:00Z">
                <m:r>
                  <w:rPr>
                    <w:rFonts w:ascii="Cambria Math" w:hAnsi="Cambria Math"/>
                    <w:sz w:val="26"/>
                    <w:szCs w:val="26"/>
                  </w:rPr>
                  <m:t>f</m:t>
                </m:r>
              </w:ins>
            </m:e>
            <m:sup>
              <w:ins w:id="6793" w:author="The Si Tran" w:date="2012-12-06T03:25:00Z">
                <m:r>
                  <w:rPr>
                    <w:rFonts w:ascii="Cambria Math" w:hAnsi="Cambria Math"/>
                    <w:sz w:val="26"/>
                    <w:szCs w:val="26"/>
                  </w:rPr>
                  <m:t>'</m:t>
                </m:r>
              </w:ins>
            </m:sup>
          </m:sSup>
          <m:d>
            <m:dPr>
              <m:ctrlPr>
                <w:ins w:id="6794" w:author="The Si Tran" w:date="2012-12-06T03:25:00Z">
                  <w:rPr>
                    <w:rFonts w:ascii="Cambria Math" w:hAnsi="Cambria Math"/>
                    <w:i/>
                    <w:sz w:val="26"/>
                    <w:szCs w:val="26"/>
                  </w:rPr>
                </w:ins>
              </m:ctrlPr>
            </m:dPr>
            <m:e>
              <m:sSub>
                <m:sSubPr>
                  <m:ctrlPr>
                    <w:ins w:id="6795" w:author="The Si Tran" w:date="2012-12-06T03:25:00Z">
                      <w:rPr>
                        <w:rFonts w:ascii="Cambria Math" w:eastAsia="Times New Roman" w:hAnsi="Cambria Math"/>
                        <w:i/>
                        <w:sz w:val="26"/>
                        <w:szCs w:val="26"/>
                      </w:rPr>
                    </w:ins>
                  </m:ctrlPr>
                </m:sSubPr>
                <m:e>
                  <w:ins w:id="6796" w:author="The Si Tran" w:date="2012-12-06T03:25:00Z">
                    <m:r>
                      <w:rPr>
                        <w:rFonts w:ascii="Cambria Math" w:hAnsi="Cambria Math"/>
                        <w:sz w:val="26"/>
                        <w:szCs w:val="26"/>
                      </w:rPr>
                      <m:t>net</m:t>
                    </m:r>
                  </w:ins>
                </m:e>
                <m:sub>
                  <w:ins w:id="6797" w:author="The Si Tran" w:date="2012-12-06T03:25:00Z">
                    <m:r>
                      <w:rPr>
                        <w:rFonts w:ascii="Cambria Math" w:hAnsi="Cambria Math"/>
                        <w:sz w:val="26"/>
                        <w:szCs w:val="26"/>
                      </w:rPr>
                      <m:t>i</m:t>
                    </m:r>
                  </w:ins>
                </m:sub>
              </m:sSub>
            </m:e>
          </m:d>
          <m:sSub>
            <m:sSubPr>
              <m:ctrlPr>
                <w:ins w:id="6798" w:author="The Si Tran" w:date="2012-12-06T03:25:00Z">
                  <w:rPr>
                    <w:rFonts w:ascii="Cambria Math" w:eastAsia="Times New Roman" w:hAnsi="Cambria Math"/>
                    <w:i/>
                    <w:sz w:val="26"/>
                    <w:szCs w:val="26"/>
                  </w:rPr>
                </w:ins>
              </m:ctrlPr>
            </m:sSubPr>
            <m:e>
              <w:ins w:id="6799" w:author="The Si Tran" w:date="2012-12-06T03:25:00Z">
                <m:r>
                  <w:rPr>
                    <w:rFonts w:ascii="Cambria Math" w:hAnsi="Cambria Math"/>
                    <w:sz w:val="26"/>
                    <w:szCs w:val="26"/>
                  </w:rPr>
                  <m:t>o</m:t>
                </m:r>
              </w:ins>
            </m:e>
            <m:sub>
              <w:ins w:id="6800"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6801" w:author="The Si Tran" w:date="2012-12-06T03:25:00Z">
        <w:r w:rsidRPr="00AF1345" w:rsidDel="005B51B1">
          <w:rPr>
            <w:rFonts w:ascii="Times New Roman" w:hAnsi="Times New Roman"/>
            <w:position w:val="-32"/>
            <w:sz w:val="26"/>
            <w:szCs w:val="26"/>
          </w:rPr>
          <w:object w:dxaOrig="4940" w:dyaOrig="700" w14:anchorId="4DC3F1FF">
            <v:shape id="_x0000_i1132" type="#_x0000_t75" style="width:330.7pt;height:46.9pt" o:ole="">
              <v:imagedata r:id="rId263" o:title=""/>
            </v:shape>
            <o:OLEObject Type="Embed" ProgID="Equation.DSMT4" ShapeID="_x0000_i1132" DrawAspect="Content" ObjectID="_1417153833" r:id="rId264"/>
          </w:object>
        </w:r>
      </w:del>
    </w:p>
    <w:p w14:paraId="1B4AB723" w14:textId="4F7D63EE" w:rsidR="0088753F" w:rsidRPr="0049233F" w:rsidRDefault="0088753F" w:rsidP="00334CAD">
      <w:pPr>
        <w:pPrChange w:id="6802"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w:t>
      </w:r>
      <w:r w:rsidRPr="0049233F">
        <w:lastRenderedPageBreak/>
        <w:t>truyền từ tầng xuất đến tầng nhập. Do đó giả thuật này được gọi là giải thuật lan truyền ngược.</w:t>
      </w:r>
    </w:p>
    <w:p w14:paraId="1C606F97" w14:textId="6602D24C" w:rsidR="0088753F" w:rsidRDefault="00782A72" w:rsidP="00334CAD">
      <w:pPr>
        <w:rPr>
          <w:ins w:id="6803" w:author="The Si Tran" w:date="2012-12-06T03:26:00Z"/>
        </w:rPr>
        <w:pPrChange w:id="6804" w:author="The Si Tran" w:date="2012-12-16T08:26:00Z">
          <w:pPr>
            <w:pStyle w:val="ListParagraph"/>
            <w:tabs>
              <w:tab w:val="left" w:pos="720"/>
            </w:tabs>
            <w:spacing w:after="0" w:line="360" w:lineRule="auto"/>
            <w:ind w:left="0" w:firstLine="720"/>
          </w:pPr>
        </w:pPrChange>
      </w:pPr>
      <w:ins w:id="6805" w:author="The Si Tran" w:date="2012-12-14T05:54:00Z">
        <w:r w:rsidRPr="00097101">
          <w:rPr>
            <w:noProof/>
            <w:rPrChange w:id="6806" w:author="Unknown">
              <w:rPr>
                <w:noProof/>
              </w:rPr>
            </w:rPrChange>
          </w:rPr>
          <mc:AlternateContent>
            <mc:Choice Requires="wps">
              <w:drawing>
                <wp:anchor distT="0" distB="0" distL="114300" distR="114300" simplePos="0" relativeHeight="251664384" behindDoc="0" locked="0" layoutInCell="1" allowOverlap="1" wp14:anchorId="404F4B27" wp14:editId="2E8FD051">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B0605D" w:rsidRDefault="00B0605D" w:rsidP="00334CAD">
                              <w:pPr>
                                <w:pStyle w:val="EquationIndex"/>
                                <w:pPrChange w:id="6807" w:author="The Si Tran" w:date="2012-12-16T08:25:00Z">
                                  <w:pPr/>
                                </w:pPrChange>
                              </w:pPr>
                              <w:ins w:id="6808" w:author="The Si Tran" w:date="2012-12-06T02:41:00Z">
                                <w:r>
                                  <w:t>(4.</w:t>
                                </w:r>
                              </w:ins>
                              <w:ins w:id="6809" w:author="The Si Tran" w:date="2012-12-06T02:44:00Z">
                                <w:r>
                                  <w:t>12</w:t>
                                </w:r>
                              </w:ins>
                              <w:ins w:id="681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102" type="#_x0000_t202" style="position:absolute;left:0;text-align:left;margin-left:406.45pt;margin-top:36.95pt;width:46.85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PNjQ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" fillcolor="white [3201]" stroked="f" strokeweight=".5pt">
                  <v:textbox>
                    <w:txbxContent>
                      <w:p w14:paraId="0387FEFB" w14:textId="2F37823D" w:rsidR="00B0605D" w:rsidRDefault="00B0605D" w:rsidP="00334CAD">
                        <w:pPr>
                          <w:pStyle w:val="EquationIndex"/>
                          <w:pPrChange w:id="6811" w:author="The Si Tran" w:date="2012-12-16T08:25:00Z">
                            <w:pPr/>
                          </w:pPrChange>
                        </w:pPr>
                        <w:ins w:id="6812" w:author="The Si Tran" w:date="2012-12-06T02:41:00Z">
                          <w:r>
                            <w:t>(4.</w:t>
                          </w:r>
                        </w:ins>
                        <w:ins w:id="6813" w:author="The Si Tran" w:date="2012-12-06T02:44:00Z">
                          <w:r>
                            <w:t>12</w:t>
                          </w:r>
                        </w:ins>
                        <w:ins w:id="6814"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6815" w:author="The Si Tran" w:date="2012-12-06T03:30:00Z"/>
          <w:rFonts w:ascii="Times New Roman" w:hAnsi="Times New Roman"/>
          <w:sz w:val="26"/>
          <w:szCs w:val="26"/>
        </w:rPr>
        <w:pPrChange w:id="6816" w:author="The Si Tran" w:date="2012-12-14T06:17:00Z">
          <w:pPr>
            <w:pStyle w:val="ListParagraph"/>
            <w:tabs>
              <w:tab w:val="left" w:pos="720"/>
            </w:tabs>
            <w:spacing w:after="0" w:line="360" w:lineRule="auto"/>
            <w:ind w:left="0" w:firstLine="720"/>
          </w:pPr>
        </w:pPrChange>
      </w:pPr>
      <w:ins w:id="6817" w:author="The Si Tran" w:date="2012-12-14T05:55:00Z">
        <w:r w:rsidRPr="00097101">
          <w:rPr>
            <w:noProof/>
            <w:szCs w:val="26"/>
            <w:rPrChange w:id="6818" w:author="Unknown">
              <w:rPr>
                <w:noProof/>
              </w:rPr>
            </w:rPrChange>
          </w:rPr>
          <mc:AlternateContent>
            <mc:Choice Requires="wps">
              <w:drawing>
                <wp:anchor distT="0" distB="0" distL="114300" distR="114300" simplePos="0" relativeHeight="251666432" behindDoc="0" locked="0" layoutInCell="1" allowOverlap="1" wp14:anchorId="78175529" wp14:editId="5E376EB1">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B0605D" w:rsidRDefault="00B0605D" w:rsidP="00334CAD">
                              <w:pPr>
                                <w:pStyle w:val="EquationIndex"/>
                                <w:pPrChange w:id="6819" w:author="The Si Tran" w:date="2012-12-16T08:25:00Z">
                                  <w:pPr/>
                                </w:pPrChange>
                              </w:pPr>
                              <w:ins w:id="6820" w:author="The Si Tran" w:date="2012-12-06T02:41:00Z">
                                <w:r>
                                  <w:t>(4.</w:t>
                                </w:r>
                              </w:ins>
                              <w:ins w:id="6821" w:author="The Si Tran" w:date="2012-12-06T02:44:00Z">
                                <w:r>
                                  <w:t>13</w:t>
                                </w:r>
                              </w:ins>
                              <w:ins w:id="682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103" type="#_x0000_t202" style="position:absolute;left:0;text-align:left;margin-left:406.4pt;margin-top:25.55pt;width:46.8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K9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Mtw3wJyqDfrCUzdbwcmbGtW7FSE+&#10;CI9hQsGxIOI9PtoQ2KftibMF+V+vyRMePQ4tZ2sMZ8nDz6XwijPz1aL7R/2zszTN+XI2/DjAxR9r&#10;5scau2yuCC3RxypyMh8TPprdUXtqnrBHpikqVMJKxC553B2vYrcysIekmk4zCPPrRLy1MyeT60Rz&#10;6s3H9kl4t23giM6/o90Yi/GLPu6wydLSdBlJ17nJE9Edq9sCYPZz72/3VFoux/eMOmzTyW8A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ngbyvY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B0605D" w:rsidRDefault="00B0605D" w:rsidP="00334CAD">
                        <w:pPr>
                          <w:pStyle w:val="EquationIndex"/>
                          <w:pPrChange w:id="6823" w:author="The Si Tran" w:date="2012-12-16T08:25:00Z">
                            <w:pPr/>
                          </w:pPrChange>
                        </w:pPr>
                        <w:ins w:id="6824" w:author="The Si Tran" w:date="2012-12-06T02:41:00Z">
                          <w:r>
                            <w:t>(4.</w:t>
                          </w:r>
                        </w:ins>
                        <w:ins w:id="6825" w:author="The Si Tran" w:date="2012-12-06T02:44:00Z">
                          <w:r>
                            <w:t>13</w:t>
                          </w:r>
                        </w:ins>
                        <w:ins w:id="6826" w:author="The Si Tran" w:date="2012-12-06T02:41:00Z">
                          <w:r>
                            <w:t>)</w:t>
                          </w:r>
                        </w:ins>
                      </w:p>
                    </w:txbxContent>
                  </v:textbox>
                </v:shape>
              </w:pict>
            </mc:Fallback>
          </mc:AlternateContent>
        </w:r>
      </w:ins>
      <w:ins w:id="6827"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6828" w:author="The Si Tran" w:date="2012-12-06T03:30:00Z"/>
          <w:rFonts w:ascii="Times New Roman" w:hAnsi="Times New Roman"/>
          <w:sz w:val="26"/>
          <w:szCs w:val="26"/>
        </w:rPr>
        <w:pPrChange w:id="6829" w:author="The Si Tran" w:date="2012-12-14T06:17:00Z">
          <w:pPr>
            <w:pStyle w:val="ListParagraph"/>
            <w:tabs>
              <w:tab w:val="left" w:pos="720"/>
            </w:tabs>
            <w:spacing w:after="0" w:line="360" w:lineRule="auto"/>
            <w:ind w:left="0" w:firstLine="720"/>
          </w:pPr>
        </w:pPrChange>
      </w:pPr>
      <w:ins w:id="6830"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6831" w:author="The Si Tran" w:date="2012-12-06T03:30:00Z">
            <w:rPr/>
          </w:rPrChange>
        </w:rPr>
        <w:pPrChange w:id="6832" w:author="The Si Tran" w:date="2012-12-14T06:17:00Z">
          <w:pPr>
            <w:pStyle w:val="ListParagraph"/>
            <w:spacing w:after="0" w:line="360" w:lineRule="auto"/>
            <w:ind w:left="0" w:firstLine="720"/>
          </w:pPr>
        </w:pPrChange>
      </w:pPr>
      <w:del w:id="6833" w:author="The Si Tran" w:date="2012-12-06T03:30:00Z">
        <w:r w:rsidRPr="00AF1345" w:rsidDel="00962DC9">
          <w:object w:dxaOrig="4040" w:dyaOrig="1040" w14:anchorId="7127A6C4">
            <v:shape id="_x0000_i1133" type="#_x0000_t75" style="width:265.4pt;height:68.65pt" o:ole="">
              <v:imagedata r:id="rId265" o:title=""/>
            </v:shape>
            <o:OLEObject Type="Embed" ProgID="Equation.DSMT4" ShapeID="_x0000_i1133" DrawAspect="Content" ObjectID="_1417153834" r:id="rId266"/>
          </w:object>
        </w:r>
      </w:del>
    </w:p>
    <w:p w14:paraId="41B71683" w14:textId="60BCD495" w:rsidR="0088753F" w:rsidRPr="0049233F" w:rsidRDefault="0088753F" w:rsidP="00334CAD">
      <w:pPr>
        <w:pPrChange w:id="6834"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34" type="#_x0000_t75" style="width:10.05pt;height:12.55pt" o:ole="">
            <v:imagedata r:id="rId267" o:title=""/>
          </v:shape>
          <o:OLEObject Type="Embed" ProgID="Equation.DSMT4" ShapeID="_x0000_i1134" DrawAspect="Content" ObjectID="_1417153835" r:id="rId268"/>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rsidP="00334CAD">
      <w:pPr>
        <w:pPrChange w:id="6835"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rsidP="00334CAD">
      <w:pPr>
        <w:pPrChange w:id="6836"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tập dữ liệu học. Phương pháp này làm việc tốt cho các tập dữ liệu mẫu có kích cỡ lớn và chứa đựng nhiều thông tin dư thừa [5].</w:t>
      </w:r>
    </w:p>
    <w:p w14:paraId="314748DB" w14:textId="303000A7" w:rsidR="0088753F" w:rsidRPr="0049233F" w:rsidRDefault="0088753F" w:rsidP="00334CAD">
      <w:pPr>
        <w:pPrChange w:id="6837"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05FF6ABF" w:rsidR="0088753F" w:rsidRPr="0049233F" w:rsidRDefault="0088753F" w:rsidP="00334CAD">
      <w:pPr>
        <w:pPrChange w:id="6838"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6839" w:name="OLE_LINK1"/>
      <w:r w:rsidRPr="0049233F">
        <w:t>oscillation</w:t>
      </w:r>
      <w:bookmarkEnd w:id="6839"/>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w:t>
      </w:r>
      <w:r w:rsidRPr="0049233F">
        <w:lastRenderedPageBreak/>
        <w:t xml:space="preserve">ảnh hướng đến sự cập nhập các trọng số. Nếu đạo hàm riêng phần quá nhỏ thì </w:t>
      </w:r>
      <w:r w:rsidRPr="00AF1345">
        <w:rPr>
          <w:position w:val="-6"/>
        </w:rPr>
        <w:object w:dxaOrig="380" w:dyaOrig="279" w14:anchorId="37538E41">
          <v:shape id="_x0000_i1135" type="#_x0000_t75" style="width:17.6pt;height:14.25pt" o:ole="">
            <v:imagedata r:id="rId269" o:title=""/>
          </v:shape>
          <o:OLEObject Type="Embed" ProgID="Equation.DSMT4" ShapeID="_x0000_i1135" DrawAspect="Content" ObjectID="_1417153836" r:id="rId270"/>
        </w:object>
      </w:r>
      <w:r w:rsidRPr="0049233F">
        <w:t xml:space="preserve"> nhỏ, nếu đạo hàm riêng phần lớn thì </w:t>
      </w:r>
      <w:r w:rsidRPr="0049233F">
        <w:rPr>
          <w:position w:val="-6"/>
          <w:rPrChange w:id="6840" w:author="The Si Tran" w:date="2012-12-05T23:02:00Z">
            <w:rPr>
              <w:position w:val="-6"/>
            </w:rPr>
          </w:rPrChange>
        </w:rPr>
        <w:object w:dxaOrig="380" w:dyaOrig="279" w14:anchorId="1B8537DF">
          <v:shape id="_x0000_i1136" type="#_x0000_t75" style="width:17.6pt;height:14.25pt" o:ole="">
            <v:imagedata r:id="rId269" o:title=""/>
          </v:shape>
          <o:OLEObject Type="Embed" ProgID="Equation.DSMT4" ShapeID="_x0000_i1136" DrawAspect="Content" ObjectID="_1417153837" r:id="rId271"/>
        </w:object>
      </w:r>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rsidP="00334CAD">
      <w:pPr>
        <w:rPr>
          <w:del w:id="6841" w:author="The Si Tran" w:date="2012-12-06T03:34:00Z"/>
        </w:rPr>
        <w:pPrChange w:id="6842" w:author="The Si Tran" w:date="2012-12-16T08:27:00Z">
          <w:pPr>
            <w:pStyle w:val="ListParagraph"/>
            <w:spacing w:after="0" w:line="360" w:lineRule="auto"/>
            <w:ind w:left="0" w:firstLine="720"/>
          </w:pPr>
        </w:pPrChange>
      </w:pPr>
      <w:ins w:id="6843" w:author="The Si Tran" w:date="2012-12-14T05:55:00Z">
        <w:r w:rsidRPr="00097101">
          <w:rPr>
            <w:noProof/>
            <w:rPrChange w:id="6844" w:author="Unknown">
              <w:rPr>
                <w:noProof/>
              </w:rPr>
            </w:rPrChange>
          </w:rPr>
          <mc:AlternateContent>
            <mc:Choice Requires="wps">
              <w:drawing>
                <wp:anchor distT="0" distB="0" distL="114300" distR="114300" simplePos="0" relativeHeight="251670528" behindDoc="0" locked="0" layoutInCell="1" allowOverlap="1" wp14:anchorId="6A99BEC4" wp14:editId="0F9E7025">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B0605D" w:rsidRDefault="00B0605D" w:rsidP="00334CAD">
                              <w:pPr>
                                <w:pStyle w:val="EquationIndex"/>
                                <w:pPrChange w:id="6845" w:author="The Si Tran" w:date="2012-12-16T08:27:00Z">
                                  <w:pPr/>
                                </w:pPrChange>
                              </w:pPr>
                              <w:ins w:id="6846" w:author="The Si Tran" w:date="2012-12-06T02:41:00Z">
                                <w:r>
                                  <w:t>(4.</w:t>
                                </w:r>
                              </w:ins>
                              <w:ins w:id="6847" w:author="The Si Tran" w:date="2012-12-06T02:44:00Z">
                                <w:r>
                                  <w:t>14</w:t>
                                </w:r>
                              </w:ins>
                              <w:ins w:id="684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104" type="#_x0000_t202" style="position:absolute;left:0;text-align:left;margin-left:406.4pt;margin-top:42.7pt;width:46.85pt;height:2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ahvgBVUe+wLD+1sBcdvFFbvloX4&#10;wDwOExYcF0S8x4/UgOxDd6JkA/7Xa/KExx5HLSU1DmdJw88t84IS/dVi90+HFxdpmvPlYvxxhBd/&#10;qlmdauzWXAG2xBBXkeP5mPBR90fpwTzjHlmmqKhilmPsksb+eBXblYF7iIvlMoNwfh2Lt/bR8eQ6&#10;0Zx686l5Zt51DRyx8++gH2M2e9HHLTZZWlhuI0iVmzwR3bLaFQBnP/d+t6fScjm9Z9Rxmy5+Aw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IX50Sy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B0605D" w:rsidRDefault="00B0605D" w:rsidP="00334CAD">
                        <w:pPr>
                          <w:pStyle w:val="EquationIndex"/>
                          <w:pPrChange w:id="6849" w:author="The Si Tran" w:date="2012-12-16T08:27:00Z">
                            <w:pPr/>
                          </w:pPrChange>
                        </w:pPr>
                        <w:ins w:id="6850" w:author="The Si Tran" w:date="2012-12-06T02:41:00Z">
                          <w:r>
                            <w:t>(4.</w:t>
                          </w:r>
                        </w:ins>
                        <w:ins w:id="6851" w:author="The Si Tran" w:date="2012-12-06T02:44:00Z">
                          <w:r>
                            <w:t>14</w:t>
                          </w:r>
                        </w:ins>
                        <w:ins w:id="6852"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rsidP="00334CAD">
      <w:pPr>
        <w:rPr>
          <w:ins w:id="6853" w:author="The Si Tran" w:date="2012-12-06T03:31:00Z"/>
          <w:rPrChange w:id="6854" w:author="The Si Tran" w:date="2012-12-06T03:34:00Z">
            <w:rPr>
              <w:ins w:id="6855" w:author="The Si Tran" w:date="2012-12-06T03:31:00Z"/>
            </w:rPr>
          </w:rPrChange>
        </w:rPr>
        <w:pPrChange w:id="6856" w:author="The Si Tran" w:date="2012-12-16T08:27:00Z">
          <w:pPr>
            <w:pStyle w:val="ListParagraph"/>
            <w:spacing w:after="0" w:line="360" w:lineRule="auto"/>
            <w:ind w:left="0" w:firstLine="720"/>
          </w:pPr>
        </w:pPrChange>
      </w:pPr>
      <w:del w:id="6857" w:author="The Si Tran" w:date="2012-12-06T03:34:00Z">
        <w:r w:rsidRPr="0049233F" w:rsidDel="003B3962">
          <w:rPr>
            <w:rPrChange w:id="6858" w:author="The Si Tran" w:date="2012-12-05T23:02:00Z">
              <w:rPr/>
            </w:rPrChange>
          </w:rPr>
          <w:object w:dxaOrig="4760" w:dyaOrig="700" w14:anchorId="60BD1AD6">
            <v:shape id="_x0000_i1137" type="#_x0000_t75" style="width:304.75pt;height:46.05pt" o:ole="">
              <v:imagedata r:id="rId272" o:title=""/>
            </v:shape>
            <o:OLEObject Type="Embed" ProgID="Equation.DSMT4" ShapeID="_x0000_i1137" DrawAspect="Content" ObjectID="_1417153838" r:id="rId273"/>
          </w:object>
        </w:r>
      </w:del>
    </w:p>
    <w:p w14:paraId="46D768F1" w14:textId="4DAB363F" w:rsidR="00673068" w:rsidRPr="007E3E87" w:rsidRDefault="00B0605D">
      <w:pPr>
        <w:pStyle w:val="ListParagraph"/>
        <w:spacing w:after="0" w:line="360" w:lineRule="auto"/>
        <w:ind w:firstLine="720"/>
        <w:rPr>
          <w:rFonts w:ascii="Times New Roman" w:hAnsi="Times New Roman"/>
          <w:sz w:val="26"/>
          <w:szCs w:val="26"/>
        </w:rPr>
        <w:pPrChange w:id="6859" w:author="The Si Tran" w:date="2012-12-06T03:34:00Z">
          <w:pPr>
            <w:pStyle w:val="ListParagraph"/>
            <w:spacing w:after="0" w:line="360" w:lineRule="auto"/>
            <w:ind w:left="0" w:firstLine="720"/>
          </w:pPr>
        </w:pPrChange>
      </w:pPr>
      <m:oMathPara>
        <m:oMathParaPr>
          <m:jc m:val="center"/>
        </m:oMathParaPr>
        <m:oMath>
          <m:f>
            <m:fPr>
              <m:ctrlPr>
                <w:ins w:id="6860" w:author="The Si Tran" w:date="2012-12-06T03:32:00Z">
                  <w:rPr>
                    <w:rFonts w:ascii="Cambria Math" w:eastAsia="Times New Roman" w:hAnsi="Cambria Math"/>
                    <w:i/>
                    <w:sz w:val="26"/>
                    <w:szCs w:val="26"/>
                  </w:rPr>
                </w:ins>
              </m:ctrlPr>
            </m:fPr>
            <m:num>
              <w:ins w:id="6861" w:author="The Si Tran" w:date="2012-12-06T03:32:00Z">
                <m:r>
                  <w:rPr>
                    <w:rFonts w:ascii="Cambria Math" w:hAnsi="Cambria Math"/>
                    <w:sz w:val="26"/>
                    <w:szCs w:val="26"/>
                  </w:rPr>
                  <m:t>∂E</m:t>
                </m:r>
              </w:ins>
            </m:num>
            <m:den>
              <w:ins w:id="6862" w:author="The Si Tran" w:date="2012-12-06T03:32:00Z">
                <m:r>
                  <w:rPr>
                    <w:rFonts w:ascii="Cambria Math" w:hAnsi="Cambria Math"/>
                    <w:sz w:val="26"/>
                    <w:szCs w:val="26"/>
                  </w:rPr>
                  <m:t>∂</m:t>
                </m:r>
              </w:ins>
              <m:sSub>
                <m:sSubPr>
                  <m:ctrlPr>
                    <w:ins w:id="6863" w:author="The Si Tran" w:date="2012-12-06T03:32:00Z">
                      <w:rPr>
                        <w:rFonts w:ascii="Cambria Math" w:eastAsia="Times New Roman" w:hAnsi="Cambria Math"/>
                        <w:i/>
                        <w:sz w:val="26"/>
                        <w:szCs w:val="26"/>
                      </w:rPr>
                    </w:ins>
                  </m:ctrlPr>
                </m:sSubPr>
                <m:e>
                  <w:ins w:id="6864" w:author="The Si Tran" w:date="2012-12-06T03:32:00Z">
                    <m:r>
                      <w:rPr>
                        <w:rFonts w:ascii="Cambria Math" w:hAnsi="Cambria Math"/>
                        <w:sz w:val="26"/>
                        <w:szCs w:val="26"/>
                      </w:rPr>
                      <m:t>w</m:t>
                    </m:r>
                  </w:ins>
                </m:e>
                <m:sub>
                  <w:ins w:id="6865" w:author="The Si Tran" w:date="2012-12-06T03:32:00Z">
                    <m:r>
                      <w:rPr>
                        <w:rFonts w:ascii="Cambria Math" w:hAnsi="Cambria Math"/>
                        <w:sz w:val="26"/>
                        <w:szCs w:val="26"/>
                      </w:rPr>
                      <m:t>ij</m:t>
                    </m:r>
                  </w:ins>
                </m:sub>
              </m:sSub>
            </m:den>
          </m:f>
          <w:ins w:id="6866" w:author="The Si Tran" w:date="2012-12-06T03:32:00Z">
            <m:r>
              <w:rPr>
                <w:rFonts w:ascii="Cambria Math" w:hAnsi="Cambria Math"/>
                <w:sz w:val="26"/>
                <w:szCs w:val="26"/>
              </w:rPr>
              <m:t xml:space="preserve">  ∆</m:t>
            </m:r>
          </w:ins>
          <m:sSub>
            <m:sSubPr>
              <m:ctrlPr>
                <w:ins w:id="6867" w:author="The Si Tran" w:date="2012-12-06T03:32:00Z">
                  <w:rPr>
                    <w:rFonts w:ascii="Cambria Math" w:hAnsi="Cambria Math"/>
                    <w:i/>
                    <w:sz w:val="26"/>
                    <w:szCs w:val="26"/>
                  </w:rPr>
                </w:ins>
              </m:ctrlPr>
            </m:sSubPr>
            <m:e>
              <w:ins w:id="6868" w:author="The Si Tran" w:date="2012-12-06T03:32:00Z">
                <m:r>
                  <w:rPr>
                    <w:rFonts w:ascii="Cambria Math" w:hAnsi="Cambria Math"/>
                    <w:sz w:val="26"/>
                    <w:szCs w:val="26"/>
                  </w:rPr>
                  <m:t>w</m:t>
                </m:r>
              </w:ins>
            </m:e>
            <m:sub>
              <w:ins w:id="6869" w:author="The Si Tran" w:date="2012-12-06T03:32:00Z">
                <m:r>
                  <w:rPr>
                    <w:rFonts w:ascii="Cambria Math" w:hAnsi="Cambria Math"/>
                    <w:sz w:val="26"/>
                    <w:szCs w:val="26"/>
                  </w:rPr>
                  <m:t>ij</m:t>
                </m:r>
              </w:ins>
            </m:sub>
          </m:sSub>
          <m:d>
            <m:dPr>
              <m:ctrlPr>
                <w:ins w:id="6870" w:author="The Si Tran" w:date="2012-12-06T03:32:00Z">
                  <w:rPr>
                    <w:rFonts w:ascii="Cambria Math" w:hAnsi="Cambria Math"/>
                    <w:i/>
                    <w:sz w:val="26"/>
                    <w:szCs w:val="26"/>
                  </w:rPr>
                </w:ins>
              </m:ctrlPr>
            </m:dPr>
            <m:e>
              <w:ins w:id="6871" w:author="The Si Tran" w:date="2012-12-06T03:32:00Z">
                <m:r>
                  <w:rPr>
                    <w:rFonts w:ascii="Cambria Math" w:hAnsi="Cambria Math"/>
                    <w:sz w:val="26"/>
                    <w:szCs w:val="26"/>
                  </w:rPr>
                  <m:t>t</m:t>
                </m:r>
              </w:ins>
            </m:e>
          </m:d>
          <w:ins w:id="6872" w:author="The Si Tran" w:date="2012-12-06T03:32:00Z">
            <m:r>
              <w:rPr>
                <w:rFonts w:ascii="Cambria Math" w:hAnsi="Cambria Math"/>
                <w:sz w:val="26"/>
                <w:szCs w:val="26"/>
              </w:rPr>
              <m:t>=-</m:t>
            </m:r>
          </w:ins>
          <w:ins w:id="6873" w:author="The Si Tran" w:date="2012-12-06T03:33:00Z">
            <m:r>
              <w:rPr>
                <w:rFonts w:ascii="Cambria Math" w:hAnsi="Cambria Math"/>
                <w:sz w:val="26"/>
                <w:szCs w:val="26"/>
              </w:rPr>
              <m:t>η</m:t>
            </m:r>
          </w:ins>
          <m:f>
            <m:fPr>
              <m:ctrlPr>
                <w:ins w:id="6874" w:author="The Si Tran" w:date="2012-12-06T03:33:00Z">
                  <w:rPr>
                    <w:rFonts w:ascii="Cambria Math" w:hAnsi="Cambria Math"/>
                    <w:i/>
                    <w:sz w:val="26"/>
                    <w:szCs w:val="26"/>
                  </w:rPr>
                </w:ins>
              </m:ctrlPr>
            </m:fPr>
            <m:num>
              <w:ins w:id="6875" w:author="The Si Tran" w:date="2012-12-06T03:33:00Z">
                <m:r>
                  <w:rPr>
                    <w:rFonts w:ascii="Cambria Math" w:hAnsi="Cambria Math"/>
                    <w:sz w:val="26"/>
                    <w:szCs w:val="26"/>
                  </w:rPr>
                  <m:t>∂E</m:t>
                </m:r>
              </w:ins>
            </m:num>
            <m:den>
              <w:ins w:id="6876" w:author="The Si Tran" w:date="2012-12-06T03:33:00Z">
                <m:r>
                  <w:rPr>
                    <w:rFonts w:ascii="Cambria Math" w:hAnsi="Cambria Math"/>
                    <w:sz w:val="26"/>
                    <w:szCs w:val="26"/>
                  </w:rPr>
                  <m:t>∂</m:t>
                </m:r>
              </w:ins>
              <m:sSub>
                <m:sSubPr>
                  <m:ctrlPr>
                    <w:ins w:id="6877" w:author="The Si Tran" w:date="2012-12-06T03:33:00Z">
                      <w:rPr>
                        <w:rFonts w:ascii="Cambria Math" w:hAnsi="Cambria Math"/>
                        <w:i/>
                        <w:sz w:val="26"/>
                        <w:szCs w:val="26"/>
                      </w:rPr>
                    </w:ins>
                  </m:ctrlPr>
                </m:sSubPr>
                <m:e>
                  <w:ins w:id="6878" w:author="The Si Tran" w:date="2012-12-06T03:33:00Z">
                    <m:r>
                      <w:rPr>
                        <w:rFonts w:ascii="Cambria Math" w:hAnsi="Cambria Math"/>
                        <w:sz w:val="26"/>
                        <w:szCs w:val="26"/>
                      </w:rPr>
                      <m:t>w</m:t>
                    </m:r>
                  </w:ins>
                </m:e>
                <m:sub>
                  <w:ins w:id="6879" w:author="The Si Tran" w:date="2012-12-06T03:33:00Z">
                    <m:r>
                      <w:rPr>
                        <w:rFonts w:ascii="Cambria Math" w:hAnsi="Cambria Math"/>
                        <w:sz w:val="26"/>
                        <w:szCs w:val="26"/>
                      </w:rPr>
                      <m:t>ij</m:t>
                    </m:r>
                  </w:ins>
                </m:sub>
              </m:sSub>
            </m:den>
          </m:f>
          <m:d>
            <m:dPr>
              <m:ctrlPr>
                <w:ins w:id="6880" w:author="The Si Tran" w:date="2012-12-06T03:33:00Z">
                  <w:rPr>
                    <w:rFonts w:ascii="Cambria Math" w:hAnsi="Cambria Math"/>
                    <w:i/>
                    <w:sz w:val="26"/>
                    <w:szCs w:val="26"/>
                  </w:rPr>
                </w:ins>
              </m:ctrlPr>
            </m:dPr>
            <m:e>
              <w:ins w:id="6881" w:author="The Si Tran" w:date="2012-12-06T03:33:00Z">
                <m:r>
                  <w:rPr>
                    <w:rFonts w:ascii="Cambria Math" w:hAnsi="Cambria Math"/>
                    <w:sz w:val="26"/>
                    <w:szCs w:val="26"/>
                  </w:rPr>
                  <m:t>t</m:t>
                </m:r>
              </w:ins>
            </m:e>
          </m:d>
          <w:ins w:id="6882" w:author="The Si Tran" w:date="2012-12-06T03:33:00Z">
            <m:r>
              <w:rPr>
                <w:rFonts w:ascii="Cambria Math" w:hAnsi="Cambria Math"/>
                <w:sz w:val="26"/>
                <w:szCs w:val="26"/>
              </w:rPr>
              <m:t>+μ*∆</m:t>
            </m:r>
          </w:ins>
          <m:sSub>
            <m:sSubPr>
              <m:ctrlPr>
                <w:ins w:id="6883" w:author="The Si Tran" w:date="2012-12-06T03:34:00Z">
                  <w:rPr>
                    <w:rFonts w:ascii="Cambria Math" w:hAnsi="Cambria Math"/>
                    <w:i/>
                    <w:sz w:val="26"/>
                    <w:szCs w:val="26"/>
                  </w:rPr>
                </w:ins>
              </m:ctrlPr>
            </m:sSubPr>
            <m:e>
              <w:ins w:id="6884" w:author="The Si Tran" w:date="2012-12-06T03:34:00Z">
                <m:r>
                  <w:rPr>
                    <w:rFonts w:ascii="Cambria Math" w:hAnsi="Cambria Math"/>
                    <w:sz w:val="26"/>
                    <w:szCs w:val="26"/>
                  </w:rPr>
                  <m:t>w</m:t>
                </m:r>
              </w:ins>
            </m:e>
            <m:sub>
              <w:ins w:id="6885" w:author="The Si Tran" w:date="2012-12-06T03:34:00Z">
                <m:r>
                  <w:rPr>
                    <w:rFonts w:ascii="Cambria Math" w:hAnsi="Cambria Math"/>
                    <w:sz w:val="26"/>
                    <w:szCs w:val="26"/>
                  </w:rPr>
                  <m:t>ij</m:t>
                </m:r>
              </w:ins>
            </m:sub>
          </m:sSub>
          <m:d>
            <m:dPr>
              <m:ctrlPr>
                <w:ins w:id="6886" w:author="The Si Tran" w:date="2012-12-06T03:34:00Z">
                  <w:rPr>
                    <w:rFonts w:ascii="Cambria Math" w:hAnsi="Cambria Math"/>
                    <w:i/>
                    <w:sz w:val="26"/>
                    <w:szCs w:val="26"/>
                  </w:rPr>
                </w:ins>
              </m:ctrlPr>
            </m:dPr>
            <m:e>
              <w:ins w:id="6887" w:author="The Si Tran" w:date="2012-12-06T03:34:00Z">
                <m:r>
                  <w:rPr>
                    <w:rFonts w:ascii="Cambria Math" w:hAnsi="Cambria Math"/>
                    <w:sz w:val="26"/>
                    <w:szCs w:val="26"/>
                  </w:rPr>
                  <m:t>t-1</m:t>
                </m:r>
              </w:ins>
            </m:e>
          </m:d>
          <w:ins w:id="6888" w:author="The Si Tran" w:date="2012-12-06T03:34:00Z">
            <m:r>
              <w:rPr>
                <w:rFonts w:ascii="Cambria Math" w:hAnsi="Cambria Math"/>
                <w:sz w:val="26"/>
                <w:szCs w:val="26"/>
              </w:rPr>
              <m:t xml:space="preserve"> </m:t>
            </m:r>
          </w:ins>
        </m:oMath>
      </m:oMathPara>
    </w:p>
    <w:p w14:paraId="50E1CA54" w14:textId="745DBA66" w:rsidR="0088753F" w:rsidRPr="0049233F" w:rsidRDefault="0088753F" w:rsidP="00334CAD">
      <w:pPr>
        <w:pPrChange w:id="6889"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8" type="#_x0000_t75" style="width:10.9pt;height:12.55pt" o:ole="">
            <v:imagedata r:id="rId274" o:title=""/>
          </v:shape>
          <o:OLEObject Type="Embed" ProgID="Equation.DSMT4" ShapeID="_x0000_i1138" DrawAspect="Content" ObjectID="_1417153839" r:id="rId275"/>
        </w:object>
      </w:r>
      <w:r w:rsidRPr="0049233F">
        <w:t xml:space="preserve">có tác dụng điều chỉnh mức độ ảnh hưởng của giá trị </w:t>
      </w:r>
      <w:r w:rsidRPr="00AF1345">
        <w:rPr>
          <w:position w:val="-14"/>
        </w:rPr>
        <w:object w:dxaOrig="999" w:dyaOrig="380" w14:anchorId="1C554B0E">
          <v:shape id="_x0000_i1139" type="#_x0000_t75" style="width:50.25pt;height:17.6pt" o:ole="">
            <v:imagedata r:id="rId276" o:title=""/>
          </v:shape>
          <o:OLEObject Type="Embed" ProgID="Equation.DSMT4" ShapeID="_x0000_i1139" DrawAspect="Content" ObjectID="_1417153840" r:id="rId277"/>
        </w:object>
      </w:r>
      <w:r w:rsidRPr="0049233F">
        <w:t xml:space="preserve">ở bước lặp trước lên giá trị </w:t>
      </w:r>
      <w:r w:rsidRPr="00AF1345">
        <w:rPr>
          <w:position w:val="-14"/>
        </w:rPr>
        <w:object w:dxaOrig="720" w:dyaOrig="380" w14:anchorId="0F2D06B2">
          <v:shape id="_x0000_i1140" type="#_x0000_t75" style="width:36.85pt;height:17.6pt" o:ole="">
            <v:imagedata r:id="rId278" o:title=""/>
          </v:shape>
          <o:OLEObject Type="Embed" ProgID="Equation.DSMT4" ShapeID="_x0000_i1140" DrawAspect="Content" ObjectID="_1417153841" r:id="rId279"/>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Pr="0049233F" w:rsidDel="005457E8" w:rsidRDefault="0088753F" w:rsidP="00334CAD">
      <w:pPr>
        <w:rPr>
          <w:del w:id="6890" w:author="The Si Tran" w:date="2012-12-14T05:56:00Z"/>
        </w:rPr>
        <w:pPrChange w:id="6891" w:author="The Si Tran" w:date="2012-12-16T08:27:00Z">
          <w:pPr>
            <w:pStyle w:val="ListParagraph"/>
            <w:spacing w:after="0" w:line="360" w:lineRule="auto"/>
            <w:ind w:left="0" w:firstLine="720"/>
          </w:pPr>
        </w:pPrChange>
      </w:pPr>
      <w:r w:rsidRPr="0049233F">
        <w:t>Sau đây là mã giả cho giải thuật lan truyền ngược theo phương pháp học trực tuyến có áp dụng hệ số quán tính:</w:t>
      </w:r>
    </w:p>
    <w:p w14:paraId="26DCD6A4" w14:textId="10B9DDE1" w:rsidR="0088753F" w:rsidRPr="0049233F" w:rsidDel="005457E8" w:rsidRDefault="0088753F" w:rsidP="00334CAD">
      <w:pPr>
        <w:rPr>
          <w:del w:id="6892" w:author="The Si Tran" w:date="2012-12-14T05:56:00Z"/>
        </w:rPr>
        <w:pPrChange w:id="6893" w:author="The Si Tran" w:date="2012-12-16T08:27:00Z">
          <w:pPr>
            <w:pStyle w:val="ListParagraph"/>
            <w:spacing w:after="0" w:line="360" w:lineRule="auto"/>
            <w:ind w:left="0" w:firstLine="720"/>
          </w:pPr>
        </w:pPrChange>
      </w:pPr>
    </w:p>
    <w:p w14:paraId="01231F6F" w14:textId="77777777" w:rsidR="0088753F" w:rsidRPr="0049233F" w:rsidDel="005457E8" w:rsidRDefault="0088753F" w:rsidP="00334CAD">
      <w:pPr>
        <w:rPr>
          <w:del w:id="6894" w:author="The Si Tran" w:date="2012-12-14T05:56:00Z"/>
        </w:rPr>
        <w:pPrChange w:id="6895" w:author="The Si Tran" w:date="2012-12-16T08:27:00Z">
          <w:pPr>
            <w:pStyle w:val="ListParagraph"/>
            <w:spacing w:after="0" w:line="360" w:lineRule="auto"/>
            <w:ind w:left="0" w:firstLine="720"/>
          </w:pPr>
        </w:pPrChange>
      </w:pPr>
    </w:p>
    <w:p w14:paraId="3B7999BD" w14:textId="4B4E647D" w:rsidR="0088753F" w:rsidDel="005457E8" w:rsidRDefault="0088753F" w:rsidP="00334CAD">
      <w:pPr>
        <w:rPr>
          <w:del w:id="6896" w:author="The Si Tran" w:date="2012-12-14T05:56:00Z"/>
        </w:rPr>
        <w:pPrChange w:id="6897" w:author="The Si Tran" w:date="2012-12-16T08:27:00Z">
          <w:pPr>
            <w:pStyle w:val="ListParagraph"/>
            <w:spacing w:after="0" w:line="360" w:lineRule="auto"/>
            <w:ind w:left="0" w:firstLine="720"/>
          </w:pPr>
        </w:pPrChange>
      </w:pPr>
    </w:p>
    <w:p w14:paraId="430BB087" w14:textId="77777777" w:rsidR="0088753F" w:rsidRPr="0049233F" w:rsidRDefault="0088753F" w:rsidP="00334CAD">
      <w:pPr>
        <w:pPrChange w:id="6898"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6899"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6900"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6901"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6902"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6903"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1" type="#_x0000_t75" style="width:25.1pt;height:35.15pt" o:ole="">
                  <v:imagedata r:id="rId280" o:title=""/>
                </v:shape>
                <o:OLEObject Type="Embed" ProgID="Equation.DSMT4" ShapeID="_x0000_i1141" DrawAspect="Content" ObjectID="_1417153842" r:id="rId281"/>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6904" w:author="The Si Tran" w:date="2012-12-05T23:02:00Z">
                  <w:rPr>
                    <w:rFonts w:ascii="Times New Roman" w:hAnsi="Times New Roman"/>
                    <w:i/>
                    <w:position w:val="-32"/>
                    <w:sz w:val="26"/>
                    <w:szCs w:val="26"/>
                  </w:rPr>
                </w:rPrChange>
              </w:rPr>
              <w:object w:dxaOrig="520" w:dyaOrig="700" w14:anchorId="724B0E0A">
                <v:shape id="_x0000_i1142" type="#_x0000_t75" style="width:25.1pt;height:35.15pt" o:ole="">
                  <v:imagedata r:id="rId282" o:title=""/>
                </v:shape>
                <o:OLEObject Type="Embed" ProgID="Equation.DSMT4" ShapeID="_x0000_i1142" DrawAspect="Content" ObjectID="_1417153843" r:id="rId283"/>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6905" w:author="The Si Tran" w:date="2012-12-05T23:02:00Z">
                  <w:rPr>
                    <w:rFonts w:ascii="Times New Roman" w:hAnsi="Times New Roman"/>
                    <w:i/>
                    <w:position w:val="-32"/>
                    <w:sz w:val="26"/>
                    <w:szCs w:val="26"/>
                  </w:rPr>
                </w:rPrChange>
              </w:rPr>
              <w:object w:dxaOrig="3400" w:dyaOrig="700" w14:anchorId="4466983C">
                <v:shape id="_x0000_i1143" type="#_x0000_t75" style="width:169.1pt;height:35.15pt" o:ole="">
                  <v:imagedata r:id="rId284" o:title=""/>
                </v:shape>
                <o:OLEObject Type="Embed" ProgID="Equation.DSMT4" ShapeID="_x0000_i1143" DrawAspect="Content" ObjectID="_1417153844" r:id="rId285"/>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6906" w:author="The Si Tran" w:date="2012-12-05T23:02:00Z">
                  <w:rPr>
                    <w:rFonts w:ascii="Times New Roman" w:hAnsi="Times New Roman"/>
                    <w:i/>
                    <w:position w:val="-14"/>
                    <w:sz w:val="26"/>
                    <w:szCs w:val="26"/>
                  </w:rPr>
                </w:rPrChange>
              </w:rPr>
              <w:object w:dxaOrig="2480" w:dyaOrig="380" w14:anchorId="2EEB005A">
                <v:shape id="_x0000_i1144" type="#_x0000_t75" style="width:123.9pt;height:17.6pt" o:ole="">
                  <v:imagedata r:id="rId286" o:title=""/>
                </v:shape>
                <o:OLEObject Type="Embed" ProgID="Equation.DSMT4" ShapeID="_x0000_i1144" DrawAspect="Content" ObjectID="_1417153845" r:id="rId287"/>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pPr>
        <w:pStyle w:val="Hinh"/>
        <w:jc w:val="center"/>
        <w:rPr>
          <w:ins w:id="6907" w:author="The Si Tran" w:date="2012-12-11T23:37:00Z"/>
          <w:b w:val="0"/>
        </w:rPr>
        <w:pPrChange w:id="6908" w:author="The Si Tran" w:date="2012-12-11T23:37:00Z">
          <w:pPr>
            <w:pStyle w:val="Caption"/>
            <w:ind w:left="2160" w:firstLine="720"/>
          </w:pPr>
        </w:pPrChange>
      </w:pPr>
      <w:bookmarkStart w:id="6909" w:name="_Toc327348217"/>
      <w:bookmarkStart w:id="6910" w:name="_Toc343029967"/>
      <w:bookmarkStart w:id="6911" w:name="_Toc343220903"/>
      <w:r w:rsidRPr="0049233F">
        <w:t>Hình</w:t>
      </w:r>
      <w:ins w:id="6912" w:author="The Si Tran" w:date="2012-12-11T23:36:00Z">
        <w:r w:rsidR="002400FD">
          <w:t xml:space="preserve"> 4.8</w:t>
        </w:r>
      </w:ins>
      <w:del w:id="6913"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914"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915"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6916" w:author="The Si Tran" w:date="2012-12-11T23:37:00Z">
            <w:rPr/>
          </w:rPrChange>
        </w:rPr>
        <w:t>Giải thuật lan truyền ngược</w:t>
      </w:r>
      <w:bookmarkEnd w:id="6909"/>
      <w:bookmarkEnd w:id="6910"/>
      <w:bookmarkEnd w:id="6911"/>
    </w:p>
    <w:p w14:paraId="6BC77435" w14:textId="77777777" w:rsidR="002400FD" w:rsidRPr="002400FD" w:rsidRDefault="002400FD">
      <w:pPr>
        <w:pStyle w:val="Hinh"/>
        <w:jc w:val="center"/>
        <w:rPr>
          <w:b w:val="0"/>
          <w:rPrChange w:id="6917" w:author="The Si Tran" w:date="2012-12-11T23:37:00Z">
            <w:rPr/>
          </w:rPrChange>
        </w:rPr>
        <w:pPrChange w:id="6918" w:author="The Si Tran" w:date="2012-12-11T23:37:00Z">
          <w:pPr>
            <w:pStyle w:val="Caption"/>
            <w:ind w:left="2160" w:firstLine="720"/>
          </w:pPr>
        </w:pPrChange>
      </w:pPr>
    </w:p>
    <w:p w14:paraId="5DC1FB62" w14:textId="77777777" w:rsidR="0088753F" w:rsidRPr="0049233F" w:rsidDel="00334CAD" w:rsidRDefault="0088753F" w:rsidP="00334CAD">
      <w:pPr>
        <w:rPr>
          <w:del w:id="6919" w:author="The Si Tran" w:date="2012-12-16T08:28:00Z"/>
        </w:rPr>
        <w:pPrChange w:id="6920" w:author="The Si Tran" w:date="2012-12-16T08:27:00Z">
          <w:pPr>
            <w:spacing w:before="0"/>
            <w:ind w:firstLine="720"/>
          </w:pPr>
        </w:pPrChange>
      </w:pPr>
      <w:r w:rsidRPr="0049233F">
        <w:lastRenderedPageBreak/>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rsidP="00334CAD">
      <w:pPr>
        <w:rPr>
          <w:szCs w:val="26"/>
        </w:rPr>
        <w:pPrChange w:id="6921" w:author="The Si Tran" w:date="2012-12-16T08:28:00Z">
          <w:pPr>
            <w:spacing w:before="0"/>
            <w:ind w:firstLine="720"/>
          </w:pPr>
        </w:pPrChange>
      </w:pPr>
    </w:p>
    <w:p w14:paraId="22CC9BD4" w14:textId="699F67BE" w:rsidR="0088753F" w:rsidRPr="0049233F" w:rsidRDefault="0088753F" w:rsidP="0088753F">
      <w:pPr>
        <w:pStyle w:val="Heading3"/>
      </w:pPr>
      <w:bookmarkStart w:id="6922" w:name="_Toc327348175"/>
      <w:bookmarkStart w:id="6923" w:name="_Toc343233022"/>
      <w:r w:rsidRPr="0049233F">
        <w:t>Giải thuật RPROP</w:t>
      </w:r>
      <w:bookmarkEnd w:id="6922"/>
      <w:bookmarkEnd w:id="6923"/>
    </w:p>
    <w:p w14:paraId="1E82DD5F" w14:textId="12F603D8" w:rsidR="0088753F" w:rsidRPr="0049233F" w:rsidRDefault="0088753F" w:rsidP="00334CAD">
      <w:pPr>
        <w:pPrChange w:id="6924" w:author="The Si Tran" w:date="2012-12-16T08:28:00Z">
          <w:pPr>
            <w:spacing w:before="0"/>
            <w:ind w:firstLine="720"/>
          </w:pPr>
        </w:pPrChange>
      </w:pPr>
      <w:r w:rsidRPr="0049233F">
        <w:t>Giải thuật lan truyền ngược gặp một vấn đề ở chỗ giá trị cập nhập trọng số (</w:t>
      </w:r>
      <w:r w:rsidRPr="00AF1345">
        <w:rPr>
          <w:position w:val="-14"/>
        </w:rPr>
        <w:object w:dxaOrig="720" w:dyaOrig="380" w14:anchorId="08794C46">
          <v:shape id="_x0000_i1145" type="#_x0000_t75" style="width:36.85pt;height:17.6pt" o:ole="">
            <v:imagedata r:id="rId288" o:title=""/>
          </v:shape>
          <o:OLEObject Type="Embed" ProgID="Equation.DSMT4" ShapeID="_x0000_i1145" DrawAspect="Content" ObjectID="_1417153846" r:id="rId289"/>
        </w:object>
      </w:r>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rsidP="00334CAD">
      <w:pPr>
        <w:pPrChange w:id="6925"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rsidP="00334CAD">
      <w:pPr>
        <w:rPr>
          <w:ins w:id="6926" w:author="The Si Tran" w:date="2012-12-06T03:35:00Z"/>
        </w:rPr>
        <w:pPrChange w:id="6927" w:author="The Si Tran" w:date="2012-12-16T08:28:00Z">
          <w:pPr>
            <w:spacing w:before="0"/>
            <w:ind w:firstLine="720"/>
          </w:pPr>
        </w:pPrChange>
      </w:pPr>
      <w:ins w:id="6928" w:author="The Si Tran" w:date="2012-12-14T05:57:00Z">
        <w:r w:rsidRPr="00097101">
          <w:rPr>
            <w:noProof/>
            <w:rPrChange w:id="6929" w:author="Unknown">
              <w:rPr>
                <w:noProof/>
              </w:rPr>
            </w:rPrChange>
          </w:rPr>
          <mc:AlternateContent>
            <mc:Choice Requires="wps">
              <w:drawing>
                <wp:anchor distT="0" distB="0" distL="114300" distR="114300" simplePos="0" relativeHeight="251672576" behindDoc="0" locked="0" layoutInCell="1" allowOverlap="1" wp14:anchorId="6AFED96D" wp14:editId="4C40E7E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B0605D" w:rsidRDefault="00B0605D" w:rsidP="00334CAD">
                              <w:pPr>
                                <w:pStyle w:val="EquationIndex"/>
                                <w:pPrChange w:id="6930" w:author="The Si Tran" w:date="2012-12-16T08:28:00Z">
                                  <w:pPr/>
                                </w:pPrChange>
                              </w:pPr>
                              <w:ins w:id="6931" w:author="The Si Tran" w:date="2012-12-06T02:41:00Z">
                                <w:r>
                                  <w:t>(4.</w:t>
                                </w:r>
                              </w:ins>
                              <w:ins w:id="6932" w:author="The Si Tran" w:date="2012-12-06T02:44:00Z">
                                <w:r>
                                  <w:t>15</w:t>
                                </w:r>
                              </w:ins>
                              <w:ins w:id="693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105" type="#_x0000_t202" style="position:absolute;left:0;text-align:left;margin-left:406.4pt;margin-top:188.6pt;width:46.85pt;height:28.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Bc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6b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CMrDBc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B0605D" w:rsidRDefault="00B0605D" w:rsidP="00334CAD">
                        <w:pPr>
                          <w:pStyle w:val="EquationIndex"/>
                          <w:pPrChange w:id="6934" w:author="The Si Tran" w:date="2012-12-16T08:28:00Z">
                            <w:pPr/>
                          </w:pPrChange>
                        </w:pPr>
                        <w:ins w:id="6935" w:author="The Si Tran" w:date="2012-12-06T02:41:00Z">
                          <w:r>
                            <w:t>(4.</w:t>
                          </w:r>
                        </w:ins>
                        <w:ins w:id="6936" w:author="The Si Tran" w:date="2012-12-06T02:44:00Z">
                          <w:r>
                            <w:t>15</w:t>
                          </w:r>
                        </w:ins>
                        <w:ins w:id="6937"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6" type="#_x0000_t75" style="width:16.75pt;height:17.6pt" o:ole="">
            <v:imagedata r:id="rId290" o:title=""/>
          </v:shape>
          <o:OLEObject Type="Embed" ProgID="Equation.DSMT4" ShapeID="_x0000_i1146" DrawAspect="Content" ObjectID="_1417153847" r:id="rId291"/>
        </w:object>
      </w:r>
      <w:r w:rsidR="0088753F" w:rsidRPr="0049233F">
        <w:t xml:space="preserve">chỉ phụ thuộc vào dấu của </w:t>
      </w:r>
      <w:r w:rsidR="0088753F" w:rsidRPr="00AF1345">
        <w:rPr>
          <w:position w:val="-32"/>
        </w:rPr>
        <w:object w:dxaOrig="480" w:dyaOrig="700" w14:anchorId="4B84F86B">
          <v:shape id="_x0000_i1147" type="#_x0000_t75" style="width:24.3pt;height:35.15pt" o:ole="">
            <v:imagedata r:id="rId292" o:title=""/>
          </v:shape>
          <o:OLEObject Type="Embed" ProgID="Equation.DSMT4" ShapeID="_x0000_i1147" DrawAspect="Content" ObjectID="_1417153848" r:id="rId293"/>
        </w:object>
      </w:r>
      <w:r w:rsidR="0088753F" w:rsidRPr="0049233F">
        <w:t>. Giá trị này được cập nhập trong quá trình học theo quy luật sau:</w:t>
      </w:r>
    </w:p>
    <w:p w14:paraId="327B0C45" w14:textId="0C2BE980" w:rsidR="003B3962" w:rsidRPr="006B6122" w:rsidDel="00E40F7B" w:rsidRDefault="00B0605D">
      <w:pPr>
        <w:spacing w:before="0"/>
        <w:ind w:left="720" w:firstLine="720"/>
        <w:rPr>
          <w:del w:id="6938" w:author="The Si Tran" w:date="2012-12-06T03:40:00Z"/>
          <w:szCs w:val="26"/>
        </w:rPr>
        <w:pPrChange w:id="6939" w:author="The Si Tran" w:date="2012-12-14T06:18:00Z">
          <w:pPr>
            <w:spacing w:before="0"/>
            <w:ind w:firstLine="720"/>
          </w:pPr>
        </w:pPrChange>
      </w:pPr>
      <m:oMathPara>
        <m:oMathParaPr>
          <m:jc m:val="left"/>
        </m:oMathParaPr>
        <m:oMath>
          <m:sSubSup>
            <m:sSubSupPr>
              <m:ctrlPr>
                <w:ins w:id="6940" w:author="The Si Tran" w:date="2012-12-06T03:36:00Z">
                  <w:rPr>
                    <w:rFonts w:ascii="Cambria Math" w:hAnsi="Cambria Math"/>
                    <w:i/>
                    <w:szCs w:val="26"/>
                  </w:rPr>
                </w:ins>
              </m:ctrlPr>
            </m:sSubSupPr>
            <m:e>
              <w:ins w:id="6941" w:author="The Si Tran" w:date="2012-12-06T03:36:00Z">
                <m:r>
                  <w:rPr>
                    <w:rFonts w:ascii="Cambria Math" w:hAnsi="Cambria Math"/>
                    <w:szCs w:val="26"/>
                  </w:rPr>
                  <m:t>∆</m:t>
                </m:r>
              </w:ins>
            </m:e>
            <m:sub>
              <w:ins w:id="6942" w:author="The Si Tran" w:date="2012-12-06T03:36:00Z">
                <m:r>
                  <w:rPr>
                    <w:rFonts w:ascii="Cambria Math" w:hAnsi="Cambria Math"/>
                    <w:szCs w:val="26"/>
                  </w:rPr>
                  <m:t>ij</m:t>
                </m:r>
              </w:ins>
            </m:sub>
            <m:sup>
              <w:ins w:id="6943" w:author="The Si Tran" w:date="2012-12-06T03:36:00Z">
                <m:r>
                  <w:rPr>
                    <w:rFonts w:ascii="Cambria Math" w:hAnsi="Cambria Math"/>
                    <w:szCs w:val="26"/>
                  </w:rPr>
                  <m:t>(t)</m:t>
                </m:r>
              </w:ins>
            </m:sup>
          </m:sSubSup>
          <w:ins w:id="6944" w:author="The Si Tran" w:date="2012-12-06T03:36:00Z">
            <m:r>
              <w:rPr>
                <w:rFonts w:ascii="Cambria Math" w:hAnsi="Cambria Math"/>
                <w:szCs w:val="26"/>
              </w:rPr>
              <m:t>=</m:t>
            </m:r>
          </w:ins>
          <m:d>
            <m:dPr>
              <m:begChr m:val="{"/>
              <m:endChr m:val=""/>
              <m:ctrlPr>
                <w:ins w:id="6945" w:author="The Si Tran" w:date="2012-12-06T03:38:00Z">
                  <w:rPr>
                    <w:rFonts w:ascii="Cambria Math" w:hAnsi="Cambria Math"/>
                    <w:i/>
                    <w:szCs w:val="26"/>
                  </w:rPr>
                </w:ins>
              </m:ctrlPr>
            </m:dPr>
            <m:e>
              <m:eqArr>
                <m:eqArrPr>
                  <m:ctrlPr>
                    <w:ins w:id="6946" w:author="The Si Tran" w:date="2012-12-06T03:38:00Z">
                      <w:rPr>
                        <w:rFonts w:ascii="Cambria Math" w:hAnsi="Cambria Math"/>
                        <w:i/>
                        <w:szCs w:val="26"/>
                      </w:rPr>
                    </w:ins>
                  </m:ctrlPr>
                </m:eqArrPr>
                <m:e>
                  <m:sSup>
                    <m:sSupPr>
                      <m:ctrlPr>
                        <w:ins w:id="6947" w:author="The Si Tran" w:date="2012-12-06T03:38:00Z">
                          <w:rPr>
                            <w:rFonts w:ascii="Cambria Math" w:hAnsi="Cambria Math"/>
                            <w:i/>
                            <w:szCs w:val="26"/>
                          </w:rPr>
                        </w:ins>
                      </m:ctrlPr>
                    </m:sSupPr>
                    <m:e>
                      <w:ins w:id="6948" w:author="The Si Tran" w:date="2012-12-06T03:38:00Z">
                        <m:r>
                          <w:rPr>
                            <w:rFonts w:ascii="Cambria Math" w:hAnsi="Cambria Math"/>
                            <w:szCs w:val="26"/>
                          </w:rPr>
                          <m:t>η</m:t>
                        </m:r>
                      </w:ins>
                    </m:e>
                    <m:sup>
                      <w:ins w:id="6949" w:author="The Si Tran" w:date="2012-12-06T03:38:00Z">
                        <m:r>
                          <w:rPr>
                            <w:rFonts w:ascii="Cambria Math" w:hAnsi="Cambria Math"/>
                            <w:szCs w:val="26"/>
                          </w:rPr>
                          <m:t>+</m:t>
                        </m:r>
                      </w:ins>
                    </m:sup>
                  </m:sSup>
                  <w:ins w:id="6950" w:author="The Si Tran" w:date="2012-12-06T03:38:00Z">
                    <m:r>
                      <w:rPr>
                        <w:rFonts w:ascii="Cambria Math" w:hAnsi="Cambria Math"/>
                        <w:szCs w:val="26"/>
                      </w:rPr>
                      <m:t>*</m:t>
                    </m:r>
                  </w:ins>
                  <m:sSubSup>
                    <m:sSubSupPr>
                      <m:ctrlPr>
                        <w:ins w:id="6951" w:author="The Si Tran" w:date="2012-12-06T03:38:00Z">
                          <w:rPr>
                            <w:rFonts w:ascii="Cambria Math" w:hAnsi="Cambria Math"/>
                            <w:i/>
                            <w:szCs w:val="26"/>
                          </w:rPr>
                        </w:ins>
                      </m:ctrlPr>
                    </m:sSubSupPr>
                    <m:e>
                      <w:ins w:id="6952" w:author="The Si Tran" w:date="2012-12-06T03:38:00Z">
                        <m:r>
                          <w:rPr>
                            <w:rFonts w:ascii="Cambria Math" w:hAnsi="Cambria Math"/>
                            <w:szCs w:val="26"/>
                          </w:rPr>
                          <m:t>∆</m:t>
                        </m:r>
                      </w:ins>
                    </m:e>
                    <m:sub>
                      <w:ins w:id="6953" w:author="The Si Tran" w:date="2012-12-06T03:38:00Z">
                        <m:r>
                          <w:rPr>
                            <w:rFonts w:ascii="Cambria Math" w:hAnsi="Cambria Math"/>
                            <w:szCs w:val="26"/>
                          </w:rPr>
                          <m:t>ij</m:t>
                        </m:r>
                      </w:ins>
                    </m:sub>
                    <m:sup>
                      <m:d>
                        <m:dPr>
                          <m:ctrlPr>
                            <w:ins w:id="6954" w:author="The Si Tran" w:date="2012-12-06T03:38:00Z">
                              <w:rPr>
                                <w:rFonts w:ascii="Cambria Math" w:hAnsi="Cambria Math"/>
                                <w:i/>
                                <w:szCs w:val="26"/>
                              </w:rPr>
                            </w:ins>
                          </m:ctrlPr>
                        </m:dPr>
                        <m:e>
                          <w:ins w:id="6955" w:author="The Si Tran" w:date="2012-12-06T03:38:00Z">
                            <m:r>
                              <w:rPr>
                                <w:rFonts w:ascii="Cambria Math" w:hAnsi="Cambria Math"/>
                                <w:szCs w:val="26"/>
                              </w:rPr>
                              <m:t>t</m:t>
                            </m:r>
                          </w:ins>
                        </m:e>
                      </m:d>
                    </m:sup>
                  </m:sSubSup>
                  <w:ins w:id="6956" w:author="The Si Tran" w:date="2012-12-06T03:38:00Z">
                    <m:r>
                      <w:rPr>
                        <w:rFonts w:ascii="Cambria Math" w:hAnsi="Cambria Math"/>
                        <w:szCs w:val="26"/>
                      </w:rPr>
                      <m:t>, if</m:t>
                    </m:r>
                  </w:ins>
                  <w:ins w:id="6957" w:author="The Si Tran" w:date="2012-12-06T03:39:00Z">
                    <m:r>
                      <w:rPr>
                        <w:rFonts w:ascii="Cambria Math" w:hAnsi="Cambria Math"/>
                        <w:szCs w:val="26"/>
                      </w:rPr>
                      <m:t xml:space="preserve"> </m:t>
                    </m:r>
                  </w:ins>
                  <m:f>
                    <m:fPr>
                      <m:ctrlPr>
                        <w:ins w:id="6958" w:author="The Si Tran" w:date="2012-12-06T03:39:00Z">
                          <w:rPr>
                            <w:rFonts w:ascii="Cambria Math" w:hAnsi="Cambria Math"/>
                            <w:i/>
                            <w:szCs w:val="26"/>
                          </w:rPr>
                        </w:ins>
                      </m:ctrlPr>
                    </m:fPr>
                    <m:num>
                      <w:ins w:id="6959" w:author="The Si Tran" w:date="2012-12-06T03:39:00Z">
                        <m:r>
                          <w:rPr>
                            <w:rFonts w:ascii="Cambria Math" w:hAnsi="Cambria Math"/>
                            <w:szCs w:val="26"/>
                          </w:rPr>
                          <m:t>∂</m:t>
                        </m:r>
                      </w:ins>
                      <m:sSup>
                        <m:sSupPr>
                          <m:ctrlPr>
                            <w:ins w:id="6960" w:author="The Si Tran" w:date="2012-12-06T03:39:00Z">
                              <w:rPr>
                                <w:rFonts w:ascii="Cambria Math" w:hAnsi="Cambria Math"/>
                                <w:i/>
                                <w:szCs w:val="26"/>
                              </w:rPr>
                            </w:ins>
                          </m:ctrlPr>
                        </m:sSupPr>
                        <m:e>
                          <w:ins w:id="6961" w:author="The Si Tran" w:date="2012-12-06T03:39:00Z">
                            <m:r>
                              <w:rPr>
                                <w:rFonts w:ascii="Cambria Math" w:hAnsi="Cambria Math"/>
                                <w:szCs w:val="26"/>
                              </w:rPr>
                              <m:t>E</m:t>
                            </m:r>
                          </w:ins>
                        </m:e>
                        <m:sup>
                          <m:d>
                            <m:dPr>
                              <m:ctrlPr>
                                <w:ins w:id="6962" w:author="The Si Tran" w:date="2012-12-06T03:39:00Z">
                                  <w:rPr>
                                    <w:rFonts w:ascii="Cambria Math" w:hAnsi="Cambria Math"/>
                                    <w:i/>
                                    <w:szCs w:val="26"/>
                                  </w:rPr>
                                </w:ins>
                              </m:ctrlPr>
                            </m:dPr>
                            <m:e>
                              <w:ins w:id="6963" w:author="The Si Tran" w:date="2012-12-06T03:39:00Z">
                                <m:r>
                                  <w:rPr>
                                    <w:rFonts w:ascii="Cambria Math" w:hAnsi="Cambria Math"/>
                                    <w:szCs w:val="26"/>
                                  </w:rPr>
                                  <m:t>t-1</m:t>
                                </m:r>
                              </w:ins>
                            </m:e>
                          </m:d>
                        </m:sup>
                      </m:sSup>
                    </m:num>
                    <m:den>
                      <w:ins w:id="6964" w:author="The Si Tran" w:date="2012-12-06T03:39:00Z">
                        <m:r>
                          <w:rPr>
                            <w:rFonts w:ascii="Cambria Math" w:hAnsi="Cambria Math"/>
                            <w:szCs w:val="26"/>
                          </w:rPr>
                          <m:t>∂</m:t>
                        </m:r>
                      </w:ins>
                      <m:sSub>
                        <m:sSubPr>
                          <m:ctrlPr>
                            <w:ins w:id="6965" w:author="The Si Tran" w:date="2012-12-06T03:39:00Z">
                              <w:rPr>
                                <w:rFonts w:ascii="Cambria Math" w:hAnsi="Cambria Math"/>
                                <w:i/>
                                <w:szCs w:val="26"/>
                              </w:rPr>
                            </w:ins>
                          </m:ctrlPr>
                        </m:sSubPr>
                        <m:e>
                          <w:ins w:id="6966" w:author="The Si Tran" w:date="2012-12-06T03:39:00Z">
                            <m:r>
                              <w:rPr>
                                <w:rFonts w:ascii="Cambria Math" w:hAnsi="Cambria Math"/>
                                <w:szCs w:val="26"/>
                              </w:rPr>
                              <m:t>w</m:t>
                            </m:r>
                          </w:ins>
                        </m:e>
                        <m:sub>
                          <w:ins w:id="6967" w:author="The Si Tran" w:date="2012-12-06T03:39:00Z">
                            <m:r>
                              <w:rPr>
                                <w:rFonts w:ascii="Cambria Math" w:hAnsi="Cambria Math"/>
                                <w:szCs w:val="26"/>
                              </w:rPr>
                              <m:t>ij</m:t>
                            </m:r>
                          </w:ins>
                        </m:sub>
                      </m:sSub>
                    </m:den>
                  </m:f>
                  <w:ins w:id="6968" w:author="The Si Tran" w:date="2012-12-06T03:39:00Z">
                    <m:r>
                      <w:rPr>
                        <w:rFonts w:ascii="Cambria Math" w:hAnsi="Cambria Math"/>
                        <w:szCs w:val="26"/>
                      </w:rPr>
                      <m:t>*</m:t>
                    </m:r>
                  </w:ins>
                  <m:f>
                    <m:fPr>
                      <m:ctrlPr>
                        <w:ins w:id="6969" w:author="The Si Tran" w:date="2012-12-06T03:39:00Z">
                          <w:rPr>
                            <w:rFonts w:ascii="Cambria Math" w:hAnsi="Cambria Math"/>
                            <w:i/>
                            <w:szCs w:val="26"/>
                          </w:rPr>
                        </w:ins>
                      </m:ctrlPr>
                    </m:fPr>
                    <m:num>
                      <w:ins w:id="6970" w:author="The Si Tran" w:date="2012-12-06T03:39:00Z">
                        <m:r>
                          <w:rPr>
                            <w:rFonts w:ascii="Cambria Math" w:hAnsi="Cambria Math"/>
                            <w:szCs w:val="26"/>
                          </w:rPr>
                          <m:t>∂</m:t>
                        </m:r>
                      </w:ins>
                      <m:sSup>
                        <m:sSupPr>
                          <m:ctrlPr>
                            <w:ins w:id="6971" w:author="The Si Tran" w:date="2012-12-06T03:39:00Z">
                              <w:rPr>
                                <w:rFonts w:ascii="Cambria Math" w:hAnsi="Cambria Math"/>
                                <w:i/>
                                <w:szCs w:val="26"/>
                              </w:rPr>
                            </w:ins>
                          </m:ctrlPr>
                        </m:sSupPr>
                        <m:e>
                          <w:ins w:id="6972" w:author="The Si Tran" w:date="2012-12-06T03:39:00Z">
                            <m:r>
                              <w:rPr>
                                <w:rFonts w:ascii="Cambria Math" w:hAnsi="Cambria Math"/>
                                <w:szCs w:val="26"/>
                              </w:rPr>
                              <m:t>E</m:t>
                            </m:r>
                          </w:ins>
                        </m:e>
                        <m:sup>
                          <m:d>
                            <m:dPr>
                              <m:ctrlPr>
                                <w:ins w:id="6973" w:author="The Si Tran" w:date="2012-12-06T03:39:00Z">
                                  <w:rPr>
                                    <w:rFonts w:ascii="Cambria Math" w:hAnsi="Cambria Math"/>
                                    <w:i/>
                                    <w:szCs w:val="26"/>
                                  </w:rPr>
                                </w:ins>
                              </m:ctrlPr>
                            </m:dPr>
                            <m:e>
                              <w:ins w:id="6974" w:author="The Si Tran" w:date="2012-12-06T03:39:00Z">
                                <m:r>
                                  <w:rPr>
                                    <w:rFonts w:ascii="Cambria Math" w:hAnsi="Cambria Math"/>
                                    <w:szCs w:val="26"/>
                                  </w:rPr>
                                  <m:t>t</m:t>
                                </m:r>
                              </w:ins>
                            </m:e>
                          </m:d>
                        </m:sup>
                      </m:sSup>
                    </m:num>
                    <m:den>
                      <w:ins w:id="6975" w:author="The Si Tran" w:date="2012-12-06T03:39:00Z">
                        <m:r>
                          <w:rPr>
                            <w:rFonts w:ascii="Cambria Math" w:hAnsi="Cambria Math"/>
                            <w:szCs w:val="26"/>
                          </w:rPr>
                          <m:t>∂</m:t>
                        </m:r>
                      </w:ins>
                      <m:sSub>
                        <m:sSubPr>
                          <m:ctrlPr>
                            <w:ins w:id="6976" w:author="The Si Tran" w:date="2012-12-06T03:39:00Z">
                              <w:rPr>
                                <w:rFonts w:ascii="Cambria Math" w:hAnsi="Cambria Math"/>
                                <w:i/>
                                <w:szCs w:val="26"/>
                              </w:rPr>
                            </w:ins>
                          </m:ctrlPr>
                        </m:sSubPr>
                        <m:e>
                          <w:ins w:id="6977" w:author="The Si Tran" w:date="2012-12-06T03:39:00Z">
                            <m:r>
                              <w:rPr>
                                <w:rFonts w:ascii="Cambria Math" w:hAnsi="Cambria Math"/>
                                <w:szCs w:val="26"/>
                              </w:rPr>
                              <m:t>w</m:t>
                            </m:r>
                          </w:ins>
                        </m:e>
                        <m:sub>
                          <w:ins w:id="6978" w:author="The Si Tran" w:date="2012-12-06T03:39:00Z">
                            <m:r>
                              <w:rPr>
                                <w:rFonts w:ascii="Cambria Math" w:hAnsi="Cambria Math"/>
                                <w:szCs w:val="26"/>
                              </w:rPr>
                              <m:t>ij</m:t>
                            </m:r>
                          </w:ins>
                        </m:sub>
                      </m:sSub>
                    </m:den>
                  </m:f>
                  <w:ins w:id="6979" w:author="The Si Tran" w:date="2012-12-06T03:39:00Z">
                    <m:r>
                      <w:rPr>
                        <w:rFonts w:ascii="Cambria Math" w:hAnsi="Cambria Math"/>
                        <w:szCs w:val="26"/>
                      </w:rPr>
                      <m:t>&gt;0</m:t>
                    </m:r>
                  </w:ins>
                </m:e>
                <m:e>
                  <m:sSup>
                    <m:sSupPr>
                      <m:ctrlPr>
                        <w:ins w:id="6980" w:author="The Si Tran" w:date="2012-12-06T03:39:00Z">
                          <w:rPr>
                            <w:rFonts w:ascii="Cambria Math" w:hAnsi="Cambria Math"/>
                            <w:i/>
                            <w:szCs w:val="26"/>
                          </w:rPr>
                        </w:ins>
                      </m:ctrlPr>
                    </m:sSupPr>
                    <m:e>
                      <w:ins w:id="6981" w:author="The Si Tran" w:date="2012-12-06T03:39:00Z">
                        <m:r>
                          <w:rPr>
                            <w:rFonts w:ascii="Cambria Math" w:hAnsi="Cambria Math"/>
                            <w:szCs w:val="26"/>
                          </w:rPr>
                          <m:t>η</m:t>
                        </m:r>
                      </w:ins>
                    </m:e>
                    <m:sup>
                      <w:ins w:id="6982" w:author="The Si Tran" w:date="2012-12-06T03:39:00Z">
                        <m:r>
                          <w:rPr>
                            <w:rFonts w:ascii="Cambria Math" w:hAnsi="Cambria Math"/>
                            <w:szCs w:val="26"/>
                          </w:rPr>
                          <m:t>-</m:t>
                        </m:r>
                      </w:ins>
                    </m:sup>
                  </m:sSup>
                  <w:ins w:id="6983" w:author="The Si Tran" w:date="2012-12-06T03:39:00Z">
                    <m:r>
                      <w:rPr>
                        <w:rFonts w:ascii="Cambria Math" w:hAnsi="Cambria Math"/>
                        <w:szCs w:val="26"/>
                      </w:rPr>
                      <m:t>*</m:t>
                    </m:r>
                  </w:ins>
                  <m:sSubSup>
                    <m:sSubSupPr>
                      <m:ctrlPr>
                        <w:ins w:id="6984" w:author="The Si Tran" w:date="2012-12-06T03:39:00Z">
                          <w:rPr>
                            <w:rFonts w:ascii="Cambria Math" w:hAnsi="Cambria Math"/>
                            <w:i/>
                            <w:szCs w:val="26"/>
                          </w:rPr>
                        </w:ins>
                      </m:ctrlPr>
                    </m:sSubSupPr>
                    <m:e>
                      <w:ins w:id="6985" w:author="The Si Tran" w:date="2012-12-06T03:39:00Z">
                        <m:r>
                          <w:rPr>
                            <w:rFonts w:ascii="Cambria Math" w:hAnsi="Cambria Math"/>
                            <w:szCs w:val="26"/>
                          </w:rPr>
                          <m:t>∆</m:t>
                        </m:r>
                      </w:ins>
                    </m:e>
                    <m:sub>
                      <w:ins w:id="6986" w:author="The Si Tran" w:date="2012-12-06T03:39:00Z">
                        <m:r>
                          <w:rPr>
                            <w:rFonts w:ascii="Cambria Math" w:hAnsi="Cambria Math"/>
                            <w:szCs w:val="26"/>
                          </w:rPr>
                          <m:t>ij</m:t>
                        </m:r>
                      </w:ins>
                    </m:sub>
                    <m:sup>
                      <m:d>
                        <m:dPr>
                          <m:ctrlPr>
                            <w:ins w:id="6987" w:author="The Si Tran" w:date="2012-12-06T03:39:00Z">
                              <w:rPr>
                                <w:rFonts w:ascii="Cambria Math" w:hAnsi="Cambria Math"/>
                                <w:i/>
                                <w:szCs w:val="26"/>
                              </w:rPr>
                            </w:ins>
                          </m:ctrlPr>
                        </m:dPr>
                        <m:e>
                          <w:ins w:id="6988" w:author="The Si Tran" w:date="2012-12-06T03:39:00Z">
                            <m:r>
                              <w:rPr>
                                <w:rFonts w:ascii="Cambria Math" w:hAnsi="Cambria Math"/>
                                <w:szCs w:val="26"/>
                              </w:rPr>
                              <m:t>t</m:t>
                            </m:r>
                          </w:ins>
                        </m:e>
                      </m:d>
                    </m:sup>
                  </m:sSubSup>
                  <w:ins w:id="6989" w:author="The Si Tran" w:date="2012-12-06T03:39:00Z">
                    <m:r>
                      <w:rPr>
                        <w:rFonts w:ascii="Cambria Math" w:hAnsi="Cambria Math"/>
                        <w:szCs w:val="26"/>
                      </w:rPr>
                      <m:t xml:space="preserve">, if </m:t>
                    </m:r>
                  </w:ins>
                  <m:f>
                    <m:fPr>
                      <m:ctrlPr>
                        <w:ins w:id="6990" w:author="The Si Tran" w:date="2012-12-06T03:39:00Z">
                          <w:rPr>
                            <w:rFonts w:ascii="Cambria Math" w:hAnsi="Cambria Math"/>
                            <w:i/>
                            <w:szCs w:val="26"/>
                          </w:rPr>
                        </w:ins>
                      </m:ctrlPr>
                    </m:fPr>
                    <m:num>
                      <w:ins w:id="6991" w:author="The Si Tran" w:date="2012-12-06T03:39:00Z">
                        <m:r>
                          <w:rPr>
                            <w:rFonts w:ascii="Cambria Math" w:hAnsi="Cambria Math"/>
                            <w:szCs w:val="26"/>
                          </w:rPr>
                          <m:t>∂</m:t>
                        </m:r>
                      </w:ins>
                      <m:sSup>
                        <m:sSupPr>
                          <m:ctrlPr>
                            <w:ins w:id="6992" w:author="The Si Tran" w:date="2012-12-06T03:39:00Z">
                              <w:rPr>
                                <w:rFonts w:ascii="Cambria Math" w:hAnsi="Cambria Math"/>
                                <w:i/>
                                <w:szCs w:val="26"/>
                              </w:rPr>
                            </w:ins>
                          </m:ctrlPr>
                        </m:sSupPr>
                        <m:e>
                          <w:ins w:id="6993" w:author="The Si Tran" w:date="2012-12-06T03:39:00Z">
                            <m:r>
                              <w:rPr>
                                <w:rFonts w:ascii="Cambria Math" w:hAnsi="Cambria Math"/>
                                <w:szCs w:val="26"/>
                              </w:rPr>
                              <m:t>E</m:t>
                            </m:r>
                          </w:ins>
                        </m:e>
                        <m:sup>
                          <m:d>
                            <m:dPr>
                              <m:ctrlPr>
                                <w:ins w:id="6994" w:author="The Si Tran" w:date="2012-12-06T03:39:00Z">
                                  <w:rPr>
                                    <w:rFonts w:ascii="Cambria Math" w:hAnsi="Cambria Math"/>
                                    <w:i/>
                                    <w:szCs w:val="26"/>
                                  </w:rPr>
                                </w:ins>
                              </m:ctrlPr>
                            </m:dPr>
                            <m:e>
                              <w:ins w:id="6995" w:author="The Si Tran" w:date="2012-12-06T03:39:00Z">
                                <m:r>
                                  <w:rPr>
                                    <w:rFonts w:ascii="Cambria Math" w:hAnsi="Cambria Math"/>
                                    <w:szCs w:val="26"/>
                                  </w:rPr>
                                  <m:t>t-1</m:t>
                                </m:r>
                              </w:ins>
                            </m:e>
                          </m:d>
                        </m:sup>
                      </m:sSup>
                    </m:num>
                    <m:den>
                      <w:ins w:id="6996" w:author="The Si Tran" w:date="2012-12-06T03:39:00Z">
                        <m:r>
                          <w:rPr>
                            <w:rFonts w:ascii="Cambria Math" w:hAnsi="Cambria Math"/>
                            <w:szCs w:val="26"/>
                          </w:rPr>
                          <m:t>∂</m:t>
                        </m:r>
                      </w:ins>
                      <m:sSub>
                        <m:sSubPr>
                          <m:ctrlPr>
                            <w:ins w:id="6997" w:author="The Si Tran" w:date="2012-12-06T03:39:00Z">
                              <w:rPr>
                                <w:rFonts w:ascii="Cambria Math" w:hAnsi="Cambria Math"/>
                                <w:i/>
                                <w:szCs w:val="26"/>
                              </w:rPr>
                            </w:ins>
                          </m:ctrlPr>
                        </m:sSubPr>
                        <m:e>
                          <w:ins w:id="6998" w:author="The Si Tran" w:date="2012-12-06T03:39:00Z">
                            <m:r>
                              <w:rPr>
                                <w:rFonts w:ascii="Cambria Math" w:hAnsi="Cambria Math"/>
                                <w:szCs w:val="26"/>
                              </w:rPr>
                              <m:t>w</m:t>
                            </m:r>
                          </w:ins>
                        </m:e>
                        <m:sub>
                          <w:ins w:id="6999" w:author="The Si Tran" w:date="2012-12-06T03:39:00Z">
                            <m:r>
                              <w:rPr>
                                <w:rFonts w:ascii="Cambria Math" w:hAnsi="Cambria Math"/>
                                <w:szCs w:val="26"/>
                              </w:rPr>
                              <m:t>ij</m:t>
                            </m:r>
                          </w:ins>
                        </m:sub>
                      </m:sSub>
                    </m:den>
                  </m:f>
                  <w:ins w:id="7000" w:author="The Si Tran" w:date="2012-12-06T03:39:00Z">
                    <m:r>
                      <w:rPr>
                        <w:rFonts w:ascii="Cambria Math" w:hAnsi="Cambria Math"/>
                        <w:szCs w:val="26"/>
                      </w:rPr>
                      <m:t>*</m:t>
                    </m:r>
                  </w:ins>
                  <m:f>
                    <m:fPr>
                      <m:ctrlPr>
                        <w:ins w:id="7001" w:author="The Si Tran" w:date="2012-12-06T03:39:00Z">
                          <w:rPr>
                            <w:rFonts w:ascii="Cambria Math" w:hAnsi="Cambria Math"/>
                            <w:i/>
                            <w:szCs w:val="26"/>
                          </w:rPr>
                        </w:ins>
                      </m:ctrlPr>
                    </m:fPr>
                    <m:num>
                      <w:ins w:id="7002" w:author="The Si Tran" w:date="2012-12-06T03:39:00Z">
                        <m:r>
                          <w:rPr>
                            <w:rFonts w:ascii="Cambria Math" w:hAnsi="Cambria Math"/>
                            <w:szCs w:val="26"/>
                          </w:rPr>
                          <m:t>∂</m:t>
                        </m:r>
                      </w:ins>
                      <m:sSup>
                        <m:sSupPr>
                          <m:ctrlPr>
                            <w:ins w:id="7003" w:author="The Si Tran" w:date="2012-12-06T03:39:00Z">
                              <w:rPr>
                                <w:rFonts w:ascii="Cambria Math" w:hAnsi="Cambria Math"/>
                                <w:i/>
                                <w:szCs w:val="26"/>
                              </w:rPr>
                            </w:ins>
                          </m:ctrlPr>
                        </m:sSupPr>
                        <m:e>
                          <w:ins w:id="7004" w:author="The Si Tran" w:date="2012-12-06T03:39:00Z">
                            <m:r>
                              <w:rPr>
                                <w:rFonts w:ascii="Cambria Math" w:hAnsi="Cambria Math"/>
                                <w:szCs w:val="26"/>
                              </w:rPr>
                              <m:t>E</m:t>
                            </m:r>
                          </w:ins>
                        </m:e>
                        <m:sup>
                          <m:d>
                            <m:dPr>
                              <m:ctrlPr>
                                <w:ins w:id="7005" w:author="The Si Tran" w:date="2012-12-06T03:39:00Z">
                                  <w:rPr>
                                    <w:rFonts w:ascii="Cambria Math" w:hAnsi="Cambria Math"/>
                                    <w:i/>
                                    <w:szCs w:val="26"/>
                                  </w:rPr>
                                </w:ins>
                              </m:ctrlPr>
                            </m:dPr>
                            <m:e>
                              <w:ins w:id="7006" w:author="The Si Tran" w:date="2012-12-06T03:39:00Z">
                                <m:r>
                                  <w:rPr>
                                    <w:rFonts w:ascii="Cambria Math" w:hAnsi="Cambria Math"/>
                                    <w:szCs w:val="26"/>
                                  </w:rPr>
                                  <m:t>t</m:t>
                                </m:r>
                              </w:ins>
                            </m:e>
                          </m:d>
                        </m:sup>
                      </m:sSup>
                    </m:num>
                    <m:den>
                      <w:ins w:id="7007" w:author="The Si Tran" w:date="2012-12-06T03:39:00Z">
                        <m:r>
                          <w:rPr>
                            <w:rFonts w:ascii="Cambria Math" w:hAnsi="Cambria Math"/>
                            <w:szCs w:val="26"/>
                          </w:rPr>
                          <m:t>∂</m:t>
                        </m:r>
                      </w:ins>
                      <m:sSub>
                        <m:sSubPr>
                          <m:ctrlPr>
                            <w:ins w:id="7008" w:author="The Si Tran" w:date="2012-12-06T03:39:00Z">
                              <w:rPr>
                                <w:rFonts w:ascii="Cambria Math" w:hAnsi="Cambria Math"/>
                                <w:i/>
                                <w:szCs w:val="26"/>
                              </w:rPr>
                            </w:ins>
                          </m:ctrlPr>
                        </m:sSubPr>
                        <m:e>
                          <w:ins w:id="7009" w:author="The Si Tran" w:date="2012-12-06T03:39:00Z">
                            <m:r>
                              <w:rPr>
                                <w:rFonts w:ascii="Cambria Math" w:hAnsi="Cambria Math"/>
                                <w:szCs w:val="26"/>
                              </w:rPr>
                              <m:t>w</m:t>
                            </m:r>
                          </w:ins>
                        </m:e>
                        <m:sub>
                          <w:ins w:id="7010" w:author="The Si Tran" w:date="2012-12-06T03:39:00Z">
                            <m:r>
                              <w:rPr>
                                <w:rFonts w:ascii="Cambria Math" w:hAnsi="Cambria Math"/>
                                <w:szCs w:val="26"/>
                              </w:rPr>
                              <m:t>ij</m:t>
                            </m:r>
                          </w:ins>
                        </m:sub>
                      </m:sSub>
                    </m:den>
                  </m:f>
                  <w:ins w:id="7011" w:author="The Si Tran" w:date="2012-12-06T03:39:00Z">
                    <m:r>
                      <w:rPr>
                        <w:rFonts w:ascii="Cambria Math" w:hAnsi="Cambria Math"/>
                        <w:szCs w:val="26"/>
                      </w:rPr>
                      <m:t>&lt;0</m:t>
                    </m:r>
                  </w:ins>
                </m:e>
                <m:e>
                  <m:sSubSup>
                    <m:sSubSupPr>
                      <m:ctrlPr>
                        <w:ins w:id="7012" w:author="The Si Tran" w:date="2012-12-06T03:40:00Z">
                          <w:rPr>
                            <w:rFonts w:ascii="Cambria Math" w:hAnsi="Cambria Math"/>
                            <w:i/>
                            <w:szCs w:val="26"/>
                          </w:rPr>
                        </w:ins>
                      </m:ctrlPr>
                    </m:sSubSupPr>
                    <m:e>
                      <w:ins w:id="7013" w:author="The Si Tran" w:date="2012-12-06T03:40:00Z">
                        <m:r>
                          <w:rPr>
                            <w:rFonts w:ascii="Cambria Math" w:hAnsi="Cambria Math"/>
                            <w:szCs w:val="26"/>
                          </w:rPr>
                          <m:t>∆</m:t>
                        </m:r>
                      </w:ins>
                    </m:e>
                    <m:sub>
                      <w:ins w:id="7014" w:author="The Si Tran" w:date="2012-12-06T03:40:00Z">
                        <m:r>
                          <w:rPr>
                            <w:rFonts w:ascii="Cambria Math" w:hAnsi="Cambria Math"/>
                            <w:szCs w:val="26"/>
                          </w:rPr>
                          <m:t>ij</m:t>
                        </m:r>
                      </w:ins>
                    </m:sub>
                    <m:sup>
                      <w:ins w:id="7015" w:author="The Si Tran" w:date="2012-12-06T03:40:00Z">
                        <m:r>
                          <w:rPr>
                            <w:rFonts w:ascii="Cambria Math" w:hAnsi="Cambria Math"/>
                            <w:szCs w:val="26"/>
                          </w:rPr>
                          <m:t>(t-1)</m:t>
                        </m:r>
                      </w:ins>
                    </m:sup>
                  </m:sSubSup>
                  <w:ins w:id="7016" w:author="The Si Tran" w:date="2012-12-06T03:40:00Z">
                    <m:r>
                      <w:rPr>
                        <w:rFonts w:ascii="Cambria Math" w:hAnsi="Cambria Math"/>
                        <w:szCs w:val="26"/>
                      </w:rPr>
                      <m:t>, else</m:t>
                    </m:r>
                  </w:ins>
                </m:e>
              </m:eqArr>
            </m:e>
          </m:d>
        </m:oMath>
      </m:oMathPara>
    </w:p>
    <w:p w14:paraId="35928650" w14:textId="77777777" w:rsidR="0088753F" w:rsidRPr="0049233F" w:rsidRDefault="0088753F">
      <w:pPr>
        <w:spacing w:before="0"/>
        <w:ind w:left="720" w:firstLine="720"/>
        <w:rPr>
          <w:szCs w:val="26"/>
        </w:rPr>
        <w:pPrChange w:id="7017" w:author="The Si Tran" w:date="2012-12-14T06:18:00Z">
          <w:pPr>
            <w:spacing w:before="0"/>
            <w:ind w:firstLine="720"/>
          </w:pPr>
        </w:pPrChange>
      </w:pPr>
      <w:del w:id="7018" w:author="The Si Tran" w:date="2012-12-06T03:40:00Z">
        <w:r w:rsidRPr="00AF1345" w:rsidDel="00BA6E4C">
          <w:rPr>
            <w:position w:val="-108"/>
            <w:szCs w:val="26"/>
          </w:rPr>
          <w:object w:dxaOrig="4660" w:dyaOrig="2280" w14:anchorId="473B087F">
            <v:shape id="_x0000_i1148" type="#_x0000_t75" style="width:277.95pt;height:136.45pt" o:ole="">
              <v:imagedata r:id="rId294" o:title=""/>
            </v:shape>
            <o:OLEObject Type="Embed" ProgID="Equation.DSMT4" ShapeID="_x0000_i1148" DrawAspect="Content" ObjectID="_1417153849" r:id="rId295"/>
          </w:object>
        </w:r>
      </w:del>
    </w:p>
    <w:p w14:paraId="51377D55" w14:textId="77777777" w:rsidR="0088753F" w:rsidRPr="0049233F" w:rsidRDefault="0088753F" w:rsidP="00334CAD">
      <w:pPr>
        <w:pPrChange w:id="7019" w:author="The Si Tran" w:date="2012-12-16T08:28:00Z">
          <w:pPr>
            <w:spacing w:before="0"/>
            <w:ind w:firstLine="720"/>
          </w:pPr>
        </w:pPrChange>
      </w:pPr>
      <w:r w:rsidRPr="0049233F">
        <w:t xml:space="preserve">Ở đây </w:t>
      </w:r>
      <w:ins w:id="7020"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021" w:author="The Si Tran" w:date="2012-12-06T03:41:00Z">
                <w:rPr>
                  <w:rFonts w:ascii="Cambria Math" w:hAnsi="Cambria Math"/>
                  <w:i/>
                </w:rPr>
              </w:ins>
            </m:ctrlPr>
          </m:sSupPr>
          <m:e>
            <w:ins w:id="7022" w:author="The Si Tran" w:date="2012-12-06T03:41:00Z">
              <m:r>
                <w:rPr>
                  <w:rFonts w:ascii="Cambria Math" w:hAnsi="Cambria Math"/>
                </w:rPr>
                <m:t>η</m:t>
              </m:r>
            </w:ins>
          </m:e>
          <m:sup>
            <w:ins w:id="7023" w:author="The Si Tran" w:date="2012-12-06T03:41:00Z">
              <m:r>
                <w:rPr>
                  <w:rFonts w:ascii="Cambria Math" w:hAnsi="Cambria Math"/>
                </w:rPr>
                <m:t>+</m:t>
              </m:r>
            </w:ins>
          </m:sup>
        </m:sSup>
      </m:oMath>
      <w:del w:id="7024" w:author="The Si Tran" w:date="2012-12-06T03:41:00Z">
        <w:r w:rsidRPr="00AF1345" w:rsidDel="00E40F7B">
          <w:rPr>
            <w:position w:val="-10"/>
          </w:rPr>
          <w:object w:dxaOrig="1440" w:dyaOrig="360" w14:anchorId="3EC1D1FE">
            <v:shape id="_x0000_i1149" type="#_x0000_t75" style="width:1in;height:17.6pt" o:ole="">
              <v:imagedata r:id="rId296" o:title=""/>
            </v:shape>
            <o:OLEObject Type="Embed" ProgID="Equation.DSMT4" ShapeID="_x0000_i1149" DrawAspect="Content" ObjectID="_1417153850" r:id="rId297"/>
          </w:object>
        </w:r>
      </w:del>
      <w:r w:rsidRPr="0049233F">
        <w:t xml:space="preserve"> là các hệ số cố định của quá trình học dùng để hiệu chỉnh các giá trị cập nhập cho từng trọng số tùy theo hình dạng của hàm lỗi. </w:t>
      </w:r>
    </w:p>
    <w:p w14:paraId="58D010A7" w14:textId="0DD2F192" w:rsidR="0088753F" w:rsidRDefault="00334CAD" w:rsidP="00334CAD">
      <w:pPr>
        <w:rPr>
          <w:ins w:id="7025" w:author="The Si Tran" w:date="2012-12-06T03:41:00Z"/>
        </w:rPr>
        <w:pPrChange w:id="7026" w:author="The Si Tran" w:date="2012-12-16T08:28:00Z">
          <w:pPr>
            <w:spacing w:before="0"/>
            <w:ind w:firstLine="720"/>
          </w:pPr>
        </w:pPrChange>
      </w:pPr>
      <w:ins w:id="7027" w:author="The Si Tran" w:date="2012-12-14T05:57:00Z">
        <w:r w:rsidRPr="00097101">
          <w:rPr>
            <w:noProof/>
            <w:rPrChange w:id="7028" w:author="Unknown">
              <w:rPr>
                <w:noProof/>
              </w:rPr>
            </w:rPrChange>
          </w:rPr>
          <w:lastRenderedPageBreak/>
          <mc:AlternateContent>
            <mc:Choice Requires="wps">
              <w:drawing>
                <wp:anchor distT="0" distB="0" distL="114300" distR="114300" simplePos="0" relativeHeight="251677696" behindDoc="0" locked="0" layoutInCell="1" allowOverlap="1" wp14:anchorId="11D227F1" wp14:editId="710C4B32">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B0605D" w:rsidRDefault="00B0605D" w:rsidP="00334CAD">
                              <w:pPr>
                                <w:pStyle w:val="EquationIndex"/>
                                <w:pPrChange w:id="7029" w:author="The Si Tran" w:date="2012-12-16T08:28:00Z">
                                  <w:pPr/>
                                </w:pPrChange>
                              </w:pPr>
                              <w:ins w:id="7030" w:author="The Si Tran" w:date="2012-12-06T02:41:00Z">
                                <w:r>
                                  <w:t>(4.</w:t>
                                </w:r>
                              </w:ins>
                              <w:ins w:id="7031" w:author="The Si Tran" w:date="2012-12-06T02:44:00Z">
                                <w:r>
                                  <w:t>16</w:t>
                                </w:r>
                              </w:ins>
                              <w:ins w:id="703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106" type="#_x0000_t202" style="position:absolute;left:0;text-align:left;margin-left:406.4pt;margin-top:214.7pt;width:46.85pt;height:2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f4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FKcf4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B0605D" w:rsidRDefault="00B0605D" w:rsidP="00334CAD">
                        <w:pPr>
                          <w:pStyle w:val="EquationIndex"/>
                          <w:pPrChange w:id="7033" w:author="The Si Tran" w:date="2012-12-16T08:28:00Z">
                            <w:pPr/>
                          </w:pPrChange>
                        </w:pPr>
                        <w:ins w:id="7034" w:author="The Si Tran" w:date="2012-12-06T02:41:00Z">
                          <w:r>
                            <w:t>(4.</w:t>
                          </w:r>
                        </w:ins>
                        <w:ins w:id="7035" w:author="The Si Tran" w:date="2012-12-06T02:44:00Z">
                          <w:r>
                            <w:t>16</w:t>
                          </w:r>
                        </w:ins>
                        <w:ins w:id="7036"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50" type="#_x0000_t75" style="width:16.75pt;height:17.6pt" o:ole="">
            <v:imagedata r:id="rId298" o:title=""/>
          </v:shape>
          <o:OLEObject Type="Embed" ProgID="Equation.DSMT4" ShapeID="_x0000_i1150" DrawAspect="Content" ObjectID="_1417153851" r:id="rId299"/>
        </w:object>
      </w:r>
      <w:r w:rsidR="0088753F" w:rsidRPr="0049233F">
        <w:t xml:space="preserve">sẽ giảm đi theo một thừa số </w:t>
      </w:r>
      <w:r w:rsidR="0088753F" w:rsidRPr="00AF1345">
        <w:rPr>
          <w:position w:val="-10"/>
        </w:rPr>
        <w:object w:dxaOrig="300" w:dyaOrig="360" w14:anchorId="590DF676">
          <v:shape id="_x0000_i1151" type="#_x0000_t75" style="width:15.05pt;height:17.6pt" o:ole="">
            <v:imagedata r:id="rId300" o:title=""/>
          </v:shape>
          <o:OLEObject Type="Embed" ProgID="Equation.DSMT4" ShapeID="_x0000_i1151" DrawAspect="Content" ObjectID="_1417153852" r:id="rId301"/>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2" type="#_x0000_t75" style="width:16.75pt;height:17.6pt" o:ole="">
            <v:imagedata r:id="rId298" o:title=""/>
          </v:shape>
          <o:OLEObject Type="Embed" ProgID="Equation.DSMT4" ShapeID="_x0000_i1152" DrawAspect="Content" ObjectID="_1417153853" r:id="rId302"/>
        </w:objec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3" type="#_x0000_t75" style="width:16.75pt;height:17.6pt" o:ole="">
            <v:imagedata r:id="rId298" o:title=""/>
          </v:shape>
          <o:OLEObject Type="Embed" ProgID="Equation.DSMT4" ShapeID="_x0000_i1153" DrawAspect="Content" ObjectID="_1417153854" r:id="rId303"/>
        </w:object>
      </w:r>
      <w:r w:rsidR="0088753F" w:rsidRPr="0049233F">
        <w:t>), nếu đạo hàm riêng phần âm thì giá trị cập nhập được cộng thêm vào trọng số.</w:t>
      </w:r>
    </w:p>
    <w:p w14:paraId="411BAA4A" w14:textId="1B11615D" w:rsidR="00E40F7B" w:rsidRPr="007E3E87" w:rsidRDefault="00B0605D">
      <w:pPr>
        <w:pStyle w:val="EquationIndex"/>
        <w:rPr>
          <w:ins w:id="7037" w:author="The Si Tran" w:date="2012-12-06T03:44:00Z"/>
          <w:rPrChange w:id="7038" w:author="The Si Tran" w:date="2012-12-14T06:18:00Z">
            <w:rPr>
              <w:ins w:id="7039" w:author="The Si Tran" w:date="2012-12-06T03:44:00Z"/>
            </w:rPr>
          </w:rPrChange>
        </w:rPr>
        <w:pPrChange w:id="7040" w:author="The Si Tran" w:date="2012-12-15T08:05:00Z">
          <w:pPr>
            <w:spacing w:before="0"/>
            <w:ind w:firstLine="720"/>
          </w:pPr>
        </w:pPrChange>
      </w:pPr>
      <m:oMathPara>
        <m:oMath>
          <m:sSubSup>
            <m:sSubSupPr>
              <m:ctrlPr>
                <w:ins w:id="7041" w:author="The Si Tran" w:date="2012-12-06T03:41:00Z">
                  <w:rPr>
                    <w:rFonts w:ascii="Cambria Math" w:hAnsi="Cambria Math"/>
                  </w:rPr>
                </w:ins>
              </m:ctrlPr>
            </m:sSubSupPr>
            <m:e>
              <w:ins w:id="7042" w:author="The Si Tran" w:date="2012-12-06T03:41:00Z">
                <m:r>
                  <m:rPr>
                    <m:sty m:val="p"/>
                  </m:rPr>
                  <w:rPr>
                    <w:rFonts w:ascii="Cambria Math" w:hAnsi="Cambria Math"/>
                  </w:rPr>
                  <m:t>∆</m:t>
                </m:r>
                <m:r>
                  <w:rPr>
                    <w:rFonts w:ascii="Cambria Math" w:hAnsi="Cambria Math"/>
                  </w:rPr>
                  <m:t>w</m:t>
                </m:r>
              </w:ins>
            </m:e>
            <m:sub>
              <w:ins w:id="7043" w:author="The Si Tran" w:date="2012-12-06T03:41:00Z">
                <m:r>
                  <w:rPr>
                    <w:rFonts w:ascii="Cambria Math" w:hAnsi="Cambria Math"/>
                  </w:rPr>
                  <m:t>ij</m:t>
                </m:r>
              </w:ins>
            </m:sub>
            <m:sup>
              <w:ins w:id="7044"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045" w:author="The Si Tran" w:date="2012-12-06T03:41:00Z">
            <m:r>
              <m:rPr>
                <m:sty m:val="p"/>
              </m:rPr>
              <w:rPr>
                <w:rFonts w:ascii="Cambria Math" w:hAnsi="Cambria Math"/>
              </w:rPr>
              <m:t>=</m:t>
            </m:r>
          </w:ins>
          <m:d>
            <m:dPr>
              <m:begChr m:val="{"/>
              <m:endChr m:val=""/>
              <m:ctrlPr>
                <w:ins w:id="7046" w:author="The Si Tran" w:date="2012-12-06T03:41:00Z">
                  <w:rPr>
                    <w:rFonts w:ascii="Cambria Math" w:hAnsi="Cambria Math"/>
                  </w:rPr>
                </w:ins>
              </m:ctrlPr>
            </m:dPr>
            <m:e>
              <m:eqArr>
                <m:eqArrPr>
                  <m:ctrlPr>
                    <w:ins w:id="7047" w:author="The Si Tran" w:date="2012-12-06T03:41:00Z">
                      <w:rPr>
                        <w:rFonts w:ascii="Cambria Math" w:hAnsi="Cambria Math"/>
                      </w:rPr>
                    </w:ins>
                  </m:ctrlPr>
                </m:eqArrPr>
                <m:e>
                  <w:ins w:id="7048" w:author="The Si Tran" w:date="2012-12-06T03:42:00Z">
                    <m:r>
                      <m:rPr>
                        <m:sty m:val="p"/>
                      </m:rPr>
                      <w:rPr>
                        <w:rFonts w:ascii="Cambria Math" w:hAnsi="Cambria Math"/>
                      </w:rPr>
                      <m:t>-</m:t>
                    </m:r>
                  </w:ins>
                  <m:sSubSup>
                    <m:sSubSupPr>
                      <m:ctrlPr>
                        <w:ins w:id="7049" w:author="The Si Tran" w:date="2012-12-06T03:41:00Z">
                          <w:rPr>
                            <w:rFonts w:ascii="Cambria Math" w:hAnsi="Cambria Math"/>
                          </w:rPr>
                        </w:ins>
                      </m:ctrlPr>
                    </m:sSubSupPr>
                    <m:e>
                      <w:ins w:id="7050" w:author="The Si Tran" w:date="2012-12-06T03:41:00Z">
                        <m:r>
                          <m:rPr>
                            <m:sty m:val="p"/>
                          </m:rPr>
                          <w:rPr>
                            <w:rFonts w:ascii="Cambria Math" w:hAnsi="Cambria Math"/>
                          </w:rPr>
                          <m:t>∆</m:t>
                        </m:r>
                      </w:ins>
                    </m:e>
                    <m:sub>
                      <w:ins w:id="7051" w:author="The Si Tran" w:date="2012-12-06T03:41:00Z">
                        <m:r>
                          <w:rPr>
                            <w:rFonts w:ascii="Cambria Math" w:hAnsi="Cambria Math"/>
                          </w:rPr>
                          <m:t>ij</m:t>
                        </m:r>
                      </w:ins>
                    </m:sub>
                    <m:sup>
                      <m:d>
                        <m:dPr>
                          <m:ctrlPr>
                            <w:ins w:id="7052" w:author="The Si Tran" w:date="2012-12-06T03:41:00Z">
                              <w:rPr>
                                <w:rFonts w:ascii="Cambria Math" w:hAnsi="Cambria Math"/>
                              </w:rPr>
                            </w:ins>
                          </m:ctrlPr>
                        </m:dPr>
                        <m:e>
                          <w:ins w:id="7053" w:author="The Si Tran" w:date="2012-12-06T03:41:00Z">
                            <m:r>
                              <w:rPr>
                                <w:rFonts w:ascii="Cambria Math" w:hAnsi="Cambria Math"/>
                              </w:rPr>
                              <m:t>t</m:t>
                            </m:r>
                          </w:ins>
                        </m:e>
                      </m:d>
                    </m:sup>
                  </m:sSubSup>
                  <w:ins w:id="7054"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055" w:author="The Si Tran" w:date="2012-12-06T03:41:00Z">
                          <w:rPr>
                            <w:rFonts w:ascii="Cambria Math" w:hAnsi="Cambria Math"/>
                          </w:rPr>
                        </w:ins>
                      </m:ctrlPr>
                    </m:fPr>
                    <m:num>
                      <w:ins w:id="7056" w:author="The Si Tran" w:date="2012-12-06T03:41:00Z">
                        <m:r>
                          <w:rPr>
                            <w:rFonts w:ascii="Cambria Math" w:hAnsi="Cambria Math"/>
                          </w:rPr>
                          <m:t>∂</m:t>
                        </m:r>
                      </w:ins>
                      <m:sSup>
                        <m:sSupPr>
                          <m:ctrlPr>
                            <w:ins w:id="7057" w:author="The Si Tran" w:date="2012-12-06T03:41:00Z">
                              <w:rPr>
                                <w:rFonts w:ascii="Cambria Math" w:hAnsi="Cambria Math"/>
                              </w:rPr>
                            </w:ins>
                          </m:ctrlPr>
                        </m:sSupPr>
                        <m:e>
                          <w:ins w:id="7058" w:author="The Si Tran" w:date="2012-12-06T03:41:00Z">
                            <m:r>
                              <w:rPr>
                                <w:rFonts w:ascii="Cambria Math" w:hAnsi="Cambria Math"/>
                              </w:rPr>
                              <m:t>E</m:t>
                            </m:r>
                          </w:ins>
                        </m:e>
                        <m:sup>
                          <m:d>
                            <m:dPr>
                              <m:ctrlPr>
                                <w:ins w:id="7059" w:author="The Si Tran" w:date="2012-12-06T03:41:00Z">
                                  <w:rPr>
                                    <w:rFonts w:ascii="Cambria Math" w:hAnsi="Cambria Math"/>
                                  </w:rPr>
                                </w:ins>
                              </m:ctrlPr>
                            </m:dPr>
                            <m:e>
                              <w:ins w:id="7060" w:author="The Si Tran" w:date="2012-12-06T03:41:00Z">
                                <m:r>
                                  <w:rPr>
                                    <w:rFonts w:ascii="Cambria Math" w:hAnsi="Cambria Math"/>
                                  </w:rPr>
                                  <m:t>t</m:t>
                                </m:r>
                              </w:ins>
                            </m:e>
                          </m:d>
                        </m:sup>
                      </m:sSup>
                    </m:num>
                    <m:den>
                      <w:ins w:id="7061" w:author="The Si Tran" w:date="2012-12-06T03:41:00Z">
                        <m:r>
                          <w:rPr>
                            <w:rFonts w:ascii="Cambria Math" w:hAnsi="Cambria Math"/>
                          </w:rPr>
                          <m:t>∂</m:t>
                        </m:r>
                      </w:ins>
                      <m:sSub>
                        <m:sSubPr>
                          <m:ctrlPr>
                            <w:ins w:id="7062" w:author="The Si Tran" w:date="2012-12-06T03:41:00Z">
                              <w:rPr>
                                <w:rFonts w:ascii="Cambria Math" w:hAnsi="Cambria Math"/>
                              </w:rPr>
                            </w:ins>
                          </m:ctrlPr>
                        </m:sSubPr>
                        <m:e>
                          <w:ins w:id="7063" w:author="The Si Tran" w:date="2012-12-06T03:41:00Z">
                            <m:r>
                              <w:rPr>
                                <w:rFonts w:ascii="Cambria Math" w:hAnsi="Cambria Math"/>
                              </w:rPr>
                              <m:t>w</m:t>
                            </m:r>
                          </w:ins>
                        </m:e>
                        <m:sub>
                          <w:ins w:id="7064" w:author="The Si Tran" w:date="2012-12-06T03:41:00Z">
                            <m:r>
                              <w:rPr>
                                <w:rFonts w:ascii="Cambria Math" w:hAnsi="Cambria Math"/>
                              </w:rPr>
                              <m:t>ij</m:t>
                            </m:r>
                          </w:ins>
                        </m:sub>
                      </m:sSub>
                    </m:den>
                  </m:f>
                  <w:ins w:id="7065" w:author="The Si Tran" w:date="2012-12-06T03:41:00Z">
                    <m:r>
                      <m:rPr>
                        <m:sty m:val="p"/>
                      </m:rPr>
                      <w:rPr>
                        <w:rFonts w:ascii="Cambria Math" w:hAnsi="Cambria Math"/>
                      </w:rPr>
                      <m:t>&gt;0</m:t>
                    </m:r>
                  </w:ins>
                </m:e>
                <m:e>
                  <w:ins w:id="7066" w:author="The Si Tran" w:date="2012-12-06T03:42:00Z">
                    <m:r>
                      <m:rPr>
                        <m:sty m:val="p"/>
                      </m:rPr>
                      <w:rPr>
                        <w:rFonts w:ascii="Cambria Math" w:hAnsi="Cambria Math"/>
                      </w:rPr>
                      <m:t>+</m:t>
                    </m:r>
                  </w:ins>
                  <m:sSubSup>
                    <m:sSubSupPr>
                      <m:ctrlPr>
                        <w:ins w:id="7067" w:author="The Si Tran" w:date="2012-12-06T03:43:00Z">
                          <w:rPr>
                            <w:rFonts w:ascii="Cambria Math" w:hAnsi="Cambria Math"/>
                          </w:rPr>
                        </w:ins>
                      </m:ctrlPr>
                    </m:sSubSupPr>
                    <m:e>
                      <w:ins w:id="7068" w:author="The Si Tran" w:date="2012-12-06T03:43:00Z">
                        <m:r>
                          <m:rPr>
                            <m:sty m:val="p"/>
                          </m:rPr>
                          <w:rPr>
                            <w:rFonts w:ascii="Cambria Math" w:hAnsi="Cambria Math"/>
                          </w:rPr>
                          <m:t>∆</m:t>
                        </m:r>
                      </w:ins>
                    </m:e>
                    <m:sub>
                      <w:ins w:id="7069" w:author="The Si Tran" w:date="2012-12-06T03:43:00Z">
                        <m:r>
                          <w:rPr>
                            <w:rFonts w:ascii="Cambria Math" w:hAnsi="Cambria Math"/>
                          </w:rPr>
                          <m:t>ij</m:t>
                        </m:r>
                      </w:ins>
                    </m:sub>
                    <m:sup>
                      <m:d>
                        <m:dPr>
                          <m:ctrlPr>
                            <w:ins w:id="7070" w:author="The Si Tran" w:date="2012-12-06T03:43:00Z">
                              <w:rPr>
                                <w:rFonts w:ascii="Cambria Math" w:hAnsi="Cambria Math"/>
                              </w:rPr>
                            </w:ins>
                          </m:ctrlPr>
                        </m:dPr>
                        <m:e>
                          <w:ins w:id="7071" w:author="The Si Tran" w:date="2012-12-06T03:43:00Z">
                            <m:r>
                              <w:rPr>
                                <w:rFonts w:ascii="Cambria Math" w:hAnsi="Cambria Math"/>
                              </w:rPr>
                              <m:t>t</m:t>
                            </m:r>
                          </w:ins>
                        </m:e>
                      </m:d>
                    </m:sup>
                  </m:sSubSup>
                  <w:ins w:id="7072"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073" w:author="The Si Tran" w:date="2012-12-06T03:42:00Z">
                          <w:rPr>
                            <w:rFonts w:ascii="Cambria Math" w:hAnsi="Cambria Math"/>
                          </w:rPr>
                        </w:ins>
                      </m:ctrlPr>
                    </m:fPr>
                    <m:num>
                      <w:ins w:id="7074" w:author="The Si Tran" w:date="2012-12-06T03:42:00Z">
                        <m:r>
                          <w:rPr>
                            <w:rFonts w:ascii="Cambria Math" w:hAnsi="Cambria Math"/>
                          </w:rPr>
                          <m:t>∂</m:t>
                        </m:r>
                      </w:ins>
                      <m:sSup>
                        <m:sSupPr>
                          <m:ctrlPr>
                            <w:ins w:id="7075" w:author="The Si Tran" w:date="2012-12-06T03:42:00Z">
                              <w:rPr>
                                <w:rFonts w:ascii="Cambria Math" w:hAnsi="Cambria Math"/>
                              </w:rPr>
                            </w:ins>
                          </m:ctrlPr>
                        </m:sSupPr>
                        <m:e>
                          <w:ins w:id="7076" w:author="The Si Tran" w:date="2012-12-06T03:42:00Z">
                            <m:r>
                              <w:rPr>
                                <w:rFonts w:ascii="Cambria Math" w:hAnsi="Cambria Math"/>
                              </w:rPr>
                              <m:t>E</m:t>
                            </m:r>
                          </w:ins>
                        </m:e>
                        <m:sup>
                          <m:d>
                            <m:dPr>
                              <m:ctrlPr>
                                <w:ins w:id="7077" w:author="The Si Tran" w:date="2012-12-06T03:42:00Z">
                                  <w:rPr>
                                    <w:rFonts w:ascii="Cambria Math" w:hAnsi="Cambria Math"/>
                                  </w:rPr>
                                </w:ins>
                              </m:ctrlPr>
                            </m:dPr>
                            <m:e>
                              <w:ins w:id="7078" w:author="The Si Tran" w:date="2012-12-06T03:42:00Z">
                                <m:r>
                                  <w:rPr>
                                    <w:rFonts w:ascii="Cambria Math" w:hAnsi="Cambria Math"/>
                                  </w:rPr>
                                  <m:t>t</m:t>
                                </m:r>
                              </w:ins>
                            </m:e>
                          </m:d>
                        </m:sup>
                      </m:sSup>
                    </m:num>
                    <m:den>
                      <w:ins w:id="7079" w:author="The Si Tran" w:date="2012-12-06T03:42:00Z">
                        <m:r>
                          <w:rPr>
                            <w:rFonts w:ascii="Cambria Math" w:hAnsi="Cambria Math"/>
                          </w:rPr>
                          <m:t>∂</m:t>
                        </m:r>
                      </w:ins>
                      <m:sSub>
                        <m:sSubPr>
                          <m:ctrlPr>
                            <w:ins w:id="7080" w:author="The Si Tran" w:date="2012-12-06T03:42:00Z">
                              <w:rPr>
                                <w:rFonts w:ascii="Cambria Math" w:hAnsi="Cambria Math"/>
                              </w:rPr>
                            </w:ins>
                          </m:ctrlPr>
                        </m:sSubPr>
                        <m:e>
                          <w:ins w:id="7081" w:author="The Si Tran" w:date="2012-12-06T03:42:00Z">
                            <m:r>
                              <w:rPr>
                                <w:rFonts w:ascii="Cambria Math" w:hAnsi="Cambria Math"/>
                              </w:rPr>
                              <m:t>w</m:t>
                            </m:r>
                          </w:ins>
                        </m:e>
                        <m:sub>
                          <w:ins w:id="7082" w:author="The Si Tran" w:date="2012-12-06T03:42:00Z">
                            <m:r>
                              <w:rPr>
                                <w:rFonts w:ascii="Cambria Math" w:hAnsi="Cambria Math"/>
                              </w:rPr>
                              <m:t>ij</m:t>
                            </m:r>
                          </w:ins>
                        </m:sub>
                      </m:sSub>
                    </m:den>
                  </m:f>
                  <w:ins w:id="7083" w:author="The Si Tran" w:date="2012-12-06T03:42:00Z">
                    <m:r>
                      <m:rPr>
                        <m:sty m:val="p"/>
                      </m:rPr>
                      <w:rPr>
                        <w:rFonts w:ascii="Cambria Math" w:hAnsi="Cambria Math"/>
                      </w:rPr>
                      <m:t>&lt;0</m:t>
                    </m:r>
                  </w:ins>
                </m:e>
                <m:e>
                  <w:ins w:id="7084" w:author="The Si Tran" w:date="2012-12-06T03:43:00Z">
                    <m:r>
                      <m:rPr>
                        <m:sty m:val="p"/>
                      </m:rPr>
                      <w:rPr>
                        <w:rFonts w:ascii="Cambria Math" w:hAnsi="Cambria Math"/>
                      </w:rPr>
                      <m:t>0</m:t>
                    </m:r>
                  </w:ins>
                  <w:ins w:id="7085" w:author="The Si Tran" w:date="2012-12-06T03:41:00Z">
                    <m:r>
                      <m:rPr>
                        <m:sty m:val="p"/>
                      </m:rPr>
                      <w:rPr>
                        <w:rFonts w:ascii="Cambria Math" w:hAnsi="Cambria Math"/>
                      </w:rPr>
                      <m:t xml:space="preserve">, </m:t>
                    </m:r>
                    <m:r>
                      <w:rPr>
                        <w:rFonts w:ascii="Cambria Math" w:hAnsi="Cambria Math"/>
                      </w:rPr>
                      <m:t>else</m:t>
                    </m:r>
                  </w:ins>
                </m:e>
              </m:eqArr>
            </m:e>
          </m:d>
          <w:ins w:id="7086"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rsidP="00334CAD">
      <w:pPr>
        <w:pStyle w:val="EquationIndex"/>
        <w:jc w:val="center"/>
        <w:rPr>
          <w:del w:id="7087" w:author="The Si Tran" w:date="2012-12-14T06:18:00Z"/>
        </w:rPr>
        <w:pPrChange w:id="7088" w:author="The Si Tran" w:date="2012-12-16T08:29:00Z">
          <w:pPr>
            <w:spacing w:before="0"/>
            <w:ind w:firstLine="720"/>
          </w:pPr>
        </w:pPrChange>
      </w:pPr>
      <w:ins w:id="7089" w:author="The Si Tran" w:date="2012-12-14T05:57:00Z">
        <w:r w:rsidRPr="00097101">
          <w:rPr>
            <w:noProof/>
            <w:rPrChange w:id="7090" w:author="Unknown">
              <w:rPr>
                <w:noProof/>
              </w:rPr>
            </w:rPrChange>
          </w:rPr>
          <mc:AlternateContent>
            <mc:Choice Requires="wps">
              <w:drawing>
                <wp:anchor distT="0" distB="0" distL="114300" distR="114300" simplePos="0" relativeHeight="251679744" behindDoc="0" locked="0" layoutInCell="1" allowOverlap="1" wp14:anchorId="599A3C3F" wp14:editId="7FADC0A9">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B0605D" w:rsidRDefault="00B0605D" w:rsidP="00334CAD">
                              <w:pPr>
                                <w:pStyle w:val="EquationIndex"/>
                                <w:pPrChange w:id="7091" w:author="The Si Tran" w:date="2012-12-16T08:28:00Z">
                                  <w:pPr/>
                                </w:pPrChange>
                              </w:pPr>
                              <w:ins w:id="7092" w:author="The Si Tran" w:date="2012-12-06T02:41:00Z">
                                <w:r>
                                  <w:t>(4.</w:t>
                                </w:r>
                              </w:ins>
                              <w:ins w:id="7093" w:author="The Si Tran" w:date="2012-12-06T02:44:00Z">
                                <w:r>
                                  <w:t>17</w:t>
                                </w:r>
                              </w:ins>
                              <w:ins w:id="709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107" type="#_x0000_t202" style="position:absolute;left:0;text-align:left;margin-left:406.4pt;margin-top:1.5pt;width:46.85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aI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jHwmi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B0605D" w:rsidRDefault="00B0605D" w:rsidP="00334CAD">
                        <w:pPr>
                          <w:pStyle w:val="EquationIndex"/>
                          <w:pPrChange w:id="7095" w:author="The Si Tran" w:date="2012-12-16T08:28:00Z">
                            <w:pPr/>
                          </w:pPrChange>
                        </w:pPr>
                        <w:ins w:id="7096" w:author="The Si Tran" w:date="2012-12-06T02:41:00Z">
                          <w:r>
                            <w:t>(4.</w:t>
                          </w:r>
                        </w:ins>
                        <w:ins w:id="7097" w:author="The Si Tran" w:date="2012-12-06T02:44:00Z">
                          <w:r>
                            <w:t>17</w:t>
                          </w:r>
                        </w:ins>
                        <w:ins w:id="7098" w:author="The Si Tran" w:date="2012-12-06T02:41:00Z">
                          <w:r>
                            <w:t>)</w:t>
                          </w:r>
                        </w:ins>
                      </w:p>
                    </w:txbxContent>
                  </v:textbox>
                </v:shape>
              </w:pict>
            </mc:Fallback>
          </mc:AlternateContent>
        </w:r>
      </w:ins>
    </w:p>
    <w:p w14:paraId="600BC804" w14:textId="091793C1" w:rsidR="0088753F" w:rsidRPr="0049233F" w:rsidRDefault="00B0605D" w:rsidP="00334CAD">
      <w:pPr>
        <w:pStyle w:val="EquationIndex"/>
        <w:jc w:val="center"/>
        <w:pPrChange w:id="7099" w:author="The Si Tran" w:date="2012-12-16T08:29:00Z">
          <w:pPr>
            <w:spacing w:before="0"/>
            <w:ind w:firstLine="720"/>
          </w:pPr>
        </w:pPrChange>
      </w:pPr>
      <m:oMath>
        <m:sSubSup>
          <m:sSubSupPr>
            <m:ctrlPr>
              <w:ins w:id="7100" w:author="The Si Tran" w:date="2012-12-06T03:45:00Z">
                <w:rPr>
                  <w:rFonts w:ascii="Cambria Math" w:hAnsi="Cambria Math"/>
                </w:rPr>
              </w:ins>
            </m:ctrlPr>
          </m:sSubSupPr>
          <m:e>
            <w:ins w:id="7101" w:author="The Si Tran" w:date="2012-12-06T03:45:00Z">
              <m:r>
                <w:rPr>
                  <w:rFonts w:ascii="Cambria Math" w:hAnsi="Cambria Math"/>
                </w:rPr>
                <m:t>w</m:t>
              </m:r>
            </w:ins>
          </m:e>
          <m:sub>
            <w:ins w:id="7102" w:author="The Si Tran" w:date="2012-12-06T03:45:00Z">
              <m:r>
                <w:rPr>
                  <w:rFonts w:ascii="Cambria Math" w:hAnsi="Cambria Math"/>
                </w:rPr>
                <m:t>ij</m:t>
              </m:r>
            </w:ins>
          </m:sub>
          <m:sup>
            <w:ins w:id="710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104" w:author="The Si Tran" w:date="2012-12-06T03:45:00Z">
          <m:r>
            <m:rPr>
              <m:sty m:val="p"/>
            </m:rPr>
            <w:rPr>
              <w:rFonts w:ascii="Cambria Math" w:hAnsi="Cambria Math"/>
            </w:rPr>
            <m:t>=</m:t>
          </m:r>
        </w:ins>
        <m:sSubSup>
          <m:sSubSupPr>
            <m:ctrlPr>
              <w:ins w:id="7105" w:author="The Si Tran" w:date="2012-12-06T03:45:00Z">
                <w:rPr>
                  <w:rFonts w:ascii="Cambria Math" w:hAnsi="Cambria Math"/>
                </w:rPr>
              </w:ins>
            </m:ctrlPr>
          </m:sSubSupPr>
          <m:e>
            <w:ins w:id="7106" w:author="The Si Tran" w:date="2012-12-06T03:45:00Z">
              <m:r>
                <w:rPr>
                  <w:rFonts w:ascii="Cambria Math" w:hAnsi="Cambria Math"/>
                </w:rPr>
                <m:t>w</m:t>
              </m:r>
            </w:ins>
          </m:e>
          <m:sub>
            <w:ins w:id="7107" w:author="The Si Tran" w:date="2012-12-06T03:45:00Z">
              <m:r>
                <w:rPr>
                  <w:rFonts w:ascii="Cambria Math" w:hAnsi="Cambria Math"/>
                </w:rPr>
                <m:t>ij</m:t>
              </m:r>
            </w:ins>
          </m:sub>
          <m:sup>
            <w:ins w:id="710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109" w:author="The Si Tran" w:date="2012-12-06T03:45:00Z">
          <m:r>
            <m:rPr>
              <m:sty m:val="p"/>
            </m:rPr>
            <w:rPr>
              <w:rFonts w:ascii="Cambria Math" w:hAnsi="Cambria Math"/>
            </w:rPr>
            <m:t>+</m:t>
          </m:r>
        </w:ins>
        <m:sSubSup>
          <m:sSubSupPr>
            <m:ctrlPr>
              <w:ins w:id="7110" w:author="The Si Tran" w:date="2012-12-06T03:45:00Z">
                <w:rPr>
                  <w:rFonts w:ascii="Cambria Math" w:hAnsi="Cambria Math"/>
                </w:rPr>
              </w:ins>
            </m:ctrlPr>
          </m:sSubSupPr>
          <m:e>
            <w:ins w:id="7111" w:author="The Si Tran" w:date="2012-12-06T03:45:00Z">
              <m:r>
                <m:rPr>
                  <m:sty m:val="p"/>
                </m:rPr>
                <w:rPr>
                  <w:rFonts w:ascii="Cambria Math" w:hAnsi="Cambria Math"/>
                </w:rPr>
                <m:t>∆</m:t>
              </m:r>
              <m:r>
                <w:rPr>
                  <w:rFonts w:ascii="Cambria Math" w:hAnsi="Cambria Math"/>
                </w:rPr>
                <m:t>w</m:t>
              </m:r>
            </w:ins>
          </m:e>
          <m:sub>
            <w:ins w:id="7112" w:author="The Si Tran" w:date="2012-12-06T03:45:00Z">
              <m:r>
                <w:rPr>
                  <w:rFonts w:ascii="Cambria Math" w:hAnsi="Cambria Math"/>
                </w:rPr>
                <m:t>ij</m:t>
              </m:r>
            </w:ins>
          </m:sub>
          <m:sup>
            <w:ins w:id="711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114" w:author="The Si Tran" w:date="2012-12-06T03:45:00Z">
          <m:r>
            <m:rPr>
              <m:sty m:val="p"/>
            </m:rPr>
            <w:rPr>
              <w:rFonts w:ascii="Cambria Math" w:hAnsi="Cambria Math"/>
            </w:rPr>
            <m:t xml:space="preserve"> </m:t>
          </m:r>
        </w:ins>
      </m:oMath>
      <w:ins w:id="7115" w:author="The Si Tran" w:date="2012-12-06T03:45:00Z">
        <w:r w:rsidR="00A51995">
          <w:t xml:space="preserve"> </w:t>
        </w:r>
      </w:ins>
      <w:del w:id="7116" w:author="The Si Tran" w:date="2012-12-06T03:43:00Z">
        <w:r w:rsidR="0088753F" w:rsidRPr="00AF1345" w:rsidDel="001B4DDE">
          <w:rPr>
            <w:position w:val="-108"/>
          </w:rPr>
          <w:object w:dxaOrig="3879" w:dyaOrig="2280" w14:anchorId="4BC18070">
            <v:shape id="_x0000_i1154" type="#_x0000_t75" style="width:227.7pt;height:133.95pt" o:ole="">
              <v:imagedata r:id="rId304" o:title=""/>
            </v:shape>
            <o:OLEObject Type="Embed" ProgID="Equation.DSMT4" ShapeID="_x0000_i1154" DrawAspect="Content" ObjectID="_1417153855" r:id="rId305"/>
          </w:object>
        </w:r>
      </w:del>
    </w:p>
    <w:p w14:paraId="3F053D4F" w14:textId="77777777" w:rsidR="0088753F" w:rsidRPr="0049233F" w:rsidRDefault="0088753F" w:rsidP="0088753F">
      <w:pPr>
        <w:spacing w:before="0"/>
        <w:ind w:firstLine="720"/>
        <w:rPr>
          <w:szCs w:val="26"/>
        </w:rPr>
      </w:pPr>
      <w:del w:id="7117" w:author="The Si Tran" w:date="2012-12-06T03:46:00Z">
        <w:r w:rsidRPr="00AF1345" w:rsidDel="00477F6C">
          <w:rPr>
            <w:position w:val="-14"/>
            <w:szCs w:val="26"/>
          </w:rPr>
          <w:object w:dxaOrig="2840" w:dyaOrig="400" w14:anchorId="5969322F">
            <v:shape id="_x0000_i1155" type="#_x0000_t75" style="width:205.95pt;height:29.3pt" o:ole="">
              <v:imagedata r:id="rId306" o:title=""/>
            </v:shape>
            <o:OLEObject Type="Embed" ProgID="Equation.DSMT4" ShapeID="_x0000_i1155" DrawAspect="Content" ObjectID="_1417153856" r:id="rId307"/>
          </w:object>
        </w:r>
      </w:del>
    </w:p>
    <w:p w14:paraId="470DE334" w14:textId="77777777" w:rsidR="0088753F" w:rsidRDefault="0088753F" w:rsidP="00334CAD">
      <w:pPr>
        <w:rPr>
          <w:ins w:id="7118" w:author="The Si Tran" w:date="2012-12-06T03:46:00Z"/>
        </w:rPr>
        <w:pPrChange w:id="7119" w:author="The Si Tran" w:date="2012-12-16T08:29:00Z">
          <w:pPr>
            <w:spacing w:before="0"/>
            <w:ind w:firstLine="720"/>
          </w:pPr>
        </w:pPrChange>
      </w:pPr>
      <w:r w:rsidRPr="0049233F">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rPr>
        <w:object w:dxaOrig="320" w:dyaOrig="380" w14:anchorId="33B72BB0">
          <v:shape id="_x0000_i1156" type="#_x0000_t75" style="width:16.75pt;height:17.6pt" o:ole="">
            <v:imagedata r:id="rId298" o:title=""/>
          </v:shape>
          <o:OLEObject Type="Embed" ProgID="Equation.DSMT4" ShapeID="_x0000_i1156" DrawAspect="Content" ObjectID="_1417153857" r:id="rId308"/>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B0605D">
      <w:pPr>
        <w:pStyle w:val="EquationIndex"/>
        <w:pPrChange w:id="7120" w:author="The Si Tran" w:date="2012-12-15T08:05:00Z">
          <w:pPr>
            <w:spacing w:before="0"/>
            <w:ind w:firstLine="720"/>
          </w:pPr>
        </w:pPrChange>
      </w:pPr>
      <m:oMathPara>
        <m:oMathParaPr>
          <m:jc m:val="center"/>
        </m:oMathParaPr>
        <m:oMath>
          <m:sSubSup>
            <m:sSubSupPr>
              <m:ctrlPr>
                <w:ins w:id="7121" w:author="The Si Tran" w:date="2012-12-06T03:47:00Z">
                  <w:rPr>
                    <w:rFonts w:ascii="Cambria Math" w:hAnsi="Cambria Math"/>
                  </w:rPr>
                </w:ins>
              </m:ctrlPr>
            </m:sSubSupPr>
            <m:e>
              <w:ins w:id="7122" w:author="The Si Tran" w:date="2012-12-06T03:47:00Z">
                <m:r>
                  <m:rPr>
                    <m:sty m:val="p"/>
                  </m:rPr>
                  <w:rPr>
                    <w:rFonts w:ascii="Cambria Math" w:hAnsi="Cambria Math"/>
                  </w:rPr>
                  <m:t>∆</m:t>
                </m:r>
                <m:r>
                  <w:rPr>
                    <w:rFonts w:ascii="Cambria Math" w:hAnsi="Cambria Math"/>
                  </w:rPr>
                  <m:t>w</m:t>
                </m:r>
              </w:ins>
            </m:e>
            <m:sub>
              <w:ins w:id="7123" w:author="The Si Tran" w:date="2012-12-06T03:47:00Z">
                <m:r>
                  <w:rPr>
                    <w:rFonts w:ascii="Cambria Math" w:hAnsi="Cambria Math"/>
                  </w:rPr>
                  <m:t>ij</m:t>
                </m:r>
              </w:ins>
            </m:sub>
            <m:sup>
              <w:ins w:id="7124"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125" w:author="The Si Tran" w:date="2012-12-06T03:47:00Z">
            <m:r>
              <m:rPr>
                <m:sty m:val="p"/>
              </m:rPr>
              <w:rPr>
                <w:rFonts w:ascii="Cambria Math" w:hAnsi="Cambria Math"/>
              </w:rPr>
              <m:t>=</m:t>
            </m:r>
          </w:ins>
          <m:sSubSup>
            <m:sSubSupPr>
              <m:ctrlPr>
                <w:ins w:id="7126" w:author="The Si Tran" w:date="2012-12-06T03:47:00Z">
                  <w:rPr>
                    <w:rFonts w:ascii="Cambria Math" w:hAnsi="Cambria Math"/>
                  </w:rPr>
                </w:ins>
              </m:ctrlPr>
            </m:sSubSupPr>
            <m:e>
              <w:ins w:id="7127" w:author="The Si Tran" w:date="2012-12-06T03:47:00Z">
                <m:r>
                  <m:rPr>
                    <m:sty m:val="p"/>
                  </m:rPr>
                  <w:rPr>
                    <w:rFonts w:ascii="Cambria Math" w:hAnsi="Cambria Math"/>
                  </w:rPr>
                  <m:t>-∆</m:t>
                </m:r>
                <m:r>
                  <w:rPr>
                    <w:rFonts w:ascii="Cambria Math" w:hAnsi="Cambria Math"/>
                  </w:rPr>
                  <m:t>w</m:t>
                </m:r>
              </w:ins>
            </m:e>
            <m:sub>
              <w:ins w:id="7128" w:author="The Si Tran" w:date="2012-12-06T03:47:00Z">
                <m:r>
                  <w:rPr>
                    <w:rFonts w:ascii="Cambria Math" w:hAnsi="Cambria Math"/>
                  </w:rPr>
                  <m:t>ij</m:t>
                </m:r>
              </w:ins>
            </m:sub>
            <m:sup>
              <w:ins w:id="7129"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130" w:author="The Si Tran" w:date="2012-12-06T03:46:00Z">
            <m:r>
              <m:rPr>
                <m:sty m:val="p"/>
              </m:rPr>
              <w:rPr>
                <w:rFonts w:ascii="Cambria Math" w:hAnsi="Cambria Math"/>
              </w:rPr>
              <m:t xml:space="preserve"> </m:t>
            </m:r>
            <m:r>
              <w:rPr>
                <w:rFonts w:ascii="Cambria Math" w:hAnsi="Cambria Math"/>
              </w:rPr>
              <m:t>v</m:t>
            </m:r>
          </w:ins>
          <w:ins w:id="7131" w:author="The Si Tran" w:date="2012-12-06T03:47:00Z">
            <m:r>
              <m:rPr>
                <m:sty m:val="p"/>
              </m:rPr>
              <w:rPr>
                <w:rFonts w:ascii="Cambria Math" w:hAnsi="Cambria Math"/>
              </w:rPr>
              <m:t xml:space="preserve">à </m:t>
            </m:r>
          </w:ins>
          <m:f>
            <m:fPr>
              <m:ctrlPr>
                <w:ins w:id="7132" w:author="The Si Tran" w:date="2012-12-06T03:47:00Z">
                  <w:rPr>
                    <w:rFonts w:ascii="Cambria Math" w:hAnsi="Cambria Math"/>
                  </w:rPr>
                </w:ins>
              </m:ctrlPr>
            </m:fPr>
            <m:num>
              <w:ins w:id="7133" w:author="The Si Tran" w:date="2012-12-06T03:47:00Z">
                <m:r>
                  <w:rPr>
                    <w:rFonts w:ascii="Cambria Math" w:hAnsi="Cambria Math"/>
                  </w:rPr>
                  <m:t>∂</m:t>
                </m:r>
              </w:ins>
              <m:sSup>
                <m:sSupPr>
                  <m:ctrlPr>
                    <w:ins w:id="7134" w:author="The Si Tran" w:date="2012-12-06T03:47:00Z">
                      <w:rPr>
                        <w:rFonts w:ascii="Cambria Math" w:hAnsi="Cambria Math"/>
                      </w:rPr>
                    </w:ins>
                  </m:ctrlPr>
                </m:sSupPr>
                <m:e>
                  <w:ins w:id="7135" w:author="The Si Tran" w:date="2012-12-06T03:47:00Z">
                    <m:r>
                      <w:rPr>
                        <w:rFonts w:ascii="Cambria Math" w:hAnsi="Cambria Math"/>
                      </w:rPr>
                      <m:t>E</m:t>
                    </m:r>
                  </w:ins>
                </m:e>
                <m:sup>
                  <m:d>
                    <m:dPr>
                      <m:ctrlPr>
                        <w:ins w:id="7136" w:author="The Si Tran" w:date="2012-12-06T03:47:00Z">
                          <w:rPr>
                            <w:rFonts w:ascii="Cambria Math" w:hAnsi="Cambria Math"/>
                          </w:rPr>
                        </w:ins>
                      </m:ctrlPr>
                    </m:dPr>
                    <m:e>
                      <w:ins w:id="7137" w:author="The Si Tran" w:date="2012-12-06T03:47:00Z">
                        <m:r>
                          <w:rPr>
                            <w:rFonts w:ascii="Cambria Math" w:hAnsi="Cambria Math"/>
                          </w:rPr>
                          <m:t>t</m:t>
                        </m:r>
                      </w:ins>
                    </m:e>
                  </m:d>
                </m:sup>
              </m:sSup>
            </m:num>
            <m:den>
              <w:ins w:id="7138" w:author="The Si Tran" w:date="2012-12-06T03:47:00Z">
                <m:r>
                  <w:rPr>
                    <w:rFonts w:ascii="Cambria Math" w:hAnsi="Cambria Math"/>
                  </w:rPr>
                  <m:t>∂</m:t>
                </m:r>
              </w:ins>
              <m:sSub>
                <m:sSubPr>
                  <m:ctrlPr>
                    <w:ins w:id="7139" w:author="The Si Tran" w:date="2012-12-06T03:47:00Z">
                      <w:rPr>
                        <w:rFonts w:ascii="Cambria Math" w:hAnsi="Cambria Math"/>
                      </w:rPr>
                    </w:ins>
                  </m:ctrlPr>
                </m:sSubPr>
                <m:e>
                  <w:ins w:id="7140" w:author="The Si Tran" w:date="2012-12-06T03:47:00Z">
                    <m:r>
                      <w:rPr>
                        <w:rFonts w:ascii="Cambria Math" w:hAnsi="Cambria Math"/>
                      </w:rPr>
                      <m:t>w</m:t>
                    </m:r>
                  </w:ins>
                </m:e>
                <m:sub>
                  <w:ins w:id="7141"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142" w:author="The Si Tran" w:date="2012-12-06T03:47:00Z"/>
          <w:szCs w:val="26"/>
        </w:rPr>
      </w:pPr>
      <w:r w:rsidRPr="0049233F">
        <w:rPr>
          <w:szCs w:val="26"/>
        </w:rPr>
        <w:t xml:space="preserve"> </w:t>
      </w:r>
      <w:del w:id="7143" w:author="The Si Tran" w:date="2012-12-06T03:47:00Z">
        <w:r w:rsidRPr="00AF1345" w:rsidDel="00B63318">
          <w:rPr>
            <w:position w:val="-14"/>
            <w:szCs w:val="26"/>
          </w:rPr>
          <w:object w:dxaOrig="1540" w:dyaOrig="400" w14:anchorId="1513C705">
            <v:shape id="_x0000_i1157" type="#_x0000_t75" style="width:85.4pt;height:22.6pt" o:ole="">
              <v:imagedata r:id="rId309" o:title=""/>
            </v:shape>
            <o:OLEObject Type="Embed" ProgID="Equation.DSMT4" ShapeID="_x0000_i1157" DrawAspect="Content" ObjectID="_1417153858" r:id="rId310"/>
          </w:object>
        </w:r>
        <w:r w:rsidRPr="0049233F" w:rsidDel="00B63318">
          <w:rPr>
            <w:szCs w:val="26"/>
          </w:rPr>
          <w:delText xml:space="preserve"> và </w:delText>
        </w:r>
        <w:r w:rsidRPr="00AF1345" w:rsidDel="00B63318">
          <w:rPr>
            <w:position w:val="-32"/>
            <w:szCs w:val="26"/>
          </w:rPr>
          <w:object w:dxaOrig="920" w:dyaOrig="740" w14:anchorId="32C6DA9E">
            <v:shape id="_x0000_i1158" type="#_x0000_t75" style="width:61.1pt;height:47.7pt" o:ole="">
              <v:imagedata r:id="rId311" o:title=""/>
            </v:shape>
            <o:OLEObject Type="Embed" ProgID="Equation.DSMT4" ShapeID="_x0000_i1158" DrawAspect="Content" ObjectID="_1417153859" r:id="rId312"/>
          </w:object>
        </w:r>
      </w:del>
    </w:p>
    <w:p w14:paraId="7998B599" w14:textId="77777777" w:rsidR="0088753F" w:rsidRPr="0049233F" w:rsidRDefault="0088753F" w:rsidP="00334CAD">
      <w:pPr>
        <w:pPrChange w:id="7144"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334CAD">
      <w:pPr>
        <w:pPrChange w:id="7145" w:author="The Si Tran" w:date="2012-12-16T08:29:00Z">
          <w:pPr>
            <w:spacing w:before="0"/>
            <w:ind w:firstLine="720"/>
          </w:pPr>
        </w:pPrChange>
      </w:pPr>
      <w:r w:rsidRPr="0049233F">
        <w:t xml:space="preserve">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w:t>
      </w:r>
      <w:r w:rsidRPr="0049233F">
        <w:lastRenderedPageBreak/>
        <w:t>phần này có đủ thì giải thuật sẽ thực hiện việc cập nhập các trọng số theo các quy tắc nêu ở trên.</w:t>
      </w:r>
    </w:p>
    <w:p w14:paraId="0ED03CA1" w14:textId="77777777" w:rsidR="0088753F" w:rsidRPr="0049233F" w:rsidDel="00334CAD" w:rsidRDefault="0088753F" w:rsidP="00334CAD">
      <w:pPr>
        <w:rPr>
          <w:del w:id="7146" w:author="The Si Tran" w:date="2012-12-16T08:29:00Z"/>
        </w:rPr>
        <w:pPrChange w:id="7147"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148" w:author="The Si Tran" w:date="2012-12-06T03:49:00Z"/>
          <w:szCs w:val="26"/>
        </w:rPr>
      </w:pPr>
    </w:p>
    <w:p w14:paraId="0FEC2133" w14:textId="77777777" w:rsidR="0088753F" w:rsidRPr="0049233F" w:rsidRDefault="0088753F" w:rsidP="00334CAD">
      <w:pPr>
        <w:rPr>
          <w:szCs w:val="26"/>
        </w:rPr>
        <w:pPrChange w:id="7149"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150"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9" type="#_x0000_t75" style="width:81.2pt;height:34.35pt" o:ole="">
                  <v:imagedata r:id="rId313" o:title=""/>
                </v:shape>
                <o:OLEObject Type="Embed" ProgID="Equation.DSMT4" ShapeID="_x0000_i1159" DrawAspect="Content" ObjectID="_1417153860" r:id="rId314"/>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151"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60" type="#_x0000_t75" style="width:20.95pt;height:20.95pt" o:ole="">
                  <v:imagedata r:id="rId315" o:title=""/>
                </v:shape>
                <o:OLEObject Type="Embed" ProgID="Equation.DSMT4" ShapeID="_x0000_i1160" DrawAspect="Content" ObjectID="_1417153861" r:id="rId316"/>
              </w:object>
            </w:r>
            <w:r w:rsidRPr="0049233F">
              <w:rPr>
                <w:i/>
                <w:szCs w:val="26"/>
              </w:rPr>
              <w:t xml:space="preserve"> = minimum (</w:t>
            </w:r>
            <w:r w:rsidRPr="00AF1345">
              <w:rPr>
                <w:i/>
                <w:position w:val="-14"/>
                <w:szCs w:val="26"/>
              </w:rPr>
              <w:object w:dxaOrig="1460" w:dyaOrig="400" w14:anchorId="5338F7B6">
                <v:shape id="_x0000_i1161" type="#_x0000_t75" style="width:73.65pt;height:20.95pt" o:ole="">
                  <v:imagedata r:id="rId317" o:title=""/>
                </v:shape>
                <o:OLEObject Type="Embed" ProgID="Equation.DSMT4" ShapeID="_x0000_i1161" DrawAspect="Content" ObjectID="_1417153862" r:id="rId318"/>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15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2" type="#_x0000_t75" style="width:25.95pt;height:20.95pt" o:ole="">
                  <v:imagedata r:id="rId319" o:title=""/>
                </v:shape>
                <o:OLEObject Type="Embed" ProgID="Equation.DSMT4" ShapeID="_x0000_i1162" DrawAspect="Content" ObjectID="_1417153863" r:id="rId320"/>
              </w:object>
            </w:r>
            <w:r w:rsidRPr="0049233F">
              <w:rPr>
                <w:i/>
                <w:szCs w:val="26"/>
              </w:rPr>
              <w:t xml:space="preserve"> = - sign (</w:t>
            </w:r>
            <w:r w:rsidRPr="00AF1345">
              <w:rPr>
                <w:i/>
                <w:position w:val="-32"/>
                <w:szCs w:val="26"/>
              </w:rPr>
              <w:object w:dxaOrig="580" w:dyaOrig="740" w14:anchorId="1C11FF13">
                <v:shape id="_x0000_i1163" type="#_x0000_t75" style="width:29.3pt;height:36.85pt" o:ole="">
                  <v:imagedata r:id="rId321" o:title=""/>
                </v:shape>
                <o:OLEObject Type="Embed" ProgID="Equation.DSMT4" ShapeID="_x0000_i1163" DrawAspect="Content" ObjectID="_1417153864" r:id="rId322"/>
              </w:object>
            </w:r>
            <w:r w:rsidRPr="0049233F">
              <w:rPr>
                <w:i/>
                <w:szCs w:val="26"/>
              </w:rPr>
              <w:t>)*</w:t>
            </w:r>
            <w:r w:rsidRPr="00AF1345">
              <w:rPr>
                <w:i/>
                <w:position w:val="-14"/>
                <w:szCs w:val="26"/>
              </w:rPr>
              <w:object w:dxaOrig="400" w:dyaOrig="400" w14:anchorId="797347F4">
                <v:shape id="_x0000_i1164" type="#_x0000_t75" style="width:20.95pt;height:20.95pt" o:ole="">
                  <v:imagedata r:id="rId315" o:title=""/>
                </v:shape>
                <o:OLEObject Type="Embed" ProgID="Equation.DSMT4" ShapeID="_x0000_i1164" DrawAspect="Content" ObjectID="_1417153865" r:id="rId323"/>
              </w:object>
            </w:r>
          </w:p>
          <w:p w14:paraId="7A102CBB" w14:textId="77777777" w:rsidR="0088753F" w:rsidRPr="0049233F" w:rsidRDefault="0088753F">
            <w:pPr>
              <w:spacing w:before="0" w:line="240" w:lineRule="auto"/>
              <w:ind w:firstLine="720"/>
              <w:rPr>
                <w:i/>
                <w:szCs w:val="26"/>
              </w:rPr>
              <w:pPrChange w:id="715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5" type="#_x0000_t75" style="width:25.95pt;height:20.95pt" o:ole="">
                  <v:imagedata r:id="rId324" o:title=""/>
                </v:shape>
                <o:OLEObject Type="Embed" ProgID="Equation.DSMT4" ShapeID="_x0000_i1165" DrawAspect="Content" ObjectID="_1417153866" r:id="rId325"/>
              </w:object>
            </w:r>
            <w:r w:rsidRPr="0049233F">
              <w:rPr>
                <w:i/>
                <w:szCs w:val="26"/>
              </w:rPr>
              <w:t xml:space="preserve">  = </w:t>
            </w:r>
            <w:r w:rsidRPr="00AF1345">
              <w:rPr>
                <w:i/>
                <w:position w:val="-14"/>
                <w:szCs w:val="26"/>
              </w:rPr>
              <w:object w:dxaOrig="400" w:dyaOrig="400" w14:anchorId="43D60952">
                <v:shape id="_x0000_i1166" type="#_x0000_t75" style="width:20.95pt;height:20.95pt" o:ole="">
                  <v:imagedata r:id="rId326" o:title=""/>
                </v:shape>
                <o:OLEObject Type="Embed" ProgID="Equation.DSMT4" ShapeID="_x0000_i1166" DrawAspect="Content" ObjectID="_1417153867" r:id="rId327"/>
              </w:object>
            </w:r>
            <w:r w:rsidRPr="0049233F">
              <w:rPr>
                <w:i/>
                <w:szCs w:val="26"/>
              </w:rPr>
              <w:t xml:space="preserve">+  </w:t>
            </w:r>
            <w:r w:rsidRPr="00AF1345">
              <w:rPr>
                <w:i/>
                <w:position w:val="-14"/>
                <w:szCs w:val="26"/>
              </w:rPr>
              <w:object w:dxaOrig="540" w:dyaOrig="400" w14:anchorId="053072BF">
                <v:shape id="_x0000_i1167" type="#_x0000_t75" style="width:25.95pt;height:20.95pt" o:ole="">
                  <v:imagedata r:id="rId319" o:title=""/>
                </v:shape>
                <o:OLEObject Type="Embed" ProgID="Equation.DSMT4" ShapeID="_x0000_i1167" DrawAspect="Content" ObjectID="_1417153868" r:id="rId328"/>
              </w:object>
            </w:r>
          </w:p>
          <w:p w14:paraId="599100C9" w14:textId="77777777" w:rsidR="0088753F" w:rsidRPr="0049233F" w:rsidRDefault="0088753F">
            <w:pPr>
              <w:spacing w:before="0" w:line="240" w:lineRule="auto"/>
              <w:ind w:firstLine="720"/>
              <w:rPr>
                <w:i/>
                <w:szCs w:val="26"/>
              </w:rPr>
              <w:pPrChange w:id="7154"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8" type="#_x0000_t75" style="width:77.85pt;height:32.65pt" o:ole="">
                  <v:imagedata r:id="rId329" o:title=""/>
                </v:shape>
                <o:OLEObject Type="Embed" ProgID="Equation.DSMT4" ShapeID="_x0000_i1168" DrawAspect="Content" ObjectID="_1417153869" r:id="rId330"/>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155"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9" type="#_x0000_t75" style="width:20.95pt;height:20.95pt" o:ole="">
                  <v:imagedata r:id="rId315" o:title=""/>
                </v:shape>
                <o:OLEObject Type="Embed" ProgID="Equation.DSMT4" ShapeID="_x0000_i1169" DrawAspect="Content" ObjectID="_1417153870" r:id="rId331"/>
              </w:object>
            </w:r>
            <w:r w:rsidRPr="0049233F">
              <w:rPr>
                <w:i/>
                <w:szCs w:val="26"/>
              </w:rPr>
              <w:t xml:space="preserve"> = maximum (</w:t>
            </w:r>
            <w:r w:rsidRPr="00AF1345">
              <w:rPr>
                <w:i/>
                <w:position w:val="-14"/>
                <w:szCs w:val="26"/>
              </w:rPr>
              <w:object w:dxaOrig="1440" w:dyaOrig="400" w14:anchorId="47CE5A1E">
                <v:shape id="_x0000_i1170" type="#_x0000_t75" style="width:1in;height:20.95pt" o:ole="">
                  <v:imagedata r:id="rId332" o:title=""/>
                </v:shape>
                <o:OLEObject Type="Embed" ProgID="Equation.DSMT4" ShapeID="_x0000_i1170" DrawAspect="Content" ObjectID="_1417153871" r:id="rId333"/>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15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1" type="#_x0000_t75" style="width:25.95pt;height:20.95pt" o:ole="">
                  <v:imagedata r:id="rId324" o:title=""/>
                </v:shape>
                <o:OLEObject Type="Embed" ProgID="Equation.DSMT4" ShapeID="_x0000_i1171" DrawAspect="Content" ObjectID="_1417153872" r:id="rId334"/>
              </w:object>
            </w:r>
            <w:r w:rsidRPr="0049233F">
              <w:rPr>
                <w:i/>
                <w:szCs w:val="26"/>
              </w:rPr>
              <w:t xml:space="preserve">  = </w:t>
            </w:r>
            <w:r w:rsidRPr="00AF1345">
              <w:rPr>
                <w:i/>
                <w:position w:val="-14"/>
                <w:szCs w:val="26"/>
              </w:rPr>
              <w:object w:dxaOrig="400" w:dyaOrig="400" w14:anchorId="645E6D6D">
                <v:shape id="_x0000_i1172" type="#_x0000_t75" style="width:20.95pt;height:20.95pt" o:ole="">
                  <v:imagedata r:id="rId326" o:title=""/>
                </v:shape>
                <o:OLEObject Type="Embed" ProgID="Equation.DSMT4" ShapeID="_x0000_i1172" DrawAspect="Content" ObjectID="_1417153873" r:id="rId335"/>
              </w:object>
            </w:r>
            <w:r w:rsidRPr="0049233F">
              <w:rPr>
                <w:i/>
                <w:szCs w:val="26"/>
              </w:rPr>
              <w:t xml:space="preserve">- </w:t>
            </w:r>
            <w:r w:rsidRPr="00AF1345">
              <w:rPr>
                <w:i/>
                <w:position w:val="-14"/>
                <w:szCs w:val="26"/>
              </w:rPr>
              <w:object w:dxaOrig="680" w:dyaOrig="400" w14:anchorId="1598DD1F">
                <v:shape id="_x0000_i1173" type="#_x0000_t75" style="width:32.65pt;height:20.95pt" o:ole="">
                  <v:imagedata r:id="rId336" o:title=""/>
                </v:shape>
                <o:OLEObject Type="Embed" ProgID="Equation.DSMT4" ShapeID="_x0000_i1173" DrawAspect="Content" ObjectID="_1417153874" r:id="rId337"/>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157"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4" type="#_x0000_t75" style="width:46.9pt;height:36.85pt" o:ole="">
                  <v:imagedata r:id="rId311" o:title=""/>
                </v:shape>
                <o:OLEObject Type="Embed" ProgID="Equation.DSMT4" ShapeID="_x0000_i1174" DrawAspect="Content" ObjectID="_1417153875" r:id="rId338"/>
              </w:object>
            </w:r>
          </w:p>
          <w:p w14:paraId="41704DD5" w14:textId="77777777" w:rsidR="0088753F" w:rsidRPr="0049233F" w:rsidRDefault="0088753F">
            <w:pPr>
              <w:spacing w:before="0" w:line="240" w:lineRule="auto"/>
              <w:ind w:firstLine="720"/>
              <w:rPr>
                <w:i/>
                <w:szCs w:val="26"/>
              </w:rPr>
              <w:pPrChange w:id="7158"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159"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5" type="#_x0000_t75" style="width:81.2pt;height:34.35pt" o:ole="">
                  <v:imagedata r:id="rId339" o:title=""/>
                </v:shape>
                <o:OLEObject Type="Embed" ProgID="Equation.DSMT4" ShapeID="_x0000_i1175" DrawAspect="Content" ObjectID="_1417153876" r:id="rId340"/>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16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6" type="#_x0000_t75" style="width:25.95pt;height:20.95pt" o:ole="">
                  <v:imagedata r:id="rId319" o:title=""/>
                </v:shape>
                <o:OLEObject Type="Embed" ProgID="Equation.DSMT4" ShapeID="_x0000_i1176" DrawAspect="Content" ObjectID="_1417153877" r:id="rId341"/>
              </w:object>
            </w:r>
            <w:r w:rsidRPr="0049233F">
              <w:rPr>
                <w:i/>
                <w:szCs w:val="26"/>
              </w:rPr>
              <w:t xml:space="preserve"> = - sign (</w:t>
            </w:r>
            <w:r w:rsidRPr="00AF1345">
              <w:rPr>
                <w:i/>
                <w:position w:val="-32"/>
                <w:szCs w:val="26"/>
              </w:rPr>
              <w:object w:dxaOrig="580" w:dyaOrig="740" w14:anchorId="261D33FB">
                <v:shape id="_x0000_i1177" type="#_x0000_t75" style="width:29.3pt;height:36.85pt" o:ole="">
                  <v:imagedata r:id="rId321" o:title=""/>
                </v:shape>
                <o:OLEObject Type="Embed" ProgID="Equation.DSMT4" ShapeID="_x0000_i1177" DrawAspect="Content" ObjectID="_1417153878" r:id="rId342"/>
              </w:object>
            </w:r>
            <w:r w:rsidRPr="0049233F">
              <w:rPr>
                <w:i/>
                <w:szCs w:val="26"/>
              </w:rPr>
              <w:t>)*</w:t>
            </w:r>
            <w:r w:rsidRPr="00AF1345">
              <w:rPr>
                <w:i/>
                <w:position w:val="-14"/>
                <w:szCs w:val="26"/>
              </w:rPr>
              <w:object w:dxaOrig="400" w:dyaOrig="400" w14:anchorId="495FE6DF">
                <v:shape id="_x0000_i1178" type="#_x0000_t75" style="width:20.95pt;height:20.95pt" o:ole="">
                  <v:imagedata r:id="rId315" o:title=""/>
                </v:shape>
                <o:OLEObject Type="Embed" ProgID="Equation.DSMT4" ShapeID="_x0000_i1178" DrawAspect="Content" ObjectID="_1417153879" r:id="rId343"/>
              </w:object>
            </w:r>
          </w:p>
          <w:p w14:paraId="2F859299" w14:textId="77777777" w:rsidR="0088753F" w:rsidRPr="0049233F" w:rsidRDefault="0088753F">
            <w:pPr>
              <w:spacing w:before="0" w:line="240" w:lineRule="auto"/>
              <w:ind w:firstLine="720"/>
              <w:rPr>
                <w:i/>
                <w:szCs w:val="26"/>
              </w:rPr>
              <w:pPrChange w:id="716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9" type="#_x0000_t75" style="width:25.95pt;height:20.95pt" o:ole="">
                  <v:imagedata r:id="rId324" o:title=""/>
                </v:shape>
                <o:OLEObject Type="Embed" ProgID="Equation.DSMT4" ShapeID="_x0000_i1179" DrawAspect="Content" ObjectID="_1417153880" r:id="rId344"/>
              </w:object>
            </w:r>
            <w:r w:rsidRPr="0049233F">
              <w:rPr>
                <w:i/>
                <w:szCs w:val="26"/>
              </w:rPr>
              <w:t xml:space="preserve">  = </w:t>
            </w:r>
            <w:r w:rsidRPr="00AF1345">
              <w:rPr>
                <w:i/>
                <w:position w:val="-14"/>
                <w:szCs w:val="26"/>
              </w:rPr>
              <w:object w:dxaOrig="400" w:dyaOrig="400" w14:anchorId="5A399D5E">
                <v:shape id="_x0000_i1180" type="#_x0000_t75" style="width:20.95pt;height:20.95pt" o:ole="">
                  <v:imagedata r:id="rId326" o:title=""/>
                </v:shape>
                <o:OLEObject Type="Embed" ProgID="Equation.DSMT4" ShapeID="_x0000_i1180" DrawAspect="Content" ObjectID="_1417153881" r:id="rId345"/>
              </w:object>
            </w:r>
            <w:r w:rsidRPr="0049233F">
              <w:rPr>
                <w:i/>
                <w:szCs w:val="26"/>
              </w:rPr>
              <w:t xml:space="preserve">+  </w:t>
            </w:r>
            <w:r w:rsidRPr="00AF1345">
              <w:rPr>
                <w:i/>
                <w:position w:val="-14"/>
                <w:szCs w:val="26"/>
              </w:rPr>
              <w:object w:dxaOrig="540" w:dyaOrig="400" w14:anchorId="6F57130F">
                <v:shape id="_x0000_i1181" type="#_x0000_t75" style="width:25.95pt;height:20.95pt" o:ole="">
                  <v:imagedata r:id="rId319" o:title=""/>
                </v:shape>
                <o:OLEObject Type="Embed" ProgID="Equation.DSMT4" ShapeID="_x0000_i1181" DrawAspect="Content" ObjectID="_1417153882" r:id="rId346"/>
              </w:object>
            </w:r>
          </w:p>
          <w:p w14:paraId="3255C968" w14:textId="77777777" w:rsidR="0088753F" w:rsidRPr="0049233F" w:rsidRDefault="0088753F">
            <w:pPr>
              <w:spacing w:before="0" w:line="240" w:lineRule="auto"/>
              <w:ind w:firstLine="720"/>
              <w:rPr>
                <w:i/>
                <w:szCs w:val="26"/>
              </w:rPr>
              <w:pPrChange w:id="7162"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163" w:author="The Si Tran" w:date="2012-12-14T06:19:00Z">
                <w:pPr>
                  <w:spacing w:before="0"/>
                  <w:ind w:firstLine="720"/>
                </w:pPr>
              </w:pPrChange>
            </w:pPr>
            <w:r w:rsidRPr="0049233F">
              <w:rPr>
                <w:i/>
                <w:szCs w:val="26"/>
              </w:rPr>
              <w:t>}</w:t>
            </w:r>
          </w:p>
        </w:tc>
      </w:tr>
    </w:tbl>
    <w:p w14:paraId="7DECB775" w14:textId="3F70D2D7" w:rsidR="0015202E" w:rsidRPr="00334CAD" w:rsidRDefault="0088753F">
      <w:pPr>
        <w:pStyle w:val="Hinh"/>
        <w:jc w:val="center"/>
        <w:rPr>
          <w:b w:val="0"/>
          <w:rPrChange w:id="7164" w:author="The Si Tran" w:date="2012-12-16T08:29:00Z">
            <w:rPr/>
          </w:rPrChange>
        </w:rPr>
        <w:pPrChange w:id="7165" w:author="The Si Tran" w:date="2012-12-11T23:37:00Z">
          <w:pPr>
            <w:pStyle w:val="Caption"/>
            <w:ind w:left="2160" w:firstLine="720"/>
          </w:pPr>
        </w:pPrChange>
      </w:pPr>
      <w:bookmarkStart w:id="7166" w:name="_Toc327348218"/>
      <w:bookmarkStart w:id="7167" w:name="_Toc343029968"/>
      <w:bookmarkStart w:id="7168" w:name="_Toc343220904"/>
      <w:r w:rsidRPr="0049233F">
        <w:t>Hình</w:t>
      </w:r>
      <w:ins w:id="7169" w:author="The Si Tran" w:date="2012-12-11T23:37:00Z">
        <w:r w:rsidR="0015202E">
          <w:t xml:space="preserve"> 4.9</w:t>
        </w:r>
      </w:ins>
      <w:del w:id="7170"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171"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172"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7173" w:author="The Si Tran" w:date="2012-12-11T23:37:00Z">
            <w:rPr/>
          </w:rPrChange>
        </w:rPr>
        <w:t>Giải thuật RPROP</w:t>
      </w:r>
      <w:bookmarkEnd w:id="7166"/>
      <w:bookmarkEnd w:id="7167"/>
      <w:bookmarkEnd w:id="7168"/>
    </w:p>
    <w:p w14:paraId="7D470EDE" w14:textId="77777777" w:rsidR="0088753F" w:rsidRPr="0049233F" w:rsidRDefault="0088753F" w:rsidP="00334CAD">
      <w:pPr>
        <w:pPrChange w:id="7174"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rsidP="00334CAD">
      <w:pPr>
        <w:pPrChange w:id="7175"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2" type="#_x0000_t75" style="width:16.75pt;height:17.6pt" o:ole="">
            <v:imagedata r:id="rId298" o:title=""/>
          </v:shape>
          <o:OLEObject Type="Embed" ProgID="Equation.DSMT4" ShapeID="_x0000_i1182" DrawAspect="Content" ObjectID="_1417153883" r:id="rId347"/>
        </w:object>
      </w:r>
      <w:r w:rsidRPr="0049233F">
        <w:t xml:space="preserve"> sẽ được khởi tạo một giá trị dương ban đầu </w:t>
      </w:r>
      <w:r w:rsidRPr="00AF1345">
        <w:rPr>
          <w:position w:val="-12"/>
        </w:rPr>
        <w:object w:dxaOrig="300" w:dyaOrig="360" w14:anchorId="146BC69F">
          <v:shape id="_x0000_i1183" type="#_x0000_t75" style="width:15.05pt;height:17.6pt" o:ole="">
            <v:imagedata r:id="rId348" o:title=""/>
          </v:shape>
          <o:OLEObject Type="Embed" ProgID="Equation.DSMT4" ShapeID="_x0000_i1183" DrawAspect="Content" ObjectID="_1417153884" r:id="rId349"/>
        </w:object>
      </w:r>
      <w:r w:rsidRPr="0049233F">
        <w:t xml:space="preserve">. Lựa chọn tốt cho </w:t>
      </w:r>
      <w:r w:rsidRPr="00AF1345">
        <w:rPr>
          <w:position w:val="-12"/>
        </w:rPr>
        <w:object w:dxaOrig="300" w:dyaOrig="360" w14:anchorId="05AF86ED">
          <v:shape id="_x0000_i1184" type="#_x0000_t75" style="width:15.05pt;height:17.6pt" o:ole="">
            <v:imagedata r:id="rId348" o:title=""/>
          </v:shape>
          <o:OLEObject Type="Embed" ProgID="Equation.DSMT4" ShapeID="_x0000_i1184" DrawAspect="Content" ObjectID="_1417153885" r:id="rId350"/>
        </w:object>
      </w:r>
      <w:r w:rsidRPr="0049233F">
        <w:t xml:space="preserve"> là 0.1 nhưng theo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5" type="#_x0000_t75" style="width:22.6pt;height:17.6pt" o:ole="">
            <v:imagedata r:id="rId351" o:title=""/>
          </v:shape>
          <o:OLEObject Type="Embed" ProgID="Equation.DSMT4" ShapeID="_x0000_i1185" DrawAspect="Content" ObjectID="_1417153886" r:id="rId352"/>
        </w:object>
      </w:r>
      <w:r w:rsidRPr="0049233F">
        <w:t xml:space="preserve"> và </w:t>
      </w:r>
      <w:r w:rsidRPr="00AF1345">
        <w:rPr>
          <w:position w:val="-12"/>
        </w:rPr>
        <w:object w:dxaOrig="480" w:dyaOrig="360" w14:anchorId="289240F7">
          <v:shape id="_x0000_i1186" type="#_x0000_t75" style="width:24.3pt;height:17.6pt" o:ole="">
            <v:imagedata r:id="rId353" o:title=""/>
          </v:shape>
          <o:OLEObject Type="Embed" ProgID="Equation.DSMT4" ShapeID="_x0000_i1186" DrawAspect="Content" ObjectID="_1417153887" r:id="rId354"/>
        </w:object>
      </w:r>
      <w:r w:rsidRPr="0049233F">
        <w:t xml:space="preserve">để tránh vấn đề tràn số của các biến thực. Giá trị </w:t>
      </w:r>
      <w:r w:rsidRPr="00AF1345">
        <w:rPr>
          <w:position w:val="-12"/>
        </w:rPr>
        <w:object w:dxaOrig="460" w:dyaOrig="360" w14:anchorId="0DD31DA6">
          <v:shape id="_x0000_i1187" type="#_x0000_t75" style="width:22.6pt;height:17.6pt" o:ole="">
            <v:imagedata r:id="rId351" o:title=""/>
          </v:shape>
          <o:OLEObject Type="Embed" ProgID="Equation.DSMT4" ShapeID="_x0000_i1187" DrawAspect="Content" ObjectID="_1417153888" r:id="rId355"/>
        </w:object>
      </w:r>
      <w:r w:rsidRPr="0049233F">
        <w:t xml:space="preserve"> được thiết lập thường là 1.0e-6, còn giá trị </w:t>
      </w:r>
      <w:r w:rsidRPr="00AF1345">
        <w:rPr>
          <w:position w:val="-12"/>
        </w:rPr>
        <w:object w:dxaOrig="480" w:dyaOrig="360" w14:anchorId="77251B94">
          <v:shape id="_x0000_i1188" type="#_x0000_t75" style="width:24.3pt;height:17.6pt" o:ole="">
            <v:imagedata r:id="rId353" o:title=""/>
          </v:shape>
          <o:OLEObject Type="Embed" ProgID="Equation.DSMT4" ShapeID="_x0000_i1188" DrawAspect="Content" ObjectID="_1417153889" r:id="rId356"/>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9" type="#_x0000_t75" style="width:24.3pt;height:17.6pt" o:ole="">
            <v:imagedata r:id="rId357" o:title=""/>
          </v:shape>
          <o:OLEObject Type="Embed" ProgID="Equation.DSMT4" ShapeID="_x0000_i1189" DrawAspect="Content" ObjectID="_1417153890" r:id="rId358"/>
        </w:object>
      </w:r>
      <w:r w:rsidRPr="0049233F">
        <w:t xml:space="preserve"> được chọn là một giá trị nhỏ </w:t>
      </w:r>
      <w:r w:rsidRPr="0049233F">
        <w:lastRenderedPageBreak/>
        <w:t xml:space="preserve">(ví dụ 1.0) để ngăn giải thuật không rơi quá nhanh vào một cực tiểu cục bộ [4]. Hai thông số </w:t>
      </w:r>
      <w:r w:rsidRPr="00AF1345">
        <w:rPr>
          <w:position w:val="-10"/>
        </w:rPr>
        <w:object w:dxaOrig="300" w:dyaOrig="360" w14:anchorId="45092FCE">
          <v:shape id="_x0000_i1190" type="#_x0000_t75" style="width:15.05pt;height:17.6pt" o:ole="">
            <v:imagedata r:id="rId359" o:title=""/>
          </v:shape>
          <o:OLEObject Type="Embed" ProgID="Equation.DSMT4" ShapeID="_x0000_i1190" DrawAspect="Content" ObjectID="_1417153891" r:id="rId360"/>
        </w:object>
      </w:r>
      <w:r w:rsidRPr="0049233F">
        <w:t xml:space="preserve"> và </w:t>
      </w:r>
      <w:r w:rsidRPr="00AF1345">
        <w:rPr>
          <w:position w:val="-10"/>
        </w:rPr>
        <w:object w:dxaOrig="300" w:dyaOrig="360" w14:anchorId="0C7BC802">
          <v:shape id="_x0000_i1191" type="#_x0000_t75" style="width:15.05pt;height:17.6pt" o:ole="">
            <v:imagedata r:id="rId361" o:title=""/>
          </v:shape>
          <o:OLEObject Type="Embed" ProgID="Equation.DSMT4" ShapeID="_x0000_i1191" DrawAspect="Content" ObjectID="_1417153892" r:id="rId362"/>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2" type="#_x0000_t75" style="width:15.05pt;height:17.6pt" o:ole="">
            <v:imagedata r:id="rId348" o:title=""/>
          </v:shape>
          <o:OLEObject Type="Embed" ProgID="Equation.DSMT4" ShapeID="_x0000_i1192" DrawAspect="Content" ObjectID="_1417153893" r:id="rId363"/>
        </w:object>
      </w:r>
      <w:r w:rsidRPr="0049233F">
        <w:t xml:space="preserve"> và </w:t>
      </w:r>
      <w:r w:rsidRPr="00AF1345">
        <w:rPr>
          <w:position w:val="-12"/>
        </w:rPr>
        <w:object w:dxaOrig="480" w:dyaOrig="360" w14:anchorId="43FEEC10">
          <v:shape id="_x0000_i1193" type="#_x0000_t75" style="width:24.3pt;height:17.6pt" o:ole="">
            <v:imagedata r:id="rId353" o:title=""/>
          </v:shape>
          <o:OLEObject Type="Embed" ProgID="Equation.DSMT4" ShapeID="_x0000_i1193" DrawAspect="Content" ObjectID="_1417153894" r:id="rId364"/>
        </w:object>
      </w:r>
      <w:r w:rsidRPr="0049233F">
        <w:t>.</w:t>
      </w:r>
    </w:p>
    <w:p w14:paraId="1C59B8C6" w14:textId="77777777" w:rsidR="0088753F" w:rsidRPr="0049233F" w:rsidRDefault="0088753F" w:rsidP="00334CAD">
      <w:pPr>
        <w:pPrChange w:id="7176"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rsidP="00334CAD">
      <w:pPr>
        <w:pPrChange w:id="7177" w:author="The Si Tran" w:date="2012-12-16T08:29:00Z">
          <w:pPr>
            <w:spacing w:before="0"/>
            <w:ind w:firstLine="720"/>
          </w:pPr>
        </w:pPrChange>
      </w:pPr>
      <w:r w:rsidRPr="0049233F">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178" w:name="_Toc327348176"/>
      <w:bookmarkStart w:id="7179" w:name="_Toc343233023"/>
      <w:r w:rsidRPr="0049233F">
        <w:t>Hiện tượng quá khớp</w:t>
      </w:r>
      <w:bookmarkEnd w:id="7178"/>
      <w:bookmarkEnd w:id="7179"/>
    </w:p>
    <w:p w14:paraId="1FAA90D6" w14:textId="77777777" w:rsidR="0088753F" w:rsidRPr="0049233F" w:rsidRDefault="0088753F" w:rsidP="00334CAD">
      <w:pPr>
        <w:pPrChange w:id="7180" w:author="The Si Tran" w:date="2012-12-16T08:29:00Z">
          <w:pPr>
            <w:spacing w:before="0"/>
            <w:jc w:val="left"/>
          </w:pPr>
        </w:pPrChange>
      </w:pPr>
      <w:r w:rsidRPr="0049233F">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rsidP="00334CAD">
      <w:pPr>
        <w:rPr>
          <w:ins w:id="7181" w:author="The Si Tran" w:date="2012-12-14T05:59:00Z"/>
        </w:rPr>
        <w:pPrChange w:id="7182" w:author="The Si Tran" w:date="2012-12-16T08:29:00Z">
          <w:pPr/>
        </w:pPrChange>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183" w:author="The Si Tran" w:date="2012-12-14T05:59:00Z"/>
          <w:szCs w:val="26"/>
        </w:rPr>
      </w:pPr>
      <w:del w:id="7184" w:author="The Si Tran" w:date="2012-12-14T05:59:00Z">
        <w:r w:rsidRPr="0049233F" w:rsidDel="005457E8">
          <w:rPr>
            <w:szCs w:val="26"/>
          </w:rPr>
          <w:br w:type="page"/>
        </w:r>
      </w:del>
    </w:p>
    <w:p w14:paraId="5AEE3EB3" w14:textId="1282A489" w:rsidR="00BE27EE" w:rsidRPr="002B1464" w:rsidDel="005457E8" w:rsidRDefault="00BE27EE" w:rsidP="00BE27EE">
      <w:pPr>
        <w:rPr>
          <w:del w:id="7185" w:author="The Si Tran" w:date="2012-12-14T05:59:00Z"/>
          <w:szCs w:val="26"/>
        </w:rPr>
      </w:pPr>
      <w:bookmarkStart w:id="7186" w:name="_Toc343232326"/>
      <w:bookmarkStart w:id="7187" w:name="_Toc343232739"/>
      <w:bookmarkStart w:id="7188" w:name="_Toc343233024"/>
      <w:bookmarkEnd w:id="7186"/>
      <w:bookmarkEnd w:id="7187"/>
      <w:bookmarkEnd w:id="7188"/>
    </w:p>
    <w:p w14:paraId="00E85171" w14:textId="77777777" w:rsidR="00A02652" w:rsidRPr="0049233F" w:rsidRDefault="00A02652" w:rsidP="00A02652">
      <w:pPr>
        <w:pStyle w:val="Heading2"/>
        <w:rPr>
          <w:sz w:val="26"/>
          <w:szCs w:val="26"/>
          <w:rPrChange w:id="7189" w:author="The Si Tran" w:date="2012-12-05T23:02:00Z">
            <w:rPr/>
          </w:rPrChange>
        </w:rPr>
      </w:pPr>
      <w:bookmarkStart w:id="7190" w:name="_Toc326315155"/>
      <w:bookmarkStart w:id="7191" w:name="_Toc327348181"/>
      <w:bookmarkStart w:id="7192" w:name="_Toc343233025"/>
      <w:r w:rsidRPr="0049233F">
        <w:rPr>
          <w:sz w:val="26"/>
          <w:szCs w:val="26"/>
          <w:rPrChange w:id="7193" w:author="The Si Tran" w:date="2012-12-05T23:02:00Z">
            <w:rPr>
              <w:rFonts w:cs="Times New Roman"/>
              <w:iCs w:val="0"/>
              <w:sz w:val="20"/>
              <w:szCs w:val="20"/>
            </w:rPr>
          </w:rPrChange>
        </w:rPr>
        <w:t>Áp dụng mạng Neuron vào dự báo dữ liệu chuỗi thời gian</w:t>
      </w:r>
      <w:bookmarkEnd w:id="7190"/>
      <w:bookmarkEnd w:id="7191"/>
      <w:bookmarkEnd w:id="7192"/>
    </w:p>
    <w:p w14:paraId="6B890B8E" w14:textId="77777777" w:rsidR="00A02652" w:rsidRPr="0049233F" w:rsidRDefault="00A02652" w:rsidP="00334CAD">
      <w:pPr>
        <w:pPrChange w:id="7194" w:author="The Si Tran" w:date="2012-12-16T08:30:00Z">
          <w:pPr>
            <w:pStyle w:val="ListParagraph"/>
            <w:spacing w:after="0" w:line="360" w:lineRule="auto"/>
            <w:ind w:left="0" w:firstLine="720"/>
            <w:jc w:val="both"/>
          </w:pPr>
        </w:pPrChange>
      </w:pPr>
      <w:r w:rsidRPr="0049233F">
        <w:t xml:space="preserve">Việc sử dụng mạng neuron nhân tạo vào việc dự báo dữ liệu chuỗi thời gian dựa chủ yếu vào dữ liệu mà ta thu nhập. Mạng neuron nhân tạo truyền thẳng với ít nhất </w:t>
      </w:r>
      <w:r w:rsidRPr="0049233F">
        <w:lastRenderedPageBreak/>
        <w:t xml:space="preserve">một lớp ẩn và đủ số đơn vị cho lớp ẩn có thể xấp xỉ bất kỳ </w:t>
      </w:r>
      <w:r w:rsidRPr="0049233F">
        <w:rPr>
          <w:i/>
        </w:rPr>
        <w:t>hàm khả đánh giá</w:t>
      </w:r>
      <w:r w:rsidRPr="0049233F">
        <w:t xml:space="preserve"> (measurable function) tuyến tính hay phi tuyến nào[6].</w:t>
      </w:r>
    </w:p>
    <w:p w14:paraId="038D2693" w14:textId="77777777"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14:anchorId="25B3040C" wp14:editId="47C50B34">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pPr>
        <w:pStyle w:val="Hinh"/>
        <w:jc w:val="center"/>
        <w:rPr>
          <w:ins w:id="7195" w:author="The Si Tran" w:date="2012-12-11T23:38:00Z"/>
          <w:b w:val="0"/>
        </w:rPr>
        <w:pPrChange w:id="7196" w:author="The Si Tran" w:date="2012-12-11T23:38:00Z">
          <w:pPr>
            <w:pStyle w:val="Caption"/>
            <w:ind w:left="1440" w:firstLine="720"/>
          </w:pPr>
        </w:pPrChange>
      </w:pPr>
      <w:bookmarkStart w:id="7197" w:name="_Toc326299578"/>
      <w:bookmarkStart w:id="7198" w:name="_Toc327348223"/>
      <w:bookmarkStart w:id="7199" w:name="_Toc343029969"/>
      <w:bookmarkStart w:id="7200" w:name="_Toc343220905"/>
      <w:r w:rsidRPr="0049233F">
        <w:t>Hình</w:t>
      </w:r>
      <w:ins w:id="7201" w:author="The Si Tran" w:date="2012-12-11T23:38:00Z">
        <w:r w:rsidR="0015202E">
          <w:t xml:space="preserve"> 4.10</w:t>
        </w:r>
      </w:ins>
      <w:del w:id="7202"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203"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204"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7205" w:author="The Si Tran" w:date="2012-12-11T23:38:00Z">
            <w:rPr/>
          </w:rPrChange>
        </w:rPr>
        <w:t>Mô hình học với chuỗi thời gian</w:t>
      </w:r>
      <w:bookmarkEnd w:id="7197"/>
      <w:bookmarkEnd w:id="7198"/>
      <w:bookmarkEnd w:id="7199"/>
      <w:bookmarkEnd w:id="7200"/>
    </w:p>
    <w:p w14:paraId="7731F271" w14:textId="77777777" w:rsidR="0015202E" w:rsidRPr="0049233F" w:rsidRDefault="0015202E">
      <w:pPr>
        <w:pStyle w:val="Hinh"/>
        <w:jc w:val="center"/>
        <w:pPrChange w:id="7206" w:author="The Si Tran" w:date="2012-12-11T23:38:00Z">
          <w:pPr>
            <w:pStyle w:val="Caption"/>
            <w:ind w:left="1440" w:firstLine="720"/>
          </w:pPr>
        </w:pPrChange>
      </w:pPr>
    </w:p>
    <w:p w14:paraId="522ED368" w14:textId="77777777" w:rsidR="00A02652" w:rsidRPr="0049233F" w:rsidRDefault="00A02652" w:rsidP="00334CAD">
      <w:pPr>
        <w:pPrChange w:id="7207"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Pr="0049233F">
        <w:t>, …, X</w:t>
      </w:r>
      <w:r w:rsidRPr="0049233F">
        <w:rPr>
          <w:vertAlign w:val="subscript"/>
        </w:rPr>
        <w:t>n</w:t>
      </w:r>
      <w:r w:rsidRPr="0049233F">
        <w:t>.</w:t>
      </w:r>
    </w:p>
    <w:p w14:paraId="69712E72" w14:textId="77777777" w:rsidR="00A02652" w:rsidRPr="0049233F" w:rsidRDefault="00A02652" w:rsidP="00334CAD">
      <w:pPr>
        <w:pPrChange w:id="7208"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Pr="0049233F">
        <w:t>, …, X</w:t>
      </w:r>
      <w:r w:rsidRPr="0049233F">
        <w:rPr>
          <w:vertAlign w:val="subscript"/>
        </w:rPr>
        <w:t>t</w:t>
      </w:r>
      <w:r w:rsidRPr="0049233F">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Pr="00097101" w:rsidRDefault="00A02652" w:rsidP="00334CAD">
      <w:pPr>
        <w:pPrChange w:id="7209" w:author="The Si Tran" w:date="2012-12-16T08:30:00Z">
          <w:pPr>
            <w:pStyle w:val="ListParagraph"/>
            <w:spacing w:after="0" w:line="360" w:lineRule="auto"/>
            <w:ind w:left="0" w:firstLine="720"/>
            <w:jc w:val="both"/>
          </w:pPr>
        </w:pPrChange>
      </w:pPr>
      <w:r w:rsidRPr="0049233F">
        <w:lastRenderedPageBreak/>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210" w:author="The Si Tran" w:date="2012-12-14T05:59:00Z">
        <w:r w:rsidR="005457E8">
          <w:tab/>
        </w:r>
      </w:ins>
    </w:p>
    <w:p w14:paraId="146B3BF3" w14:textId="2D2BE9A1" w:rsidR="00A02652" w:rsidRPr="0049233F" w:rsidRDefault="00A02652" w:rsidP="00A02652">
      <w:pPr>
        <w:pStyle w:val="Heading2"/>
        <w:rPr>
          <w:sz w:val="26"/>
          <w:szCs w:val="26"/>
          <w:rPrChange w:id="7211" w:author="The Si Tran" w:date="2012-12-05T23:02:00Z">
            <w:rPr/>
          </w:rPrChange>
        </w:rPr>
      </w:pPr>
      <w:bookmarkStart w:id="7212" w:name="_Toc327348182"/>
      <w:bookmarkStart w:id="7213" w:name="_Toc343233026"/>
      <w:r w:rsidRPr="0049233F">
        <w:rPr>
          <w:sz w:val="26"/>
          <w:szCs w:val="26"/>
          <w:rPrChange w:id="7214" w:author="The Si Tran" w:date="2012-12-05T23:02:00Z">
            <w:rPr>
              <w:rFonts w:cs="Times New Roman"/>
              <w:iCs w:val="0"/>
              <w:sz w:val="20"/>
              <w:szCs w:val="20"/>
            </w:rPr>
          </w:rPrChange>
        </w:rPr>
        <w:t>Các bước xây dựng một mô hình mạng neuron để dự báo dữ liệu chuỗi thời gian</w:t>
      </w:r>
      <w:bookmarkEnd w:id="7212"/>
      <w:bookmarkEnd w:id="7213"/>
    </w:p>
    <w:p w14:paraId="70E7852F" w14:textId="77777777" w:rsidR="00A02652" w:rsidRPr="0049233F" w:rsidRDefault="00A02652" w:rsidP="00334CAD">
      <w:pPr>
        <w:pPrChange w:id="7215"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334CAD">
      <w:pPr>
        <w:pPrChange w:id="7216"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217" w:name="_Toc327348183"/>
      <w:bookmarkStart w:id="7218" w:name="_Toc343233027"/>
      <w:r w:rsidRPr="0049233F">
        <w:t>Lựa chọn các biến</w:t>
      </w:r>
      <w:bookmarkEnd w:id="7217"/>
      <w:bookmarkEnd w:id="7218"/>
    </w:p>
    <w:p w14:paraId="71DA7A36" w14:textId="77777777" w:rsidR="00A02652" w:rsidRPr="0049233F" w:rsidRDefault="00A02652" w:rsidP="00BB4B46">
      <w:pPr>
        <w:pStyle w:val="BuletL1"/>
        <w:pPrChange w:id="7219"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rsidP="00BB4B46">
      <w:pPr>
        <w:pStyle w:val="BuletL1"/>
        <w:pPrChange w:id="7220"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rsidP="00BB4B46">
      <w:pPr>
        <w:pStyle w:val="BuletL1"/>
        <w:pPrChange w:id="7221"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w:t>
      </w:r>
      <w:r w:rsidRPr="0049233F">
        <w:lastRenderedPageBreak/>
        <w:t xml:space="preserve">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rsidP="00BB4B46">
      <w:pPr>
        <w:pStyle w:val="BuletL1"/>
        <w:pPrChange w:id="7222"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223" w:name="_Toc327348184"/>
      <w:bookmarkStart w:id="7224" w:name="_Toc343233028"/>
      <w:r w:rsidRPr="0049233F">
        <w:rPr>
          <w:lang w:val="fr-FR"/>
        </w:rPr>
        <w:t>Thu thập dữ liệu</w:t>
      </w:r>
      <w:bookmarkEnd w:id="7223"/>
      <w:bookmarkEnd w:id="7224"/>
    </w:p>
    <w:p w14:paraId="16759051" w14:textId="77777777" w:rsidR="00A02652" w:rsidRPr="0049233F" w:rsidRDefault="00A02652" w:rsidP="00BB4B46">
      <w:pPr>
        <w:pStyle w:val="BuletL1"/>
        <w:rPr>
          <w:u w:val="single"/>
        </w:rPr>
        <w:pPrChange w:id="7225" w:author="The Si Tran" w:date="2012-12-16T08:35:00Z">
          <w:pPr>
            <w:pStyle w:val="ListParagraph"/>
            <w:numPr>
              <w:numId w:val="11"/>
            </w:numPr>
            <w:spacing w:after="0" w:line="360" w:lineRule="auto"/>
            <w:ind w:left="634" w:hanging="360"/>
            <w:jc w:val="both"/>
          </w:pPr>
        </w:pPrChange>
      </w:pPr>
      <w:r w:rsidRPr="0049233F">
        <w:t>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rsidP="00BB4B46">
      <w:pPr>
        <w:pStyle w:val="BuletL1"/>
        <w:rPr>
          <w:u w:val="single"/>
        </w:rPr>
        <w:pPrChange w:id="7226"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227" w:name="_Toc327348185"/>
      <w:bookmarkStart w:id="7228" w:name="_Toc343233029"/>
      <w:r w:rsidRPr="0049233F">
        <w:t>Tiền xử lý dữ liệu</w:t>
      </w:r>
      <w:bookmarkEnd w:id="7227"/>
      <w:bookmarkEnd w:id="7228"/>
    </w:p>
    <w:p w14:paraId="4A5ADB02" w14:textId="77777777" w:rsidR="00A02652" w:rsidRPr="0049233F" w:rsidRDefault="00A02652" w:rsidP="00BB4B46">
      <w:pPr>
        <w:pStyle w:val="BuletL1"/>
        <w:pPrChange w:id="7229"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334CAD">
        <w:rPr>
          <w:rPrChange w:id="7230" w:author="The Si Tran" w:date="2012-12-16T08:32:00Z">
            <w:rPr/>
          </w:rPrChange>
        </w:rPr>
        <w:t>đến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334CAD">
        <w:rPr>
          <w:rPrChange w:id="7231" w:author="The Si Tran" w:date="2012-12-16T08:32:00Z">
            <w:rPr/>
          </w:rPrChange>
        </w:rPr>
        <w:t>sự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w:t>
      </w:r>
      <w:r w:rsidRPr="0049233F">
        <w:lastRenderedPageBreak/>
        <w:t>hóa vào khoảng giữa cận trên và cận dưới của hàm chuyển (thường là giữa đoạn [0;1] hoặc [-1;1]).</w:t>
      </w:r>
    </w:p>
    <w:p w14:paraId="1A90C0BC" w14:textId="77777777" w:rsidR="00A02652" w:rsidRPr="0049233F" w:rsidRDefault="00A02652" w:rsidP="00BB4B46">
      <w:pPr>
        <w:pStyle w:val="BuletL1"/>
        <w:pPrChange w:id="7232" w:author="The Si Tran" w:date="2012-12-16T08:35:00Z">
          <w:pPr>
            <w:pStyle w:val="ListParagraph"/>
            <w:numPr>
              <w:numId w:val="11"/>
            </w:numPr>
            <w:spacing w:after="0" w:line="360" w:lineRule="auto"/>
            <w:ind w:left="360" w:hanging="360"/>
            <w:jc w:val="both"/>
          </w:pPr>
        </w:pPrChange>
      </w:pPr>
      <w:r w:rsidRPr="0049233F">
        <w:t xml:space="preserve">Hai phương </w:t>
      </w:r>
      <w:r w:rsidRPr="00BB4B46">
        <w:rPr>
          <w:rPrChange w:id="7233" w:author="The Si Tran" w:date="2012-12-16T08:34:00Z">
            <w:rPr/>
          </w:rPrChange>
        </w:rPr>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234" w:name="OLE_LINK5"/>
      <w:bookmarkStart w:id="7235" w:name="OLE_LINK6"/>
      <w:r w:rsidRPr="0049233F">
        <w:t xml:space="preserve">Việc lấy logarit tự nhiên </w:t>
      </w:r>
      <w:bookmarkEnd w:id="7234"/>
      <w:bookmarkEnd w:id="7235"/>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rsidP="00BB4B46">
      <w:pPr>
        <w:pStyle w:val="BuletL1"/>
        <w:rPr>
          <w:rPrChange w:id="7236" w:author="The Si Tran" w:date="2012-12-16T08:34:00Z">
            <w:rPr/>
          </w:rPrChange>
        </w:rPr>
        <w:pPrChange w:id="7237" w:author="The Si Tran" w:date="2012-12-16T08:35:00Z">
          <w:pPr>
            <w:pStyle w:val="ListParagraph"/>
            <w:numPr>
              <w:numId w:val="11"/>
            </w:numPr>
            <w:spacing w:after="0" w:line="360" w:lineRule="auto"/>
            <w:ind w:left="360" w:hanging="360"/>
            <w:jc w:val="both"/>
          </w:pPr>
        </w:pPrChange>
      </w:pPr>
      <w:r w:rsidRPr="00BB4B46">
        <w:rPr>
          <w:rPrChange w:id="7238" w:author="The Si Tran" w:date="2012-12-16T08:34:00Z">
            <w:rPr/>
          </w:rPrChange>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239" w:name="_Toc327348186"/>
      <w:bookmarkStart w:id="7240" w:name="_Toc343233030"/>
      <w:r w:rsidRPr="0049233F">
        <w:t>Phân chia tập dữ liệu</w:t>
      </w:r>
      <w:bookmarkEnd w:id="7239"/>
      <w:bookmarkEnd w:id="7240"/>
    </w:p>
    <w:p w14:paraId="150E077C" w14:textId="29F5C1BC" w:rsidR="00BB4B46" w:rsidRPr="00BB4B46" w:rsidRDefault="00A02652" w:rsidP="00BB4B46">
      <w:pPr>
        <w:pStyle w:val="BuletL1"/>
        <w:rPr>
          <w:u w:val="single"/>
          <w:rPrChange w:id="7241" w:author="The Si Tran" w:date="2012-12-16T08:35:00Z">
            <w:rPr>
              <w:u w:val="single"/>
            </w:rPr>
          </w:rPrChange>
        </w:rPr>
        <w:pPrChange w:id="7242" w:author="The Si Tran" w:date="2012-12-16T08:35:00Z">
          <w:pPr>
            <w:pStyle w:val="ListParagraph"/>
            <w:numPr>
              <w:numId w:val="11"/>
            </w:numPr>
            <w:spacing w:after="0" w:line="360" w:lineRule="auto"/>
            <w:ind w:left="634" w:hanging="360"/>
            <w:jc w:val="both"/>
          </w:pPr>
        </w:pPrChange>
      </w:pPr>
      <w:r w:rsidRPr="007E3E87">
        <w:rPr>
          <w:rPrChange w:id="7243" w:author="The Si Tran" w:date="2012-12-14T06:20:00Z">
            <w:rPr/>
          </w:rPrChange>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rsidP="00BB4B46">
      <w:pPr>
        <w:pStyle w:val="BuletL1"/>
        <w:rPr>
          <w:u w:val="single"/>
          <w:rPrChange w:id="7244" w:author="The Si Tran" w:date="2012-12-14T06:20:00Z">
            <w:rPr>
              <w:u w:val="single"/>
            </w:rPr>
          </w:rPrChange>
        </w:rPr>
        <w:pPrChange w:id="7245" w:author="The Si Tran" w:date="2012-12-16T08:35:00Z">
          <w:pPr>
            <w:pStyle w:val="ListParagraph"/>
            <w:numPr>
              <w:numId w:val="11"/>
            </w:numPr>
            <w:spacing w:after="0" w:line="360" w:lineRule="auto"/>
            <w:ind w:left="634" w:hanging="360"/>
            <w:jc w:val="both"/>
          </w:pPr>
        </w:pPrChange>
      </w:pPr>
      <w:r w:rsidRPr="007E3E87">
        <w:rPr>
          <w:rPrChange w:id="7246" w:author="The Si Tran" w:date="2012-12-14T06:20:00Z">
            <w:rPr/>
          </w:rPrChange>
        </w:rPr>
        <w:t>Có hai cách thực h</w:t>
      </w:r>
      <w:r w:rsidRPr="00BB4B46">
        <w:rPr>
          <w:rStyle w:val="BuletL1Char"/>
          <w:rPrChange w:id="7247" w:author="The Si Tran" w:date="2012-12-16T08:35:00Z">
            <w:rPr/>
          </w:rPrChange>
        </w:rPr>
        <w:t>i</w:t>
      </w:r>
      <w:r w:rsidRPr="007E3E87">
        <w:rPr>
          <w:rPrChange w:id="7248" w:author="The Si Tran" w:date="2012-12-14T06:20:00Z">
            <w:rPr/>
          </w:rPrChange>
        </w:rPr>
        <w:t>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rsidP="00BB4B46">
      <w:pPr>
        <w:pStyle w:val="BuletL1"/>
        <w:rPr>
          <w:u w:val="single"/>
          <w:rPrChange w:id="7249" w:author="The Si Tran" w:date="2012-12-14T06:20:00Z">
            <w:rPr>
              <w:u w:val="single"/>
            </w:rPr>
          </w:rPrChange>
        </w:rPr>
        <w:pPrChange w:id="7250" w:author="The Si Tran" w:date="2012-12-16T08:35:00Z">
          <w:pPr>
            <w:pStyle w:val="ListParagraph"/>
            <w:numPr>
              <w:numId w:val="11"/>
            </w:numPr>
            <w:spacing w:after="0" w:line="360" w:lineRule="auto"/>
            <w:ind w:left="634" w:hanging="360"/>
            <w:jc w:val="both"/>
          </w:pPr>
        </w:pPrChange>
      </w:pPr>
      <w:r w:rsidRPr="007E3E87">
        <w:rPr>
          <w:rPrChange w:id="7251" w:author="The Si Tran" w:date="2012-12-14T06:20:00Z">
            <w:rPr/>
          </w:rPrChange>
        </w:rPr>
        <w:t xml:space="preserve">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w:t>
      </w:r>
      <w:r w:rsidRPr="007E3E87">
        <w:rPr>
          <w:rPrChange w:id="7252" w:author="The Si Tran" w:date="2012-12-14T06:20:00Z">
            <w:rPr/>
          </w:rPrChange>
        </w:rPr>
        <w:lastRenderedPageBreak/>
        <w:t>cũng không nên được sử dụng bởi vì nó chịu ảnh hưởng bởi tính chu kỳ của dữ liệu.</w:t>
      </w:r>
    </w:p>
    <w:p w14:paraId="5E55E2DD" w14:textId="77777777" w:rsidR="00A02652" w:rsidRPr="007E3E87" w:rsidRDefault="00A02652" w:rsidP="00BB4B46">
      <w:pPr>
        <w:pStyle w:val="BuletL1"/>
        <w:rPr>
          <w:u w:val="single"/>
          <w:rPrChange w:id="7253" w:author="The Si Tran" w:date="2012-12-14T06:20:00Z">
            <w:rPr>
              <w:u w:val="single"/>
            </w:rPr>
          </w:rPrChange>
        </w:rPr>
        <w:pPrChange w:id="7254" w:author="The Si Tran" w:date="2012-12-16T08:35:00Z">
          <w:pPr>
            <w:pStyle w:val="ListParagraph"/>
            <w:numPr>
              <w:numId w:val="11"/>
            </w:numPr>
            <w:spacing w:after="0" w:line="360" w:lineRule="auto"/>
            <w:ind w:left="634" w:hanging="360"/>
            <w:jc w:val="both"/>
          </w:pPr>
        </w:pPrChange>
      </w:pPr>
      <w:r w:rsidRPr="007E3E87">
        <w:rPr>
          <w:rPrChange w:id="7255" w:author="The Si Tran" w:date="2012-12-14T06:20:00Z">
            <w:rPr/>
          </w:rPrChange>
        </w:rPr>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14:anchorId="568DC1C0" wp14:editId="6D4BB4D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pPr>
        <w:pStyle w:val="Hinh"/>
        <w:jc w:val="center"/>
        <w:pPrChange w:id="7256" w:author="The Si Tran" w:date="2012-12-11T23:39:00Z">
          <w:pPr>
            <w:pStyle w:val="Caption"/>
            <w:ind w:left="360" w:firstLine="720"/>
          </w:pPr>
        </w:pPrChange>
      </w:pPr>
      <w:bookmarkStart w:id="7257" w:name="_Toc327348224"/>
      <w:bookmarkStart w:id="7258" w:name="_Toc343029970"/>
      <w:bookmarkStart w:id="7259" w:name="_Toc343220906"/>
      <w:r w:rsidRPr="0049233F">
        <w:t>Hình</w:t>
      </w:r>
      <w:ins w:id="7260" w:author="The Si Tran" w:date="2012-12-11T23:38:00Z">
        <w:r w:rsidR="00BD0062">
          <w:t xml:space="preserve"> 4.11</w:t>
        </w:r>
      </w:ins>
      <w:del w:id="7261"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262"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263"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7264" w:author="The Si Tran" w:date="2012-12-11T23:39:00Z">
            <w:rPr/>
          </w:rPrChange>
        </w:rPr>
        <w:t>Thủ tục sử dụng phương pháp walk-forward chia tập dữ liệu</w:t>
      </w:r>
      <w:bookmarkEnd w:id="7257"/>
      <w:bookmarkEnd w:id="7258"/>
      <w:bookmarkEnd w:id="7259"/>
    </w:p>
    <w:p w14:paraId="44351F3D" w14:textId="787F7341" w:rsidR="00A02652" w:rsidRPr="0049233F" w:rsidRDefault="00A02652" w:rsidP="00A02652">
      <w:pPr>
        <w:pStyle w:val="Heading3"/>
      </w:pPr>
      <w:bookmarkStart w:id="7265" w:name="_Toc327348187"/>
      <w:bookmarkStart w:id="7266" w:name="_Toc343233031"/>
      <w:r w:rsidRPr="0049233F">
        <w:t>Xây dựng cấu trúc mạng</w:t>
      </w:r>
      <w:bookmarkEnd w:id="7265"/>
      <w:bookmarkEnd w:id="7266"/>
    </w:p>
    <w:p w14:paraId="44FC4DD0" w14:textId="77777777" w:rsidR="00A02652" w:rsidRPr="0049233F" w:rsidRDefault="00A02652" w:rsidP="00BB4B46">
      <w:pPr>
        <w:pStyle w:val="BuletL1"/>
        <w:pPrChange w:id="7267" w:author="The Si Tran" w:date="2012-12-16T08:35:00Z">
          <w:pPr>
            <w:pStyle w:val="ListParagraph"/>
            <w:numPr>
              <w:numId w:val="11"/>
            </w:numPr>
            <w:spacing w:after="0" w:line="360" w:lineRule="auto"/>
            <w:ind w:left="634" w:hanging="360"/>
            <w:jc w:val="both"/>
          </w:pPr>
        </w:pPrChange>
      </w:pPr>
      <w:r w:rsidRPr="0049233F">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rsidP="00BB4B46">
      <w:pPr>
        <w:pStyle w:val="BuletL1"/>
        <w:pPrChange w:id="7268"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w:t>
      </w:r>
      <w:r w:rsidRPr="0049233F">
        <w:lastRenderedPageBreak/>
        <w:t>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rsidP="00BB4B46">
      <w:pPr>
        <w:pStyle w:val="BuletL1"/>
        <w:pPrChange w:id="7269" w:author="The Si Tran" w:date="2012-12-16T08:36:00Z">
          <w:pPr>
            <w:pStyle w:val="ListParagraph"/>
            <w:numPr>
              <w:numId w:val="11"/>
            </w:numPr>
            <w:spacing w:after="0" w:line="360" w:lineRule="auto"/>
            <w:ind w:left="634" w:hanging="360"/>
            <w:jc w:val="both"/>
          </w:pPr>
        </w:pPrChange>
      </w:pPr>
      <w:r w:rsidRPr="0049233F">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77777777" w:rsidR="00A02652" w:rsidRPr="00BB4B46" w:rsidRDefault="00A02652" w:rsidP="00BB4B46">
      <w:pPr>
        <w:pStyle w:val="BuletL1"/>
        <w:rPr>
          <w:rPrChange w:id="7270" w:author="The Si Tran" w:date="2012-12-16T08:36:00Z">
            <w:rPr/>
          </w:rPrChange>
        </w:rPr>
        <w:pPrChange w:id="7271" w:author="The Si Tran" w:date="2012-12-16T08:36:00Z">
          <w:pPr>
            <w:pStyle w:val="ListParagraph"/>
            <w:numPr>
              <w:numId w:val="11"/>
            </w:numPr>
            <w:spacing w:after="0" w:line="360" w:lineRule="auto"/>
            <w:ind w:left="634" w:hanging="360"/>
            <w:jc w:val="both"/>
          </w:pPr>
        </w:pPrChange>
      </w:pPr>
      <w:r w:rsidRPr="00BB4B46">
        <w:rPr>
          <w:rPrChange w:id="7272" w:author="The Si Tran" w:date="2012-12-16T08:36:00Z">
            <w:rPr/>
          </w:rPrChange>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14:paraId="7DDC3BCB" w14:textId="77777777" w:rsidR="00A02652" w:rsidRPr="0049233F" w:rsidRDefault="00A02652" w:rsidP="00BB4B46">
      <w:pPr>
        <w:pStyle w:val="BuletL1"/>
        <w:pPrChange w:id="7273" w:author="The Si Tran" w:date="2012-12-16T08:36:00Z">
          <w:pPr>
            <w:pStyle w:val="ListParagraph"/>
            <w:numPr>
              <w:numId w:val="11"/>
            </w:numPr>
            <w:spacing w:after="0" w:line="360" w:lineRule="auto"/>
            <w:ind w:left="634" w:hanging="360"/>
            <w:jc w:val="both"/>
          </w:pPr>
        </w:pPrChange>
      </w:pPr>
      <w:r w:rsidRPr="0049233F">
        <w:lastRenderedPageBreak/>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274" w:name="_Toc327348188"/>
      <w:bookmarkStart w:id="7275" w:name="_Toc343233032"/>
      <w:r w:rsidRPr="0049233F">
        <w:t>Xác định tiêu chuẩn đánh giá</w:t>
      </w:r>
      <w:bookmarkEnd w:id="7274"/>
      <w:bookmarkEnd w:id="7275"/>
    </w:p>
    <w:p w14:paraId="5921BBBB" w14:textId="77777777" w:rsidR="00A02652" w:rsidRPr="0049233F" w:rsidRDefault="00A02652" w:rsidP="00BB4B46">
      <w:pPr>
        <w:pPrChange w:id="7276"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BB4B46">
      <w:pPr>
        <w:pStyle w:val="EquationIndex"/>
        <w:jc w:val="center"/>
        <w:pPrChange w:id="7277" w:author="The Si Tran" w:date="2012-12-16T08:36:00Z">
          <w:pPr/>
        </w:pPrChange>
      </w:pPr>
      <w:ins w:id="7278" w:author="The Si Tran" w:date="2012-12-14T06:23:00Z">
        <w:r w:rsidRPr="00097101">
          <w:rPr>
            <w:noProof/>
            <w:rPrChange w:id="7279" w:author="Unknown">
              <w:rPr>
                <w:noProof/>
              </w:rPr>
            </w:rPrChange>
          </w:rPr>
          <mc:AlternateContent>
            <mc:Choice Requires="wps">
              <w:drawing>
                <wp:anchor distT="0" distB="0" distL="114300" distR="114300" simplePos="0" relativeHeight="251680768" behindDoc="0" locked="0" layoutInCell="1" allowOverlap="1" wp14:anchorId="4F57F08A" wp14:editId="0C64711F">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B0605D" w:rsidRDefault="00B0605D" w:rsidP="00BB4B46">
                              <w:pPr>
                                <w:pStyle w:val="EquationIndex"/>
                                <w:pPrChange w:id="7280" w:author="The Si Tran" w:date="2012-12-16T08:36:00Z">
                                  <w:pPr/>
                                </w:pPrChange>
                              </w:pPr>
                              <w:ins w:id="7281" w:author="The Si Tran" w:date="2012-12-06T02:41:00Z">
                                <w:r>
                                  <w:t>(4.</w:t>
                                </w:r>
                              </w:ins>
                              <w:ins w:id="7282" w:author="The Si Tran" w:date="2012-12-06T02:44:00Z">
                                <w:r>
                                  <w:t>18</w:t>
                                </w:r>
                              </w:ins>
                              <w:ins w:id="728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108" type="#_x0000_t202" style="position:absolute;left:0;text-align:left;margin-left:406.9pt;margin-top:11.15pt;width:46.85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Puo9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B0605D" w:rsidRDefault="00B0605D" w:rsidP="00BB4B46">
                        <w:pPr>
                          <w:pStyle w:val="EquationIndex"/>
                          <w:pPrChange w:id="7284" w:author="The Si Tran" w:date="2012-12-16T08:36:00Z">
                            <w:pPr/>
                          </w:pPrChange>
                        </w:pPr>
                        <w:ins w:id="7285" w:author="The Si Tran" w:date="2012-12-06T02:41:00Z">
                          <w:r>
                            <w:t>(4.</w:t>
                          </w:r>
                        </w:ins>
                        <w:ins w:id="7286" w:author="The Si Tran" w:date="2012-12-06T02:44:00Z">
                          <w:r>
                            <w:t>18</w:t>
                          </w:r>
                        </w:ins>
                        <w:ins w:id="7287" w:author="The Si Tran" w:date="2012-12-06T02:41:00Z">
                          <w:r>
                            <w:t>)</w:t>
                          </w:r>
                        </w:ins>
                      </w:p>
                    </w:txbxContent>
                  </v:textbox>
                </v:shape>
              </w:pict>
            </mc:Fallback>
          </mc:AlternateContent>
        </w:r>
      </w:ins>
      <w:r w:rsidRPr="00BB4B46">
        <w:rPr>
          <w:rPrChange w:id="7288" w:author="The Si Tran" w:date="2012-12-16T08:36:00Z">
            <w:rPr/>
          </w:rPrChange>
        </w:rPr>
        <w:object w:dxaOrig="1900" w:dyaOrig="680" w14:anchorId="41722C5E">
          <v:shape id="_x0000_i1194" type="#_x0000_t75" style="width:128.95pt;height:46.9pt" o:ole="">
            <v:imagedata r:id="rId367" o:title=""/>
          </v:shape>
          <o:OLEObject Type="Embed" ProgID="Equation.DSMT4" ShapeID="_x0000_i1194" DrawAspect="Content" ObjectID="_1417153895" r:id="rId368"/>
        </w:object>
      </w:r>
    </w:p>
    <w:p w14:paraId="74DB8EBE" w14:textId="77777777" w:rsidR="00A02652" w:rsidRPr="0049233F" w:rsidRDefault="00A02652" w:rsidP="00BB4B46">
      <w:pPr>
        <w:pPrChange w:id="7289"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pPr>
        <w:pPrChange w:id="7290"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291" w:name="_Toc327348189"/>
      <w:bookmarkStart w:id="7292" w:name="_Toc343233033"/>
      <w:r w:rsidRPr="0049233F">
        <w:rPr>
          <w:lang w:val="fr-FR"/>
        </w:rPr>
        <w:t>Huấn luyện mạng</w:t>
      </w:r>
      <w:bookmarkEnd w:id="7291"/>
      <w:bookmarkEnd w:id="7292"/>
    </w:p>
    <w:p w14:paraId="5D62D645" w14:textId="77777777" w:rsidR="00A02652" w:rsidRPr="0049233F" w:rsidRDefault="00A02652" w:rsidP="00BB4B46">
      <w:pPr>
        <w:pStyle w:val="BuletL1"/>
        <w:pPrChange w:id="7293"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rsidP="00BB4B46">
      <w:pPr>
        <w:pStyle w:val="BuletL1"/>
        <w:pPrChange w:id="7294"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w:t>
      </w:r>
      <w:r w:rsidRPr="0049233F">
        <w:lastRenderedPageBreak/>
        <w:t>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295" w:name="_Toc327348190"/>
      <w:bookmarkStart w:id="7296" w:name="_Toc343233034"/>
      <w:r w:rsidRPr="0049233F">
        <w:rPr>
          <w:lang w:val="fr-FR"/>
        </w:rPr>
        <w:t>Dự đoán và cải tiến</w:t>
      </w:r>
      <w:bookmarkEnd w:id="7295"/>
      <w:bookmarkEnd w:id="7296"/>
    </w:p>
    <w:p w14:paraId="30D1DB02" w14:textId="77777777" w:rsidR="00A02652" w:rsidRPr="0049233F" w:rsidRDefault="00A02652" w:rsidP="00BB4B46">
      <w:pPr>
        <w:rPr>
          <w:lang w:val="fr-FR"/>
        </w:rPr>
        <w:pPrChange w:id="7297"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298" w:author="The Si Tran" w:date="2012-12-06T21:13:00Z"/>
          <w:sz w:val="26"/>
          <w:szCs w:val="26"/>
          <w:rPrChange w:id="7299" w:author="The Si Tran" w:date="2012-12-05T23:02:00Z">
            <w:rPr>
              <w:del w:id="7300" w:author="The Si Tran" w:date="2012-12-06T21:13:00Z"/>
            </w:rPr>
          </w:rPrChange>
        </w:rPr>
      </w:pPr>
      <w:del w:id="7301" w:author="The Si Tran" w:date="2012-12-06T21:13:00Z">
        <w:r w:rsidRPr="0049233F" w:rsidDel="00AF1345">
          <w:rPr>
            <w:b w:val="0"/>
            <w:bCs w:val="0"/>
            <w:iCs w:val="0"/>
            <w:sz w:val="26"/>
            <w:szCs w:val="26"/>
            <w:rPrChange w:id="7302" w:author="The Si Tran" w:date="2012-12-05T23:02:00Z">
              <w:rPr>
                <w:b w:val="0"/>
                <w:bCs w:val="0"/>
                <w:iCs w:val="0"/>
                <w:sz w:val="20"/>
                <w:szCs w:val="20"/>
              </w:rPr>
            </w:rPrChange>
          </w:rPr>
          <w:delText>Kết quả thực nghiệm</w:delText>
        </w:r>
        <w:bookmarkStart w:id="7303" w:name="_Toc343083648"/>
        <w:bookmarkStart w:id="7304" w:name="_Toc343083862"/>
        <w:bookmarkStart w:id="7305" w:name="_Toc343084073"/>
        <w:bookmarkStart w:id="7306" w:name="_Toc343220832"/>
        <w:bookmarkStart w:id="7307" w:name="_Toc343232337"/>
        <w:bookmarkStart w:id="7308" w:name="_Toc343232750"/>
        <w:bookmarkStart w:id="7309" w:name="_Toc343233035"/>
        <w:bookmarkEnd w:id="7303"/>
        <w:bookmarkEnd w:id="7304"/>
        <w:bookmarkEnd w:id="7305"/>
        <w:bookmarkEnd w:id="7306"/>
        <w:bookmarkEnd w:id="7307"/>
        <w:bookmarkEnd w:id="7308"/>
        <w:bookmarkEnd w:id="7309"/>
      </w:del>
    </w:p>
    <w:p w14:paraId="0B20EBEE" w14:textId="77777777" w:rsidR="00393709" w:rsidRPr="0049233F" w:rsidDel="00AF1345" w:rsidRDefault="00393709" w:rsidP="00393709">
      <w:pPr>
        <w:ind w:left="144"/>
        <w:rPr>
          <w:del w:id="7310" w:author="The Si Tran" w:date="2012-12-06T21:13:00Z"/>
          <w:color w:val="FF0000"/>
          <w:szCs w:val="26"/>
          <w:rPrChange w:id="7311" w:author="The Si Tran" w:date="2012-12-05T23:02:00Z">
            <w:rPr>
              <w:del w:id="7312" w:author="The Si Tran" w:date="2012-12-06T21:13:00Z"/>
              <w:color w:val="FF0000"/>
              <w:sz w:val="32"/>
            </w:rPr>
          </w:rPrChange>
        </w:rPr>
      </w:pPr>
      <w:del w:id="7313" w:author="The Si Tran" w:date="2012-12-06T21:13:00Z">
        <w:r w:rsidRPr="0049233F" w:rsidDel="00AF1345">
          <w:rPr>
            <w:color w:val="FF0000"/>
            <w:szCs w:val="26"/>
            <w:rPrChange w:id="7314" w:author="The Si Tran" w:date="2012-12-05T23:02:00Z">
              <w:rPr>
                <w:b/>
                <w:bCs/>
                <w:color w:val="FF0000"/>
                <w:sz w:val="32"/>
                <w:szCs w:val="20"/>
              </w:rPr>
            </w:rPrChange>
          </w:rPr>
          <w:delText>Bổ sung</w:delText>
        </w:r>
        <w:bookmarkStart w:id="7315" w:name="_Toc343083649"/>
        <w:bookmarkStart w:id="7316" w:name="_Toc343083863"/>
        <w:bookmarkStart w:id="7317" w:name="_Toc343084074"/>
        <w:bookmarkStart w:id="7318" w:name="_Toc343220833"/>
        <w:bookmarkStart w:id="7319" w:name="_Toc343232338"/>
        <w:bookmarkStart w:id="7320" w:name="_Toc343232751"/>
        <w:bookmarkStart w:id="7321" w:name="_Toc343233036"/>
        <w:bookmarkEnd w:id="7315"/>
        <w:bookmarkEnd w:id="7316"/>
        <w:bookmarkEnd w:id="7317"/>
        <w:bookmarkEnd w:id="7318"/>
        <w:bookmarkEnd w:id="7319"/>
        <w:bookmarkEnd w:id="7320"/>
        <w:bookmarkEnd w:id="7321"/>
      </w:del>
    </w:p>
    <w:p w14:paraId="0907B599" w14:textId="77777777" w:rsidR="00393709" w:rsidRPr="0049233F" w:rsidRDefault="00001A0C" w:rsidP="00001A0C">
      <w:pPr>
        <w:pStyle w:val="Heading2"/>
        <w:rPr>
          <w:sz w:val="26"/>
          <w:szCs w:val="26"/>
          <w:rPrChange w:id="7322" w:author="The Si Tran" w:date="2012-12-05T23:02:00Z">
            <w:rPr/>
          </w:rPrChange>
        </w:rPr>
      </w:pPr>
      <w:bookmarkStart w:id="7323" w:name="_Toc343233037"/>
      <w:r w:rsidRPr="0049233F">
        <w:rPr>
          <w:sz w:val="26"/>
          <w:szCs w:val="26"/>
          <w:rPrChange w:id="7324" w:author="The Si Tran" w:date="2012-12-05T23:02:00Z">
            <w:rPr>
              <w:rFonts w:cs="Times New Roman"/>
              <w:iCs w:val="0"/>
              <w:sz w:val="20"/>
              <w:szCs w:val="20"/>
            </w:rPr>
          </w:rPrChange>
        </w:rPr>
        <w:t>Kết luận</w:t>
      </w:r>
      <w:bookmarkEnd w:id="7323"/>
    </w:p>
    <w:p w14:paraId="07CE6189" w14:textId="77777777" w:rsidR="006625BC" w:rsidRPr="0049233F" w:rsidRDefault="006625BC" w:rsidP="00BB4B46">
      <w:pPr>
        <w:pPrChange w:id="7325"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rsidP="00BB4B46">
      <w:pPr>
        <w:pPrChange w:id="7326" w:author="The Si Tran" w:date="2012-12-16T08:37:00Z">
          <w:pPr>
            <w:spacing w:before="0"/>
            <w:ind w:firstLine="720"/>
          </w:pPr>
        </w:pPrChange>
      </w:pPr>
      <w:r w:rsidRPr="0049233F">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rsidP="00BB4B46">
      <w:pPr>
        <w:pPrChange w:id="7327"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rsidP="00BB4B46">
      <w:pPr>
        <w:pPrChange w:id="7328"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329" w:author="The Si Tran" w:date="2012-12-12T07:57:00Z"/>
          <w:szCs w:val="26"/>
        </w:rPr>
      </w:pPr>
      <w:ins w:id="7330" w:author="The Si Tran" w:date="2012-12-12T07:57:00Z">
        <w:r>
          <w:rPr>
            <w:szCs w:val="26"/>
          </w:rPr>
          <w:br w:type="page"/>
        </w:r>
      </w:ins>
    </w:p>
    <w:p w14:paraId="21D5EC8C" w14:textId="77777777" w:rsidR="006625BC" w:rsidRPr="002B1464" w:rsidDel="00D139B5" w:rsidRDefault="006625BC" w:rsidP="006625BC">
      <w:pPr>
        <w:rPr>
          <w:del w:id="7331" w:author="The Si Tran" w:date="2012-12-12T07:57:00Z"/>
          <w:szCs w:val="26"/>
        </w:rPr>
      </w:pPr>
      <w:bookmarkStart w:id="7332" w:name="_Toc343083651"/>
      <w:bookmarkStart w:id="7333" w:name="_Toc343083865"/>
      <w:bookmarkStart w:id="7334" w:name="_Toc343084076"/>
      <w:bookmarkStart w:id="7335" w:name="_Toc343220835"/>
      <w:bookmarkStart w:id="7336" w:name="_Toc343232340"/>
      <w:bookmarkStart w:id="7337" w:name="_Toc343232753"/>
      <w:bookmarkStart w:id="7338" w:name="_Toc343233038"/>
      <w:bookmarkEnd w:id="7332"/>
      <w:bookmarkEnd w:id="7333"/>
      <w:bookmarkEnd w:id="7334"/>
      <w:bookmarkEnd w:id="7335"/>
      <w:bookmarkEnd w:id="7336"/>
      <w:bookmarkEnd w:id="7337"/>
      <w:bookmarkEnd w:id="7338"/>
    </w:p>
    <w:p w14:paraId="26E08AA2" w14:textId="77777777" w:rsidR="006A21F7" w:rsidRPr="0049233F" w:rsidRDefault="00FD0937" w:rsidP="00097101">
      <w:pPr>
        <w:pStyle w:val="Heading1"/>
        <w:rPr>
          <w:sz w:val="26"/>
          <w:szCs w:val="26"/>
          <w:rPrChange w:id="7339" w:author="The Si Tran" w:date="2012-12-05T23:02:00Z">
            <w:rPr/>
          </w:rPrChange>
        </w:rPr>
      </w:pPr>
      <w:del w:id="7340" w:author="The Si Tran" w:date="2012-12-12T13:57:00Z">
        <w:r w:rsidRPr="0049233F" w:rsidDel="0050316D">
          <w:rPr>
            <w:sz w:val="26"/>
            <w:szCs w:val="26"/>
            <w:rPrChange w:id="7341" w:author="The Si Tran" w:date="2012-12-05T23:02:00Z">
              <w:rPr>
                <w:rFonts w:cs="Times New Roman"/>
                <w:kern w:val="0"/>
                <w:sz w:val="20"/>
                <w:szCs w:val="20"/>
              </w:rPr>
            </w:rPrChange>
          </w:rPr>
          <w:delText>Mô hình kết hợp giữa</w:delText>
        </w:r>
      </w:del>
      <w:bookmarkStart w:id="7342" w:name="_Toc343233039"/>
      <w:ins w:id="7343" w:author="The Si Tran" w:date="2012-12-12T13:57:00Z">
        <w:r w:rsidR="0050316D">
          <w:rPr>
            <w:sz w:val="26"/>
            <w:szCs w:val="26"/>
          </w:rPr>
          <w:t>MÔ HÌNH KẾT HỢP</w:t>
        </w:r>
      </w:ins>
      <w:r w:rsidRPr="0049233F">
        <w:rPr>
          <w:sz w:val="26"/>
          <w:szCs w:val="26"/>
          <w:rPrChange w:id="7344" w:author="The Si Tran" w:date="2012-12-05T23:02:00Z">
            <w:rPr>
              <w:rFonts w:cs="Times New Roman"/>
              <w:kern w:val="0"/>
              <w:sz w:val="20"/>
              <w:szCs w:val="20"/>
            </w:rPr>
          </w:rPrChange>
        </w:rPr>
        <w:t xml:space="preserve"> ARIMA </w:t>
      </w:r>
      <w:ins w:id="7345" w:author="The Si Tran" w:date="2012-12-12T13:57:00Z">
        <w:r w:rsidR="00EE73AD">
          <w:rPr>
            <w:sz w:val="26"/>
            <w:szCs w:val="26"/>
          </w:rPr>
          <w:t>VÀ</w:t>
        </w:r>
      </w:ins>
      <w:del w:id="7346" w:author="The Si Tran" w:date="2012-12-12T13:57:00Z">
        <w:r w:rsidRPr="0049233F" w:rsidDel="00EE73AD">
          <w:rPr>
            <w:sz w:val="26"/>
            <w:szCs w:val="26"/>
            <w:rPrChange w:id="7347" w:author="The Si Tran" w:date="2012-12-05T23:02:00Z">
              <w:rPr>
                <w:rFonts w:cs="Times New Roman"/>
                <w:kern w:val="0"/>
                <w:sz w:val="20"/>
                <w:szCs w:val="20"/>
              </w:rPr>
            </w:rPrChange>
          </w:rPr>
          <w:delText>và</w:delText>
        </w:r>
      </w:del>
      <w:r w:rsidRPr="0049233F">
        <w:rPr>
          <w:sz w:val="26"/>
          <w:szCs w:val="26"/>
          <w:rPrChange w:id="7348" w:author="The Si Tran" w:date="2012-12-05T23:02:00Z">
            <w:rPr>
              <w:rFonts w:cs="Times New Roman"/>
              <w:kern w:val="0"/>
              <w:sz w:val="20"/>
              <w:szCs w:val="20"/>
            </w:rPr>
          </w:rPrChange>
        </w:rPr>
        <w:t xml:space="preserve"> ANN</w:t>
      </w:r>
      <w:bookmarkEnd w:id="7342"/>
    </w:p>
    <w:p w14:paraId="0F331F2E" w14:textId="77777777" w:rsidR="006A21F7" w:rsidRPr="00805B17" w:rsidRDefault="00CA12FA" w:rsidP="00BB4B46">
      <w:pPr>
        <w:pPrChange w:id="7349"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rsidP="00BB4B46">
      <w:pPr>
        <w:pPrChange w:id="7350"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351" w:author="The Si Tran" w:date="2012-12-05T23:02:00Z">
            <w:rPr>
              <w:b/>
              <w:bCs/>
              <w:sz w:val="20"/>
              <w:szCs w:val="20"/>
            </w:rPr>
          </w:rPrChange>
        </w:rPr>
        <w:t>n đề trên, người ta xấp xỉ chuỗi thời gian về dạng tuyến</w:t>
      </w:r>
      <w:r w:rsidR="00711ADB" w:rsidRPr="0049233F">
        <w:rPr>
          <w:rPrChange w:id="7352" w:author="The Si Tran" w:date="2012-12-05T23:02:00Z">
            <w:rPr>
              <w:b/>
              <w:bCs/>
              <w:sz w:val="20"/>
              <w:szCs w:val="20"/>
            </w:rPr>
          </w:rPrChange>
        </w:rPr>
        <w:t xml:space="preserve"> tính</w:t>
      </w:r>
      <w:r w:rsidRPr="0049233F">
        <w:rPr>
          <w:rPrChange w:id="7353"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354" w:author="The Si Tran" w:date="2012-12-05T23:02:00Z">
            <w:rPr>
              <w:b/>
              <w:bCs/>
              <w:sz w:val="20"/>
              <w:szCs w:val="20"/>
            </w:rPr>
          </w:rPrChange>
        </w:rPr>
        <w:t xml:space="preserve">an tổng quát về chuỗi thuần </w:t>
      </w:r>
      <w:r w:rsidRPr="0049233F">
        <w:rPr>
          <w:rPrChange w:id="7355" w:author="The Si Tran" w:date="2012-12-05T23:02:00Z">
            <w:rPr>
              <w:b/>
              <w:bCs/>
              <w:sz w:val="20"/>
              <w:szCs w:val="20"/>
            </w:rPr>
          </w:rPrChange>
        </w:rPr>
        <w:t xml:space="preserve">tuyến </w:t>
      </w:r>
      <w:r w:rsidR="00711ADB" w:rsidRPr="0049233F">
        <w:rPr>
          <w:rPrChange w:id="7356" w:author="The Si Tran" w:date="2012-12-05T23:02:00Z">
            <w:rPr>
              <w:b/>
              <w:bCs/>
              <w:sz w:val="20"/>
              <w:szCs w:val="20"/>
            </w:rPr>
          </w:rPrChange>
        </w:rPr>
        <w:t xml:space="preserve">tính </w:t>
      </w:r>
      <w:r w:rsidRPr="0049233F">
        <w:rPr>
          <w:rPrChange w:id="7357" w:author="The Si Tran" w:date="2012-12-05T23:02:00Z">
            <w:rPr>
              <w:b/>
              <w:bCs/>
              <w:sz w:val="20"/>
              <w:szCs w:val="20"/>
            </w:rPr>
          </w:rPrChange>
        </w:rPr>
        <w:t xml:space="preserve">sẽ làm mất đi tính </w:t>
      </w:r>
      <w:r w:rsidR="00711ADB" w:rsidRPr="0049233F">
        <w:rPr>
          <w:rPrChange w:id="7358" w:author="The Si Tran" w:date="2012-12-05T23:02:00Z">
            <w:rPr>
              <w:b/>
              <w:bCs/>
              <w:sz w:val="20"/>
              <w:szCs w:val="20"/>
            </w:rPr>
          </w:rPrChange>
        </w:rPr>
        <w:t xml:space="preserve">phi </w:t>
      </w:r>
      <w:r w:rsidRPr="0049233F">
        <w:rPr>
          <w:rPrChange w:id="7359"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rsidP="00BB4B46">
      <w:pPr>
        <w:pPrChange w:id="7360" w:author="The Si Tran" w:date="2012-12-16T08:37:00Z">
          <w:pPr>
            <w:ind w:firstLine="720"/>
          </w:pPr>
        </w:pPrChange>
      </w:pPr>
      <w:bookmarkStart w:id="7361" w:name="_GoBack"/>
      <w:bookmarkEnd w:id="7361"/>
      <w:r w:rsidRPr="0049233F">
        <w:rPr>
          <w:rPrChange w:id="7362"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363" w:author="The Si Tran" w:date="2012-12-05T23:02:00Z">
            <w:rPr>
              <w:b/>
              <w:bCs/>
              <w:sz w:val="20"/>
              <w:szCs w:val="20"/>
            </w:rPr>
          </w:rPrChange>
        </w:rPr>
        <w:t>áo được hoàn toàn thành phần</w:t>
      </w:r>
      <w:r w:rsidRPr="0049233F">
        <w:rPr>
          <w:rPrChange w:id="7364" w:author="The Si Tran" w:date="2012-12-05T23:02:00Z">
            <w:rPr>
              <w:b/>
              <w:bCs/>
              <w:sz w:val="20"/>
              <w:szCs w:val="20"/>
            </w:rPr>
          </w:rPrChange>
        </w:rPr>
        <w:t xml:space="preserve"> tuyến </w:t>
      </w:r>
      <w:r w:rsidR="00711ADB" w:rsidRPr="0049233F">
        <w:rPr>
          <w:rPrChange w:id="7365" w:author="The Si Tran" w:date="2012-12-05T23:02:00Z">
            <w:rPr>
              <w:b/>
              <w:bCs/>
              <w:sz w:val="20"/>
              <w:szCs w:val="20"/>
            </w:rPr>
          </w:rPrChange>
        </w:rPr>
        <w:t xml:space="preserve">tính </w:t>
      </w:r>
      <w:r w:rsidRPr="0049233F">
        <w:rPr>
          <w:rPrChange w:id="7366" w:author="The Si Tran" w:date="2012-12-05T23:02:00Z">
            <w:rPr>
              <w:b/>
              <w:bCs/>
              <w:sz w:val="20"/>
              <w:szCs w:val="20"/>
            </w:rPr>
          </w:rPrChange>
        </w:rPr>
        <w:t>của chuỗi thời gian.</w:t>
      </w:r>
    </w:p>
    <w:p w14:paraId="56DE50F2" w14:textId="4FD6AF0B" w:rsidR="00D1749C" w:rsidRPr="007C782C" w:rsidDel="006F57E5" w:rsidRDefault="00B02B7B" w:rsidP="00664ED4">
      <w:pPr>
        <w:rPr>
          <w:del w:id="7367" w:author="The Si Tran" w:date="2012-12-06T21:17:00Z"/>
        </w:rPr>
        <w:pPrChange w:id="7368" w:author="The Si Tran" w:date="2012-12-16T08:51:00Z">
          <w:pPr>
            <w:ind w:firstLine="720"/>
          </w:pPr>
        </w:pPrChange>
      </w:pPr>
      <w:ins w:id="7369" w:author="The Si Tran" w:date="2012-12-14T06:24:00Z">
        <w:r>
          <w:t>Một</w:t>
        </w:r>
      </w:ins>
      <w:del w:id="7370" w:author="The Si Tran" w:date="2012-12-14T06:24:00Z">
        <w:r w:rsidR="00D1749C" w:rsidRPr="0049233F" w:rsidDel="00B02B7B">
          <w:rPr>
            <w:rPrChange w:id="7371" w:author="The Si Tran" w:date="2012-12-05T23:02:00Z">
              <w:rPr>
                <w:b/>
                <w:bCs/>
                <w:sz w:val="20"/>
                <w:szCs w:val="20"/>
              </w:rPr>
            </w:rPrChange>
          </w:rPr>
          <w:delText>1</w:delText>
        </w:r>
      </w:del>
      <w:r w:rsidR="00D1749C" w:rsidRPr="0049233F">
        <w:rPr>
          <w:rPrChange w:id="7372"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rsidP="00664ED4">
      <w:pPr>
        <w:rPr>
          <w:del w:id="7373" w:author="The Si Tran" w:date="2012-12-06T21:17:00Z"/>
        </w:rPr>
        <w:pPrChange w:id="7374" w:author="The Si Tran" w:date="2012-12-16T08:51:00Z">
          <w:pPr>
            <w:ind w:firstLine="720"/>
          </w:pPr>
        </w:pPrChange>
      </w:pPr>
    </w:p>
    <w:p w14:paraId="4CC0CD37" w14:textId="77777777" w:rsidR="00B144CE" w:rsidRPr="0049233F" w:rsidRDefault="00B144CE" w:rsidP="00664ED4">
      <w:pPr>
        <w:rPr>
          <w:rPrChange w:id="7375" w:author="The Si Tran" w:date="2012-12-05T23:02:00Z">
            <w:rPr/>
          </w:rPrChange>
        </w:rPr>
        <w:pPrChange w:id="7376" w:author="The Si Tran" w:date="2012-12-16T08:51:00Z">
          <w:pPr>
            <w:pStyle w:val="Heading2"/>
          </w:pPr>
        </w:pPrChange>
      </w:pPr>
      <w:del w:id="7377" w:author="The Si Tran" w:date="2012-12-06T21:17:00Z">
        <w:r w:rsidRPr="0049233F" w:rsidDel="00AF1345">
          <w:rPr>
            <w:rPrChange w:id="7378" w:author="The Si Tran" w:date="2012-12-05T23:02:00Z">
              <w:rPr>
                <w:b w:val="0"/>
                <w:bCs w:val="0"/>
                <w:iCs w:val="0"/>
              </w:rPr>
            </w:rPrChange>
          </w:rPr>
          <w:delText xml:space="preserve">Tông kết về mô hình ARIMA </w:delText>
        </w:r>
      </w:del>
    </w:p>
    <w:p w14:paraId="1B8D9252" w14:textId="77777777" w:rsidR="00B144CE" w:rsidRPr="0049233F" w:rsidDel="00AF1345" w:rsidRDefault="00B144CE" w:rsidP="00B144CE">
      <w:pPr>
        <w:pStyle w:val="Heading3"/>
        <w:rPr>
          <w:del w:id="7379" w:author="The Si Tran" w:date="2012-12-06T21:14:00Z"/>
        </w:rPr>
      </w:pPr>
      <w:del w:id="7380" w:author="The Si Tran" w:date="2012-12-06T21:14:00Z">
        <w:r w:rsidRPr="0049233F" w:rsidDel="00AF1345">
          <w:delText>Ưu điểm</w:delText>
        </w:r>
        <w:bookmarkStart w:id="7381" w:name="_Toc343083653"/>
        <w:bookmarkStart w:id="7382" w:name="_Toc343083867"/>
        <w:bookmarkStart w:id="7383" w:name="_Toc343084078"/>
        <w:bookmarkStart w:id="7384" w:name="_Toc343220837"/>
        <w:bookmarkStart w:id="7385" w:name="_Toc343232342"/>
        <w:bookmarkStart w:id="7386" w:name="_Toc343232755"/>
        <w:bookmarkStart w:id="7387" w:name="_Toc343233040"/>
        <w:bookmarkEnd w:id="7381"/>
        <w:bookmarkEnd w:id="7382"/>
        <w:bookmarkEnd w:id="7383"/>
        <w:bookmarkEnd w:id="7384"/>
        <w:bookmarkEnd w:id="7385"/>
        <w:bookmarkEnd w:id="7386"/>
        <w:bookmarkEnd w:id="7387"/>
      </w:del>
    </w:p>
    <w:p w14:paraId="21331760" w14:textId="77777777" w:rsidR="00B144CE" w:rsidRPr="0049233F" w:rsidDel="00AF1345" w:rsidRDefault="00B144CE" w:rsidP="00B144CE">
      <w:pPr>
        <w:pStyle w:val="Heading3"/>
        <w:rPr>
          <w:del w:id="7388" w:author="The Si Tran" w:date="2012-12-06T21:14:00Z"/>
        </w:rPr>
      </w:pPr>
      <w:del w:id="7389" w:author="The Si Tran" w:date="2012-12-06T21:14:00Z">
        <w:r w:rsidRPr="0049233F" w:rsidDel="00AF1345">
          <w:delText>Nhược điểm</w:delText>
        </w:r>
        <w:bookmarkStart w:id="7390" w:name="_Toc343083654"/>
        <w:bookmarkStart w:id="7391" w:name="_Toc343083868"/>
        <w:bookmarkStart w:id="7392" w:name="_Toc343084079"/>
        <w:bookmarkStart w:id="7393" w:name="_Toc343220838"/>
        <w:bookmarkStart w:id="7394" w:name="_Toc343232343"/>
        <w:bookmarkStart w:id="7395" w:name="_Toc343232756"/>
        <w:bookmarkStart w:id="7396" w:name="_Toc343233041"/>
        <w:bookmarkEnd w:id="7390"/>
        <w:bookmarkEnd w:id="7391"/>
        <w:bookmarkEnd w:id="7392"/>
        <w:bookmarkEnd w:id="7393"/>
        <w:bookmarkEnd w:id="7394"/>
        <w:bookmarkEnd w:id="7395"/>
        <w:bookmarkEnd w:id="7396"/>
      </w:del>
    </w:p>
    <w:p w14:paraId="40149192" w14:textId="77777777" w:rsidR="00B144CE" w:rsidRPr="0049233F" w:rsidDel="00AF1345" w:rsidRDefault="00B144CE" w:rsidP="00B144CE">
      <w:pPr>
        <w:pStyle w:val="Heading2"/>
        <w:rPr>
          <w:del w:id="7397" w:author="The Si Tran" w:date="2012-12-06T21:14:00Z"/>
          <w:sz w:val="26"/>
          <w:szCs w:val="26"/>
          <w:rPrChange w:id="7398" w:author="The Si Tran" w:date="2012-12-05T23:02:00Z">
            <w:rPr>
              <w:del w:id="7399" w:author="The Si Tran" w:date="2012-12-06T21:14:00Z"/>
            </w:rPr>
          </w:rPrChange>
        </w:rPr>
      </w:pPr>
      <w:del w:id="7400" w:author="The Si Tran" w:date="2012-12-06T21:14:00Z">
        <w:r w:rsidRPr="0049233F" w:rsidDel="00AF1345">
          <w:rPr>
            <w:b w:val="0"/>
            <w:bCs w:val="0"/>
            <w:iCs w:val="0"/>
            <w:sz w:val="26"/>
            <w:szCs w:val="26"/>
            <w:rPrChange w:id="7401" w:author="The Si Tran" w:date="2012-12-05T23:02:00Z">
              <w:rPr>
                <w:b w:val="0"/>
                <w:bCs w:val="0"/>
                <w:iCs w:val="0"/>
              </w:rPr>
            </w:rPrChange>
          </w:rPr>
          <w:delText xml:space="preserve">Tồng kết về mô hình mạng Neuron </w:delText>
        </w:r>
        <w:bookmarkStart w:id="7402" w:name="_Toc343083655"/>
        <w:bookmarkStart w:id="7403" w:name="_Toc343083869"/>
        <w:bookmarkStart w:id="7404" w:name="_Toc343084080"/>
        <w:bookmarkStart w:id="7405" w:name="_Toc343220839"/>
        <w:bookmarkStart w:id="7406" w:name="_Toc343232344"/>
        <w:bookmarkStart w:id="7407" w:name="_Toc343232757"/>
        <w:bookmarkStart w:id="7408" w:name="_Toc343233042"/>
        <w:bookmarkEnd w:id="7402"/>
        <w:bookmarkEnd w:id="7403"/>
        <w:bookmarkEnd w:id="7404"/>
        <w:bookmarkEnd w:id="7405"/>
        <w:bookmarkEnd w:id="7406"/>
        <w:bookmarkEnd w:id="7407"/>
        <w:bookmarkEnd w:id="7408"/>
      </w:del>
    </w:p>
    <w:p w14:paraId="702163C1" w14:textId="77777777" w:rsidR="00B144CE" w:rsidRPr="0049233F" w:rsidDel="00AF1345" w:rsidRDefault="00B144CE" w:rsidP="00B144CE">
      <w:pPr>
        <w:pStyle w:val="Heading3"/>
        <w:rPr>
          <w:del w:id="7409" w:author="The Si Tran" w:date="2012-12-06T21:14:00Z"/>
        </w:rPr>
      </w:pPr>
      <w:del w:id="7410" w:author="The Si Tran" w:date="2012-12-06T21:14:00Z">
        <w:r w:rsidRPr="0049233F" w:rsidDel="00AF1345">
          <w:delText>Ưu điểm</w:delText>
        </w:r>
        <w:bookmarkStart w:id="7411" w:name="_Toc343083656"/>
        <w:bookmarkStart w:id="7412" w:name="_Toc343083870"/>
        <w:bookmarkStart w:id="7413" w:name="_Toc343084081"/>
        <w:bookmarkStart w:id="7414" w:name="_Toc343220840"/>
        <w:bookmarkStart w:id="7415" w:name="_Toc343232345"/>
        <w:bookmarkStart w:id="7416" w:name="_Toc343232758"/>
        <w:bookmarkStart w:id="7417" w:name="_Toc343233043"/>
        <w:bookmarkEnd w:id="7411"/>
        <w:bookmarkEnd w:id="7412"/>
        <w:bookmarkEnd w:id="7413"/>
        <w:bookmarkEnd w:id="7414"/>
        <w:bookmarkEnd w:id="7415"/>
        <w:bookmarkEnd w:id="7416"/>
        <w:bookmarkEnd w:id="7417"/>
      </w:del>
    </w:p>
    <w:p w14:paraId="4BFCDB86" w14:textId="77777777" w:rsidR="00B144CE" w:rsidRPr="0049233F" w:rsidDel="00AF1345" w:rsidRDefault="00B144CE" w:rsidP="00B144CE">
      <w:pPr>
        <w:pStyle w:val="Heading3"/>
        <w:rPr>
          <w:del w:id="7418" w:author="The Si Tran" w:date="2012-12-06T21:14:00Z"/>
        </w:rPr>
      </w:pPr>
      <w:del w:id="7419" w:author="The Si Tran" w:date="2012-12-06T21:14:00Z">
        <w:r w:rsidRPr="0049233F" w:rsidDel="00AF1345">
          <w:delText>Nhược điểm</w:delText>
        </w:r>
        <w:bookmarkStart w:id="7420" w:name="_Toc343083657"/>
        <w:bookmarkStart w:id="7421" w:name="_Toc343083871"/>
        <w:bookmarkStart w:id="7422" w:name="_Toc343084082"/>
        <w:bookmarkStart w:id="7423" w:name="_Toc343220841"/>
        <w:bookmarkStart w:id="7424" w:name="_Toc343232346"/>
        <w:bookmarkStart w:id="7425" w:name="_Toc343232759"/>
        <w:bookmarkStart w:id="7426" w:name="_Toc343233044"/>
        <w:bookmarkEnd w:id="7420"/>
        <w:bookmarkEnd w:id="7421"/>
        <w:bookmarkEnd w:id="7422"/>
        <w:bookmarkEnd w:id="7423"/>
        <w:bookmarkEnd w:id="7424"/>
        <w:bookmarkEnd w:id="7425"/>
        <w:bookmarkEnd w:id="7426"/>
      </w:del>
    </w:p>
    <w:p w14:paraId="3E7E799F" w14:textId="77777777" w:rsidR="00231125" w:rsidRDefault="00231125" w:rsidP="00231125">
      <w:pPr>
        <w:pStyle w:val="Heading2"/>
        <w:rPr>
          <w:ins w:id="7427" w:author="The Si Tran" w:date="2012-12-06T21:18:00Z"/>
        </w:rPr>
      </w:pPr>
      <w:del w:id="7428" w:author="The Si Tran" w:date="2012-12-06T21:18:00Z">
        <w:r w:rsidRPr="0049233F" w:rsidDel="006C50E8">
          <w:rPr>
            <w:sz w:val="26"/>
            <w:szCs w:val="26"/>
            <w:rPrChange w:id="7429" w:author="The Si Tran" w:date="2012-12-05T23:02:00Z">
              <w:rPr/>
            </w:rPrChange>
          </w:rPr>
          <w:delText xml:space="preserve">Mô hình kết hợp ARIMA và Neuron </w:delText>
        </w:r>
      </w:del>
      <w:bookmarkStart w:id="7430" w:name="_Toc343233045"/>
      <w:ins w:id="7431" w:author="The Si Tran" w:date="2012-12-06T21:18:00Z">
        <w:r w:rsidR="006C50E8">
          <w:t>Nguyên nhân</w:t>
        </w:r>
        <w:bookmarkEnd w:id="7430"/>
        <w:r w:rsidR="006C50E8">
          <w:t xml:space="preserve"> </w:t>
        </w:r>
      </w:ins>
    </w:p>
    <w:p w14:paraId="150CAFB7" w14:textId="77777777" w:rsidR="00AC3890" w:rsidRPr="0049233F" w:rsidRDefault="00AC3890" w:rsidP="00BB4B46">
      <w:pPr>
        <w:rPr>
          <w:ins w:id="7432" w:author="The Si Tran" w:date="2012-12-06T21:18:00Z"/>
        </w:rPr>
        <w:pPrChange w:id="7433" w:author="The Si Tran" w:date="2012-12-16T08:37:00Z">
          <w:pPr/>
        </w:pPrChange>
      </w:pPr>
      <w:ins w:id="7434"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435" w:author="The Si Tran" w:date="2012-12-06T21:18:00Z"/>
          <w:szCs w:val="26"/>
        </w:rPr>
      </w:pPr>
      <w:ins w:id="7436"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rsidP="00BB4B46">
      <w:pPr>
        <w:rPr>
          <w:ins w:id="7437" w:author="The Si Tran" w:date="2012-12-06T21:18:00Z"/>
        </w:rPr>
        <w:pPrChange w:id="7438" w:author="The Si Tran" w:date="2012-12-16T08:37:00Z">
          <w:pPr/>
        </w:pPrChange>
      </w:pPr>
      <w:ins w:id="7439" w:author="The Si Tran" w:date="2012-12-06T21:18:00Z">
        <w:r w:rsidRPr="0049233F">
          <w:lastRenderedPageBreak/>
          <w:t>Mô hình lai sử dụng cả hai phương pháp:</w:t>
        </w:r>
      </w:ins>
    </w:p>
    <w:p w14:paraId="1C8D8C18" w14:textId="77777777" w:rsidR="00AC3890" w:rsidRPr="0049233F" w:rsidRDefault="00AC3890" w:rsidP="00BB4B46">
      <w:pPr>
        <w:pStyle w:val="BuletL1"/>
        <w:rPr>
          <w:ins w:id="7440" w:author="The Si Tran" w:date="2012-12-06T21:18:00Z"/>
        </w:rPr>
        <w:pPrChange w:id="7441" w:author="The Si Tran" w:date="2012-12-16T08:37:00Z">
          <w:pPr>
            <w:pStyle w:val="ListParagraph"/>
            <w:numPr>
              <w:numId w:val="14"/>
            </w:numPr>
            <w:spacing w:after="0" w:line="259" w:lineRule="auto"/>
            <w:ind w:hanging="360"/>
          </w:pPr>
        </w:pPrChange>
      </w:pPr>
      <w:ins w:id="7442"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rsidP="00BB4B46">
      <w:pPr>
        <w:pStyle w:val="BuletL1"/>
        <w:rPr>
          <w:ins w:id="7443" w:author="The Si Tran" w:date="2012-12-06T21:18:00Z"/>
        </w:rPr>
        <w:pPrChange w:id="7444" w:author="The Si Tran" w:date="2012-12-16T08:38:00Z">
          <w:pPr>
            <w:pStyle w:val="ListParagraph"/>
            <w:numPr>
              <w:numId w:val="14"/>
            </w:numPr>
            <w:spacing w:after="0" w:line="259" w:lineRule="auto"/>
            <w:ind w:hanging="360"/>
          </w:pPr>
        </w:pPrChange>
      </w:pPr>
      <w:ins w:id="7445"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FB63A3" w:rsidRDefault="00AC3890" w:rsidP="00BB4B46">
      <w:pPr>
        <w:pStyle w:val="BuletL1"/>
        <w:rPr>
          <w:rPrChange w:id="7446" w:author="The Si Tran" w:date="2012-12-09T10:23:00Z">
            <w:rPr/>
          </w:rPrChange>
        </w:rPr>
        <w:pPrChange w:id="7447" w:author="The Si Tran" w:date="2012-12-16T08:38:00Z">
          <w:pPr>
            <w:pStyle w:val="Heading2"/>
          </w:pPr>
        </w:pPrChange>
      </w:pPr>
      <w:ins w:id="7448"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449" w:author="The Si Tran" w:date="2012-12-05T22:38:00Z"/>
          <w:szCs w:val="26"/>
        </w:rPr>
        <w:pPrChange w:id="7450" w:author="The Si Tran" w:date="2012-12-06T21:18:00Z">
          <w:pPr/>
        </w:pPrChange>
      </w:pPr>
      <w:bookmarkStart w:id="7451" w:name="_Toc343233046"/>
      <w:ins w:id="7452" w:author="The Si Tran" w:date="2012-12-06T21:18:00Z">
        <w:r w:rsidRPr="00911BBF">
          <w:rPr>
            <w:sz w:val="26"/>
            <w:szCs w:val="26"/>
          </w:rPr>
          <w:t xml:space="preserve">Mô hình kết hợp ARIMA và </w:t>
        </w:r>
      </w:ins>
      <w:ins w:id="7453" w:author="The Si Tran" w:date="2012-12-09T10:14:00Z">
        <w:r w:rsidR="00385B37">
          <w:rPr>
            <w:sz w:val="26"/>
            <w:szCs w:val="26"/>
          </w:rPr>
          <w:t>Nơron</w:t>
        </w:r>
      </w:ins>
      <w:bookmarkEnd w:id="7451"/>
      <w:ins w:id="7454" w:author="The Si Tran" w:date="2012-12-06T21:18:00Z">
        <w:r w:rsidRPr="0049233F" w:rsidDel="006C50E8">
          <w:rPr>
            <w:sz w:val="26"/>
            <w:szCs w:val="26"/>
            <w:rPrChange w:id="7455" w:author="The Si Tran" w:date="2012-12-05T23:02:00Z">
              <w:rPr>
                <w:b/>
                <w:bCs/>
                <w:iCs/>
                <w:szCs w:val="26"/>
              </w:rPr>
            </w:rPrChange>
          </w:rPr>
          <w:t xml:space="preserve"> </w:t>
        </w:r>
      </w:ins>
      <w:del w:id="7456" w:author="The Si Tran" w:date="2012-12-06T21:18:00Z">
        <w:r w:rsidR="00BE62E1" w:rsidRPr="0049233F" w:rsidDel="006C50E8">
          <w:rPr>
            <w:sz w:val="26"/>
            <w:szCs w:val="26"/>
            <w:rPrChange w:id="7457" w:author="The Si Tran" w:date="2012-12-05T23:02:00Z">
              <w:rPr>
                <w:b/>
                <w:bCs/>
                <w:iCs/>
              </w:rPr>
            </w:rPrChange>
          </w:rPr>
          <w:delText>Phương thức kết hợp</w:delText>
        </w:r>
      </w:del>
      <w:del w:id="7458" w:author="The Si Tran" w:date="2012-12-11T23:40:00Z">
        <w:r w:rsidR="00BE62E1" w:rsidRPr="0049233F" w:rsidDel="00BD0062">
          <w:rPr>
            <w:sz w:val="26"/>
            <w:szCs w:val="26"/>
            <w:rPrChange w:id="7459" w:author="The Si Tran" w:date="2012-12-05T23:02:00Z">
              <w:rPr>
                <w:b/>
                <w:bCs/>
                <w:iCs/>
              </w:rPr>
            </w:rPrChange>
          </w:rPr>
          <w:delText>:</w:delText>
        </w:r>
      </w:del>
    </w:p>
    <w:p w14:paraId="178077CA" w14:textId="77777777" w:rsidR="00EB028F" w:rsidRPr="0049233F" w:rsidRDefault="00EB028F" w:rsidP="00BB4B46">
      <w:pPr>
        <w:rPr>
          <w:ins w:id="7460" w:author="The Si Tran" w:date="2012-12-05T22:38:00Z"/>
        </w:rPr>
        <w:pPrChange w:id="7461" w:author="The Si Tran" w:date="2012-12-16T08:38:00Z">
          <w:pPr/>
        </w:pPrChange>
      </w:pPr>
      <w:ins w:id="7462" w:author="The Si Tran" w:date="2012-12-05T22:38:00Z">
        <w:r w:rsidRPr="0049233F">
          <w:t>Ta giả sử rằng mỗi chuỗi thời gian gồm cả thành phần tuyến tính và thành phần phi tuyến:</w:t>
        </w:r>
      </w:ins>
    </w:p>
    <w:p w14:paraId="36804146" w14:textId="77777777" w:rsidR="00EB028F" w:rsidRPr="00BB4B46" w:rsidRDefault="00B0605D" w:rsidP="00EB028F">
      <w:pPr>
        <w:ind w:left="720" w:firstLine="720"/>
        <w:rPr>
          <w:ins w:id="7463" w:author="The Si Tran" w:date="2012-12-05T22:38:00Z"/>
          <w:szCs w:val="26"/>
          <w:rPrChange w:id="7464" w:author="The Si Tran" w:date="2012-12-16T08:38:00Z">
            <w:rPr>
              <w:ins w:id="7465" w:author="The Si Tran" w:date="2012-12-05T22:38:00Z"/>
              <w:szCs w:val="26"/>
            </w:rPr>
          </w:rPrChange>
        </w:rPr>
      </w:pPr>
      <m:oMathPara>
        <m:oMathParaPr>
          <m:jc m:val="center"/>
        </m:oMathParaPr>
        <m:oMath>
          <m:sSub>
            <m:sSubPr>
              <m:ctrlPr>
                <w:ins w:id="7466" w:author="The Si Tran" w:date="2012-12-05T22:38:00Z">
                  <w:rPr>
                    <w:rFonts w:ascii="Cambria Math" w:hAnsi="Cambria Math"/>
                    <w:i/>
                    <w:szCs w:val="26"/>
                  </w:rPr>
                </w:ins>
              </m:ctrlPr>
            </m:sSubPr>
            <m:e>
              <w:ins w:id="7467" w:author="The Si Tran" w:date="2012-12-05T22:38:00Z">
                <m:r>
                  <w:rPr>
                    <w:rFonts w:ascii="Cambria Math" w:hAnsi="Cambria Math"/>
                    <w:szCs w:val="26"/>
                  </w:rPr>
                  <m:t>Y</m:t>
                </m:r>
              </w:ins>
            </m:e>
            <m:sub>
              <w:ins w:id="7468" w:author="The Si Tran" w:date="2012-12-05T22:38:00Z">
                <m:r>
                  <w:rPr>
                    <w:rFonts w:ascii="Cambria Math" w:hAnsi="Cambria Math"/>
                    <w:szCs w:val="26"/>
                  </w:rPr>
                  <m:t>t</m:t>
                </m:r>
              </w:ins>
            </m:sub>
          </m:sSub>
          <w:ins w:id="7469" w:author="The Si Tran" w:date="2012-12-05T22:38:00Z">
            <m:r>
              <w:rPr>
                <w:rFonts w:ascii="Cambria Math" w:hAnsi="Cambria Math"/>
                <w:szCs w:val="26"/>
              </w:rPr>
              <m:t>=</m:t>
            </m:r>
          </w:ins>
          <m:sSub>
            <m:sSubPr>
              <m:ctrlPr>
                <w:ins w:id="7470" w:author="The Si Tran" w:date="2012-12-05T22:38:00Z">
                  <w:rPr>
                    <w:rFonts w:ascii="Cambria Math" w:hAnsi="Cambria Math"/>
                    <w:i/>
                    <w:szCs w:val="26"/>
                  </w:rPr>
                </w:ins>
              </m:ctrlPr>
            </m:sSubPr>
            <m:e>
              <w:ins w:id="7471" w:author="The Si Tran" w:date="2012-12-05T22:38:00Z">
                <m:r>
                  <w:rPr>
                    <w:rFonts w:ascii="Cambria Math" w:hAnsi="Cambria Math"/>
                    <w:szCs w:val="26"/>
                  </w:rPr>
                  <m:t>L</m:t>
                </m:r>
              </w:ins>
            </m:e>
            <m:sub>
              <w:ins w:id="7472" w:author="The Si Tran" w:date="2012-12-05T22:38:00Z">
                <m:r>
                  <w:rPr>
                    <w:rFonts w:ascii="Cambria Math" w:hAnsi="Cambria Math"/>
                    <w:szCs w:val="26"/>
                  </w:rPr>
                  <m:t>t</m:t>
                </m:r>
              </w:ins>
            </m:sub>
          </m:sSub>
          <w:ins w:id="7473" w:author="The Si Tran" w:date="2012-12-05T22:38:00Z">
            <m:r>
              <w:rPr>
                <w:rFonts w:ascii="Cambria Math" w:hAnsi="Cambria Math"/>
                <w:szCs w:val="26"/>
              </w:rPr>
              <m:t>+</m:t>
            </m:r>
          </w:ins>
          <m:sSub>
            <m:sSubPr>
              <m:ctrlPr>
                <w:ins w:id="7474" w:author="The Si Tran" w:date="2012-12-05T22:38:00Z">
                  <w:rPr>
                    <w:rFonts w:ascii="Cambria Math" w:hAnsi="Cambria Math"/>
                    <w:i/>
                    <w:szCs w:val="26"/>
                  </w:rPr>
                </w:ins>
              </m:ctrlPr>
            </m:sSubPr>
            <m:e>
              <w:ins w:id="7475" w:author="The Si Tran" w:date="2012-12-05T22:38:00Z">
                <m:r>
                  <w:rPr>
                    <w:rFonts w:ascii="Cambria Math" w:hAnsi="Cambria Math"/>
                    <w:szCs w:val="26"/>
                  </w:rPr>
                  <m:t>N</m:t>
                </m:r>
              </w:ins>
            </m:e>
            <m:sub>
              <w:ins w:id="7476" w:author="The Si Tran" w:date="2012-12-05T22:38:00Z">
                <m:r>
                  <w:rPr>
                    <w:rFonts w:ascii="Cambria Math" w:hAnsi="Cambria Math"/>
                    <w:szCs w:val="26"/>
                  </w:rPr>
                  <m:t>t</m:t>
                </m:r>
              </w:ins>
              <m:ctrlPr>
                <w:ins w:id="7477" w:author="The Si Tran" w:date="2012-12-05T22:38:00Z">
                  <w:rPr>
                    <w:rFonts w:ascii="Cambria Math" w:hAnsi="Cambria Math"/>
                    <w:i/>
                    <w:szCs w:val="26"/>
                    <w:rPrChange w:id="7478" w:author="The Si Tran" w:date="2012-12-16T08:38:00Z">
                      <w:rPr>
                        <w:rFonts w:ascii="Cambria Math" w:hAnsi="Cambria Math"/>
                        <w:i/>
                        <w:szCs w:val="26"/>
                      </w:rPr>
                    </w:rPrChange>
                  </w:rPr>
                </w:ins>
              </m:ctrlPr>
            </m:sub>
          </m:sSub>
        </m:oMath>
      </m:oMathPara>
    </w:p>
    <w:p w14:paraId="7154D971" w14:textId="6FBD4FBE" w:rsidR="00EB028F" w:rsidRPr="0049233F" w:rsidRDefault="00BB4B46" w:rsidP="00EB028F">
      <w:pPr>
        <w:rPr>
          <w:ins w:id="7479" w:author="The Si Tran" w:date="2012-12-05T22:38:00Z"/>
          <w:szCs w:val="26"/>
        </w:rPr>
      </w:pPr>
      <w:ins w:id="7480" w:author="The Si Tran" w:date="2012-12-05T22:38:00Z">
        <w:r>
          <w:rPr>
            <w:szCs w:val="26"/>
          </w:rPr>
          <w:t>T</w:t>
        </w:r>
        <w:r w:rsidR="00EB028F" w:rsidRPr="0049233F">
          <w:rPr>
            <w:szCs w:val="26"/>
          </w:rPr>
          <w:t>rong đó:</w:t>
        </w:r>
      </w:ins>
    </w:p>
    <w:p w14:paraId="5F26BB09" w14:textId="77777777" w:rsidR="00EB028F" w:rsidRPr="0049233F" w:rsidRDefault="00EB028F" w:rsidP="00EB028F">
      <w:pPr>
        <w:rPr>
          <w:ins w:id="7481" w:author="The Si Tran" w:date="2012-12-05T22:38:00Z"/>
          <w:szCs w:val="26"/>
        </w:rPr>
      </w:pPr>
      <w:ins w:id="7482" w:author="The Si Tran" w:date="2012-12-05T22:38:00Z">
        <w:r w:rsidRPr="0049233F">
          <w:rPr>
            <w:szCs w:val="26"/>
          </w:rPr>
          <w:tab/>
          <w:t>L: biểu diễn thành phần tuyến tính của chuỗi thời gian</w:t>
        </w:r>
      </w:ins>
    </w:p>
    <w:p w14:paraId="6BE23331" w14:textId="77777777" w:rsidR="00EB028F" w:rsidRPr="0049233F" w:rsidRDefault="00EB028F" w:rsidP="00EB028F">
      <w:pPr>
        <w:rPr>
          <w:ins w:id="7483" w:author="The Si Tran" w:date="2012-12-05T22:38:00Z"/>
          <w:szCs w:val="26"/>
        </w:rPr>
      </w:pPr>
      <w:ins w:id="7484" w:author="The Si Tran" w:date="2012-12-05T22:38:00Z">
        <w:r w:rsidRPr="0049233F">
          <w:rPr>
            <w:szCs w:val="26"/>
          </w:rPr>
          <w:tab/>
          <w:t>N: biểu diễn thành phần phi tuyến của chuỗi thời gian</w:t>
        </w:r>
      </w:ins>
    </w:p>
    <w:p w14:paraId="5FD2C05B" w14:textId="77777777" w:rsidR="00EB028F" w:rsidRPr="0049233F" w:rsidRDefault="00EB028F" w:rsidP="00BB4B46">
      <w:pPr>
        <w:rPr>
          <w:ins w:id="7485" w:author="The Si Tran" w:date="2012-12-05T22:38:00Z"/>
          <w:rFonts w:eastAsiaTheme="minorEastAsia"/>
        </w:rPr>
        <w:pPrChange w:id="7486" w:author="The Si Tran" w:date="2012-12-16T08:38:00Z">
          <w:pPr/>
        </w:pPrChange>
      </w:pPr>
      <w:ins w:id="7487"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rsidP="00BB4B46">
      <w:pPr>
        <w:rPr>
          <w:ins w:id="7488" w:author="The Si Tran" w:date="2012-12-05T22:38:00Z"/>
        </w:rPr>
        <w:pPrChange w:id="7489" w:author="The Si Tran" w:date="2012-12-16T08:38:00Z">
          <w:pPr/>
        </w:pPrChange>
      </w:pPr>
      <w:ins w:id="7490" w:author="The Si Tran" w:date="2012-12-05T22:38:00Z">
        <w:r w:rsidRPr="0049233F">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B0605D">
      <w:pPr>
        <w:jc w:val="center"/>
        <w:rPr>
          <w:ins w:id="7491" w:author="The Si Tran" w:date="2012-12-05T22:38:00Z"/>
          <w:rFonts w:eastAsiaTheme="minorEastAsia"/>
          <w:szCs w:val="26"/>
        </w:rPr>
        <w:pPrChange w:id="7492" w:author="The Si Tran" w:date="2012-12-14T06:25:00Z">
          <w:pPr/>
        </w:pPrChange>
      </w:pPr>
      <m:oMathPara>
        <m:oMath>
          <m:sSub>
            <m:sSubPr>
              <m:ctrlPr>
                <w:ins w:id="7493" w:author="The Si Tran" w:date="2012-12-05T22:38:00Z">
                  <w:rPr>
                    <w:rFonts w:ascii="Cambria Math" w:eastAsiaTheme="minorEastAsia" w:hAnsi="Cambria Math"/>
                    <w:i/>
                    <w:szCs w:val="26"/>
                  </w:rPr>
                </w:ins>
              </m:ctrlPr>
            </m:sSubPr>
            <m:e>
              <w:ins w:id="7494" w:author="The Si Tran" w:date="2012-12-05T22:38:00Z">
                <m:r>
                  <w:rPr>
                    <w:rFonts w:ascii="Cambria Math" w:eastAsiaTheme="minorEastAsia" w:hAnsi="Cambria Math"/>
                    <w:szCs w:val="26"/>
                  </w:rPr>
                  <m:t>e</m:t>
                </m:r>
              </w:ins>
            </m:e>
            <m:sub>
              <w:ins w:id="7495" w:author="The Si Tran" w:date="2012-12-05T22:38:00Z">
                <m:r>
                  <w:rPr>
                    <w:rFonts w:ascii="Cambria Math" w:eastAsiaTheme="minorEastAsia" w:hAnsi="Cambria Math"/>
                    <w:szCs w:val="26"/>
                  </w:rPr>
                  <m:t>t</m:t>
                </m:r>
              </w:ins>
            </m:sub>
          </m:sSub>
          <w:ins w:id="7496" w:author="The Si Tran" w:date="2012-12-05T22:38:00Z">
            <m:r>
              <w:rPr>
                <w:rFonts w:ascii="Cambria Math" w:eastAsiaTheme="minorEastAsia" w:hAnsi="Cambria Math"/>
                <w:szCs w:val="26"/>
              </w:rPr>
              <m:t>=f</m:t>
            </m:r>
          </w:ins>
          <m:d>
            <m:dPr>
              <m:ctrlPr>
                <w:ins w:id="7497" w:author="The Si Tran" w:date="2012-12-05T22:38:00Z">
                  <w:rPr>
                    <w:rFonts w:ascii="Cambria Math" w:eastAsiaTheme="minorEastAsia" w:hAnsi="Cambria Math"/>
                    <w:i/>
                    <w:szCs w:val="26"/>
                  </w:rPr>
                </w:ins>
              </m:ctrlPr>
            </m:dPr>
            <m:e>
              <m:sSub>
                <m:sSubPr>
                  <m:ctrlPr>
                    <w:ins w:id="7498" w:author="The Si Tran" w:date="2012-12-05T22:38:00Z">
                      <w:rPr>
                        <w:rFonts w:ascii="Cambria Math" w:eastAsiaTheme="minorEastAsia" w:hAnsi="Cambria Math"/>
                        <w:i/>
                        <w:szCs w:val="26"/>
                      </w:rPr>
                    </w:ins>
                  </m:ctrlPr>
                </m:sSubPr>
                <m:e>
                  <w:ins w:id="7499" w:author="The Si Tran" w:date="2012-12-05T22:38:00Z">
                    <m:r>
                      <w:rPr>
                        <w:rFonts w:ascii="Cambria Math" w:eastAsiaTheme="minorEastAsia" w:hAnsi="Cambria Math"/>
                        <w:szCs w:val="26"/>
                      </w:rPr>
                      <m:t>e</m:t>
                    </m:r>
                  </w:ins>
                </m:e>
                <m:sub>
                  <w:ins w:id="7500" w:author="The Si Tran" w:date="2012-12-05T22:38:00Z">
                    <m:r>
                      <w:rPr>
                        <w:rFonts w:ascii="Cambria Math" w:eastAsiaTheme="minorEastAsia" w:hAnsi="Cambria Math"/>
                        <w:szCs w:val="26"/>
                      </w:rPr>
                      <m:t>t-1</m:t>
                    </m:r>
                  </w:ins>
                </m:sub>
              </m:sSub>
              <w:ins w:id="7501" w:author="The Si Tran" w:date="2012-12-05T22:38:00Z">
                <m:r>
                  <w:rPr>
                    <w:rFonts w:ascii="Cambria Math" w:eastAsiaTheme="minorEastAsia" w:hAnsi="Cambria Math"/>
                    <w:szCs w:val="26"/>
                  </w:rPr>
                  <m:t xml:space="preserve">,  </m:t>
                </m:r>
              </w:ins>
              <m:sSub>
                <m:sSubPr>
                  <m:ctrlPr>
                    <w:ins w:id="7502" w:author="The Si Tran" w:date="2012-12-05T22:38:00Z">
                      <w:rPr>
                        <w:rFonts w:ascii="Cambria Math" w:eastAsiaTheme="minorEastAsia" w:hAnsi="Cambria Math"/>
                        <w:i/>
                        <w:szCs w:val="26"/>
                      </w:rPr>
                    </w:ins>
                  </m:ctrlPr>
                </m:sSubPr>
                <m:e>
                  <w:ins w:id="7503" w:author="The Si Tran" w:date="2012-12-05T22:38:00Z">
                    <m:r>
                      <w:rPr>
                        <w:rFonts w:ascii="Cambria Math" w:eastAsiaTheme="minorEastAsia" w:hAnsi="Cambria Math"/>
                        <w:szCs w:val="26"/>
                      </w:rPr>
                      <m:t>e</m:t>
                    </m:r>
                  </w:ins>
                </m:e>
                <m:sub>
                  <w:ins w:id="7504" w:author="The Si Tran" w:date="2012-12-05T22:38:00Z">
                    <m:r>
                      <w:rPr>
                        <w:rFonts w:ascii="Cambria Math" w:eastAsiaTheme="minorEastAsia" w:hAnsi="Cambria Math"/>
                        <w:szCs w:val="26"/>
                      </w:rPr>
                      <m:t>t-2</m:t>
                    </m:r>
                  </w:ins>
                </m:sub>
              </m:sSub>
              <w:ins w:id="7505" w:author="The Si Tran" w:date="2012-12-05T22:38:00Z">
                <m:r>
                  <w:rPr>
                    <w:rFonts w:ascii="Cambria Math" w:eastAsiaTheme="minorEastAsia" w:hAnsi="Cambria Math"/>
                    <w:szCs w:val="26"/>
                  </w:rPr>
                  <m:t xml:space="preserve">,…, </m:t>
                </m:r>
              </w:ins>
              <m:sSub>
                <m:sSubPr>
                  <m:ctrlPr>
                    <w:ins w:id="7506" w:author="The Si Tran" w:date="2012-12-05T22:38:00Z">
                      <w:rPr>
                        <w:rFonts w:ascii="Cambria Math" w:eastAsiaTheme="minorEastAsia" w:hAnsi="Cambria Math"/>
                        <w:i/>
                        <w:szCs w:val="26"/>
                      </w:rPr>
                    </w:ins>
                  </m:ctrlPr>
                </m:sSubPr>
                <m:e>
                  <w:ins w:id="7507" w:author="The Si Tran" w:date="2012-12-05T22:38:00Z">
                    <m:r>
                      <w:rPr>
                        <w:rFonts w:ascii="Cambria Math" w:eastAsiaTheme="minorEastAsia" w:hAnsi="Cambria Math"/>
                        <w:szCs w:val="26"/>
                      </w:rPr>
                      <m:t>e</m:t>
                    </m:r>
                  </w:ins>
                </m:e>
                <m:sub>
                  <w:ins w:id="7508" w:author="The Si Tran" w:date="2012-12-05T22:38:00Z">
                    <m:r>
                      <w:rPr>
                        <w:rFonts w:ascii="Cambria Math" w:eastAsiaTheme="minorEastAsia" w:hAnsi="Cambria Math"/>
                        <w:szCs w:val="26"/>
                      </w:rPr>
                      <m:t>t-n</m:t>
                    </m:r>
                  </w:ins>
                </m:sub>
              </m:sSub>
            </m:e>
          </m:d>
          <w:ins w:id="7509" w:author="The Si Tran" w:date="2012-12-05T22:38:00Z">
            <m:r>
              <w:rPr>
                <w:rFonts w:ascii="Cambria Math" w:eastAsiaTheme="minorEastAsia" w:hAnsi="Cambria Math"/>
                <w:szCs w:val="26"/>
              </w:rPr>
              <m:t xml:space="preserve">+ </m:t>
            </m:r>
          </w:ins>
          <m:sSub>
            <m:sSubPr>
              <m:ctrlPr>
                <w:ins w:id="7510" w:author="The Si Tran" w:date="2012-12-05T22:38:00Z">
                  <w:rPr>
                    <w:rFonts w:ascii="Cambria Math" w:eastAsiaTheme="minorEastAsia" w:hAnsi="Cambria Math"/>
                    <w:i/>
                    <w:szCs w:val="26"/>
                  </w:rPr>
                </w:ins>
              </m:ctrlPr>
            </m:sSubPr>
            <m:e>
              <w:ins w:id="7511" w:author="The Si Tran" w:date="2012-12-05T22:38:00Z">
                <m:r>
                  <w:rPr>
                    <w:rFonts w:ascii="Cambria Math" w:eastAsiaTheme="minorEastAsia" w:hAnsi="Cambria Math"/>
                    <w:szCs w:val="26"/>
                  </w:rPr>
                  <m:t>ε</m:t>
                </m:r>
              </w:ins>
            </m:e>
            <m:sub>
              <w:ins w:id="7512"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rsidP="00BB4B46">
      <w:pPr>
        <w:rPr>
          <w:ins w:id="7513" w:author="The Si Tran" w:date="2012-12-05T22:38:00Z"/>
        </w:rPr>
        <w:pPrChange w:id="7514" w:author="The Si Tran" w:date="2012-12-16T08:38:00Z">
          <w:pPr/>
        </w:pPrChange>
      </w:pPr>
      <w:ins w:id="7515"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rsidP="00BB4B46">
      <w:pPr>
        <w:rPr>
          <w:ins w:id="7516" w:author="The Si Tran" w:date="2012-12-05T22:38:00Z"/>
        </w:rPr>
        <w:pPrChange w:id="7517" w:author="The Si Tran" w:date="2012-12-16T08:38:00Z">
          <w:pPr/>
        </w:pPrChange>
      </w:pPr>
      <w:ins w:id="7518" w:author="The Si Tran" w:date="2012-12-05T22:38:00Z">
        <w:r w:rsidRPr="0049233F">
          <w:t>Sau khi mô hình đã được xây dựng, giá trị dự đoán từ hai mô hình thành phần là:</w:t>
        </w:r>
      </w:ins>
    </w:p>
    <w:p w14:paraId="24EACECF" w14:textId="34560B80" w:rsidR="00EB028F" w:rsidRPr="0049233F" w:rsidRDefault="00B0605D">
      <w:pPr>
        <w:pStyle w:val="EquationIndex"/>
        <w:rPr>
          <w:ins w:id="7519" w:author="The Si Tran" w:date="2012-12-05T22:38:00Z"/>
        </w:rPr>
        <w:pPrChange w:id="7520" w:author="The Si Tran" w:date="2012-12-15T08:05:00Z">
          <w:pPr/>
        </w:pPrChange>
      </w:pPr>
      <m:oMathPara>
        <m:oMath>
          <m:sSub>
            <m:sSubPr>
              <m:ctrlPr>
                <w:ins w:id="7521" w:author="The Si Tran" w:date="2012-12-05T22:38:00Z">
                  <w:rPr>
                    <w:rFonts w:ascii="Cambria Math" w:hAnsi="Cambria Math"/>
                  </w:rPr>
                </w:ins>
              </m:ctrlPr>
            </m:sSubPr>
            <m:e>
              <m:acc>
                <m:accPr>
                  <m:ctrlPr>
                    <w:ins w:id="7522" w:author="The Si Tran" w:date="2012-12-05T22:38:00Z">
                      <w:rPr>
                        <w:rFonts w:ascii="Cambria Math" w:hAnsi="Cambria Math"/>
                      </w:rPr>
                    </w:ins>
                  </m:ctrlPr>
                </m:accPr>
                <m:e>
                  <w:ins w:id="7523" w:author="The Si Tran" w:date="2012-12-05T22:38:00Z">
                    <m:r>
                      <w:rPr>
                        <w:rFonts w:ascii="Cambria Math" w:hAnsi="Cambria Math"/>
                      </w:rPr>
                      <m:t>Y</m:t>
                    </m:r>
                  </w:ins>
                </m:e>
              </m:acc>
            </m:e>
            <m:sub>
              <w:ins w:id="7524" w:author="The Si Tran" w:date="2012-12-05T22:38:00Z">
                <m:r>
                  <w:rPr>
                    <w:rFonts w:ascii="Cambria Math" w:hAnsi="Cambria Math"/>
                  </w:rPr>
                  <m:t>t</m:t>
                </m:r>
              </w:ins>
            </m:sub>
          </m:sSub>
          <w:ins w:id="7525" w:author="The Si Tran" w:date="2012-12-05T22:38:00Z">
            <m:r>
              <m:rPr>
                <m:sty m:val="p"/>
              </m:rPr>
              <w:rPr>
                <w:rFonts w:ascii="Cambria Math" w:hAnsi="Cambria Math"/>
              </w:rPr>
              <m:t>=</m:t>
            </m:r>
          </w:ins>
          <m:sSub>
            <m:sSubPr>
              <m:ctrlPr>
                <w:ins w:id="7526" w:author="The Si Tran" w:date="2012-12-05T22:38:00Z">
                  <w:rPr>
                    <w:rFonts w:ascii="Cambria Math" w:hAnsi="Cambria Math"/>
                  </w:rPr>
                </w:ins>
              </m:ctrlPr>
            </m:sSubPr>
            <m:e>
              <m:acc>
                <m:accPr>
                  <m:ctrlPr>
                    <w:ins w:id="7527" w:author="The Si Tran" w:date="2012-12-05T22:38:00Z">
                      <w:rPr>
                        <w:rFonts w:ascii="Cambria Math" w:hAnsi="Cambria Math"/>
                      </w:rPr>
                    </w:ins>
                  </m:ctrlPr>
                </m:accPr>
                <m:e>
                  <w:ins w:id="7528" w:author="The Si Tran" w:date="2012-12-05T22:38:00Z">
                    <m:r>
                      <w:rPr>
                        <w:rFonts w:ascii="Cambria Math" w:hAnsi="Cambria Math"/>
                      </w:rPr>
                      <m:t>L</m:t>
                    </m:r>
                  </w:ins>
                </m:e>
              </m:acc>
            </m:e>
            <m:sub>
              <w:ins w:id="7529" w:author="The Si Tran" w:date="2012-12-05T22:38:00Z">
                <m:r>
                  <w:rPr>
                    <w:rFonts w:ascii="Cambria Math" w:hAnsi="Cambria Math"/>
                  </w:rPr>
                  <m:t>t</m:t>
                </m:r>
              </w:ins>
            </m:sub>
          </m:sSub>
          <w:ins w:id="7530" w:author="The Si Tran" w:date="2012-12-05T22:38:00Z">
            <m:r>
              <m:rPr>
                <m:sty m:val="p"/>
              </m:rPr>
              <w:rPr>
                <w:rFonts w:ascii="Cambria Math" w:hAnsi="Cambria Math"/>
              </w:rPr>
              <m:t>+</m:t>
            </m:r>
          </w:ins>
          <m:sSub>
            <m:sSubPr>
              <m:ctrlPr>
                <w:ins w:id="7531" w:author="The Si Tran" w:date="2012-12-05T22:38:00Z">
                  <w:rPr>
                    <w:rFonts w:ascii="Cambria Math" w:hAnsi="Cambria Math"/>
                  </w:rPr>
                </w:ins>
              </m:ctrlPr>
            </m:sSubPr>
            <m:e>
              <m:acc>
                <m:accPr>
                  <m:ctrlPr>
                    <w:ins w:id="7532" w:author="The Si Tran" w:date="2012-12-05T22:38:00Z">
                      <w:rPr>
                        <w:rFonts w:ascii="Cambria Math" w:hAnsi="Cambria Math"/>
                      </w:rPr>
                    </w:ins>
                  </m:ctrlPr>
                </m:accPr>
                <m:e>
                  <w:ins w:id="7533" w:author="The Si Tran" w:date="2012-12-05T22:38:00Z">
                    <m:r>
                      <w:rPr>
                        <w:rFonts w:ascii="Cambria Math" w:hAnsi="Cambria Math"/>
                      </w:rPr>
                      <m:t>N</m:t>
                    </m:r>
                  </w:ins>
                </m:e>
              </m:acc>
            </m:e>
            <m:sub>
              <w:ins w:id="7534" w:author="The Si Tran" w:date="2012-12-05T22:38:00Z">
                <m:r>
                  <w:rPr>
                    <w:rFonts w:ascii="Cambria Math" w:hAnsi="Cambria Math"/>
                  </w:rPr>
                  <m:t>t</m:t>
                </m:r>
              </w:ins>
            </m:sub>
          </m:sSub>
        </m:oMath>
      </m:oMathPara>
    </w:p>
    <w:p w14:paraId="5F0C8FDF" w14:textId="77777777" w:rsidR="00EB028F" w:rsidRPr="0049233F" w:rsidRDefault="00EB028F" w:rsidP="00EB028F">
      <w:pPr>
        <w:rPr>
          <w:ins w:id="7535" w:author="The Si Tran" w:date="2012-12-05T22:38:00Z"/>
          <w:rFonts w:eastAsiaTheme="minorEastAsia"/>
          <w:szCs w:val="26"/>
        </w:rPr>
      </w:pPr>
      <w:ins w:id="7536"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7537" w:author="The Si Tran" w:date="2012-12-05T22:38:00Z"/>
          <w:rFonts w:eastAsiaTheme="minorEastAsia"/>
          <w:szCs w:val="26"/>
        </w:rPr>
      </w:pPr>
      <w:ins w:id="7538" w:author="The Si Tran" w:date="2012-12-05T22:38:00Z">
        <w:r w:rsidRPr="002B1464">
          <w:rPr>
            <w:rFonts w:eastAsiaTheme="minorEastAsia"/>
            <w:noProof/>
            <w:szCs w:val="26"/>
            <w:rPrChange w:id="7539" w:author="Unknown">
              <w:rPr>
                <w:noProof/>
              </w:rPr>
            </w:rPrChange>
          </w:rPr>
          <mc:AlternateContent>
            <mc:Choice Requires="wpc">
              <w:drawing>
                <wp:inline distT="0" distB="0" distL="0" distR="0" wp14:anchorId="541CD821" wp14:editId="045478EC">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B0605D" w:rsidRPr="00993A8B" w:rsidRDefault="00B0605D"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B0605D" w:rsidRDefault="00B0605D"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B0605D" w:rsidRDefault="00B0605D"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B0605D" w:rsidRDefault="00B0605D"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B0605D" w:rsidRPr="00993A8B" w:rsidRDefault="00B0605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109"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">
                  <v:shape id="_x0000_s1110" type="#_x0000_t75" style="position:absolute;width:54864;height:27432;visibility:visible;mso-wrap-style:square">
                    <v:fill o:detectmouseclick="t"/>
                    <v:path o:connecttype="none"/>
                  </v:shape>
                  <v:shape id="Text Box 12" o:spid="_x0000_s1111"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B0605D" w:rsidRPr="00993A8B" w:rsidRDefault="00B0605D" w:rsidP="00EB028F">
                          <w:pPr>
                            <w:spacing w:line="240" w:lineRule="auto"/>
                            <w:jc w:val="center"/>
                          </w:pPr>
                          <w:r w:rsidRPr="00993A8B">
                            <w:t>Time series data</w:t>
                          </w:r>
                        </w:p>
                      </w:txbxContent>
                    </v:textbox>
                  </v:shape>
                  <v:shape id="Text Box 3" o:spid="_x0000_s1112"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B0605D" w:rsidRDefault="00B0605D"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113"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B0605D" w:rsidRDefault="00B0605D"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114"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B0605D" w:rsidRDefault="00B0605D"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115"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6"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7"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8"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19"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0"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1"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B0605D" w:rsidRPr="00993A8B" w:rsidRDefault="00B0605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4E7928F8" w:rsidR="00EB028F" w:rsidRDefault="001C2225">
      <w:pPr>
        <w:pStyle w:val="Hinh"/>
        <w:jc w:val="center"/>
        <w:rPr>
          <w:ins w:id="7540" w:author="The Si Tran" w:date="2012-12-11T23:40:00Z"/>
        </w:rPr>
        <w:pPrChange w:id="7541" w:author="The Si Tran" w:date="2012-12-11T23:40:00Z">
          <w:pPr/>
        </w:pPrChange>
      </w:pPr>
      <w:bookmarkStart w:id="7542" w:name="_Toc343220907"/>
      <w:ins w:id="7543"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7542"/>
      </w:ins>
    </w:p>
    <w:p w14:paraId="6A3F304C" w14:textId="77777777" w:rsidR="001C2225" w:rsidRPr="001C2225" w:rsidRDefault="001C2225">
      <w:pPr>
        <w:pStyle w:val="Hinh"/>
        <w:jc w:val="center"/>
        <w:rPr>
          <w:ins w:id="7544" w:author="The Si Tran" w:date="2012-12-05T22:38:00Z"/>
          <w:rPrChange w:id="7545" w:author="The Si Tran" w:date="2012-12-11T23:40:00Z">
            <w:rPr>
              <w:ins w:id="7546" w:author="The Si Tran" w:date="2012-12-05T22:38:00Z"/>
              <w:rFonts w:eastAsiaTheme="minorEastAsia"/>
              <w:szCs w:val="26"/>
            </w:rPr>
          </w:rPrChange>
        </w:rPr>
        <w:pPrChange w:id="7547" w:author="The Si Tran" w:date="2012-12-11T23:40:00Z">
          <w:pPr/>
        </w:pPrChange>
      </w:pPr>
    </w:p>
    <w:p w14:paraId="152CBACA" w14:textId="77777777" w:rsidR="00EB028F" w:rsidRPr="0049233F" w:rsidRDefault="00EB028F" w:rsidP="00BB4B46">
      <w:pPr>
        <w:rPr>
          <w:ins w:id="7548" w:author="The Si Tran" w:date="2012-12-05T22:38:00Z"/>
        </w:rPr>
        <w:pPrChange w:id="7549" w:author="The Si Tran" w:date="2012-12-16T08:38:00Z">
          <w:pPr/>
        </w:pPrChange>
      </w:pPr>
      <w:ins w:id="7550" w:author="The Si Tran" w:date="2012-12-05T22:38:00Z">
        <w:r w:rsidRPr="0049233F">
          <w:t xml:space="preserve">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w:t>
        </w:r>
        <w:r w:rsidRPr="0049233F">
          <w:lastRenderedPageBreak/>
          <w:t>khác nhau của dữ liệu, bằng cách kết hợp cả hai phương pháp, ta sẽ nâng cao hiệu suất mô phỏng và dự đoán.</w:t>
        </w:r>
      </w:ins>
    </w:p>
    <w:p w14:paraId="70068F6D" w14:textId="77777777" w:rsidR="00D139B5" w:rsidRDefault="00D139B5">
      <w:pPr>
        <w:spacing w:before="0" w:after="200" w:line="276" w:lineRule="auto"/>
        <w:jc w:val="left"/>
        <w:rPr>
          <w:ins w:id="7551" w:author="The Si Tran" w:date="2012-12-12T07:57:00Z"/>
          <w:szCs w:val="26"/>
        </w:rPr>
      </w:pPr>
      <w:ins w:id="7552" w:author="The Si Tran" w:date="2012-12-12T07:57:00Z">
        <w:r>
          <w:rPr>
            <w:szCs w:val="26"/>
          </w:rPr>
          <w:br w:type="page"/>
        </w:r>
      </w:ins>
    </w:p>
    <w:p w14:paraId="46B943B4" w14:textId="77777777" w:rsidR="00EB028F" w:rsidRPr="000064E1" w:rsidDel="00D139B5" w:rsidRDefault="00EB028F">
      <w:pPr>
        <w:rPr>
          <w:del w:id="7553" w:author="The Si Tran" w:date="2012-12-12T07:57:00Z"/>
          <w:sz w:val="32"/>
          <w:szCs w:val="32"/>
          <w:rPrChange w:id="7554" w:author="The Si Tran" w:date="2012-12-12T13:58:00Z">
            <w:rPr>
              <w:del w:id="7555" w:author="The Si Tran" w:date="2012-12-12T07:57:00Z"/>
              <w:szCs w:val="26"/>
            </w:rPr>
          </w:rPrChange>
        </w:rPr>
        <w:pPrChange w:id="7556" w:author="The Si Tran" w:date="2012-12-05T22:37:00Z">
          <w:pPr>
            <w:pStyle w:val="Heading2"/>
          </w:pPr>
        </w:pPrChange>
      </w:pPr>
      <w:bookmarkStart w:id="7557" w:name="_Toc343083660"/>
      <w:bookmarkStart w:id="7558" w:name="_Toc343083874"/>
      <w:bookmarkStart w:id="7559" w:name="_Toc343084085"/>
      <w:bookmarkStart w:id="7560" w:name="_Toc343220844"/>
      <w:bookmarkStart w:id="7561" w:name="_Toc343232349"/>
      <w:bookmarkStart w:id="7562" w:name="_Toc343232762"/>
      <w:bookmarkStart w:id="7563" w:name="_Toc343233047"/>
      <w:bookmarkEnd w:id="7557"/>
      <w:bookmarkEnd w:id="7558"/>
      <w:bookmarkEnd w:id="7559"/>
      <w:bookmarkEnd w:id="7560"/>
      <w:bookmarkEnd w:id="7561"/>
      <w:bookmarkEnd w:id="7562"/>
      <w:bookmarkEnd w:id="7563"/>
    </w:p>
    <w:p w14:paraId="4C673B03" w14:textId="77777777" w:rsidR="00BE62E1" w:rsidRPr="000064E1" w:rsidDel="006F07F0" w:rsidRDefault="00BE62E1" w:rsidP="00BE62E1">
      <w:pPr>
        <w:ind w:left="720"/>
        <w:rPr>
          <w:del w:id="7564" w:author="The Si Tran" w:date="2012-12-05T22:36:00Z"/>
          <w:sz w:val="32"/>
          <w:szCs w:val="32"/>
          <w:rPrChange w:id="7565" w:author="The Si Tran" w:date="2012-12-12T13:58:00Z">
            <w:rPr>
              <w:del w:id="7566" w:author="The Si Tran" w:date="2012-12-05T22:36:00Z"/>
              <w:szCs w:val="26"/>
            </w:rPr>
          </w:rPrChange>
        </w:rPr>
      </w:pPr>
      <w:del w:id="7567" w:author="The Si Tran" w:date="2012-12-05T22:36:00Z">
        <w:r w:rsidRPr="000064E1" w:rsidDel="006F07F0">
          <w:rPr>
            <w:sz w:val="32"/>
            <w:szCs w:val="32"/>
            <w:rPrChange w:id="7568" w:author="The Si Tran" w:date="2012-12-12T13:58:00Z">
              <w:rPr>
                <w:szCs w:val="26"/>
              </w:rPr>
            </w:rPrChange>
          </w:rPr>
          <w:delText>Ta biểu diễn chuỗi thời gian tổng quát theo công thức như bên dưới:</w:delText>
        </w:r>
        <w:bookmarkStart w:id="7569" w:name="_Toc343083661"/>
        <w:bookmarkStart w:id="7570" w:name="_Toc343083875"/>
        <w:bookmarkStart w:id="7571" w:name="_Toc343084086"/>
        <w:bookmarkStart w:id="7572" w:name="_Toc343220845"/>
        <w:bookmarkStart w:id="7573" w:name="_Toc343232350"/>
        <w:bookmarkStart w:id="7574" w:name="_Toc343232763"/>
        <w:bookmarkStart w:id="7575" w:name="_Toc343233048"/>
        <w:bookmarkEnd w:id="7569"/>
        <w:bookmarkEnd w:id="7570"/>
        <w:bookmarkEnd w:id="7571"/>
        <w:bookmarkEnd w:id="7572"/>
        <w:bookmarkEnd w:id="7573"/>
        <w:bookmarkEnd w:id="7574"/>
        <w:bookmarkEnd w:id="7575"/>
      </w:del>
    </w:p>
    <w:p w14:paraId="2F4FCE23" w14:textId="77777777" w:rsidR="00BE62E1" w:rsidRPr="000064E1" w:rsidDel="006F07F0" w:rsidRDefault="00BE62E1" w:rsidP="00BE62E1">
      <w:pPr>
        <w:ind w:left="720"/>
        <w:rPr>
          <w:del w:id="7576" w:author="The Si Tran" w:date="2012-12-05T22:36:00Z"/>
          <w:sz w:val="32"/>
          <w:szCs w:val="32"/>
          <w:rPrChange w:id="7577" w:author="The Si Tran" w:date="2012-12-12T13:58:00Z">
            <w:rPr>
              <w:del w:id="7578" w:author="The Si Tran" w:date="2012-12-05T22:36:00Z"/>
              <w:szCs w:val="26"/>
            </w:rPr>
          </w:rPrChange>
        </w:rPr>
      </w:pPr>
      <w:del w:id="7579" w:author="The Si Tran" w:date="2012-12-05T22:36:00Z">
        <w:r w:rsidRPr="000064E1" w:rsidDel="006F07F0">
          <w:rPr>
            <w:sz w:val="32"/>
            <w:szCs w:val="32"/>
            <w:rPrChange w:id="7580" w:author="The Si Tran" w:date="2012-12-12T13:58:00Z">
              <w:rPr>
                <w:szCs w:val="26"/>
              </w:rPr>
            </w:rPrChange>
          </w:rPr>
          <w:tab/>
          <w:delText>y</w:delText>
        </w:r>
        <w:r w:rsidRPr="000064E1" w:rsidDel="006F07F0">
          <w:rPr>
            <w:sz w:val="32"/>
            <w:szCs w:val="32"/>
            <w:vertAlign w:val="subscript"/>
            <w:rPrChange w:id="7581" w:author="The Si Tran" w:date="2012-12-12T13:58:00Z">
              <w:rPr>
                <w:szCs w:val="26"/>
                <w:vertAlign w:val="subscript"/>
              </w:rPr>
            </w:rPrChange>
          </w:rPr>
          <w:delText xml:space="preserve">t  </w:delText>
        </w:r>
        <w:r w:rsidRPr="000064E1" w:rsidDel="006F07F0">
          <w:rPr>
            <w:sz w:val="32"/>
            <w:szCs w:val="32"/>
            <w:rPrChange w:id="7582" w:author="The Si Tran" w:date="2012-12-12T13:58:00Z">
              <w:rPr>
                <w:szCs w:val="26"/>
              </w:rPr>
            </w:rPrChange>
          </w:rPr>
          <w:delText>= L</w:delText>
        </w:r>
        <w:r w:rsidRPr="000064E1" w:rsidDel="006F07F0">
          <w:rPr>
            <w:sz w:val="32"/>
            <w:szCs w:val="32"/>
            <w:vertAlign w:val="subscript"/>
            <w:rPrChange w:id="7583" w:author="The Si Tran" w:date="2012-12-12T13:58:00Z">
              <w:rPr>
                <w:szCs w:val="26"/>
                <w:vertAlign w:val="subscript"/>
              </w:rPr>
            </w:rPrChange>
          </w:rPr>
          <w:delText xml:space="preserve">t </w:delText>
        </w:r>
        <w:r w:rsidRPr="000064E1" w:rsidDel="006F07F0">
          <w:rPr>
            <w:sz w:val="32"/>
            <w:szCs w:val="32"/>
            <w:rPrChange w:id="7584" w:author="The Si Tran" w:date="2012-12-12T13:58:00Z">
              <w:rPr>
                <w:szCs w:val="26"/>
              </w:rPr>
            </w:rPrChange>
          </w:rPr>
          <w:delText xml:space="preserve"> + N</w:delText>
        </w:r>
        <w:r w:rsidRPr="000064E1" w:rsidDel="006F07F0">
          <w:rPr>
            <w:sz w:val="32"/>
            <w:szCs w:val="32"/>
            <w:vertAlign w:val="subscript"/>
            <w:rPrChange w:id="7585" w:author="The Si Tran" w:date="2012-12-12T13:58:00Z">
              <w:rPr>
                <w:szCs w:val="26"/>
                <w:vertAlign w:val="subscript"/>
              </w:rPr>
            </w:rPrChange>
          </w:rPr>
          <w:delText>t</w:delText>
        </w:r>
        <w:bookmarkStart w:id="7586" w:name="_Toc343083662"/>
        <w:bookmarkStart w:id="7587" w:name="_Toc343083876"/>
        <w:bookmarkStart w:id="7588" w:name="_Toc343084087"/>
        <w:bookmarkStart w:id="7589" w:name="_Toc343220846"/>
        <w:bookmarkStart w:id="7590" w:name="_Toc343232351"/>
        <w:bookmarkStart w:id="7591" w:name="_Toc343232764"/>
        <w:bookmarkStart w:id="7592" w:name="_Toc343233049"/>
        <w:bookmarkEnd w:id="7586"/>
        <w:bookmarkEnd w:id="7587"/>
        <w:bookmarkEnd w:id="7588"/>
        <w:bookmarkEnd w:id="7589"/>
        <w:bookmarkEnd w:id="7590"/>
        <w:bookmarkEnd w:id="7591"/>
        <w:bookmarkEnd w:id="7592"/>
      </w:del>
    </w:p>
    <w:p w14:paraId="23A3EBB5" w14:textId="77777777" w:rsidR="00BE62E1" w:rsidRPr="000064E1" w:rsidDel="006F07F0" w:rsidRDefault="00BE62E1" w:rsidP="00BE62E1">
      <w:pPr>
        <w:ind w:left="720"/>
        <w:rPr>
          <w:del w:id="7593" w:author="The Si Tran" w:date="2012-12-05T22:36:00Z"/>
          <w:sz w:val="32"/>
          <w:szCs w:val="32"/>
          <w:rPrChange w:id="7594" w:author="The Si Tran" w:date="2012-12-12T13:58:00Z">
            <w:rPr>
              <w:del w:id="7595" w:author="The Si Tran" w:date="2012-12-05T22:36:00Z"/>
              <w:szCs w:val="26"/>
            </w:rPr>
          </w:rPrChange>
        </w:rPr>
      </w:pPr>
      <w:del w:id="7596" w:author="The Si Tran" w:date="2012-12-05T22:36:00Z">
        <w:r w:rsidRPr="000064E1" w:rsidDel="006F07F0">
          <w:rPr>
            <w:sz w:val="32"/>
            <w:szCs w:val="32"/>
            <w:rPrChange w:id="7597" w:author="The Si Tran" w:date="2012-12-12T13:58:00Z">
              <w:rPr>
                <w:szCs w:val="26"/>
              </w:rPr>
            </w:rPrChange>
          </w:rPr>
          <w:delText>trong đó:</w:delText>
        </w:r>
        <w:bookmarkStart w:id="7598" w:name="_Toc343083663"/>
        <w:bookmarkStart w:id="7599" w:name="_Toc343083877"/>
        <w:bookmarkStart w:id="7600" w:name="_Toc343084088"/>
        <w:bookmarkStart w:id="7601" w:name="_Toc343220847"/>
        <w:bookmarkStart w:id="7602" w:name="_Toc343232352"/>
        <w:bookmarkStart w:id="7603" w:name="_Toc343232765"/>
        <w:bookmarkStart w:id="7604" w:name="_Toc343233050"/>
        <w:bookmarkEnd w:id="7598"/>
        <w:bookmarkEnd w:id="7599"/>
        <w:bookmarkEnd w:id="7600"/>
        <w:bookmarkEnd w:id="7601"/>
        <w:bookmarkEnd w:id="7602"/>
        <w:bookmarkEnd w:id="7603"/>
        <w:bookmarkEnd w:id="7604"/>
      </w:del>
    </w:p>
    <w:p w14:paraId="6296542C" w14:textId="77777777" w:rsidR="00BE62E1" w:rsidRPr="000064E1" w:rsidDel="006F07F0" w:rsidRDefault="00BE62E1" w:rsidP="00BE62E1">
      <w:pPr>
        <w:ind w:left="720"/>
        <w:rPr>
          <w:del w:id="7605" w:author="The Si Tran" w:date="2012-12-05T22:36:00Z"/>
          <w:sz w:val="32"/>
          <w:szCs w:val="32"/>
          <w:rPrChange w:id="7606" w:author="The Si Tran" w:date="2012-12-12T13:58:00Z">
            <w:rPr>
              <w:del w:id="7607" w:author="The Si Tran" w:date="2012-12-05T22:36:00Z"/>
              <w:szCs w:val="26"/>
            </w:rPr>
          </w:rPrChange>
        </w:rPr>
      </w:pPr>
      <w:del w:id="7608" w:author="The Si Tran" w:date="2012-12-05T22:36:00Z">
        <w:r w:rsidRPr="000064E1" w:rsidDel="006F07F0">
          <w:rPr>
            <w:sz w:val="32"/>
            <w:szCs w:val="32"/>
            <w:rPrChange w:id="7609" w:author="The Si Tran" w:date="2012-12-12T13:58:00Z">
              <w:rPr>
                <w:szCs w:val="26"/>
              </w:rPr>
            </w:rPrChange>
          </w:rPr>
          <w:tab/>
          <w:delText>L : biểu diễn thành phần tuyến tính của chuỗi thời gian</w:delText>
        </w:r>
        <w:bookmarkStart w:id="7610" w:name="_Toc343083664"/>
        <w:bookmarkStart w:id="7611" w:name="_Toc343083878"/>
        <w:bookmarkStart w:id="7612" w:name="_Toc343084089"/>
        <w:bookmarkStart w:id="7613" w:name="_Toc343220848"/>
        <w:bookmarkStart w:id="7614" w:name="_Toc343232353"/>
        <w:bookmarkStart w:id="7615" w:name="_Toc343232766"/>
        <w:bookmarkStart w:id="7616" w:name="_Toc343233051"/>
        <w:bookmarkEnd w:id="7610"/>
        <w:bookmarkEnd w:id="7611"/>
        <w:bookmarkEnd w:id="7612"/>
        <w:bookmarkEnd w:id="7613"/>
        <w:bookmarkEnd w:id="7614"/>
        <w:bookmarkEnd w:id="7615"/>
        <w:bookmarkEnd w:id="7616"/>
      </w:del>
    </w:p>
    <w:p w14:paraId="3C27F885" w14:textId="77777777" w:rsidR="00BE62E1" w:rsidRPr="000064E1" w:rsidDel="006F07F0" w:rsidRDefault="00BE62E1" w:rsidP="00BE62E1">
      <w:pPr>
        <w:ind w:left="720"/>
        <w:rPr>
          <w:del w:id="7617" w:author="The Si Tran" w:date="2012-12-05T22:36:00Z"/>
          <w:sz w:val="32"/>
          <w:szCs w:val="32"/>
          <w:rPrChange w:id="7618" w:author="The Si Tran" w:date="2012-12-12T13:58:00Z">
            <w:rPr>
              <w:del w:id="7619" w:author="The Si Tran" w:date="2012-12-05T22:36:00Z"/>
              <w:szCs w:val="26"/>
            </w:rPr>
          </w:rPrChange>
        </w:rPr>
      </w:pPr>
      <w:del w:id="7620" w:author="The Si Tran" w:date="2012-12-05T22:36:00Z">
        <w:r w:rsidRPr="000064E1" w:rsidDel="006F07F0">
          <w:rPr>
            <w:sz w:val="32"/>
            <w:szCs w:val="32"/>
            <w:rPrChange w:id="7621" w:author="The Si Tran" w:date="2012-12-12T13:58:00Z">
              <w:rPr>
                <w:rFonts w:cs="Arial"/>
                <w:b/>
                <w:bCs/>
                <w:iCs/>
                <w:sz w:val="28"/>
                <w:szCs w:val="28"/>
              </w:rPr>
            </w:rPrChange>
          </w:rPr>
          <w:tab/>
          <w:delText>N: biểu diễn thành phần phi tuyến của chuỗi thời gian</w:delText>
        </w:r>
        <w:bookmarkStart w:id="7622" w:name="_Toc343083665"/>
        <w:bookmarkStart w:id="7623" w:name="_Toc343083879"/>
        <w:bookmarkStart w:id="7624" w:name="_Toc343084090"/>
        <w:bookmarkStart w:id="7625" w:name="_Toc343220849"/>
        <w:bookmarkStart w:id="7626" w:name="_Toc343232354"/>
        <w:bookmarkStart w:id="7627" w:name="_Toc343232767"/>
        <w:bookmarkStart w:id="7628" w:name="_Toc343233052"/>
        <w:bookmarkEnd w:id="7622"/>
        <w:bookmarkEnd w:id="7623"/>
        <w:bookmarkEnd w:id="7624"/>
        <w:bookmarkEnd w:id="7625"/>
        <w:bookmarkEnd w:id="7626"/>
        <w:bookmarkEnd w:id="7627"/>
        <w:bookmarkEnd w:id="7628"/>
      </w:del>
    </w:p>
    <w:p w14:paraId="6475ECAB" w14:textId="77777777" w:rsidR="00711ADB" w:rsidRPr="000064E1" w:rsidDel="006F07F0" w:rsidRDefault="00711ADB" w:rsidP="00BE62E1">
      <w:pPr>
        <w:ind w:left="720"/>
        <w:rPr>
          <w:del w:id="7629" w:author="The Si Tran" w:date="2012-12-05T22:36:00Z"/>
          <w:sz w:val="32"/>
          <w:szCs w:val="32"/>
          <w:rPrChange w:id="7630" w:author="The Si Tran" w:date="2012-12-12T13:58:00Z">
            <w:rPr>
              <w:del w:id="7631" w:author="The Si Tran" w:date="2012-12-05T22:36:00Z"/>
            </w:rPr>
          </w:rPrChange>
        </w:rPr>
      </w:pPr>
      <w:bookmarkStart w:id="7632" w:name="_Toc343083666"/>
      <w:bookmarkStart w:id="7633" w:name="_Toc343083880"/>
      <w:bookmarkStart w:id="7634" w:name="_Toc343084091"/>
      <w:bookmarkStart w:id="7635" w:name="_Toc343220850"/>
      <w:bookmarkStart w:id="7636" w:name="_Toc343232355"/>
      <w:bookmarkStart w:id="7637" w:name="_Toc343232768"/>
      <w:bookmarkStart w:id="7638" w:name="_Toc343233053"/>
      <w:bookmarkEnd w:id="7632"/>
      <w:bookmarkEnd w:id="7633"/>
      <w:bookmarkEnd w:id="7634"/>
      <w:bookmarkEnd w:id="7635"/>
      <w:bookmarkEnd w:id="7636"/>
      <w:bookmarkEnd w:id="7637"/>
      <w:bookmarkEnd w:id="7638"/>
    </w:p>
    <w:p w14:paraId="1B053A9C" w14:textId="77777777" w:rsidR="00711ADB" w:rsidRPr="000064E1" w:rsidDel="006F07F0" w:rsidRDefault="00711ADB" w:rsidP="00BE62E1">
      <w:pPr>
        <w:ind w:left="720"/>
        <w:rPr>
          <w:del w:id="7639" w:author="The Si Tran" w:date="2012-12-05T22:36:00Z"/>
          <w:sz w:val="32"/>
          <w:szCs w:val="32"/>
          <w:rPrChange w:id="7640" w:author="The Si Tran" w:date="2012-12-12T13:58:00Z">
            <w:rPr>
              <w:del w:id="7641" w:author="The Si Tran" w:date="2012-12-05T22:36:00Z"/>
              <w:szCs w:val="26"/>
            </w:rPr>
          </w:rPrChange>
        </w:rPr>
      </w:pPr>
      <w:del w:id="7642" w:author="The Si Tran" w:date="2012-12-05T22:36:00Z">
        <w:r w:rsidRPr="000064E1" w:rsidDel="006F07F0">
          <w:rPr>
            <w:sz w:val="32"/>
            <w:szCs w:val="32"/>
            <w:rPrChange w:id="7643" w:author="The Si Tran" w:date="2012-12-12T13:58: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7644" w:name="_Toc343083667"/>
        <w:bookmarkStart w:id="7645" w:name="_Toc343083881"/>
        <w:bookmarkStart w:id="7646" w:name="_Toc343084092"/>
        <w:bookmarkStart w:id="7647" w:name="_Toc343220851"/>
        <w:bookmarkStart w:id="7648" w:name="_Toc343232356"/>
        <w:bookmarkStart w:id="7649" w:name="_Toc343232769"/>
        <w:bookmarkStart w:id="7650" w:name="_Toc343233054"/>
        <w:bookmarkEnd w:id="7644"/>
        <w:bookmarkEnd w:id="7645"/>
        <w:bookmarkEnd w:id="7646"/>
        <w:bookmarkEnd w:id="7647"/>
        <w:bookmarkEnd w:id="7648"/>
        <w:bookmarkEnd w:id="7649"/>
        <w:bookmarkEnd w:id="7650"/>
      </w:del>
    </w:p>
    <w:p w14:paraId="32A62806" w14:textId="77777777" w:rsidR="00711ADB" w:rsidRPr="000064E1" w:rsidDel="006F07F0" w:rsidRDefault="00711ADB" w:rsidP="00BE62E1">
      <w:pPr>
        <w:ind w:left="720"/>
        <w:rPr>
          <w:del w:id="7651" w:author="The Si Tran" w:date="2012-12-05T22:36:00Z"/>
          <w:sz w:val="32"/>
          <w:szCs w:val="32"/>
          <w:rPrChange w:id="7652" w:author="The Si Tran" w:date="2012-12-12T13:58:00Z">
            <w:rPr>
              <w:del w:id="7653" w:author="The Si Tran" w:date="2012-12-05T22:36:00Z"/>
              <w:szCs w:val="26"/>
            </w:rPr>
          </w:rPrChange>
        </w:rPr>
      </w:pPr>
      <w:del w:id="7654" w:author="The Si Tran" w:date="2012-12-05T22:36:00Z">
        <w:r w:rsidRPr="000064E1" w:rsidDel="006F07F0">
          <w:rPr>
            <w:sz w:val="32"/>
            <w:szCs w:val="32"/>
            <w:rPrChange w:id="7655" w:author="The Si Tran" w:date="2012-12-12T13:58:00Z">
              <w:rPr>
                <w:rFonts w:cs="Arial"/>
                <w:b/>
                <w:bCs/>
                <w:iCs/>
                <w:sz w:val="28"/>
                <w:szCs w:val="28"/>
              </w:rPr>
            </w:rPrChange>
          </w:rPr>
          <w:tab/>
          <w:delText>e</w:delText>
        </w:r>
        <w:r w:rsidRPr="000064E1" w:rsidDel="006F07F0">
          <w:rPr>
            <w:sz w:val="32"/>
            <w:szCs w:val="32"/>
            <w:vertAlign w:val="subscript"/>
            <w:rPrChange w:id="7656" w:author="The Si Tran" w:date="2012-12-12T13:58:00Z">
              <w:rPr>
                <w:rFonts w:cs="Arial"/>
                <w:b/>
                <w:bCs/>
                <w:iCs/>
                <w:sz w:val="28"/>
                <w:szCs w:val="28"/>
                <w:vertAlign w:val="subscript"/>
              </w:rPr>
            </w:rPrChange>
          </w:rPr>
          <w:delText xml:space="preserve">t   </w:delText>
        </w:r>
        <w:r w:rsidRPr="000064E1" w:rsidDel="006F07F0">
          <w:rPr>
            <w:sz w:val="32"/>
            <w:szCs w:val="32"/>
            <w:rPrChange w:id="7657" w:author="The Si Tran" w:date="2012-12-12T13:58:00Z">
              <w:rPr>
                <w:rFonts w:cs="Arial"/>
                <w:b/>
                <w:bCs/>
                <w:iCs/>
                <w:sz w:val="28"/>
                <w:szCs w:val="28"/>
              </w:rPr>
            </w:rPrChange>
          </w:rPr>
          <w:delText>= y</w:delText>
        </w:r>
        <w:r w:rsidRPr="000064E1" w:rsidDel="006F07F0">
          <w:rPr>
            <w:sz w:val="32"/>
            <w:szCs w:val="32"/>
            <w:vertAlign w:val="subscript"/>
            <w:rPrChange w:id="7658" w:author="The Si Tran" w:date="2012-12-12T13:58:00Z">
              <w:rPr>
                <w:rFonts w:cs="Arial"/>
                <w:b/>
                <w:bCs/>
                <w:iCs/>
                <w:sz w:val="28"/>
                <w:szCs w:val="28"/>
                <w:vertAlign w:val="subscript"/>
              </w:rPr>
            </w:rPrChange>
          </w:rPr>
          <w:delText xml:space="preserve">t </w:delText>
        </w:r>
        <w:r w:rsidRPr="000064E1" w:rsidDel="006F07F0">
          <w:rPr>
            <w:sz w:val="32"/>
            <w:szCs w:val="32"/>
            <w:rPrChange w:id="7659" w:author="The Si Tran" w:date="2012-12-12T13:58:00Z">
              <w:rPr>
                <w:rFonts w:cs="Arial"/>
                <w:b/>
                <w:bCs/>
                <w:iCs/>
                <w:sz w:val="28"/>
                <w:szCs w:val="28"/>
              </w:rPr>
            </w:rPrChange>
          </w:rPr>
          <w:delText xml:space="preserve"> - ^L</w:delText>
        </w:r>
        <w:r w:rsidRPr="000064E1" w:rsidDel="006F07F0">
          <w:rPr>
            <w:sz w:val="32"/>
            <w:szCs w:val="32"/>
            <w:vertAlign w:val="subscript"/>
            <w:rPrChange w:id="7660" w:author="The Si Tran" w:date="2012-12-12T13:58:00Z">
              <w:rPr>
                <w:rFonts w:cs="Arial"/>
                <w:b/>
                <w:bCs/>
                <w:iCs/>
                <w:sz w:val="28"/>
                <w:szCs w:val="28"/>
                <w:vertAlign w:val="subscript"/>
              </w:rPr>
            </w:rPrChange>
          </w:rPr>
          <w:delText xml:space="preserve">t </w:delText>
        </w:r>
        <w:bookmarkStart w:id="7661" w:name="_Toc343083668"/>
        <w:bookmarkStart w:id="7662" w:name="_Toc343083882"/>
        <w:bookmarkStart w:id="7663" w:name="_Toc343084093"/>
        <w:bookmarkStart w:id="7664" w:name="_Toc343220852"/>
        <w:bookmarkStart w:id="7665" w:name="_Toc343232357"/>
        <w:bookmarkStart w:id="7666" w:name="_Toc343232770"/>
        <w:bookmarkStart w:id="7667" w:name="_Toc343233055"/>
        <w:bookmarkEnd w:id="7661"/>
        <w:bookmarkEnd w:id="7662"/>
        <w:bookmarkEnd w:id="7663"/>
        <w:bookmarkEnd w:id="7664"/>
        <w:bookmarkEnd w:id="7665"/>
        <w:bookmarkEnd w:id="7666"/>
        <w:bookmarkEnd w:id="7667"/>
      </w:del>
    </w:p>
    <w:p w14:paraId="2B5A2E3F" w14:textId="77777777" w:rsidR="00711ADB" w:rsidRPr="000064E1" w:rsidDel="006F07F0" w:rsidRDefault="00711ADB" w:rsidP="00BE62E1">
      <w:pPr>
        <w:ind w:left="720"/>
        <w:rPr>
          <w:del w:id="7668" w:author="The Si Tran" w:date="2012-12-05T22:36:00Z"/>
          <w:sz w:val="32"/>
          <w:szCs w:val="32"/>
          <w:rPrChange w:id="7669" w:author="The Si Tran" w:date="2012-12-12T13:58:00Z">
            <w:rPr>
              <w:del w:id="7670" w:author="The Si Tran" w:date="2012-12-05T22:36:00Z"/>
              <w:szCs w:val="26"/>
            </w:rPr>
          </w:rPrChange>
        </w:rPr>
      </w:pPr>
      <w:del w:id="7671" w:author="The Si Tran" w:date="2012-12-05T22:36:00Z">
        <w:r w:rsidRPr="000064E1" w:rsidDel="006F07F0">
          <w:rPr>
            <w:sz w:val="32"/>
            <w:szCs w:val="32"/>
            <w:rPrChange w:id="7672" w:author="The Si Tran" w:date="2012-12-12T13:58:00Z">
              <w:rPr>
                <w:rFonts w:cs="Arial"/>
                <w:b/>
                <w:bCs/>
                <w:iCs/>
                <w:sz w:val="28"/>
                <w:szCs w:val="28"/>
              </w:rPr>
            </w:rPrChange>
          </w:rPr>
          <w:delText>trong đó:</w:delText>
        </w:r>
        <w:bookmarkStart w:id="7673" w:name="_Toc343083669"/>
        <w:bookmarkStart w:id="7674" w:name="_Toc343083883"/>
        <w:bookmarkStart w:id="7675" w:name="_Toc343084094"/>
        <w:bookmarkStart w:id="7676" w:name="_Toc343220853"/>
        <w:bookmarkStart w:id="7677" w:name="_Toc343232358"/>
        <w:bookmarkStart w:id="7678" w:name="_Toc343232771"/>
        <w:bookmarkStart w:id="7679" w:name="_Toc343233056"/>
        <w:bookmarkEnd w:id="7673"/>
        <w:bookmarkEnd w:id="7674"/>
        <w:bookmarkEnd w:id="7675"/>
        <w:bookmarkEnd w:id="7676"/>
        <w:bookmarkEnd w:id="7677"/>
        <w:bookmarkEnd w:id="7678"/>
        <w:bookmarkEnd w:id="7679"/>
      </w:del>
    </w:p>
    <w:p w14:paraId="3DACE5FA" w14:textId="77777777" w:rsidR="00711ADB" w:rsidRPr="000064E1" w:rsidDel="006F07F0" w:rsidRDefault="00711ADB" w:rsidP="00BE62E1">
      <w:pPr>
        <w:ind w:left="720"/>
        <w:rPr>
          <w:del w:id="7680" w:author="The Si Tran" w:date="2012-12-05T22:36:00Z"/>
          <w:sz w:val="32"/>
          <w:szCs w:val="32"/>
          <w:rPrChange w:id="7681" w:author="The Si Tran" w:date="2012-12-12T13:58:00Z">
            <w:rPr>
              <w:del w:id="7682" w:author="The Si Tran" w:date="2012-12-05T22:36:00Z"/>
              <w:szCs w:val="26"/>
            </w:rPr>
          </w:rPrChange>
        </w:rPr>
      </w:pPr>
      <w:del w:id="7683" w:author="The Si Tran" w:date="2012-12-05T22:36:00Z">
        <w:r w:rsidRPr="000064E1" w:rsidDel="006F07F0">
          <w:rPr>
            <w:sz w:val="32"/>
            <w:szCs w:val="32"/>
            <w:rPrChange w:id="7684" w:author="The Si Tran" w:date="2012-12-12T13:58:00Z">
              <w:rPr>
                <w:rFonts w:cs="Arial"/>
                <w:b/>
                <w:bCs/>
                <w:iCs/>
                <w:sz w:val="28"/>
                <w:szCs w:val="28"/>
              </w:rPr>
            </w:rPrChange>
          </w:rPr>
          <w:tab/>
          <w:delText>e</w:delText>
        </w:r>
        <w:r w:rsidRPr="000064E1" w:rsidDel="006F07F0">
          <w:rPr>
            <w:sz w:val="32"/>
            <w:szCs w:val="32"/>
            <w:vertAlign w:val="subscript"/>
            <w:rPrChange w:id="7685" w:author="The Si Tran" w:date="2012-12-12T13:58:00Z">
              <w:rPr>
                <w:rFonts w:cs="Arial"/>
                <w:b/>
                <w:bCs/>
                <w:iCs/>
                <w:sz w:val="28"/>
                <w:szCs w:val="28"/>
                <w:vertAlign w:val="subscript"/>
              </w:rPr>
            </w:rPrChange>
          </w:rPr>
          <w:delText>t</w:delText>
        </w:r>
        <w:r w:rsidRPr="000064E1" w:rsidDel="006F07F0">
          <w:rPr>
            <w:sz w:val="32"/>
            <w:szCs w:val="32"/>
            <w:rPrChange w:id="7686" w:author="The Si Tran" w:date="2012-12-12T13:58:00Z">
              <w:rPr>
                <w:rFonts w:cs="Arial"/>
                <w:b/>
                <w:bCs/>
                <w:iCs/>
                <w:sz w:val="28"/>
                <w:szCs w:val="28"/>
              </w:rPr>
            </w:rPrChange>
          </w:rPr>
          <w:delText xml:space="preserve"> : là thành phần lỗi của mô hình ARIMA </w:delText>
        </w:r>
        <w:bookmarkStart w:id="7687" w:name="_Toc343083670"/>
        <w:bookmarkStart w:id="7688" w:name="_Toc343083884"/>
        <w:bookmarkStart w:id="7689" w:name="_Toc343084095"/>
        <w:bookmarkStart w:id="7690" w:name="_Toc343220854"/>
        <w:bookmarkStart w:id="7691" w:name="_Toc343232359"/>
        <w:bookmarkStart w:id="7692" w:name="_Toc343232772"/>
        <w:bookmarkStart w:id="7693" w:name="_Toc343233057"/>
        <w:bookmarkEnd w:id="7687"/>
        <w:bookmarkEnd w:id="7688"/>
        <w:bookmarkEnd w:id="7689"/>
        <w:bookmarkEnd w:id="7690"/>
        <w:bookmarkEnd w:id="7691"/>
        <w:bookmarkEnd w:id="7692"/>
        <w:bookmarkEnd w:id="7693"/>
      </w:del>
    </w:p>
    <w:p w14:paraId="2CFF7F6A" w14:textId="77777777" w:rsidR="006A21F7" w:rsidRPr="000064E1" w:rsidDel="006F07F0" w:rsidRDefault="00711ADB" w:rsidP="005A22B0">
      <w:pPr>
        <w:rPr>
          <w:del w:id="7694" w:author="The Si Tran" w:date="2012-12-05T22:36:00Z"/>
          <w:sz w:val="32"/>
          <w:szCs w:val="32"/>
          <w:rPrChange w:id="7695" w:author="The Si Tran" w:date="2012-12-12T13:58:00Z">
            <w:rPr>
              <w:del w:id="7696" w:author="The Si Tran" w:date="2012-12-05T22:36:00Z"/>
              <w:szCs w:val="26"/>
            </w:rPr>
          </w:rPrChange>
        </w:rPr>
      </w:pPr>
      <w:del w:id="7697" w:author="The Si Tran" w:date="2012-12-05T22:36:00Z">
        <w:r w:rsidRPr="000064E1" w:rsidDel="006F07F0">
          <w:rPr>
            <w:sz w:val="32"/>
            <w:szCs w:val="32"/>
            <w:rPrChange w:id="7698" w:author="The Si Tran" w:date="2012-12-12T13:58:00Z">
              <w:rPr>
                <w:rFonts w:cs="Arial"/>
                <w:b/>
                <w:bCs/>
                <w:iCs/>
                <w:sz w:val="28"/>
                <w:szCs w:val="28"/>
              </w:rPr>
            </w:rPrChange>
          </w:rPr>
          <w:tab/>
          <w:delText>Bước tiếp theo, ta dùng mô hình ANN để phân tích thành phần lỗi bên trên</w:delText>
        </w:r>
        <w:bookmarkStart w:id="7699" w:name="_Toc343083671"/>
        <w:bookmarkStart w:id="7700" w:name="_Toc343083885"/>
        <w:bookmarkStart w:id="7701" w:name="_Toc343084096"/>
        <w:bookmarkStart w:id="7702" w:name="_Toc343220855"/>
        <w:bookmarkStart w:id="7703" w:name="_Toc343232360"/>
        <w:bookmarkStart w:id="7704" w:name="_Toc343232773"/>
        <w:bookmarkStart w:id="7705" w:name="_Toc343233058"/>
        <w:bookmarkEnd w:id="7699"/>
        <w:bookmarkEnd w:id="7700"/>
        <w:bookmarkEnd w:id="7701"/>
        <w:bookmarkEnd w:id="7702"/>
        <w:bookmarkEnd w:id="7703"/>
        <w:bookmarkEnd w:id="7704"/>
        <w:bookmarkEnd w:id="7705"/>
      </w:del>
    </w:p>
    <w:p w14:paraId="60C7C5F2" w14:textId="77777777" w:rsidR="00711ADB" w:rsidRPr="000064E1" w:rsidDel="006F07F0" w:rsidRDefault="00711ADB" w:rsidP="005A22B0">
      <w:pPr>
        <w:rPr>
          <w:del w:id="7706" w:author="The Si Tran" w:date="2012-12-05T22:36:00Z"/>
          <w:sz w:val="32"/>
          <w:szCs w:val="32"/>
          <w:rPrChange w:id="7707" w:author="The Si Tran" w:date="2012-12-12T13:58:00Z">
            <w:rPr>
              <w:del w:id="7708" w:author="The Si Tran" w:date="2012-12-05T22:36:00Z"/>
              <w:szCs w:val="26"/>
            </w:rPr>
          </w:rPrChange>
        </w:rPr>
      </w:pPr>
      <w:del w:id="7709" w:author="The Si Tran" w:date="2012-12-05T22:36:00Z">
        <w:r w:rsidRPr="000064E1" w:rsidDel="006F07F0">
          <w:rPr>
            <w:sz w:val="32"/>
            <w:szCs w:val="32"/>
            <w:rPrChange w:id="7710" w:author="The Si Tran" w:date="2012-12-12T13:58:00Z">
              <w:rPr>
                <w:rFonts w:cs="Arial"/>
                <w:b/>
                <w:bCs/>
                <w:iCs/>
                <w:sz w:val="28"/>
                <w:szCs w:val="28"/>
              </w:rPr>
            </w:rPrChange>
          </w:rPr>
          <w:tab/>
        </w:r>
        <w:r w:rsidRPr="000064E1" w:rsidDel="006F07F0">
          <w:rPr>
            <w:sz w:val="32"/>
            <w:szCs w:val="32"/>
            <w:rPrChange w:id="7711" w:author="The Si Tran" w:date="2012-12-12T13:58:00Z">
              <w:rPr>
                <w:rFonts w:cs="Arial"/>
                <w:b/>
                <w:bCs/>
                <w:iCs/>
                <w:sz w:val="28"/>
                <w:szCs w:val="28"/>
              </w:rPr>
            </w:rPrChange>
          </w:rPr>
          <w:tab/>
          <w:delText>et = f(et−1;et−2;:::;et−n)+ t</w:delText>
        </w:r>
        <w:bookmarkStart w:id="7712" w:name="_Toc343083672"/>
        <w:bookmarkStart w:id="7713" w:name="_Toc343083886"/>
        <w:bookmarkStart w:id="7714" w:name="_Toc343084097"/>
        <w:bookmarkStart w:id="7715" w:name="_Toc343220856"/>
        <w:bookmarkStart w:id="7716" w:name="_Toc343232361"/>
        <w:bookmarkStart w:id="7717" w:name="_Toc343232774"/>
        <w:bookmarkStart w:id="7718" w:name="_Toc343233059"/>
        <w:bookmarkEnd w:id="7712"/>
        <w:bookmarkEnd w:id="7713"/>
        <w:bookmarkEnd w:id="7714"/>
        <w:bookmarkEnd w:id="7715"/>
        <w:bookmarkEnd w:id="7716"/>
        <w:bookmarkEnd w:id="7717"/>
        <w:bookmarkEnd w:id="7718"/>
      </w:del>
    </w:p>
    <w:p w14:paraId="6B01B6D8" w14:textId="77777777" w:rsidR="00711ADB" w:rsidRPr="000064E1" w:rsidDel="006F07F0" w:rsidRDefault="00711ADB" w:rsidP="005A22B0">
      <w:pPr>
        <w:rPr>
          <w:del w:id="7719" w:author="The Si Tran" w:date="2012-12-05T22:36:00Z"/>
          <w:sz w:val="32"/>
          <w:szCs w:val="32"/>
          <w:rPrChange w:id="7720" w:author="The Si Tran" w:date="2012-12-12T13:58:00Z">
            <w:rPr>
              <w:del w:id="7721" w:author="The Si Tran" w:date="2012-12-05T22:36:00Z"/>
              <w:szCs w:val="26"/>
            </w:rPr>
          </w:rPrChange>
        </w:rPr>
      </w:pPr>
      <w:del w:id="7722" w:author="The Si Tran" w:date="2012-12-05T22:36:00Z">
        <w:r w:rsidRPr="000064E1" w:rsidDel="006F07F0">
          <w:rPr>
            <w:sz w:val="32"/>
            <w:szCs w:val="32"/>
            <w:rPrChange w:id="7723" w:author="The Si Tran" w:date="2012-12-12T13:58:00Z">
              <w:rPr>
                <w:rFonts w:cs="Arial"/>
                <w:b/>
                <w:bCs/>
                <w:iCs/>
                <w:sz w:val="28"/>
                <w:szCs w:val="28"/>
              </w:rPr>
            </w:rPrChange>
          </w:rPr>
          <w:tab/>
          <w:delText>ta thu được kết quả dự đoán của chuỗi thời gian như sau:</w:delText>
        </w:r>
        <w:bookmarkStart w:id="7724" w:name="_Toc343083673"/>
        <w:bookmarkStart w:id="7725" w:name="_Toc343083887"/>
        <w:bookmarkStart w:id="7726" w:name="_Toc343084098"/>
        <w:bookmarkStart w:id="7727" w:name="_Toc343220857"/>
        <w:bookmarkStart w:id="7728" w:name="_Toc343232362"/>
        <w:bookmarkStart w:id="7729" w:name="_Toc343232775"/>
        <w:bookmarkStart w:id="7730" w:name="_Toc343233060"/>
        <w:bookmarkEnd w:id="7724"/>
        <w:bookmarkEnd w:id="7725"/>
        <w:bookmarkEnd w:id="7726"/>
        <w:bookmarkEnd w:id="7727"/>
        <w:bookmarkEnd w:id="7728"/>
        <w:bookmarkEnd w:id="7729"/>
        <w:bookmarkEnd w:id="7730"/>
      </w:del>
    </w:p>
    <w:p w14:paraId="3BD065D2" w14:textId="77777777" w:rsidR="00711ADB" w:rsidRPr="000064E1" w:rsidDel="006F07F0" w:rsidRDefault="00165810" w:rsidP="005A22B0">
      <w:pPr>
        <w:rPr>
          <w:del w:id="7731" w:author="The Si Tran" w:date="2012-12-05T22:36:00Z"/>
          <w:sz w:val="32"/>
          <w:szCs w:val="32"/>
          <w:rPrChange w:id="7732" w:author="The Si Tran" w:date="2012-12-12T13:58:00Z">
            <w:rPr>
              <w:del w:id="7733" w:author="The Si Tran" w:date="2012-12-05T22:36:00Z"/>
              <w:szCs w:val="26"/>
            </w:rPr>
          </w:rPrChange>
        </w:rPr>
      </w:pPr>
      <w:del w:id="7734" w:author="The Si Tran" w:date="2012-12-05T22:36:00Z">
        <w:r w:rsidRPr="000064E1" w:rsidDel="006F07F0">
          <w:rPr>
            <w:sz w:val="32"/>
            <w:szCs w:val="32"/>
            <w:rPrChange w:id="7735" w:author="The Si Tran" w:date="2012-12-12T13:58:00Z">
              <w:rPr>
                <w:rFonts w:cs="Arial"/>
                <w:b/>
                <w:bCs/>
                <w:iCs/>
                <w:sz w:val="28"/>
                <w:szCs w:val="28"/>
              </w:rPr>
            </w:rPrChange>
          </w:rPr>
          <w:tab/>
        </w:r>
        <w:r w:rsidRPr="000064E1" w:rsidDel="006F07F0">
          <w:rPr>
            <w:sz w:val="32"/>
            <w:szCs w:val="32"/>
            <w:rPrChange w:id="7736" w:author="The Si Tran" w:date="2012-12-12T13:58:00Z">
              <w:rPr>
                <w:rFonts w:cs="Arial"/>
                <w:b/>
                <w:bCs/>
                <w:iCs/>
                <w:sz w:val="28"/>
                <w:szCs w:val="28"/>
              </w:rPr>
            </w:rPrChange>
          </w:rPr>
          <w:tab/>
          <w:delText>^y</w:delText>
        </w:r>
        <w:r w:rsidRPr="000064E1" w:rsidDel="006F07F0">
          <w:rPr>
            <w:sz w:val="32"/>
            <w:szCs w:val="32"/>
            <w:vertAlign w:val="subscript"/>
            <w:rPrChange w:id="7737" w:author="The Si Tran" w:date="2012-12-12T13:58:00Z">
              <w:rPr>
                <w:rFonts w:cs="Arial"/>
                <w:b/>
                <w:bCs/>
                <w:iCs/>
                <w:sz w:val="28"/>
                <w:szCs w:val="28"/>
                <w:vertAlign w:val="subscript"/>
              </w:rPr>
            </w:rPrChange>
          </w:rPr>
          <w:delText>t</w:delText>
        </w:r>
        <w:r w:rsidRPr="000064E1" w:rsidDel="006F07F0">
          <w:rPr>
            <w:sz w:val="32"/>
            <w:szCs w:val="32"/>
            <w:rPrChange w:id="7738" w:author="The Si Tran" w:date="2012-12-12T13:58:00Z">
              <w:rPr>
                <w:rFonts w:cs="Arial"/>
                <w:b/>
                <w:bCs/>
                <w:iCs/>
                <w:sz w:val="28"/>
                <w:szCs w:val="28"/>
              </w:rPr>
            </w:rPrChange>
          </w:rPr>
          <w:delText xml:space="preserve"> = ^L</w:delText>
        </w:r>
        <w:r w:rsidRPr="000064E1" w:rsidDel="006F07F0">
          <w:rPr>
            <w:sz w:val="32"/>
            <w:szCs w:val="32"/>
            <w:vertAlign w:val="subscript"/>
            <w:rPrChange w:id="7739" w:author="The Si Tran" w:date="2012-12-12T13:58:00Z">
              <w:rPr>
                <w:rFonts w:cs="Arial"/>
                <w:b/>
                <w:bCs/>
                <w:iCs/>
                <w:sz w:val="28"/>
                <w:szCs w:val="28"/>
                <w:vertAlign w:val="subscript"/>
              </w:rPr>
            </w:rPrChange>
          </w:rPr>
          <w:delText>t</w:delText>
        </w:r>
        <w:r w:rsidRPr="000064E1" w:rsidDel="006F07F0">
          <w:rPr>
            <w:sz w:val="32"/>
            <w:szCs w:val="32"/>
            <w:rPrChange w:id="7740" w:author="The Si Tran" w:date="2012-12-12T13:58:00Z">
              <w:rPr>
                <w:rFonts w:cs="Arial"/>
                <w:b/>
                <w:bCs/>
                <w:iCs/>
                <w:sz w:val="28"/>
                <w:szCs w:val="28"/>
              </w:rPr>
            </w:rPrChange>
          </w:rPr>
          <w:delText xml:space="preserve"> + ^N</w:delText>
        </w:r>
        <w:r w:rsidRPr="000064E1" w:rsidDel="006F07F0">
          <w:rPr>
            <w:sz w:val="32"/>
            <w:szCs w:val="32"/>
            <w:vertAlign w:val="subscript"/>
            <w:rPrChange w:id="7741" w:author="The Si Tran" w:date="2012-12-12T13:58:00Z">
              <w:rPr>
                <w:rFonts w:cs="Arial"/>
                <w:b/>
                <w:bCs/>
                <w:iCs/>
                <w:sz w:val="28"/>
                <w:szCs w:val="28"/>
                <w:vertAlign w:val="subscript"/>
              </w:rPr>
            </w:rPrChange>
          </w:rPr>
          <w:delText>t</w:delText>
        </w:r>
        <w:r w:rsidR="00E47F01" w:rsidRPr="000064E1" w:rsidDel="006F07F0">
          <w:rPr>
            <w:sz w:val="32"/>
            <w:szCs w:val="32"/>
            <w:vertAlign w:val="subscript"/>
            <w:rPrChange w:id="7742" w:author="The Si Tran" w:date="2012-12-12T13:58:00Z">
              <w:rPr>
                <w:rFonts w:cs="Arial"/>
                <w:b/>
                <w:bCs/>
                <w:iCs/>
                <w:sz w:val="28"/>
                <w:szCs w:val="28"/>
                <w:vertAlign w:val="subscript"/>
              </w:rPr>
            </w:rPrChange>
          </w:rPr>
          <w:delText xml:space="preserve"> </w:delText>
        </w:r>
        <w:bookmarkStart w:id="7743" w:name="_Toc343083674"/>
        <w:bookmarkStart w:id="7744" w:name="_Toc343083888"/>
        <w:bookmarkStart w:id="7745" w:name="_Toc343084099"/>
        <w:bookmarkStart w:id="7746" w:name="_Toc343220858"/>
        <w:bookmarkStart w:id="7747" w:name="_Toc343232363"/>
        <w:bookmarkStart w:id="7748" w:name="_Toc343232776"/>
        <w:bookmarkStart w:id="7749" w:name="_Toc343233061"/>
        <w:bookmarkEnd w:id="7743"/>
        <w:bookmarkEnd w:id="7744"/>
        <w:bookmarkEnd w:id="7745"/>
        <w:bookmarkEnd w:id="7746"/>
        <w:bookmarkEnd w:id="7747"/>
        <w:bookmarkEnd w:id="7748"/>
        <w:bookmarkEnd w:id="7749"/>
      </w:del>
    </w:p>
    <w:p w14:paraId="44DEEBC0" w14:textId="77777777" w:rsidR="00E47F01" w:rsidRPr="000064E1" w:rsidDel="006F07F0" w:rsidRDefault="00E47F01" w:rsidP="005A22B0">
      <w:pPr>
        <w:rPr>
          <w:del w:id="7750" w:author="The Si Tran" w:date="2012-12-05T22:36:00Z"/>
          <w:sz w:val="32"/>
          <w:szCs w:val="32"/>
          <w:rPrChange w:id="7751" w:author="The Si Tran" w:date="2012-12-12T13:58:00Z">
            <w:rPr>
              <w:del w:id="7752" w:author="The Si Tran" w:date="2012-12-05T22:36:00Z"/>
              <w:szCs w:val="26"/>
            </w:rPr>
          </w:rPrChange>
        </w:rPr>
      </w:pPr>
      <w:del w:id="7753" w:author="The Si Tran" w:date="2012-12-05T22:36:00Z">
        <w:r w:rsidRPr="000064E1" w:rsidDel="006F07F0">
          <w:rPr>
            <w:sz w:val="32"/>
            <w:szCs w:val="32"/>
            <w:rPrChange w:id="7754" w:author="The Si Tran" w:date="2012-12-12T13:58:00Z">
              <w:rPr>
                <w:rFonts w:cs="Arial"/>
                <w:b/>
                <w:bCs/>
                <w:iCs/>
                <w:sz w:val="28"/>
                <w:szCs w:val="28"/>
              </w:rPr>
            </w:rPrChange>
          </w:rPr>
          <w:tab/>
        </w:r>
        <w:bookmarkStart w:id="7755" w:name="_Toc343083675"/>
        <w:bookmarkStart w:id="7756" w:name="_Toc343083889"/>
        <w:bookmarkStart w:id="7757" w:name="_Toc343084100"/>
        <w:bookmarkStart w:id="7758" w:name="_Toc343220859"/>
        <w:bookmarkStart w:id="7759" w:name="_Toc343232364"/>
        <w:bookmarkStart w:id="7760" w:name="_Toc343232777"/>
        <w:bookmarkStart w:id="7761" w:name="_Toc343233062"/>
        <w:bookmarkEnd w:id="7755"/>
        <w:bookmarkEnd w:id="7756"/>
        <w:bookmarkEnd w:id="7757"/>
        <w:bookmarkEnd w:id="7758"/>
        <w:bookmarkEnd w:id="7759"/>
        <w:bookmarkEnd w:id="7760"/>
        <w:bookmarkEnd w:id="7761"/>
      </w:del>
    </w:p>
    <w:p w14:paraId="37070303" w14:textId="77777777" w:rsidR="006A21F7" w:rsidRPr="000064E1" w:rsidDel="006F07F0" w:rsidRDefault="006A21F7" w:rsidP="005A22B0">
      <w:pPr>
        <w:rPr>
          <w:del w:id="7762" w:author="The Si Tran" w:date="2012-12-05T22:36:00Z"/>
          <w:sz w:val="32"/>
          <w:szCs w:val="32"/>
          <w:rPrChange w:id="7763" w:author="The Si Tran" w:date="2012-12-12T13:58:00Z">
            <w:rPr>
              <w:del w:id="7764" w:author="The Si Tran" w:date="2012-12-05T22:36:00Z"/>
            </w:rPr>
          </w:rPrChange>
        </w:rPr>
      </w:pPr>
      <w:bookmarkStart w:id="7765" w:name="_Toc343083676"/>
      <w:bookmarkStart w:id="7766" w:name="_Toc343083890"/>
      <w:bookmarkStart w:id="7767" w:name="_Toc343084101"/>
      <w:bookmarkStart w:id="7768" w:name="_Toc343220860"/>
      <w:bookmarkStart w:id="7769" w:name="_Toc343232365"/>
      <w:bookmarkStart w:id="7770" w:name="_Toc343232778"/>
      <w:bookmarkStart w:id="7771" w:name="_Toc343233063"/>
      <w:bookmarkEnd w:id="7765"/>
      <w:bookmarkEnd w:id="7766"/>
      <w:bookmarkEnd w:id="7767"/>
      <w:bookmarkEnd w:id="7768"/>
      <w:bookmarkEnd w:id="7769"/>
      <w:bookmarkEnd w:id="7770"/>
      <w:bookmarkEnd w:id="7771"/>
    </w:p>
    <w:p w14:paraId="230B50E6" w14:textId="77777777" w:rsidR="00783FDB" w:rsidRPr="000064E1" w:rsidDel="006F07F0" w:rsidRDefault="00783FDB">
      <w:pPr>
        <w:spacing w:before="0" w:after="200" w:line="276" w:lineRule="auto"/>
        <w:jc w:val="left"/>
        <w:rPr>
          <w:del w:id="7772" w:author="The Si Tran" w:date="2012-12-05T22:36:00Z"/>
          <w:b/>
          <w:bCs/>
          <w:kern w:val="32"/>
          <w:sz w:val="32"/>
          <w:szCs w:val="32"/>
        </w:rPr>
      </w:pPr>
      <w:del w:id="7773" w:author="The Si Tran" w:date="2012-12-05T22:36:00Z">
        <w:r w:rsidRPr="000064E1" w:rsidDel="006F07F0">
          <w:rPr>
            <w:sz w:val="32"/>
            <w:szCs w:val="32"/>
            <w:rPrChange w:id="7774" w:author="The Si Tran" w:date="2012-12-12T13:58:00Z">
              <w:rPr>
                <w:rFonts w:cs="Arial"/>
                <w:b/>
                <w:bCs/>
                <w:iCs/>
                <w:sz w:val="28"/>
                <w:szCs w:val="28"/>
              </w:rPr>
            </w:rPrChange>
          </w:rPr>
          <w:br w:type="page"/>
        </w:r>
      </w:del>
    </w:p>
    <w:p w14:paraId="042B53FC" w14:textId="77777777" w:rsidR="00EA14F5" w:rsidRPr="000064E1" w:rsidRDefault="00EF77AD" w:rsidP="00451320">
      <w:pPr>
        <w:pStyle w:val="Heading1"/>
        <w:jc w:val="left"/>
        <w:rPr>
          <w:ins w:id="7775" w:author="The Si Tran" w:date="2012-12-09T14:49:00Z"/>
          <w:rFonts w:cs="Times New Roman"/>
          <w:rPrChange w:id="7776" w:author="The Si Tran" w:date="2012-12-12T13:58:00Z">
            <w:rPr>
              <w:ins w:id="7777" w:author="The Si Tran" w:date="2012-12-09T14:49:00Z"/>
              <w:rFonts w:cs="Times New Roman"/>
              <w:sz w:val="26"/>
              <w:szCs w:val="26"/>
            </w:rPr>
          </w:rPrChange>
        </w:rPr>
      </w:pPr>
      <w:bookmarkStart w:id="7778" w:name="_Toc343233064"/>
      <w:ins w:id="7779" w:author="The Si Tran" w:date="2012-12-06T21:19:00Z">
        <w:r w:rsidRPr="000064E1">
          <w:rPr>
            <w:rFonts w:cs="Times New Roman"/>
            <w:rPrChange w:id="7780" w:author="The Si Tran" w:date="2012-12-12T13:58:00Z">
              <w:rPr>
                <w:rFonts w:cs="Times New Roman"/>
                <w:sz w:val="26"/>
                <w:szCs w:val="26"/>
              </w:rPr>
            </w:rPrChange>
          </w:rPr>
          <w:t>KẾT QUẢ</w:t>
        </w:r>
      </w:ins>
      <w:del w:id="7781" w:author="The Si Tran" w:date="2012-12-06T21:19:00Z">
        <w:r w:rsidR="00EA14F5" w:rsidRPr="000064E1" w:rsidDel="00EF77AD">
          <w:rPr>
            <w:rFonts w:cs="Times New Roman"/>
            <w:rPrChange w:id="7782" w:author="The Si Tran" w:date="2012-12-12T13:58:00Z">
              <w:rPr>
                <w:rFonts w:cs="Times New Roman"/>
                <w:iCs/>
                <w:kern w:val="0"/>
                <w:sz w:val="28"/>
                <w:szCs w:val="28"/>
              </w:rPr>
            </w:rPrChange>
          </w:rPr>
          <w:delText>HIỆN THỰC VÀ</w:delText>
        </w:r>
      </w:del>
      <w:r w:rsidR="00EA14F5" w:rsidRPr="000064E1">
        <w:rPr>
          <w:rFonts w:cs="Times New Roman"/>
          <w:rPrChange w:id="7783" w:author="The Si Tran" w:date="2012-12-12T13:58:00Z">
            <w:rPr>
              <w:rFonts w:cs="Times New Roman"/>
              <w:iCs/>
              <w:kern w:val="0"/>
              <w:sz w:val="28"/>
              <w:szCs w:val="28"/>
            </w:rPr>
          </w:rPrChange>
        </w:rPr>
        <w:t xml:space="preserve"> THỰC NGHIỆM</w:t>
      </w:r>
      <w:bookmarkEnd w:id="7778"/>
    </w:p>
    <w:p w14:paraId="0D41A884" w14:textId="77777777" w:rsidR="00C83C77" w:rsidRDefault="00256858" w:rsidP="00BB4B46">
      <w:pPr>
        <w:rPr>
          <w:ins w:id="7784" w:author="The Si Tran" w:date="2012-12-09T14:50:00Z"/>
        </w:rPr>
        <w:pPrChange w:id="7785" w:author="The Si Tran" w:date="2012-12-16T08:38:00Z">
          <w:pPr>
            <w:spacing w:before="0"/>
          </w:pPr>
        </w:pPrChange>
      </w:pPr>
      <w:ins w:id="7786"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7787" w:author="The Si Tran" w:date="2012-12-09T14:51:00Z">
        <w:r w:rsidR="00C83C77">
          <w:t>các</w:t>
        </w:r>
      </w:ins>
      <w:ins w:id="7788"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rsidP="00BB4B46">
      <w:pPr>
        <w:rPr>
          <w:ins w:id="7789" w:author="The Si Tran" w:date="2012-12-09T14:49:00Z"/>
        </w:rPr>
        <w:pPrChange w:id="7790" w:author="The Si Tran" w:date="2012-12-16T08:38:00Z">
          <w:pPr>
            <w:spacing w:before="0"/>
          </w:pPr>
        </w:pPrChange>
      </w:pPr>
      <w:ins w:id="7791"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rsidP="00BB4B46">
      <w:pPr>
        <w:rPr>
          <w:ins w:id="7792" w:author="The Si Tran" w:date="2012-12-06T21:19:00Z"/>
        </w:rPr>
        <w:pPrChange w:id="7793" w:author="The Si Tran" w:date="2012-12-16T08:39:00Z">
          <w:pPr>
            <w:pStyle w:val="Heading1"/>
            <w:jc w:val="left"/>
          </w:pPr>
        </w:pPrChange>
      </w:pPr>
      <w:ins w:id="7794"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7795" w:author="The Si Tran" w:date="2012-12-09T14:53:00Z"/>
        </w:rPr>
        <w:pPrChange w:id="7796" w:author="The Si Tran" w:date="2012-12-06T21:19:00Z">
          <w:pPr>
            <w:pStyle w:val="Heading1"/>
            <w:jc w:val="left"/>
          </w:pPr>
        </w:pPrChange>
      </w:pPr>
      <w:bookmarkStart w:id="7797" w:name="_Toc343233065"/>
      <w:ins w:id="7798" w:author="The Si Tran" w:date="2012-12-06T21:19:00Z">
        <w:r>
          <w:t>Dữ liệu thực nghiệm</w:t>
        </w:r>
      </w:ins>
      <w:bookmarkEnd w:id="7797"/>
    </w:p>
    <w:p w14:paraId="4D308342" w14:textId="77777777" w:rsidR="00314F23" w:rsidRDefault="00314F23" w:rsidP="00BB4B46">
      <w:pPr>
        <w:rPr>
          <w:ins w:id="7799" w:author="The Si Tran" w:date="2012-12-09T14:53:00Z"/>
        </w:rPr>
        <w:pPrChange w:id="7800" w:author="The Si Tran" w:date="2012-12-16T08:39:00Z">
          <w:pPr/>
        </w:pPrChange>
      </w:pPr>
      <w:ins w:id="7801"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59285676" w14:textId="77777777" w:rsidR="00314F23" w:rsidRDefault="00314F23" w:rsidP="00BB4B46">
      <w:pPr>
        <w:rPr>
          <w:ins w:id="7802" w:author="The Si Tran" w:date="2012-12-14T06:25:00Z"/>
        </w:rPr>
        <w:pPrChange w:id="7803" w:author="The Si Tran" w:date="2012-12-16T08:39:00Z">
          <w:pPr/>
        </w:pPrChange>
      </w:pPr>
      <w:ins w:id="7804"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1B5AEC7D" w14:textId="5BF3E7D0" w:rsidR="002D6925" w:rsidRPr="00097101" w:rsidRDefault="002D6925">
      <w:pPr>
        <w:pStyle w:val="Bang"/>
        <w:spacing w:before="0"/>
        <w:rPr>
          <w:ins w:id="7805" w:author="The Si Tran" w:date="2012-12-09T14:53:00Z"/>
        </w:rPr>
        <w:pPrChange w:id="7806" w:author="The Si Tran" w:date="2012-12-14T06:25:00Z">
          <w:pPr/>
        </w:pPrChange>
      </w:pPr>
      <w:bookmarkStart w:id="7807" w:name="_Toc343033793"/>
      <w:bookmarkStart w:id="7808" w:name="_Toc343226122"/>
      <w:ins w:id="7809" w:author="The Si Tran" w:date="2012-12-14T06:25:00Z">
        <w:r w:rsidRPr="006068E1">
          <w:rPr>
            <w:b/>
          </w:rPr>
          <w:t>Bảng 6.1</w:t>
        </w:r>
        <w:r w:rsidRPr="006068E1">
          <w:t xml:space="preserve">: </w:t>
        </w:r>
        <w:r>
          <w:t>Phân loại dữ liệu thực nghiệm</w:t>
        </w:r>
      </w:ins>
      <w:bookmarkEnd w:id="7807"/>
      <w:bookmarkEnd w:id="7808"/>
    </w:p>
    <w:tbl>
      <w:tblPr>
        <w:tblStyle w:val="TableGrid"/>
        <w:tblpPr w:leftFromText="180" w:rightFromText="180" w:vertAnchor="text" w:horzAnchor="margin" w:tblpX="108" w:tblpY="34"/>
        <w:tblW w:w="0" w:type="auto"/>
        <w:tblLook w:val="04A0" w:firstRow="1" w:lastRow="0" w:firstColumn="1" w:lastColumn="0" w:noHBand="0" w:noVBand="1"/>
        <w:tblPrChange w:id="7810"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545"/>
        <w:gridCol w:w="1597"/>
        <w:gridCol w:w="1867"/>
        <w:gridCol w:w="4115"/>
        <w:tblGridChange w:id="7811">
          <w:tblGrid>
            <w:gridCol w:w="1364"/>
            <w:gridCol w:w="1410"/>
            <w:gridCol w:w="1649"/>
            <w:gridCol w:w="3633"/>
          </w:tblGrid>
        </w:tblGridChange>
      </w:tblGrid>
      <w:tr w:rsidR="00BB4B46" w14:paraId="479D5E26" w14:textId="77777777" w:rsidTr="00BB4B46">
        <w:trPr>
          <w:trHeight w:val="315"/>
          <w:ins w:id="7812" w:author="The Si Tran" w:date="2012-12-09T14:54:00Z"/>
        </w:trPr>
        <w:tc>
          <w:tcPr>
            <w:tcW w:w="1545" w:type="dxa"/>
            <w:tcPrChange w:id="7813" w:author="The Si Tran" w:date="2012-12-16T08:40:00Z">
              <w:tcPr>
                <w:tcW w:w="1364" w:type="dxa"/>
              </w:tcPr>
            </w:tcPrChange>
          </w:tcPr>
          <w:p w14:paraId="7B89E4C0" w14:textId="77777777" w:rsidR="00BB4B46" w:rsidRPr="00D50BA6" w:rsidRDefault="00BB4B46" w:rsidP="00BB4B46">
            <w:pPr>
              <w:spacing w:before="0" w:line="276" w:lineRule="auto"/>
              <w:jc w:val="left"/>
              <w:rPr>
                <w:ins w:id="7814" w:author="The Si Tran" w:date="2012-12-09T14:54:00Z"/>
                <w:b/>
                <w:szCs w:val="26"/>
              </w:rPr>
              <w:pPrChange w:id="7815" w:author="The Si Tran" w:date="2012-12-16T08:39:00Z">
                <w:pPr>
                  <w:framePr w:hSpace="180" w:wrap="around" w:vAnchor="text" w:hAnchor="margin" w:x="108" w:y="34"/>
                  <w:jc w:val="center"/>
                </w:pPr>
              </w:pPrChange>
            </w:pPr>
            <w:ins w:id="7816" w:author="The Si Tran" w:date="2012-12-09T14:54:00Z">
              <w:r w:rsidRPr="00D50BA6">
                <w:rPr>
                  <w:b/>
                  <w:szCs w:val="26"/>
                </w:rPr>
                <w:t>Series</w:t>
              </w:r>
            </w:ins>
          </w:p>
        </w:tc>
        <w:tc>
          <w:tcPr>
            <w:tcW w:w="1597" w:type="dxa"/>
            <w:tcPrChange w:id="7817" w:author="The Si Tran" w:date="2012-12-16T08:40:00Z">
              <w:tcPr>
                <w:tcW w:w="1413" w:type="dxa"/>
              </w:tcPr>
            </w:tcPrChange>
          </w:tcPr>
          <w:p w14:paraId="74198B90" w14:textId="77777777" w:rsidR="00BB4B46" w:rsidRPr="00D50BA6" w:rsidRDefault="00BB4B46" w:rsidP="00BB4B46">
            <w:pPr>
              <w:spacing w:before="0" w:line="276" w:lineRule="auto"/>
              <w:jc w:val="left"/>
              <w:rPr>
                <w:ins w:id="7818" w:author="The Si Tran" w:date="2012-12-09T14:54:00Z"/>
                <w:b/>
                <w:szCs w:val="26"/>
              </w:rPr>
              <w:pPrChange w:id="7819" w:author="The Si Tran" w:date="2012-12-16T08:39:00Z">
                <w:pPr>
                  <w:framePr w:hSpace="180" w:wrap="around" w:vAnchor="text" w:hAnchor="margin" w:x="108" w:y="34"/>
                  <w:jc w:val="center"/>
                </w:pPr>
              </w:pPrChange>
            </w:pPr>
            <w:ins w:id="7820" w:author="The Si Tran" w:date="2012-12-09T14:54:00Z">
              <w:r w:rsidRPr="00D50BA6">
                <w:rPr>
                  <w:b/>
                  <w:szCs w:val="26"/>
                </w:rPr>
                <w:t>Type</w:t>
              </w:r>
            </w:ins>
          </w:p>
        </w:tc>
        <w:tc>
          <w:tcPr>
            <w:tcW w:w="1867" w:type="dxa"/>
            <w:tcPrChange w:id="7821" w:author="The Si Tran" w:date="2012-12-16T08:40:00Z">
              <w:tcPr>
                <w:tcW w:w="1651" w:type="dxa"/>
              </w:tcPr>
            </w:tcPrChange>
          </w:tcPr>
          <w:p w14:paraId="50D70664" w14:textId="77777777" w:rsidR="00BB4B46" w:rsidRPr="00D50BA6" w:rsidRDefault="00BB4B46" w:rsidP="00BB4B46">
            <w:pPr>
              <w:spacing w:before="0" w:line="276" w:lineRule="auto"/>
              <w:jc w:val="left"/>
              <w:rPr>
                <w:ins w:id="7822" w:author="The Si Tran" w:date="2012-12-09T14:54:00Z"/>
                <w:b/>
                <w:szCs w:val="26"/>
              </w:rPr>
              <w:pPrChange w:id="7823" w:author="The Si Tran" w:date="2012-12-16T08:39:00Z">
                <w:pPr>
                  <w:framePr w:hSpace="180" w:wrap="around" w:vAnchor="text" w:hAnchor="margin" w:x="108" w:y="34"/>
                  <w:jc w:val="center"/>
                </w:pPr>
              </w:pPrChange>
            </w:pPr>
            <w:ins w:id="7824" w:author="The Si Tran" w:date="2012-12-09T14:54:00Z">
              <w:r w:rsidRPr="00D50BA6">
                <w:rPr>
                  <w:b/>
                  <w:szCs w:val="26"/>
                </w:rPr>
                <w:t>Domain</w:t>
              </w:r>
            </w:ins>
          </w:p>
        </w:tc>
        <w:tc>
          <w:tcPr>
            <w:tcW w:w="4115" w:type="dxa"/>
            <w:tcPrChange w:id="7825" w:author="The Si Tran" w:date="2012-12-16T08:40:00Z">
              <w:tcPr>
                <w:tcW w:w="3671" w:type="dxa"/>
              </w:tcPr>
            </w:tcPrChange>
          </w:tcPr>
          <w:p w14:paraId="641D0032" w14:textId="77777777" w:rsidR="00BB4B46" w:rsidRPr="00D50BA6" w:rsidRDefault="00BB4B46" w:rsidP="00BB4B46">
            <w:pPr>
              <w:spacing w:before="0" w:line="276" w:lineRule="auto"/>
              <w:jc w:val="left"/>
              <w:rPr>
                <w:ins w:id="7826" w:author="The Si Tran" w:date="2012-12-09T14:54:00Z"/>
                <w:b/>
                <w:szCs w:val="26"/>
              </w:rPr>
              <w:pPrChange w:id="7827" w:author="The Si Tran" w:date="2012-12-16T08:39:00Z">
                <w:pPr>
                  <w:framePr w:hSpace="180" w:wrap="around" w:vAnchor="text" w:hAnchor="margin" w:x="108" w:y="34"/>
                  <w:jc w:val="center"/>
                </w:pPr>
              </w:pPrChange>
            </w:pPr>
            <w:ins w:id="7828" w:author="The Si Tran" w:date="2012-12-09T14:54:00Z">
              <w:r w:rsidRPr="00D50BA6">
                <w:rPr>
                  <w:b/>
                  <w:szCs w:val="26"/>
                </w:rPr>
                <w:t>Description</w:t>
              </w:r>
            </w:ins>
          </w:p>
        </w:tc>
      </w:tr>
      <w:tr w:rsidR="00BB4B46" w14:paraId="5616068F" w14:textId="77777777" w:rsidTr="00BB4B46">
        <w:trPr>
          <w:trHeight w:val="1293"/>
          <w:ins w:id="7829" w:author="The Si Tran" w:date="2012-12-09T14:54:00Z"/>
        </w:trPr>
        <w:tc>
          <w:tcPr>
            <w:tcW w:w="1545" w:type="dxa"/>
            <w:tcPrChange w:id="7830" w:author="The Si Tran" w:date="2012-12-16T08:40:00Z">
              <w:tcPr>
                <w:tcW w:w="1364" w:type="dxa"/>
              </w:tcPr>
            </w:tcPrChange>
          </w:tcPr>
          <w:p w14:paraId="7B31A56D" w14:textId="77777777" w:rsidR="00BB4B46" w:rsidRPr="00BB4B46" w:rsidRDefault="00BB4B46" w:rsidP="00BB4B46">
            <w:pPr>
              <w:spacing w:before="0" w:line="240" w:lineRule="auto"/>
              <w:jc w:val="left"/>
              <w:rPr>
                <w:ins w:id="7831" w:author="The Si Tran" w:date="2012-12-09T14:54:00Z"/>
                <w:szCs w:val="26"/>
                <w:rPrChange w:id="7832" w:author="The Si Tran" w:date="2012-12-16T08:41:00Z">
                  <w:rPr>
                    <w:ins w:id="7833" w:author="The Si Tran" w:date="2012-12-09T14:54:00Z"/>
                    <w:szCs w:val="26"/>
                  </w:rPr>
                </w:rPrChange>
              </w:rPr>
              <w:pPrChange w:id="7834" w:author="The Si Tran" w:date="2012-12-16T08:40:00Z">
                <w:pPr>
                  <w:framePr w:hSpace="180" w:wrap="around" w:vAnchor="text" w:hAnchor="margin" w:x="108" w:y="34"/>
                </w:pPr>
              </w:pPrChange>
            </w:pPr>
            <w:ins w:id="7835" w:author="The Si Tran" w:date="2012-12-09T14:54:00Z">
              <w:r w:rsidRPr="00BB4B46">
                <w:rPr>
                  <w:szCs w:val="26"/>
                  <w:rPrChange w:id="7836" w:author="The Si Tran" w:date="2012-12-16T08:41:00Z">
                    <w:rPr>
                      <w:szCs w:val="26"/>
                    </w:rPr>
                  </w:rPrChange>
                </w:rPr>
                <w:t>Passengers</w:t>
              </w:r>
            </w:ins>
          </w:p>
          <w:p w14:paraId="3AA44DB2" w14:textId="77777777" w:rsidR="00BB4B46" w:rsidRPr="00BB4B46" w:rsidRDefault="00BB4B46" w:rsidP="00BB4B46">
            <w:pPr>
              <w:spacing w:before="0" w:line="240" w:lineRule="auto"/>
              <w:jc w:val="left"/>
              <w:rPr>
                <w:ins w:id="7837" w:author="The Si Tran" w:date="2012-12-09T14:54:00Z"/>
                <w:szCs w:val="26"/>
                <w:rPrChange w:id="7838" w:author="The Si Tran" w:date="2012-12-16T08:41:00Z">
                  <w:rPr>
                    <w:ins w:id="7839" w:author="The Si Tran" w:date="2012-12-09T14:54:00Z"/>
                    <w:szCs w:val="26"/>
                  </w:rPr>
                </w:rPrChange>
              </w:rPr>
              <w:pPrChange w:id="7840" w:author="The Si Tran" w:date="2012-12-16T08:40:00Z">
                <w:pPr>
                  <w:framePr w:hSpace="180" w:wrap="around" w:vAnchor="text" w:hAnchor="margin" w:x="108" w:y="34"/>
                </w:pPr>
              </w:pPrChange>
            </w:pPr>
            <w:ins w:id="7841" w:author="The Si Tran" w:date="2012-12-09T14:54:00Z">
              <w:r w:rsidRPr="00BB4B46">
                <w:rPr>
                  <w:szCs w:val="26"/>
                  <w:rPrChange w:id="7842" w:author="The Si Tran" w:date="2012-12-16T08:41:00Z">
                    <w:rPr>
                      <w:szCs w:val="26"/>
                    </w:rPr>
                  </w:rPrChange>
                </w:rPr>
                <w:t>Paper</w:t>
              </w:r>
            </w:ins>
          </w:p>
        </w:tc>
        <w:tc>
          <w:tcPr>
            <w:tcW w:w="1597" w:type="dxa"/>
            <w:tcPrChange w:id="7843" w:author="The Si Tran" w:date="2012-12-16T08:40:00Z">
              <w:tcPr>
                <w:tcW w:w="1413" w:type="dxa"/>
              </w:tcPr>
            </w:tcPrChange>
          </w:tcPr>
          <w:p w14:paraId="4C456C52" w14:textId="77777777" w:rsidR="00BB4B46" w:rsidRPr="00BB4B46" w:rsidRDefault="00BB4B46" w:rsidP="00BB4B46">
            <w:pPr>
              <w:spacing w:before="0" w:line="240" w:lineRule="auto"/>
              <w:jc w:val="left"/>
              <w:rPr>
                <w:ins w:id="7844" w:author="The Si Tran" w:date="2012-12-09T14:54:00Z"/>
                <w:szCs w:val="26"/>
                <w:rPrChange w:id="7845" w:author="The Si Tran" w:date="2012-12-16T08:41:00Z">
                  <w:rPr>
                    <w:ins w:id="7846" w:author="The Si Tran" w:date="2012-12-09T14:54:00Z"/>
                    <w:szCs w:val="26"/>
                  </w:rPr>
                </w:rPrChange>
              </w:rPr>
              <w:pPrChange w:id="7847" w:author="The Si Tran" w:date="2012-12-16T08:40:00Z">
                <w:pPr>
                  <w:framePr w:hSpace="180" w:wrap="around" w:vAnchor="text" w:hAnchor="margin" w:x="108" w:y="34"/>
                </w:pPr>
              </w:pPrChange>
            </w:pPr>
            <w:ins w:id="7848" w:author="The Si Tran" w:date="2012-12-09T14:54:00Z">
              <w:r w:rsidRPr="00BB4B46">
                <w:rPr>
                  <w:szCs w:val="26"/>
                  <w:rPrChange w:id="7849" w:author="The Si Tran" w:date="2012-12-16T08:41:00Z">
                    <w:rPr>
                      <w:szCs w:val="26"/>
                    </w:rPr>
                  </w:rPrChange>
                </w:rPr>
                <w:t xml:space="preserve">Seasonal </w:t>
              </w:r>
            </w:ins>
          </w:p>
          <w:p w14:paraId="1E596AA5" w14:textId="77777777" w:rsidR="00BB4B46" w:rsidRPr="00BB4B46" w:rsidRDefault="00BB4B46" w:rsidP="00BB4B46">
            <w:pPr>
              <w:spacing w:before="0" w:line="240" w:lineRule="auto"/>
              <w:jc w:val="left"/>
              <w:rPr>
                <w:ins w:id="7850" w:author="The Si Tran" w:date="2012-12-09T14:54:00Z"/>
                <w:szCs w:val="26"/>
                <w:rPrChange w:id="7851" w:author="The Si Tran" w:date="2012-12-16T08:41:00Z">
                  <w:rPr>
                    <w:ins w:id="7852" w:author="The Si Tran" w:date="2012-12-09T14:54:00Z"/>
                    <w:szCs w:val="26"/>
                  </w:rPr>
                </w:rPrChange>
              </w:rPr>
              <w:pPrChange w:id="7853" w:author="The Si Tran" w:date="2012-12-16T08:40:00Z">
                <w:pPr>
                  <w:framePr w:hSpace="180" w:wrap="around" w:vAnchor="text" w:hAnchor="margin" w:x="108" w:y="34"/>
                </w:pPr>
              </w:pPrChange>
            </w:pPr>
            <w:ins w:id="7854" w:author="The Si Tran" w:date="2012-12-09T14:54:00Z">
              <w:r w:rsidRPr="00BB4B46">
                <w:rPr>
                  <w:szCs w:val="26"/>
                  <w:rPrChange w:id="7855" w:author="The Si Tran" w:date="2012-12-16T08:41:00Z">
                    <w:rPr>
                      <w:szCs w:val="26"/>
                    </w:rPr>
                  </w:rPrChange>
                </w:rPr>
                <w:t>&amp; Trended</w:t>
              </w:r>
            </w:ins>
          </w:p>
        </w:tc>
        <w:tc>
          <w:tcPr>
            <w:tcW w:w="1867" w:type="dxa"/>
            <w:tcPrChange w:id="7856" w:author="The Si Tran" w:date="2012-12-16T08:40:00Z">
              <w:tcPr>
                <w:tcW w:w="1651" w:type="dxa"/>
              </w:tcPr>
            </w:tcPrChange>
          </w:tcPr>
          <w:p w14:paraId="76284D35" w14:textId="77777777" w:rsidR="00BB4B46" w:rsidRPr="00BB4B46" w:rsidRDefault="00BB4B46" w:rsidP="00BB4B46">
            <w:pPr>
              <w:spacing w:before="0" w:line="240" w:lineRule="auto"/>
              <w:jc w:val="left"/>
              <w:rPr>
                <w:ins w:id="7857" w:author="The Si Tran" w:date="2012-12-09T14:54:00Z"/>
                <w:szCs w:val="26"/>
                <w:rPrChange w:id="7858" w:author="The Si Tran" w:date="2012-12-16T08:41:00Z">
                  <w:rPr>
                    <w:ins w:id="7859" w:author="The Si Tran" w:date="2012-12-09T14:54:00Z"/>
                    <w:szCs w:val="26"/>
                  </w:rPr>
                </w:rPrChange>
              </w:rPr>
              <w:pPrChange w:id="7860" w:author="The Si Tran" w:date="2012-12-16T08:40:00Z">
                <w:pPr>
                  <w:framePr w:hSpace="180" w:wrap="around" w:vAnchor="text" w:hAnchor="margin" w:x="108" w:y="34"/>
                </w:pPr>
              </w:pPrChange>
            </w:pPr>
            <w:ins w:id="7861" w:author="The Si Tran" w:date="2012-12-09T14:54:00Z">
              <w:r w:rsidRPr="00BB4B46">
                <w:rPr>
                  <w:szCs w:val="26"/>
                  <w:rPrChange w:id="7862" w:author="The Si Tran" w:date="2012-12-16T08:41:00Z">
                    <w:rPr>
                      <w:szCs w:val="26"/>
                    </w:rPr>
                  </w:rPrChange>
                </w:rPr>
                <w:t>Tourism</w:t>
              </w:r>
            </w:ins>
          </w:p>
          <w:p w14:paraId="0326EF8E" w14:textId="77777777" w:rsidR="00BB4B46" w:rsidRPr="00BB4B46" w:rsidRDefault="00BB4B46" w:rsidP="00BB4B46">
            <w:pPr>
              <w:spacing w:before="0" w:line="240" w:lineRule="auto"/>
              <w:jc w:val="left"/>
              <w:rPr>
                <w:ins w:id="7863" w:author="The Si Tran" w:date="2012-12-09T14:54:00Z"/>
                <w:szCs w:val="26"/>
                <w:rPrChange w:id="7864" w:author="The Si Tran" w:date="2012-12-16T08:41:00Z">
                  <w:rPr>
                    <w:ins w:id="7865" w:author="The Si Tran" w:date="2012-12-09T14:54:00Z"/>
                    <w:szCs w:val="26"/>
                  </w:rPr>
                </w:rPrChange>
              </w:rPr>
              <w:pPrChange w:id="7866" w:author="The Si Tran" w:date="2012-12-16T08:40:00Z">
                <w:pPr>
                  <w:framePr w:hSpace="180" w:wrap="around" w:vAnchor="text" w:hAnchor="margin" w:x="108" w:y="34"/>
                </w:pPr>
              </w:pPrChange>
            </w:pPr>
            <w:ins w:id="7867" w:author="The Si Tran" w:date="2012-12-09T14:54:00Z">
              <w:r w:rsidRPr="00BB4B46">
                <w:rPr>
                  <w:szCs w:val="26"/>
                  <w:rPrChange w:id="7868" w:author="The Si Tran" w:date="2012-12-16T08:41:00Z">
                    <w:rPr>
                      <w:szCs w:val="26"/>
                    </w:rPr>
                  </w:rPrChange>
                </w:rPr>
                <w:t>Sales</w:t>
              </w:r>
            </w:ins>
          </w:p>
        </w:tc>
        <w:tc>
          <w:tcPr>
            <w:tcW w:w="4115" w:type="dxa"/>
            <w:tcPrChange w:id="7869" w:author="The Si Tran" w:date="2012-12-16T08:40:00Z">
              <w:tcPr>
                <w:tcW w:w="3671" w:type="dxa"/>
              </w:tcPr>
            </w:tcPrChange>
          </w:tcPr>
          <w:p w14:paraId="07C0D376" w14:textId="77777777" w:rsidR="00BB4B46" w:rsidRPr="00BB4B46" w:rsidRDefault="00BB4B46" w:rsidP="00BB4B46">
            <w:pPr>
              <w:spacing w:before="0" w:line="240" w:lineRule="auto"/>
              <w:jc w:val="left"/>
              <w:rPr>
                <w:ins w:id="7870" w:author="The Si Tran" w:date="2012-12-09T14:54:00Z"/>
                <w:szCs w:val="26"/>
                <w:rPrChange w:id="7871" w:author="The Si Tran" w:date="2012-12-16T08:41:00Z">
                  <w:rPr>
                    <w:ins w:id="7872" w:author="The Si Tran" w:date="2012-12-09T14:54:00Z"/>
                    <w:szCs w:val="26"/>
                  </w:rPr>
                </w:rPrChange>
              </w:rPr>
              <w:pPrChange w:id="7873" w:author="The Si Tran" w:date="2012-12-16T08:40:00Z">
                <w:pPr>
                  <w:framePr w:hSpace="180" w:wrap="around" w:vAnchor="text" w:hAnchor="margin" w:x="108" w:y="34"/>
                </w:pPr>
              </w:pPrChange>
            </w:pPr>
            <w:ins w:id="7874" w:author="The Si Tran" w:date="2012-12-09T14:54:00Z">
              <w:r w:rsidRPr="00BB4B46">
                <w:rPr>
                  <w:szCs w:val="26"/>
                  <w:rPrChange w:id="7875" w:author="The Si Tran" w:date="2012-12-16T08:41:00Z">
                    <w:rPr>
                      <w:szCs w:val="26"/>
                    </w:rPr>
                  </w:rPrChange>
                </w:rPr>
                <w:t>Monthly international airline passengers</w:t>
              </w:r>
            </w:ins>
          </w:p>
          <w:p w14:paraId="0B7D042E" w14:textId="77777777" w:rsidR="00BB4B46" w:rsidRPr="00BB4B46" w:rsidRDefault="00BB4B46" w:rsidP="00BB4B46">
            <w:pPr>
              <w:spacing w:before="0" w:line="240" w:lineRule="auto"/>
              <w:jc w:val="left"/>
              <w:rPr>
                <w:ins w:id="7876" w:author="The Si Tran" w:date="2012-12-09T14:54:00Z"/>
                <w:szCs w:val="26"/>
                <w:rPrChange w:id="7877" w:author="The Si Tran" w:date="2012-12-16T08:41:00Z">
                  <w:rPr>
                    <w:ins w:id="7878" w:author="The Si Tran" w:date="2012-12-09T14:54:00Z"/>
                    <w:szCs w:val="26"/>
                  </w:rPr>
                </w:rPrChange>
              </w:rPr>
              <w:pPrChange w:id="7879" w:author="The Si Tran" w:date="2012-12-16T08:40:00Z">
                <w:pPr>
                  <w:framePr w:hSpace="180" w:wrap="around" w:vAnchor="text" w:hAnchor="margin" w:x="108" w:y="34"/>
                </w:pPr>
              </w:pPrChange>
            </w:pPr>
            <w:ins w:id="7880" w:author="The Si Tran" w:date="2012-12-09T14:54:00Z">
              <w:r w:rsidRPr="00BB4B46">
                <w:rPr>
                  <w:szCs w:val="26"/>
                  <w:rPrChange w:id="7881" w:author="The Si Tran" w:date="2012-12-16T08:41:00Z">
                    <w:rPr>
                      <w:szCs w:val="26"/>
                    </w:rPr>
                  </w:rPrChange>
                </w:rPr>
                <w:t>Monthly sales of French paper</w:t>
              </w:r>
            </w:ins>
          </w:p>
        </w:tc>
      </w:tr>
      <w:tr w:rsidR="00BB4B46" w14:paraId="2BB05C84" w14:textId="77777777" w:rsidTr="00BB4B46">
        <w:trPr>
          <w:trHeight w:val="1277"/>
          <w:ins w:id="7882" w:author="The Si Tran" w:date="2012-12-09T14:54:00Z"/>
        </w:trPr>
        <w:tc>
          <w:tcPr>
            <w:tcW w:w="1545" w:type="dxa"/>
            <w:tcPrChange w:id="7883" w:author="The Si Tran" w:date="2012-12-16T08:40:00Z">
              <w:tcPr>
                <w:tcW w:w="1364" w:type="dxa"/>
              </w:tcPr>
            </w:tcPrChange>
          </w:tcPr>
          <w:p w14:paraId="26066CD4" w14:textId="77777777" w:rsidR="00BB4B46" w:rsidRPr="00BB4B46" w:rsidRDefault="00BB4B46" w:rsidP="00BB4B46">
            <w:pPr>
              <w:spacing w:before="0" w:line="240" w:lineRule="auto"/>
              <w:jc w:val="left"/>
              <w:rPr>
                <w:ins w:id="7884" w:author="The Si Tran" w:date="2012-12-09T14:54:00Z"/>
                <w:szCs w:val="26"/>
                <w:rPrChange w:id="7885" w:author="The Si Tran" w:date="2012-12-16T08:41:00Z">
                  <w:rPr>
                    <w:ins w:id="7886" w:author="The Si Tran" w:date="2012-12-09T14:54:00Z"/>
                    <w:szCs w:val="26"/>
                  </w:rPr>
                </w:rPrChange>
              </w:rPr>
              <w:pPrChange w:id="7887" w:author="The Si Tran" w:date="2012-12-16T08:40:00Z">
                <w:pPr>
                  <w:framePr w:hSpace="180" w:wrap="around" w:vAnchor="text" w:hAnchor="margin" w:x="108" w:y="34"/>
                </w:pPr>
              </w:pPrChange>
            </w:pPr>
            <w:ins w:id="7888" w:author="The Si Tran" w:date="2012-12-09T14:54:00Z">
              <w:r w:rsidRPr="00BB4B46">
                <w:rPr>
                  <w:szCs w:val="26"/>
                  <w:rPrChange w:id="7889" w:author="The Si Tran" w:date="2012-12-16T08:41:00Z">
                    <w:rPr>
                      <w:szCs w:val="26"/>
                    </w:rPr>
                  </w:rPrChange>
                </w:rPr>
                <w:t>Deaths</w:t>
              </w:r>
            </w:ins>
          </w:p>
          <w:p w14:paraId="5F89BB88" w14:textId="77777777" w:rsidR="00BB4B46" w:rsidRPr="00BB4B46" w:rsidRDefault="00BB4B46" w:rsidP="00BB4B46">
            <w:pPr>
              <w:spacing w:before="0" w:line="240" w:lineRule="auto"/>
              <w:jc w:val="left"/>
              <w:rPr>
                <w:ins w:id="7890" w:author="The Si Tran" w:date="2012-12-09T14:54:00Z"/>
                <w:szCs w:val="26"/>
                <w:rPrChange w:id="7891" w:author="The Si Tran" w:date="2012-12-16T08:41:00Z">
                  <w:rPr>
                    <w:ins w:id="7892" w:author="The Si Tran" w:date="2012-12-09T14:54:00Z"/>
                    <w:szCs w:val="26"/>
                  </w:rPr>
                </w:rPrChange>
              </w:rPr>
              <w:pPrChange w:id="7893" w:author="The Si Tran" w:date="2012-12-16T08:40:00Z">
                <w:pPr>
                  <w:framePr w:hSpace="180" w:wrap="around" w:vAnchor="text" w:hAnchor="margin" w:x="108" w:y="34"/>
                </w:pPr>
              </w:pPrChange>
            </w:pPr>
            <w:ins w:id="7894" w:author="The Si Tran" w:date="2012-12-09T14:54:00Z">
              <w:r w:rsidRPr="00BB4B46">
                <w:rPr>
                  <w:szCs w:val="26"/>
                  <w:rPrChange w:id="7895" w:author="The Si Tran" w:date="2012-12-16T08:41:00Z">
                    <w:rPr>
                      <w:szCs w:val="26"/>
                    </w:rPr>
                  </w:rPrChange>
                </w:rPr>
                <w:t>Maxtemp</w:t>
              </w:r>
            </w:ins>
          </w:p>
        </w:tc>
        <w:tc>
          <w:tcPr>
            <w:tcW w:w="1597" w:type="dxa"/>
            <w:tcPrChange w:id="7896" w:author="The Si Tran" w:date="2012-12-16T08:40:00Z">
              <w:tcPr>
                <w:tcW w:w="1413" w:type="dxa"/>
              </w:tcPr>
            </w:tcPrChange>
          </w:tcPr>
          <w:p w14:paraId="41EC4B4A" w14:textId="77777777" w:rsidR="00BB4B46" w:rsidRPr="00BB4B46" w:rsidRDefault="00BB4B46" w:rsidP="00BB4B46">
            <w:pPr>
              <w:spacing w:before="0" w:line="240" w:lineRule="auto"/>
              <w:jc w:val="left"/>
              <w:rPr>
                <w:ins w:id="7897" w:author="The Si Tran" w:date="2012-12-09T14:54:00Z"/>
                <w:szCs w:val="26"/>
                <w:rPrChange w:id="7898" w:author="The Si Tran" w:date="2012-12-16T08:41:00Z">
                  <w:rPr>
                    <w:ins w:id="7899" w:author="The Si Tran" w:date="2012-12-09T14:54:00Z"/>
                    <w:szCs w:val="26"/>
                  </w:rPr>
                </w:rPrChange>
              </w:rPr>
              <w:pPrChange w:id="7900" w:author="The Si Tran" w:date="2012-12-16T08:40:00Z">
                <w:pPr>
                  <w:framePr w:hSpace="180" w:wrap="around" w:vAnchor="text" w:hAnchor="margin" w:x="108" w:y="34"/>
                </w:pPr>
              </w:pPrChange>
            </w:pPr>
            <w:ins w:id="7901" w:author="The Si Tran" w:date="2012-12-09T14:54:00Z">
              <w:r w:rsidRPr="00BB4B46">
                <w:rPr>
                  <w:szCs w:val="26"/>
                  <w:rPrChange w:id="7902" w:author="The Si Tran" w:date="2012-12-16T08:41:00Z">
                    <w:rPr>
                      <w:szCs w:val="26"/>
                    </w:rPr>
                  </w:rPrChange>
                </w:rPr>
                <w:t>Seasonal</w:t>
              </w:r>
            </w:ins>
          </w:p>
        </w:tc>
        <w:tc>
          <w:tcPr>
            <w:tcW w:w="1867" w:type="dxa"/>
            <w:tcPrChange w:id="7903" w:author="The Si Tran" w:date="2012-12-16T08:40:00Z">
              <w:tcPr>
                <w:tcW w:w="1651" w:type="dxa"/>
              </w:tcPr>
            </w:tcPrChange>
          </w:tcPr>
          <w:p w14:paraId="2ABFA51F" w14:textId="77777777" w:rsidR="00BB4B46" w:rsidRPr="00BB4B46" w:rsidRDefault="00BB4B46" w:rsidP="00BB4B46">
            <w:pPr>
              <w:spacing w:before="0" w:line="240" w:lineRule="auto"/>
              <w:jc w:val="left"/>
              <w:rPr>
                <w:ins w:id="7904" w:author="The Si Tran" w:date="2012-12-09T14:54:00Z"/>
                <w:szCs w:val="26"/>
                <w:rPrChange w:id="7905" w:author="The Si Tran" w:date="2012-12-16T08:41:00Z">
                  <w:rPr>
                    <w:ins w:id="7906" w:author="The Si Tran" w:date="2012-12-09T14:54:00Z"/>
                    <w:szCs w:val="26"/>
                  </w:rPr>
                </w:rPrChange>
              </w:rPr>
              <w:pPrChange w:id="7907" w:author="The Si Tran" w:date="2012-12-16T08:40:00Z">
                <w:pPr>
                  <w:framePr w:hSpace="180" w:wrap="around" w:vAnchor="text" w:hAnchor="margin" w:x="108" w:y="34"/>
                </w:pPr>
              </w:pPrChange>
            </w:pPr>
            <w:ins w:id="7908" w:author="The Si Tran" w:date="2012-12-09T14:54:00Z">
              <w:r w:rsidRPr="00BB4B46">
                <w:rPr>
                  <w:szCs w:val="26"/>
                  <w:rPrChange w:id="7909" w:author="The Si Tran" w:date="2012-12-16T08:41:00Z">
                    <w:rPr>
                      <w:szCs w:val="26"/>
                    </w:rPr>
                  </w:rPrChange>
                </w:rPr>
                <w:t>Traffic</w:t>
              </w:r>
            </w:ins>
          </w:p>
          <w:p w14:paraId="152E7041" w14:textId="77777777" w:rsidR="00BB4B46" w:rsidRPr="00BB4B46" w:rsidRDefault="00BB4B46" w:rsidP="00BB4B46">
            <w:pPr>
              <w:spacing w:before="0" w:line="240" w:lineRule="auto"/>
              <w:jc w:val="left"/>
              <w:rPr>
                <w:ins w:id="7910" w:author="The Si Tran" w:date="2012-12-09T14:54:00Z"/>
                <w:szCs w:val="26"/>
                <w:rPrChange w:id="7911" w:author="The Si Tran" w:date="2012-12-16T08:41:00Z">
                  <w:rPr>
                    <w:ins w:id="7912" w:author="The Si Tran" w:date="2012-12-09T14:54:00Z"/>
                    <w:szCs w:val="26"/>
                  </w:rPr>
                </w:rPrChange>
              </w:rPr>
              <w:pPrChange w:id="7913" w:author="The Si Tran" w:date="2012-12-16T08:40:00Z">
                <w:pPr>
                  <w:framePr w:hSpace="180" w:wrap="around" w:vAnchor="text" w:hAnchor="margin" w:x="108" w:y="34"/>
                </w:pPr>
              </w:pPrChange>
            </w:pPr>
            <w:ins w:id="7914" w:author="The Si Tran" w:date="2012-12-09T14:54:00Z">
              <w:r w:rsidRPr="00BB4B46">
                <w:rPr>
                  <w:szCs w:val="26"/>
                  <w:rPrChange w:id="7915" w:author="The Si Tran" w:date="2012-12-16T08:41:00Z">
                    <w:rPr>
                      <w:szCs w:val="26"/>
                    </w:rPr>
                  </w:rPrChange>
                </w:rPr>
                <w:t>Meteorology</w:t>
              </w:r>
            </w:ins>
          </w:p>
        </w:tc>
        <w:tc>
          <w:tcPr>
            <w:tcW w:w="4115" w:type="dxa"/>
            <w:tcPrChange w:id="7916" w:author="The Si Tran" w:date="2012-12-16T08:40:00Z">
              <w:tcPr>
                <w:tcW w:w="3671" w:type="dxa"/>
              </w:tcPr>
            </w:tcPrChange>
          </w:tcPr>
          <w:p w14:paraId="319526DC" w14:textId="77777777" w:rsidR="00BB4B46" w:rsidRPr="00BB4B46" w:rsidRDefault="00BB4B46" w:rsidP="00BB4B46">
            <w:pPr>
              <w:spacing w:before="0" w:line="240" w:lineRule="auto"/>
              <w:jc w:val="left"/>
              <w:rPr>
                <w:ins w:id="7917" w:author="The Si Tran" w:date="2012-12-09T14:54:00Z"/>
                <w:szCs w:val="26"/>
                <w:rPrChange w:id="7918" w:author="The Si Tran" w:date="2012-12-16T08:41:00Z">
                  <w:rPr>
                    <w:ins w:id="7919" w:author="The Si Tran" w:date="2012-12-09T14:54:00Z"/>
                    <w:szCs w:val="26"/>
                  </w:rPr>
                </w:rPrChange>
              </w:rPr>
              <w:pPrChange w:id="7920" w:author="The Si Tran" w:date="2012-12-16T08:40:00Z">
                <w:pPr>
                  <w:framePr w:hSpace="180" w:wrap="around" w:vAnchor="text" w:hAnchor="margin" w:x="108" w:y="34"/>
                </w:pPr>
              </w:pPrChange>
            </w:pPr>
            <w:ins w:id="7921" w:author="The Si Tran" w:date="2012-12-09T14:54:00Z">
              <w:r w:rsidRPr="00BB4B46">
                <w:rPr>
                  <w:szCs w:val="26"/>
                  <w:rPrChange w:id="7922" w:author="The Si Tran" w:date="2012-12-16T08:41:00Z">
                    <w:rPr>
                      <w:szCs w:val="26"/>
                    </w:rPr>
                  </w:rPrChange>
                </w:rPr>
                <w:t>Monthly deaths &amp; injuries in UK roads</w:t>
              </w:r>
            </w:ins>
          </w:p>
          <w:p w14:paraId="42009712" w14:textId="77777777" w:rsidR="00BB4B46" w:rsidRPr="00BB4B46" w:rsidRDefault="00BB4B46" w:rsidP="00BB4B46">
            <w:pPr>
              <w:spacing w:before="0" w:line="240" w:lineRule="auto"/>
              <w:jc w:val="left"/>
              <w:rPr>
                <w:ins w:id="7923" w:author="The Si Tran" w:date="2012-12-09T14:54:00Z"/>
                <w:szCs w:val="26"/>
                <w:rPrChange w:id="7924" w:author="The Si Tran" w:date="2012-12-16T08:41:00Z">
                  <w:rPr>
                    <w:ins w:id="7925" w:author="The Si Tran" w:date="2012-12-09T14:54:00Z"/>
                    <w:szCs w:val="26"/>
                  </w:rPr>
                </w:rPrChange>
              </w:rPr>
              <w:pPrChange w:id="7926" w:author="The Si Tran" w:date="2012-12-16T08:40:00Z">
                <w:pPr>
                  <w:framePr w:hSpace="180" w:wrap="around" w:vAnchor="text" w:hAnchor="margin" w:x="108" w:y="34"/>
                </w:pPr>
              </w:pPrChange>
            </w:pPr>
            <w:ins w:id="7927" w:author="The Si Tran" w:date="2012-12-09T14:54:00Z">
              <w:r w:rsidRPr="00BB4B46">
                <w:rPr>
                  <w:szCs w:val="26"/>
                  <w:rPrChange w:id="7928" w:author="The Si Tran" w:date="2012-12-16T08:41:00Z">
                    <w:rPr>
                      <w:szCs w:val="26"/>
                    </w:rPr>
                  </w:rPrChange>
                </w:rPr>
                <w:t>Maximum temperature in Melbourne</w:t>
              </w:r>
            </w:ins>
          </w:p>
        </w:tc>
      </w:tr>
      <w:tr w:rsidR="00BB4B46" w14:paraId="4C74D903" w14:textId="77777777" w:rsidTr="00BB4B46">
        <w:trPr>
          <w:trHeight w:val="1310"/>
          <w:ins w:id="7929" w:author="The Si Tran" w:date="2012-12-09T14:54:00Z"/>
        </w:trPr>
        <w:tc>
          <w:tcPr>
            <w:tcW w:w="1545" w:type="dxa"/>
            <w:tcPrChange w:id="7930" w:author="The Si Tran" w:date="2012-12-16T08:40:00Z">
              <w:tcPr>
                <w:tcW w:w="1364" w:type="dxa"/>
              </w:tcPr>
            </w:tcPrChange>
          </w:tcPr>
          <w:p w14:paraId="27D9F8AA" w14:textId="77777777" w:rsidR="00BB4B46" w:rsidRPr="00BB4B46" w:rsidRDefault="00BB4B46" w:rsidP="00BB4B46">
            <w:pPr>
              <w:spacing w:before="0" w:line="240" w:lineRule="auto"/>
              <w:jc w:val="left"/>
              <w:rPr>
                <w:ins w:id="7931" w:author="The Si Tran" w:date="2012-12-09T14:54:00Z"/>
                <w:szCs w:val="26"/>
                <w:rPrChange w:id="7932" w:author="The Si Tran" w:date="2012-12-16T08:41:00Z">
                  <w:rPr>
                    <w:ins w:id="7933" w:author="The Si Tran" w:date="2012-12-09T14:54:00Z"/>
                    <w:szCs w:val="26"/>
                  </w:rPr>
                </w:rPrChange>
              </w:rPr>
              <w:pPrChange w:id="7934" w:author="The Si Tran" w:date="2012-12-16T08:40:00Z">
                <w:pPr>
                  <w:framePr w:hSpace="180" w:wrap="around" w:vAnchor="text" w:hAnchor="margin" w:x="108" w:y="34"/>
                </w:pPr>
              </w:pPrChange>
            </w:pPr>
            <w:ins w:id="7935" w:author="The Si Tran" w:date="2012-12-09T14:54:00Z">
              <w:r w:rsidRPr="00BB4B46">
                <w:rPr>
                  <w:szCs w:val="26"/>
                  <w:rPrChange w:id="7936" w:author="The Si Tran" w:date="2012-12-16T08:41:00Z">
                    <w:rPr>
                      <w:szCs w:val="26"/>
                    </w:rPr>
                  </w:rPrChange>
                </w:rPr>
                <w:t>Chemical</w:t>
              </w:r>
            </w:ins>
          </w:p>
          <w:p w14:paraId="70255AE3" w14:textId="77777777" w:rsidR="00BB4B46" w:rsidRPr="00BB4B46" w:rsidRDefault="00BB4B46" w:rsidP="00BB4B46">
            <w:pPr>
              <w:spacing w:before="0" w:line="240" w:lineRule="auto"/>
              <w:jc w:val="left"/>
              <w:rPr>
                <w:ins w:id="7937" w:author="The Si Tran" w:date="2012-12-09T14:54:00Z"/>
                <w:szCs w:val="26"/>
                <w:rPrChange w:id="7938" w:author="The Si Tran" w:date="2012-12-16T08:41:00Z">
                  <w:rPr>
                    <w:ins w:id="7939" w:author="The Si Tran" w:date="2012-12-09T14:54:00Z"/>
                    <w:szCs w:val="26"/>
                  </w:rPr>
                </w:rPrChange>
              </w:rPr>
              <w:pPrChange w:id="7940" w:author="The Si Tran" w:date="2012-12-16T08:40:00Z">
                <w:pPr>
                  <w:framePr w:hSpace="180" w:wrap="around" w:vAnchor="text" w:hAnchor="margin" w:x="108" w:y="34"/>
                </w:pPr>
              </w:pPrChange>
            </w:pPr>
            <w:ins w:id="7941" w:author="The Si Tran" w:date="2012-12-09T14:54:00Z">
              <w:r w:rsidRPr="00BB4B46">
                <w:rPr>
                  <w:szCs w:val="26"/>
                  <w:rPrChange w:id="7942" w:author="The Si Tran" w:date="2012-12-16T08:41:00Z">
                    <w:rPr>
                      <w:szCs w:val="26"/>
                    </w:rPr>
                  </w:rPrChange>
                </w:rPr>
                <w:t>Prices</w:t>
              </w:r>
            </w:ins>
          </w:p>
        </w:tc>
        <w:tc>
          <w:tcPr>
            <w:tcW w:w="1597" w:type="dxa"/>
            <w:tcPrChange w:id="7943" w:author="The Si Tran" w:date="2012-12-16T08:40:00Z">
              <w:tcPr>
                <w:tcW w:w="1413" w:type="dxa"/>
              </w:tcPr>
            </w:tcPrChange>
          </w:tcPr>
          <w:p w14:paraId="641C9B17" w14:textId="77777777" w:rsidR="00BB4B46" w:rsidRPr="00BB4B46" w:rsidRDefault="00BB4B46" w:rsidP="00BB4B46">
            <w:pPr>
              <w:spacing w:before="0" w:line="240" w:lineRule="auto"/>
              <w:jc w:val="left"/>
              <w:rPr>
                <w:ins w:id="7944" w:author="The Si Tran" w:date="2012-12-09T14:54:00Z"/>
                <w:szCs w:val="26"/>
                <w:rPrChange w:id="7945" w:author="The Si Tran" w:date="2012-12-16T08:41:00Z">
                  <w:rPr>
                    <w:ins w:id="7946" w:author="The Si Tran" w:date="2012-12-09T14:54:00Z"/>
                    <w:szCs w:val="26"/>
                  </w:rPr>
                </w:rPrChange>
              </w:rPr>
              <w:pPrChange w:id="7947" w:author="The Si Tran" w:date="2012-12-16T08:40:00Z">
                <w:pPr>
                  <w:framePr w:hSpace="180" w:wrap="around" w:vAnchor="text" w:hAnchor="margin" w:x="108" w:y="34"/>
                </w:pPr>
              </w:pPrChange>
            </w:pPr>
            <w:ins w:id="7948" w:author="The Si Tran" w:date="2012-12-09T14:54:00Z">
              <w:r w:rsidRPr="00BB4B46">
                <w:rPr>
                  <w:szCs w:val="26"/>
                  <w:rPrChange w:id="7949" w:author="The Si Tran" w:date="2012-12-16T08:41:00Z">
                    <w:rPr>
                      <w:szCs w:val="26"/>
                    </w:rPr>
                  </w:rPrChange>
                </w:rPr>
                <w:t>Trended</w:t>
              </w:r>
            </w:ins>
          </w:p>
        </w:tc>
        <w:tc>
          <w:tcPr>
            <w:tcW w:w="1867" w:type="dxa"/>
            <w:tcPrChange w:id="7950" w:author="The Si Tran" w:date="2012-12-16T08:40:00Z">
              <w:tcPr>
                <w:tcW w:w="1651" w:type="dxa"/>
              </w:tcPr>
            </w:tcPrChange>
          </w:tcPr>
          <w:p w14:paraId="3E9BE03E" w14:textId="77777777" w:rsidR="00BB4B46" w:rsidRPr="00BB4B46" w:rsidRDefault="00BB4B46" w:rsidP="00BB4B46">
            <w:pPr>
              <w:spacing w:before="0" w:line="240" w:lineRule="auto"/>
              <w:jc w:val="left"/>
              <w:rPr>
                <w:ins w:id="7951" w:author="The Si Tran" w:date="2012-12-09T14:54:00Z"/>
                <w:szCs w:val="26"/>
                <w:rPrChange w:id="7952" w:author="The Si Tran" w:date="2012-12-16T08:41:00Z">
                  <w:rPr>
                    <w:ins w:id="7953" w:author="The Si Tran" w:date="2012-12-09T14:54:00Z"/>
                    <w:szCs w:val="26"/>
                  </w:rPr>
                </w:rPrChange>
              </w:rPr>
              <w:pPrChange w:id="7954" w:author="The Si Tran" w:date="2012-12-16T08:40:00Z">
                <w:pPr>
                  <w:framePr w:hSpace="180" w:wrap="around" w:vAnchor="text" w:hAnchor="margin" w:x="108" w:y="34"/>
                </w:pPr>
              </w:pPrChange>
            </w:pPr>
            <w:ins w:id="7955" w:author="The Si Tran" w:date="2012-12-09T14:54:00Z">
              <w:r w:rsidRPr="00BB4B46">
                <w:rPr>
                  <w:szCs w:val="26"/>
                  <w:rPrChange w:id="7956" w:author="The Si Tran" w:date="2012-12-16T08:41:00Z">
                    <w:rPr>
                      <w:szCs w:val="26"/>
                    </w:rPr>
                  </w:rPrChange>
                </w:rPr>
                <w:t>Chemical</w:t>
              </w:r>
            </w:ins>
          </w:p>
          <w:p w14:paraId="7CF68436" w14:textId="77777777" w:rsidR="00BB4B46" w:rsidRPr="00BB4B46" w:rsidRDefault="00BB4B46" w:rsidP="00BB4B46">
            <w:pPr>
              <w:spacing w:before="0" w:line="240" w:lineRule="auto"/>
              <w:jc w:val="left"/>
              <w:rPr>
                <w:ins w:id="7957" w:author="The Si Tran" w:date="2012-12-09T14:54:00Z"/>
                <w:szCs w:val="26"/>
                <w:rPrChange w:id="7958" w:author="The Si Tran" w:date="2012-12-16T08:41:00Z">
                  <w:rPr>
                    <w:ins w:id="7959" w:author="The Si Tran" w:date="2012-12-09T14:54:00Z"/>
                    <w:szCs w:val="26"/>
                  </w:rPr>
                </w:rPrChange>
              </w:rPr>
              <w:pPrChange w:id="7960" w:author="The Si Tran" w:date="2012-12-16T08:40:00Z">
                <w:pPr>
                  <w:framePr w:hSpace="180" w:wrap="around" w:vAnchor="text" w:hAnchor="margin" w:x="108" w:y="34"/>
                </w:pPr>
              </w:pPrChange>
            </w:pPr>
            <w:ins w:id="7961" w:author="The Si Tran" w:date="2012-12-09T14:54:00Z">
              <w:r w:rsidRPr="00BB4B46">
                <w:rPr>
                  <w:szCs w:val="26"/>
                  <w:rPrChange w:id="7962" w:author="The Si Tran" w:date="2012-12-16T08:41:00Z">
                    <w:rPr>
                      <w:szCs w:val="26"/>
                    </w:rPr>
                  </w:rPrChange>
                </w:rPr>
                <w:t>Economy</w:t>
              </w:r>
            </w:ins>
          </w:p>
        </w:tc>
        <w:tc>
          <w:tcPr>
            <w:tcW w:w="4115" w:type="dxa"/>
            <w:tcPrChange w:id="7963" w:author="The Si Tran" w:date="2012-12-16T08:40:00Z">
              <w:tcPr>
                <w:tcW w:w="3671" w:type="dxa"/>
              </w:tcPr>
            </w:tcPrChange>
          </w:tcPr>
          <w:p w14:paraId="183AF5B8" w14:textId="77777777" w:rsidR="00BB4B46" w:rsidRPr="00BB4B46" w:rsidRDefault="00BB4B46" w:rsidP="00BB4B46">
            <w:pPr>
              <w:spacing w:before="0" w:line="240" w:lineRule="auto"/>
              <w:jc w:val="left"/>
              <w:rPr>
                <w:ins w:id="7964" w:author="The Si Tran" w:date="2012-12-09T14:54:00Z"/>
                <w:szCs w:val="26"/>
                <w:rPrChange w:id="7965" w:author="The Si Tran" w:date="2012-12-16T08:41:00Z">
                  <w:rPr>
                    <w:ins w:id="7966" w:author="The Si Tran" w:date="2012-12-09T14:54:00Z"/>
                    <w:szCs w:val="26"/>
                  </w:rPr>
                </w:rPrChange>
              </w:rPr>
              <w:pPrChange w:id="7967" w:author="The Si Tran" w:date="2012-12-16T08:40:00Z">
                <w:pPr>
                  <w:framePr w:hSpace="180" w:wrap="around" w:vAnchor="text" w:hAnchor="margin" w:x="108" w:y="34"/>
                </w:pPr>
              </w:pPrChange>
            </w:pPr>
            <w:ins w:id="7968" w:author="The Si Tran" w:date="2012-12-09T14:54:00Z">
              <w:r w:rsidRPr="00BB4B46">
                <w:rPr>
                  <w:szCs w:val="26"/>
                  <w:rPrChange w:id="7969" w:author="The Si Tran" w:date="2012-12-16T08:41:00Z">
                    <w:rPr>
                      <w:szCs w:val="26"/>
                    </w:rPr>
                  </w:rPrChange>
                </w:rPr>
                <w:t>Chemical concentration readings</w:t>
              </w:r>
            </w:ins>
          </w:p>
          <w:p w14:paraId="28F14F1D" w14:textId="77777777" w:rsidR="00BB4B46" w:rsidRPr="00BB4B46" w:rsidRDefault="00BB4B46" w:rsidP="00BB4B46">
            <w:pPr>
              <w:spacing w:before="0" w:line="240" w:lineRule="auto"/>
              <w:jc w:val="left"/>
              <w:rPr>
                <w:ins w:id="7970" w:author="The Si Tran" w:date="2012-12-09T14:54:00Z"/>
                <w:szCs w:val="26"/>
                <w:rPrChange w:id="7971" w:author="The Si Tran" w:date="2012-12-16T08:41:00Z">
                  <w:rPr>
                    <w:ins w:id="7972" w:author="The Si Tran" w:date="2012-12-09T14:54:00Z"/>
                    <w:szCs w:val="26"/>
                  </w:rPr>
                </w:rPrChange>
              </w:rPr>
              <w:pPrChange w:id="7973" w:author="The Si Tran" w:date="2012-12-16T08:40:00Z">
                <w:pPr>
                  <w:framePr w:hSpace="180" w:wrap="around" w:vAnchor="text" w:hAnchor="margin" w:x="108" w:y="34"/>
                </w:pPr>
              </w:pPrChange>
            </w:pPr>
            <w:ins w:id="7974" w:author="The Si Tran" w:date="2012-12-09T14:54:00Z">
              <w:r w:rsidRPr="00BB4B46">
                <w:rPr>
                  <w:szCs w:val="26"/>
                  <w:rPrChange w:id="7975" w:author="The Si Tran" w:date="2012-12-16T08:41:00Z">
                    <w:rPr>
                      <w:szCs w:val="26"/>
                    </w:rPr>
                  </w:rPrChange>
                </w:rPr>
                <w:t xml:space="preserve">Daily </w:t>
              </w:r>
              <w:r w:rsidRPr="00BB4B46">
                <w:rPr>
                  <w:i/>
                  <w:szCs w:val="26"/>
                  <w:rPrChange w:id="7976" w:author="The Si Tran" w:date="2012-12-16T08:41:00Z">
                    <w:rPr>
                      <w:i/>
                      <w:szCs w:val="26"/>
                    </w:rPr>
                  </w:rPrChange>
                </w:rPr>
                <w:t>IBM</w:t>
              </w:r>
              <w:r w:rsidRPr="00BB4B46">
                <w:rPr>
                  <w:szCs w:val="26"/>
                  <w:rPrChange w:id="7977" w:author="The Si Tran" w:date="2012-12-16T08:41:00Z">
                    <w:rPr>
                      <w:szCs w:val="26"/>
                    </w:rPr>
                  </w:rPrChange>
                </w:rPr>
                <w:t xml:space="preserve"> common stock closing prices</w:t>
              </w:r>
            </w:ins>
          </w:p>
        </w:tc>
      </w:tr>
      <w:tr w:rsidR="00BB4B46" w14:paraId="11DB69FB" w14:textId="77777777" w:rsidTr="00BB4B46">
        <w:trPr>
          <w:trHeight w:val="1310"/>
          <w:ins w:id="7978" w:author="The Si Tran" w:date="2012-12-09T14:54:00Z"/>
        </w:trPr>
        <w:tc>
          <w:tcPr>
            <w:tcW w:w="1545" w:type="dxa"/>
            <w:tcPrChange w:id="7979" w:author="The Si Tran" w:date="2012-12-16T08:40:00Z">
              <w:tcPr>
                <w:tcW w:w="1364" w:type="dxa"/>
              </w:tcPr>
            </w:tcPrChange>
          </w:tcPr>
          <w:p w14:paraId="39B61AE3" w14:textId="77777777" w:rsidR="00BB4B46" w:rsidRPr="00BB4B46" w:rsidRDefault="00BB4B46" w:rsidP="00BB4B46">
            <w:pPr>
              <w:spacing w:before="0" w:line="276" w:lineRule="auto"/>
              <w:jc w:val="left"/>
              <w:rPr>
                <w:ins w:id="7980" w:author="The Si Tran" w:date="2012-12-09T14:54:00Z"/>
                <w:szCs w:val="26"/>
                <w:rPrChange w:id="7981" w:author="The Si Tran" w:date="2012-12-16T08:41:00Z">
                  <w:rPr>
                    <w:ins w:id="7982" w:author="The Si Tran" w:date="2012-12-09T14:54:00Z"/>
                    <w:szCs w:val="26"/>
                  </w:rPr>
                </w:rPrChange>
              </w:rPr>
              <w:pPrChange w:id="7983" w:author="The Si Tran" w:date="2012-12-16T08:39:00Z">
                <w:pPr>
                  <w:framePr w:hSpace="180" w:wrap="around" w:vAnchor="text" w:hAnchor="margin" w:x="108" w:y="34"/>
                </w:pPr>
              </w:pPrChange>
            </w:pPr>
            <w:ins w:id="7984" w:author="The Si Tran" w:date="2012-12-09T14:54:00Z">
              <w:r w:rsidRPr="00BB4B46">
                <w:rPr>
                  <w:szCs w:val="26"/>
                  <w:rPrChange w:id="7985" w:author="The Si Tran" w:date="2012-12-16T08:41:00Z">
                    <w:rPr>
                      <w:szCs w:val="26"/>
                    </w:rPr>
                  </w:rPrChange>
                </w:rPr>
                <w:lastRenderedPageBreak/>
                <w:t>Sunspots</w:t>
              </w:r>
            </w:ins>
          </w:p>
          <w:p w14:paraId="1A32454B" w14:textId="77777777" w:rsidR="00BB4B46" w:rsidRPr="00BB4B46" w:rsidRDefault="00BB4B46" w:rsidP="00BB4B46">
            <w:pPr>
              <w:spacing w:before="0" w:line="276" w:lineRule="auto"/>
              <w:jc w:val="left"/>
              <w:rPr>
                <w:ins w:id="7986" w:author="The Si Tran" w:date="2012-12-09T14:54:00Z"/>
                <w:szCs w:val="26"/>
                <w:rPrChange w:id="7987" w:author="The Si Tran" w:date="2012-12-16T08:41:00Z">
                  <w:rPr>
                    <w:ins w:id="7988" w:author="The Si Tran" w:date="2012-12-09T14:54:00Z"/>
                    <w:szCs w:val="26"/>
                  </w:rPr>
                </w:rPrChange>
              </w:rPr>
              <w:pPrChange w:id="7989" w:author="The Si Tran" w:date="2012-12-16T08:39:00Z">
                <w:pPr>
                  <w:framePr w:hSpace="180" w:wrap="around" w:vAnchor="text" w:hAnchor="margin" w:x="108" w:y="34"/>
                </w:pPr>
              </w:pPrChange>
            </w:pPr>
            <w:ins w:id="7990" w:author="The Si Tran" w:date="2012-12-09T14:54:00Z">
              <w:r w:rsidRPr="00BB4B46">
                <w:rPr>
                  <w:szCs w:val="26"/>
                  <w:rPrChange w:id="7991" w:author="The Si Tran" w:date="2012-12-16T08:41:00Z">
                    <w:rPr>
                      <w:szCs w:val="26"/>
                    </w:rPr>
                  </w:rPrChange>
                </w:rPr>
                <w:t>Kobe</w:t>
              </w:r>
            </w:ins>
          </w:p>
        </w:tc>
        <w:tc>
          <w:tcPr>
            <w:tcW w:w="1597" w:type="dxa"/>
            <w:tcPrChange w:id="7992" w:author="The Si Tran" w:date="2012-12-16T08:40:00Z">
              <w:tcPr>
                <w:tcW w:w="1413" w:type="dxa"/>
              </w:tcPr>
            </w:tcPrChange>
          </w:tcPr>
          <w:p w14:paraId="15990506" w14:textId="77777777" w:rsidR="00BB4B46" w:rsidRPr="00BB4B46" w:rsidRDefault="00BB4B46" w:rsidP="00BB4B46">
            <w:pPr>
              <w:spacing w:before="0" w:line="276" w:lineRule="auto"/>
              <w:jc w:val="left"/>
              <w:rPr>
                <w:ins w:id="7993" w:author="The Si Tran" w:date="2012-12-09T14:54:00Z"/>
                <w:szCs w:val="26"/>
                <w:rPrChange w:id="7994" w:author="The Si Tran" w:date="2012-12-16T08:41:00Z">
                  <w:rPr>
                    <w:ins w:id="7995" w:author="The Si Tran" w:date="2012-12-09T14:54:00Z"/>
                    <w:szCs w:val="26"/>
                  </w:rPr>
                </w:rPrChange>
              </w:rPr>
              <w:pPrChange w:id="7996" w:author="The Si Tran" w:date="2012-12-16T08:39:00Z">
                <w:pPr>
                  <w:framePr w:hSpace="180" w:wrap="around" w:vAnchor="text" w:hAnchor="margin" w:x="108" w:y="34"/>
                </w:pPr>
              </w:pPrChange>
            </w:pPr>
            <w:ins w:id="7997" w:author="The Si Tran" w:date="2012-12-09T14:54:00Z">
              <w:r w:rsidRPr="00BB4B46">
                <w:rPr>
                  <w:szCs w:val="26"/>
                  <w:rPrChange w:id="7998" w:author="The Si Tran" w:date="2012-12-16T08:41:00Z">
                    <w:rPr>
                      <w:szCs w:val="26"/>
                    </w:rPr>
                  </w:rPrChange>
                </w:rPr>
                <w:t>Nonlinear</w:t>
              </w:r>
            </w:ins>
          </w:p>
        </w:tc>
        <w:tc>
          <w:tcPr>
            <w:tcW w:w="1867" w:type="dxa"/>
            <w:tcPrChange w:id="7999" w:author="The Si Tran" w:date="2012-12-16T08:40:00Z">
              <w:tcPr>
                <w:tcW w:w="1651" w:type="dxa"/>
              </w:tcPr>
            </w:tcPrChange>
          </w:tcPr>
          <w:p w14:paraId="1B5DAF52" w14:textId="77777777" w:rsidR="00BB4B46" w:rsidRPr="00BB4B46" w:rsidRDefault="00BB4B46" w:rsidP="00BB4B46">
            <w:pPr>
              <w:spacing w:before="0" w:line="276" w:lineRule="auto"/>
              <w:jc w:val="left"/>
              <w:rPr>
                <w:ins w:id="8000" w:author="The Si Tran" w:date="2012-12-09T14:54:00Z"/>
                <w:szCs w:val="26"/>
                <w:rPrChange w:id="8001" w:author="The Si Tran" w:date="2012-12-16T08:41:00Z">
                  <w:rPr>
                    <w:ins w:id="8002" w:author="The Si Tran" w:date="2012-12-09T14:54:00Z"/>
                    <w:szCs w:val="26"/>
                  </w:rPr>
                </w:rPrChange>
              </w:rPr>
              <w:pPrChange w:id="8003" w:author="The Si Tran" w:date="2012-12-16T08:39:00Z">
                <w:pPr>
                  <w:framePr w:hSpace="180" w:wrap="around" w:vAnchor="text" w:hAnchor="margin" w:x="108" w:y="34"/>
                </w:pPr>
              </w:pPrChange>
            </w:pPr>
            <w:ins w:id="8004" w:author="The Si Tran" w:date="2012-12-09T14:54:00Z">
              <w:r w:rsidRPr="00BB4B46">
                <w:rPr>
                  <w:szCs w:val="26"/>
                  <w:rPrChange w:id="8005" w:author="The Si Tran" w:date="2012-12-16T08:41:00Z">
                    <w:rPr>
                      <w:szCs w:val="26"/>
                    </w:rPr>
                  </w:rPrChange>
                </w:rPr>
                <w:t>Physics</w:t>
              </w:r>
            </w:ins>
          </w:p>
          <w:p w14:paraId="741B9522" w14:textId="77777777" w:rsidR="00BB4B46" w:rsidRPr="00BB4B46" w:rsidRDefault="00BB4B46" w:rsidP="00BB4B46">
            <w:pPr>
              <w:spacing w:before="0" w:line="276" w:lineRule="auto"/>
              <w:jc w:val="left"/>
              <w:rPr>
                <w:ins w:id="8006" w:author="The Si Tran" w:date="2012-12-09T14:54:00Z"/>
                <w:szCs w:val="26"/>
                <w:rPrChange w:id="8007" w:author="The Si Tran" w:date="2012-12-16T08:41:00Z">
                  <w:rPr>
                    <w:ins w:id="8008" w:author="The Si Tran" w:date="2012-12-09T14:54:00Z"/>
                    <w:szCs w:val="26"/>
                  </w:rPr>
                </w:rPrChange>
              </w:rPr>
              <w:pPrChange w:id="8009" w:author="The Si Tran" w:date="2012-12-16T08:39:00Z">
                <w:pPr>
                  <w:framePr w:hSpace="180" w:wrap="around" w:vAnchor="text" w:hAnchor="margin" w:x="108" w:y="34"/>
                </w:pPr>
              </w:pPrChange>
            </w:pPr>
            <w:ins w:id="8010" w:author="The Si Tran" w:date="2012-12-09T14:54:00Z">
              <w:r w:rsidRPr="00BB4B46">
                <w:rPr>
                  <w:szCs w:val="26"/>
                  <w:rPrChange w:id="8011" w:author="The Si Tran" w:date="2012-12-16T08:41:00Z">
                    <w:rPr>
                      <w:szCs w:val="26"/>
                    </w:rPr>
                  </w:rPrChange>
                </w:rPr>
                <w:t>Geology</w:t>
              </w:r>
            </w:ins>
          </w:p>
        </w:tc>
        <w:tc>
          <w:tcPr>
            <w:tcW w:w="4115" w:type="dxa"/>
            <w:tcPrChange w:id="8012" w:author="The Si Tran" w:date="2012-12-16T08:40:00Z">
              <w:tcPr>
                <w:tcW w:w="3671" w:type="dxa"/>
              </w:tcPr>
            </w:tcPrChange>
          </w:tcPr>
          <w:p w14:paraId="613529F8" w14:textId="77777777" w:rsidR="00BB4B46" w:rsidRPr="00BB4B46" w:rsidRDefault="00BB4B46" w:rsidP="00BB4B46">
            <w:pPr>
              <w:spacing w:before="0" w:line="276" w:lineRule="auto"/>
              <w:jc w:val="left"/>
              <w:rPr>
                <w:ins w:id="8013" w:author="The Si Tran" w:date="2012-12-09T14:54:00Z"/>
                <w:szCs w:val="26"/>
                <w:rPrChange w:id="8014" w:author="The Si Tran" w:date="2012-12-16T08:41:00Z">
                  <w:rPr>
                    <w:ins w:id="8015" w:author="The Si Tran" w:date="2012-12-09T14:54:00Z"/>
                    <w:szCs w:val="26"/>
                  </w:rPr>
                </w:rPrChange>
              </w:rPr>
              <w:pPrChange w:id="8016" w:author="The Si Tran" w:date="2012-12-16T08:39:00Z">
                <w:pPr>
                  <w:framePr w:hSpace="180" w:wrap="around" w:vAnchor="text" w:hAnchor="margin" w:x="108" w:y="34"/>
                </w:pPr>
              </w:pPrChange>
            </w:pPr>
            <w:ins w:id="8017" w:author="The Si Tran" w:date="2012-12-09T14:54:00Z">
              <w:r w:rsidRPr="00BB4B46">
                <w:rPr>
                  <w:szCs w:val="26"/>
                  <w:rPrChange w:id="8018" w:author="The Si Tran" w:date="2012-12-16T08:41:00Z">
                    <w:rPr>
                      <w:szCs w:val="26"/>
                    </w:rPr>
                  </w:rPrChange>
                </w:rPr>
                <w:t>Annual Wolf’s Sunspot Numbers</w:t>
              </w:r>
            </w:ins>
          </w:p>
          <w:p w14:paraId="4F97E93B" w14:textId="77777777" w:rsidR="00BB4B46" w:rsidRPr="00BB4B46" w:rsidRDefault="00BB4B46" w:rsidP="00BB4B46">
            <w:pPr>
              <w:spacing w:before="0" w:line="276" w:lineRule="auto"/>
              <w:jc w:val="left"/>
              <w:rPr>
                <w:ins w:id="8019" w:author="The Si Tran" w:date="2012-12-09T14:54:00Z"/>
                <w:szCs w:val="26"/>
                <w:rPrChange w:id="8020" w:author="The Si Tran" w:date="2012-12-16T08:41:00Z">
                  <w:rPr>
                    <w:ins w:id="8021" w:author="The Si Tran" w:date="2012-12-09T14:54:00Z"/>
                    <w:szCs w:val="26"/>
                  </w:rPr>
                </w:rPrChange>
              </w:rPr>
              <w:pPrChange w:id="8022" w:author="The Si Tran" w:date="2012-12-16T08:39:00Z">
                <w:pPr>
                  <w:framePr w:hSpace="180" w:wrap="around" w:vAnchor="text" w:hAnchor="margin" w:x="108" w:y="34"/>
                </w:pPr>
              </w:pPrChange>
            </w:pPr>
            <w:ins w:id="8023" w:author="The Si Tran" w:date="2012-12-09T14:54:00Z">
              <w:r w:rsidRPr="00BB4B46">
                <w:rPr>
                  <w:szCs w:val="26"/>
                  <w:rPrChange w:id="8024" w:author="The Si Tran" w:date="2012-12-16T08:41:00Z">
                    <w:rPr>
                      <w:szCs w:val="26"/>
                    </w:rPr>
                  </w:rPrChange>
                </w:rPr>
                <w:t>Seismograph of the Kobe earthquake</w:t>
              </w:r>
            </w:ins>
          </w:p>
        </w:tc>
      </w:tr>
    </w:tbl>
    <w:p w14:paraId="69935C0C" w14:textId="77777777" w:rsidR="00BB4B46" w:rsidRDefault="00BB4B46" w:rsidP="00945B99">
      <w:pPr>
        <w:rPr>
          <w:ins w:id="8025" w:author="The Si Tran" w:date="2012-12-16T08:40:00Z"/>
          <w:szCs w:val="26"/>
        </w:rPr>
      </w:pPr>
    </w:p>
    <w:p w14:paraId="504DC114" w14:textId="77777777" w:rsidR="00945B99" w:rsidRDefault="00945B99" w:rsidP="00945B99">
      <w:pPr>
        <w:rPr>
          <w:ins w:id="8026" w:author="The Si Tran" w:date="2012-12-14T06:25:00Z"/>
          <w:szCs w:val="26"/>
        </w:rPr>
      </w:pPr>
      <w:ins w:id="8027" w:author="The Si Tran" w:date="2012-12-10T07:15:00Z">
        <w:r>
          <w:rPr>
            <w:szCs w:val="26"/>
          </w:rPr>
          <w:t>Các hình biểu diễn đồ thị của các chuỗi dữ liệu thời gian:</w:t>
        </w:r>
      </w:ins>
    </w:p>
    <w:p w14:paraId="716F82E0" w14:textId="77777777" w:rsidR="002D6925" w:rsidRPr="000620C7" w:rsidRDefault="002D6925" w:rsidP="00945B99">
      <w:pPr>
        <w:rPr>
          <w:ins w:id="8028" w:author="The Si Tran" w:date="2012-12-10T07:15:00Z"/>
          <w:szCs w:val="26"/>
        </w:rPr>
      </w:pPr>
    </w:p>
    <w:p w14:paraId="51F5004B" w14:textId="77777777" w:rsidR="00314F23" w:rsidRDefault="00945B99">
      <w:pPr>
        <w:rPr>
          <w:ins w:id="8029" w:author="The Si Tran" w:date="2012-12-10T07:17:00Z"/>
        </w:rPr>
        <w:pPrChange w:id="8030" w:author="The Si Tran" w:date="2012-12-09T14:53:00Z">
          <w:pPr>
            <w:pStyle w:val="Heading1"/>
            <w:jc w:val="left"/>
          </w:pPr>
        </w:pPrChange>
      </w:pPr>
      <w:ins w:id="8031" w:author="The Si Tran" w:date="2012-12-10T07:16:00Z">
        <w:r w:rsidRPr="00097101">
          <w:rPr>
            <w:noProof/>
            <w:rPrChange w:id="8032" w:author="Unknown">
              <w:rPr>
                <w:b w:val="0"/>
                <w:bCs w:val="0"/>
                <w:noProof/>
              </w:rPr>
            </w:rPrChange>
          </w:rPr>
          <w:drawing>
            <wp:inline distT="0" distB="0" distL="0" distR="0" wp14:anchorId="16A3027F" wp14:editId="37AFB43A">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9"/>
                      <a:stretch>
                        <a:fillRect/>
                      </a:stretch>
                    </pic:blipFill>
                    <pic:spPr>
                      <a:xfrm>
                        <a:off x="0" y="0"/>
                        <a:ext cx="5765880" cy="3522978"/>
                      </a:xfrm>
                      <a:prstGeom prst="rect">
                        <a:avLst/>
                      </a:prstGeom>
                    </pic:spPr>
                  </pic:pic>
                </a:graphicData>
              </a:graphic>
            </wp:inline>
          </w:drawing>
        </w:r>
      </w:ins>
    </w:p>
    <w:p w14:paraId="3F1929E4" w14:textId="48977E76" w:rsidR="00945B99" w:rsidRDefault="006234D7">
      <w:pPr>
        <w:pStyle w:val="Hinh"/>
        <w:jc w:val="center"/>
        <w:rPr>
          <w:ins w:id="8033" w:author="The Si Tran" w:date="2012-12-11T23:41:00Z"/>
          <w:b w:val="0"/>
        </w:rPr>
        <w:pPrChange w:id="8034" w:author="The Si Tran" w:date="2012-12-11T23:41:00Z">
          <w:pPr>
            <w:pStyle w:val="Heading1"/>
            <w:jc w:val="left"/>
          </w:pPr>
        </w:pPrChange>
      </w:pPr>
      <w:bookmarkStart w:id="8035" w:name="_Toc343220908"/>
      <w:ins w:id="8036" w:author="The Si Tran" w:date="2012-12-11T20:03:00Z">
        <w:r w:rsidRPr="004D6F02">
          <w:rPr>
            <w:rStyle w:val="Heading6Char"/>
            <w:rFonts w:eastAsiaTheme="minorHAnsi"/>
            <w:bCs/>
            <w:rPrChange w:id="8037" w:author="The Si Tran" w:date="2012-12-11T23:41:00Z">
              <w:rPr>
                <w:b w:val="0"/>
              </w:rPr>
            </w:rPrChange>
          </w:rPr>
          <w:t xml:space="preserve">Hình </w:t>
        </w:r>
      </w:ins>
      <w:ins w:id="8038" w:author="The Si Tran" w:date="2012-12-11T22:47:00Z">
        <w:r w:rsidR="00D742D5" w:rsidRPr="004D6F02">
          <w:rPr>
            <w:rStyle w:val="Heading6Char"/>
            <w:rFonts w:eastAsiaTheme="minorHAnsi"/>
            <w:b/>
            <w:bCs/>
            <w:rPrChange w:id="8039" w:author="The Si Tran" w:date="2012-12-11T23:41:00Z">
              <w:rPr/>
            </w:rPrChange>
          </w:rPr>
          <w:t>6.1</w:t>
        </w:r>
      </w:ins>
      <w:ins w:id="8040" w:author="The Si Tran" w:date="2012-12-11T20:03:00Z">
        <w:r w:rsidRPr="004D6F02">
          <w:rPr>
            <w:rPrChange w:id="8041" w:author="The Si Tran" w:date="2012-12-11T23:41:00Z">
              <w:rPr>
                <w:b w:val="0"/>
              </w:rPr>
            </w:rPrChange>
          </w:rPr>
          <w:t>:</w:t>
        </w:r>
      </w:ins>
      <w:ins w:id="8042" w:author="The Si Tran" w:date="2012-12-11T23:41:00Z">
        <w:r w:rsidR="004D6F02">
          <w:t xml:space="preserve"> </w:t>
        </w:r>
      </w:ins>
      <w:ins w:id="8043" w:author="The Si Tran" w:date="2012-12-10T07:17:00Z">
        <w:r w:rsidR="00945B99" w:rsidRPr="007C782C">
          <w:rPr>
            <w:b w:val="0"/>
          </w:rPr>
          <w:t>Đ</w:t>
        </w:r>
        <w:r w:rsidR="00945B99" w:rsidRPr="00097101">
          <w:rPr>
            <w:b w:val="0"/>
          </w:rPr>
          <w:t>ồ</w:t>
        </w:r>
        <w:r w:rsidR="00945B99" w:rsidRPr="004D6F02">
          <w:rPr>
            <w:b w:val="0"/>
            <w:rPrChange w:id="8044" w:author="The Si Tran" w:date="2012-12-11T23:41:00Z">
              <w:rPr>
                <w:b w:val="0"/>
              </w:rPr>
            </w:rPrChange>
          </w:rPr>
          <w:t xml:space="preserve"> thị chuỗi dữ liệu Passengers</w:t>
        </w:r>
      </w:ins>
      <w:bookmarkEnd w:id="8035"/>
    </w:p>
    <w:p w14:paraId="4368F834" w14:textId="77777777" w:rsidR="004D6F02" w:rsidRPr="007C782C" w:rsidRDefault="004D6F02">
      <w:pPr>
        <w:pStyle w:val="Hinh"/>
        <w:jc w:val="center"/>
        <w:rPr>
          <w:ins w:id="8045" w:author="The Si Tran" w:date="2012-12-10T07:17:00Z"/>
        </w:rPr>
        <w:pPrChange w:id="8046" w:author="The Si Tran" w:date="2012-12-11T23:41:00Z">
          <w:pPr>
            <w:pStyle w:val="Heading1"/>
            <w:jc w:val="left"/>
          </w:pPr>
        </w:pPrChange>
      </w:pPr>
    </w:p>
    <w:p w14:paraId="2D06BDB5" w14:textId="77777777" w:rsidR="00945B99" w:rsidRDefault="00945B99">
      <w:pPr>
        <w:rPr>
          <w:ins w:id="8047" w:author="The Si Tran" w:date="2012-12-11T20:04:00Z"/>
        </w:rPr>
        <w:pPrChange w:id="8048" w:author="The Si Tran" w:date="2012-12-09T14:53:00Z">
          <w:pPr>
            <w:pStyle w:val="Heading1"/>
            <w:jc w:val="left"/>
          </w:pPr>
        </w:pPrChange>
      </w:pPr>
      <w:ins w:id="8049" w:author="The Si Tran" w:date="2012-12-10T07:17:00Z">
        <w:r w:rsidRPr="00097101">
          <w:rPr>
            <w:noProof/>
            <w:rPrChange w:id="8050" w:author="Unknown">
              <w:rPr>
                <w:b w:val="0"/>
                <w:bCs w:val="0"/>
                <w:noProof/>
              </w:rPr>
            </w:rPrChange>
          </w:rPr>
          <w:lastRenderedPageBreak/>
          <w:drawing>
            <wp:inline distT="0" distB="0" distL="0" distR="0" wp14:anchorId="4884D277" wp14:editId="6AA1DB47">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0"/>
                      <a:stretch>
                        <a:fillRect/>
                      </a:stretch>
                    </pic:blipFill>
                    <pic:spPr>
                      <a:xfrm>
                        <a:off x="0" y="0"/>
                        <a:ext cx="5885927" cy="3603243"/>
                      </a:xfrm>
                      <a:prstGeom prst="rect">
                        <a:avLst/>
                      </a:prstGeom>
                    </pic:spPr>
                  </pic:pic>
                </a:graphicData>
              </a:graphic>
            </wp:inline>
          </w:drawing>
        </w:r>
      </w:ins>
    </w:p>
    <w:p w14:paraId="398D2B47" w14:textId="5EF3037C" w:rsidR="006234D7" w:rsidRDefault="006234D7">
      <w:pPr>
        <w:pStyle w:val="Hinh"/>
        <w:jc w:val="center"/>
        <w:rPr>
          <w:ins w:id="8051" w:author="The Si Tran" w:date="2012-12-16T08:42:00Z"/>
          <w:b w:val="0"/>
        </w:rPr>
        <w:pPrChange w:id="8052" w:author="The Si Tran" w:date="2012-12-14T06:27:00Z">
          <w:pPr>
            <w:pStyle w:val="Heading1"/>
            <w:jc w:val="left"/>
          </w:pPr>
        </w:pPrChange>
      </w:pPr>
      <w:bookmarkStart w:id="8053" w:name="_Toc343220909"/>
      <w:ins w:id="8054" w:author="The Si Tran" w:date="2012-12-11T20:04:00Z">
        <w:r w:rsidRPr="004D696B">
          <w:t xml:space="preserve">Hình </w:t>
        </w:r>
      </w:ins>
      <w:ins w:id="8055" w:author="The Si Tran" w:date="2012-12-11T23:41:00Z">
        <w:r w:rsidR="004D6F02">
          <w:t>6.2</w:t>
        </w:r>
      </w:ins>
      <w:ins w:id="8056" w:author="The Si Tran" w:date="2012-12-11T20:04:00Z">
        <w:r w:rsidRPr="004D696B">
          <w:t>:</w:t>
        </w:r>
      </w:ins>
      <w:ins w:id="8057" w:author="The Si Tran" w:date="2012-12-11T23:41:00Z">
        <w:r w:rsidR="004D6F02">
          <w:t xml:space="preserve"> </w:t>
        </w:r>
      </w:ins>
      <w:ins w:id="8058" w:author="The Si Tran" w:date="2012-12-11T20:04:00Z">
        <w:r w:rsidRPr="004D6F02">
          <w:rPr>
            <w:b w:val="0"/>
            <w:rPrChange w:id="8059" w:author="The Si Tran" w:date="2012-12-11T23:42:00Z">
              <w:rPr/>
            </w:rPrChange>
          </w:rPr>
          <w:t>Đồ thị chuỗi dữ liệu Paper</w:t>
        </w:r>
      </w:ins>
      <w:bookmarkEnd w:id="8053"/>
    </w:p>
    <w:p w14:paraId="46234884" w14:textId="77777777" w:rsidR="00BB4B46" w:rsidRPr="002D6925" w:rsidRDefault="00BB4B46">
      <w:pPr>
        <w:pStyle w:val="Hinh"/>
        <w:jc w:val="center"/>
        <w:rPr>
          <w:ins w:id="8060" w:author="The Si Tran" w:date="2012-12-10T07:17:00Z"/>
          <w:b w:val="0"/>
          <w:rPrChange w:id="8061" w:author="The Si Tran" w:date="2012-12-14T06:27:00Z">
            <w:rPr>
              <w:ins w:id="8062" w:author="The Si Tran" w:date="2012-12-10T07:17:00Z"/>
            </w:rPr>
          </w:rPrChange>
        </w:rPr>
        <w:pPrChange w:id="8063" w:author="The Si Tran" w:date="2012-12-14T06:27:00Z">
          <w:pPr>
            <w:pStyle w:val="Heading1"/>
            <w:jc w:val="left"/>
          </w:pPr>
        </w:pPrChange>
      </w:pPr>
    </w:p>
    <w:p w14:paraId="77C21609" w14:textId="77777777" w:rsidR="00945B99" w:rsidRDefault="00945B99">
      <w:pPr>
        <w:rPr>
          <w:ins w:id="8064" w:author="The Si Tran" w:date="2012-12-11T20:04:00Z"/>
        </w:rPr>
        <w:pPrChange w:id="8065" w:author="The Si Tran" w:date="2012-12-09T14:53:00Z">
          <w:pPr>
            <w:pStyle w:val="Heading1"/>
            <w:jc w:val="left"/>
          </w:pPr>
        </w:pPrChange>
      </w:pPr>
      <w:ins w:id="8066" w:author="The Si Tran" w:date="2012-12-10T07:18:00Z">
        <w:r w:rsidRPr="00097101">
          <w:rPr>
            <w:noProof/>
            <w:rPrChange w:id="8067" w:author="Unknown">
              <w:rPr>
                <w:b w:val="0"/>
                <w:bCs w:val="0"/>
                <w:noProof/>
              </w:rPr>
            </w:rPrChange>
          </w:rPr>
          <w:drawing>
            <wp:inline distT="0" distB="0" distL="0" distR="0" wp14:anchorId="3059BB06" wp14:editId="5E661433">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1"/>
                      <a:stretch>
                        <a:fillRect/>
                      </a:stretch>
                    </pic:blipFill>
                    <pic:spPr>
                      <a:xfrm>
                        <a:off x="0" y="0"/>
                        <a:ext cx="5764872" cy="3522362"/>
                      </a:xfrm>
                      <a:prstGeom prst="rect">
                        <a:avLst/>
                      </a:prstGeom>
                    </pic:spPr>
                  </pic:pic>
                </a:graphicData>
              </a:graphic>
            </wp:inline>
          </w:drawing>
        </w:r>
      </w:ins>
    </w:p>
    <w:p w14:paraId="6BD44FE7" w14:textId="58092FA5" w:rsidR="006234D7" w:rsidRPr="004D696B" w:rsidRDefault="006234D7">
      <w:pPr>
        <w:pStyle w:val="Hinh"/>
        <w:jc w:val="center"/>
        <w:rPr>
          <w:ins w:id="8068" w:author="The Si Tran" w:date="2012-12-11T20:04:00Z"/>
        </w:rPr>
        <w:pPrChange w:id="8069" w:author="The Si Tran" w:date="2012-12-11T23:42:00Z">
          <w:pPr>
            <w:pStyle w:val="Heading3"/>
            <w:numPr>
              <w:ilvl w:val="0"/>
              <w:numId w:val="0"/>
            </w:numPr>
            <w:tabs>
              <w:tab w:val="clear" w:pos="1080"/>
            </w:tabs>
            <w:ind w:left="0" w:firstLine="0"/>
            <w:jc w:val="center"/>
          </w:pPr>
        </w:pPrChange>
      </w:pPr>
      <w:bookmarkStart w:id="8070" w:name="_Toc343220910"/>
      <w:ins w:id="8071" w:author="The Si Tran" w:date="2012-12-11T20:04:00Z">
        <w:r w:rsidRPr="004D696B">
          <w:t xml:space="preserve">Hình </w:t>
        </w:r>
      </w:ins>
      <w:ins w:id="8072" w:author="The Si Tran" w:date="2012-12-11T23:42:00Z">
        <w:r w:rsidR="004D6F02">
          <w:t>6.3</w:t>
        </w:r>
      </w:ins>
      <w:ins w:id="8073" w:author="The Si Tran" w:date="2012-12-11T20:04:00Z">
        <w:r w:rsidRPr="004D696B">
          <w:t>:</w:t>
        </w:r>
      </w:ins>
      <w:ins w:id="8074" w:author="The Si Tran" w:date="2012-12-11T23:42:00Z">
        <w:r w:rsidR="004D6F02">
          <w:t xml:space="preserve"> </w:t>
        </w:r>
      </w:ins>
      <w:ins w:id="8075" w:author="The Si Tran" w:date="2012-12-11T20:04:00Z">
        <w:r w:rsidRPr="004D6F02">
          <w:rPr>
            <w:b w:val="0"/>
            <w:rPrChange w:id="8076" w:author="The Si Tran" w:date="2012-12-11T23:42:00Z">
              <w:rPr/>
            </w:rPrChange>
          </w:rPr>
          <w:t xml:space="preserve">Đồ thị chuỗi dữ liệu </w:t>
        </w:r>
      </w:ins>
      <w:ins w:id="8077" w:author="The Si Tran" w:date="2012-12-11T20:05:00Z">
        <w:r w:rsidRPr="004D6F02">
          <w:rPr>
            <w:b w:val="0"/>
            <w:rPrChange w:id="8078" w:author="The Si Tran" w:date="2012-12-11T23:42:00Z">
              <w:rPr/>
            </w:rPrChange>
          </w:rPr>
          <w:t>Deaths</w:t>
        </w:r>
      </w:ins>
      <w:bookmarkEnd w:id="8070"/>
    </w:p>
    <w:p w14:paraId="4B0A3BD7" w14:textId="77777777" w:rsidR="006234D7" w:rsidRDefault="006234D7">
      <w:pPr>
        <w:rPr>
          <w:ins w:id="8079" w:author="The Si Tran" w:date="2012-12-10T07:18:00Z"/>
        </w:rPr>
        <w:pPrChange w:id="8080" w:author="The Si Tran" w:date="2012-12-09T14:53:00Z">
          <w:pPr>
            <w:pStyle w:val="Heading1"/>
            <w:jc w:val="left"/>
          </w:pPr>
        </w:pPrChange>
      </w:pPr>
    </w:p>
    <w:p w14:paraId="62A688BC" w14:textId="77777777" w:rsidR="00945B99" w:rsidRDefault="00945B99">
      <w:pPr>
        <w:rPr>
          <w:ins w:id="8081" w:author="The Si Tran" w:date="2012-12-11T20:05:00Z"/>
        </w:rPr>
        <w:pPrChange w:id="8082" w:author="The Si Tran" w:date="2012-12-09T14:53:00Z">
          <w:pPr>
            <w:pStyle w:val="Heading1"/>
            <w:jc w:val="left"/>
          </w:pPr>
        </w:pPrChange>
      </w:pPr>
      <w:ins w:id="8083" w:author="The Si Tran" w:date="2012-12-10T07:19:00Z">
        <w:r w:rsidRPr="00097101">
          <w:rPr>
            <w:noProof/>
            <w:rPrChange w:id="8084" w:author="Unknown">
              <w:rPr>
                <w:b w:val="0"/>
                <w:bCs w:val="0"/>
                <w:noProof/>
              </w:rPr>
            </w:rPrChange>
          </w:rPr>
          <w:lastRenderedPageBreak/>
          <w:drawing>
            <wp:inline distT="0" distB="0" distL="0" distR="0" wp14:anchorId="3123C61D" wp14:editId="0D21C777">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2"/>
                      <a:stretch>
                        <a:fillRect/>
                      </a:stretch>
                    </pic:blipFill>
                    <pic:spPr>
                      <a:xfrm>
                        <a:off x="0" y="0"/>
                        <a:ext cx="5849300" cy="3588321"/>
                      </a:xfrm>
                      <a:prstGeom prst="rect">
                        <a:avLst/>
                      </a:prstGeom>
                    </pic:spPr>
                  </pic:pic>
                </a:graphicData>
              </a:graphic>
            </wp:inline>
          </w:drawing>
        </w:r>
      </w:ins>
    </w:p>
    <w:p w14:paraId="29D88823" w14:textId="24008261" w:rsidR="006234D7" w:rsidRDefault="006234D7">
      <w:pPr>
        <w:pStyle w:val="Hinh"/>
        <w:jc w:val="center"/>
        <w:rPr>
          <w:ins w:id="8085" w:author="The Si Tran" w:date="2012-12-11T23:42:00Z"/>
          <w:b w:val="0"/>
        </w:rPr>
        <w:pPrChange w:id="8086" w:author="The Si Tran" w:date="2012-12-11T23:42:00Z">
          <w:pPr>
            <w:pStyle w:val="Heading1"/>
            <w:jc w:val="left"/>
          </w:pPr>
        </w:pPrChange>
      </w:pPr>
      <w:bookmarkStart w:id="8087" w:name="_Toc343220911"/>
      <w:ins w:id="8088" w:author="The Si Tran" w:date="2012-12-11T20:05:00Z">
        <w:r w:rsidRPr="004D696B">
          <w:t xml:space="preserve">Hình </w:t>
        </w:r>
      </w:ins>
      <w:ins w:id="8089" w:author="The Si Tran" w:date="2012-12-11T23:42:00Z">
        <w:r w:rsidR="004D6F02">
          <w:t>6.4</w:t>
        </w:r>
      </w:ins>
      <w:ins w:id="8090" w:author="The Si Tran" w:date="2012-12-11T20:05:00Z">
        <w:r w:rsidRPr="004D696B">
          <w:t>:</w:t>
        </w:r>
      </w:ins>
      <w:ins w:id="8091" w:author="The Si Tran" w:date="2012-12-11T23:42:00Z">
        <w:r w:rsidR="004D6F02">
          <w:t xml:space="preserve"> </w:t>
        </w:r>
      </w:ins>
      <w:ins w:id="8092" w:author="The Si Tran" w:date="2012-12-11T20:05:00Z">
        <w:r w:rsidRPr="004D6F02">
          <w:rPr>
            <w:b w:val="0"/>
            <w:rPrChange w:id="8093" w:author="The Si Tran" w:date="2012-12-11T23:42:00Z">
              <w:rPr/>
            </w:rPrChange>
          </w:rPr>
          <w:t>Đồ thị chuỗi dữ liệu Maxtemp</w:t>
        </w:r>
      </w:ins>
      <w:bookmarkEnd w:id="8087"/>
    </w:p>
    <w:p w14:paraId="72EB7982" w14:textId="77777777" w:rsidR="004D6F02" w:rsidRPr="007C782C" w:rsidRDefault="004D6F02">
      <w:pPr>
        <w:pStyle w:val="Hinh"/>
        <w:jc w:val="center"/>
        <w:rPr>
          <w:ins w:id="8094" w:author="The Si Tran" w:date="2012-12-10T07:19:00Z"/>
        </w:rPr>
        <w:pPrChange w:id="8095" w:author="The Si Tran" w:date="2012-12-11T23:42:00Z">
          <w:pPr>
            <w:pStyle w:val="Heading1"/>
            <w:jc w:val="left"/>
          </w:pPr>
        </w:pPrChange>
      </w:pPr>
    </w:p>
    <w:p w14:paraId="4EA1656A" w14:textId="77777777" w:rsidR="001E7EC0" w:rsidRDefault="001E7EC0">
      <w:pPr>
        <w:rPr>
          <w:ins w:id="8096" w:author="The Si Tran" w:date="2012-12-11T20:06:00Z"/>
        </w:rPr>
        <w:pPrChange w:id="8097" w:author="The Si Tran" w:date="2012-12-09T14:53:00Z">
          <w:pPr>
            <w:pStyle w:val="Heading1"/>
            <w:jc w:val="left"/>
          </w:pPr>
        </w:pPrChange>
      </w:pPr>
      <w:ins w:id="8098" w:author="The Si Tran" w:date="2012-12-10T07:20:00Z">
        <w:r w:rsidRPr="00097101">
          <w:rPr>
            <w:noProof/>
            <w:rPrChange w:id="8099" w:author="Unknown">
              <w:rPr>
                <w:b w:val="0"/>
                <w:bCs w:val="0"/>
                <w:noProof/>
              </w:rPr>
            </w:rPrChange>
          </w:rPr>
          <w:drawing>
            <wp:inline distT="0" distB="0" distL="0" distR="0" wp14:anchorId="3597D9B9" wp14:editId="63EDD906">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3"/>
                      <a:stretch>
                        <a:fillRect/>
                      </a:stretch>
                    </pic:blipFill>
                    <pic:spPr>
                      <a:xfrm>
                        <a:off x="0" y="0"/>
                        <a:ext cx="5783807" cy="3533932"/>
                      </a:xfrm>
                      <a:prstGeom prst="rect">
                        <a:avLst/>
                      </a:prstGeom>
                    </pic:spPr>
                  </pic:pic>
                </a:graphicData>
              </a:graphic>
            </wp:inline>
          </w:drawing>
        </w:r>
      </w:ins>
    </w:p>
    <w:p w14:paraId="20BC70A5" w14:textId="0BBFABF7" w:rsidR="006234D7" w:rsidRDefault="006234D7">
      <w:pPr>
        <w:pStyle w:val="Hinh"/>
        <w:jc w:val="center"/>
        <w:rPr>
          <w:ins w:id="8100" w:author="The Si Tran" w:date="2012-12-12T07:58:00Z"/>
          <w:b w:val="0"/>
        </w:rPr>
        <w:pPrChange w:id="8101" w:author="The Si Tran" w:date="2012-12-11T23:43:00Z">
          <w:pPr>
            <w:pStyle w:val="Heading3"/>
            <w:numPr>
              <w:ilvl w:val="0"/>
              <w:numId w:val="0"/>
            </w:numPr>
            <w:tabs>
              <w:tab w:val="clear" w:pos="1080"/>
            </w:tabs>
            <w:ind w:left="0" w:firstLine="0"/>
            <w:jc w:val="center"/>
          </w:pPr>
        </w:pPrChange>
      </w:pPr>
      <w:bookmarkStart w:id="8102" w:name="_Toc343220912"/>
      <w:ins w:id="8103" w:author="The Si Tran" w:date="2012-12-11T20:06:00Z">
        <w:r w:rsidRPr="004D696B">
          <w:t xml:space="preserve">Hình </w:t>
        </w:r>
      </w:ins>
      <w:ins w:id="8104" w:author="The Si Tran" w:date="2012-12-11T23:42:00Z">
        <w:r w:rsidR="004D6F02">
          <w:t>6.5</w:t>
        </w:r>
      </w:ins>
      <w:ins w:id="8105" w:author="The Si Tran" w:date="2012-12-11T20:06:00Z">
        <w:r w:rsidRPr="004D696B">
          <w:t>:</w:t>
        </w:r>
      </w:ins>
      <w:ins w:id="8106" w:author="The Si Tran" w:date="2012-12-11T23:43:00Z">
        <w:r w:rsidR="004D6F02">
          <w:t xml:space="preserve"> </w:t>
        </w:r>
      </w:ins>
      <w:ins w:id="8107" w:author="The Si Tran" w:date="2012-12-11T20:06:00Z">
        <w:r w:rsidRPr="004D6F02">
          <w:rPr>
            <w:b w:val="0"/>
            <w:rPrChange w:id="8108" w:author="The Si Tran" w:date="2012-12-11T23:43:00Z">
              <w:rPr/>
            </w:rPrChange>
          </w:rPr>
          <w:t>Đồ thị chuỗi dữ liệu Chemical</w:t>
        </w:r>
      </w:ins>
      <w:bookmarkEnd w:id="8102"/>
    </w:p>
    <w:p w14:paraId="783A3B4F" w14:textId="77777777" w:rsidR="001444EB" w:rsidRDefault="001444EB">
      <w:pPr>
        <w:pStyle w:val="Hinh"/>
        <w:jc w:val="center"/>
        <w:rPr>
          <w:ins w:id="8109" w:author="The Si Tran" w:date="2012-12-12T07:58:00Z"/>
          <w:b w:val="0"/>
        </w:rPr>
        <w:pPrChange w:id="8110" w:author="The Si Tran" w:date="2012-12-11T23:43: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jc w:val="center"/>
        <w:rPr>
          <w:ins w:id="8111" w:author="The Si Tran" w:date="2012-12-11T20:06:00Z"/>
        </w:rPr>
        <w:pPrChange w:id="8112" w:author="The Si Tran" w:date="2012-12-11T23:43:00Z">
          <w:pPr>
            <w:pStyle w:val="Heading3"/>
            <w:numPr>
              <w:ilvl w:val="0"/>
              <w:numId w:val="0"/>
            </w:numPr>
            <w:tabs>
              <w:tab w:val="clear" w:pos="1080"/>
            </w:tabs>
            <w:ind w:left="0" w:firstLine="0"/>
            <w:jc w:val="center"/>
          </w:pPr>
        </w:pPrChange>
      </w:pPr>
    </w:p>
    <w:p w14:paraId="0CC1AF57" w14:textId="77777777" w:rsidR="001E7EC0" w:rsidRDefault="001E7EC0">
      <w:pPr>
        <w:rPr>
          <w:ins w:id="8113" w:author="The Si Tran" w:date="2012-12-11T20:07:00Z"/>
        </w:rPr>
        <w:pPrChange w:id="8114" w:author="The Si Tran" w:date="2012-12-09T14:53:00Z">
          <w:pPr>
            <w:pStyle w:val="Heading1"/>
            <w:jc w:val="left"/>
          </w:pPr>
        </w:pPrChange>
      </w:pPr>
      <w:ins w:id="8115" w:author="The Si Tran" w:date="2012-12-10T07:21:00Z">
        <w:r w:rsidRPr="00097101">
          <w:rPr>
            <w:noProof/>
            <w:rPrChange w:id="8116" w:author="Unknown">
              <w:rPr>
                <w:b w:val="0"/>
                <w:bCs w:val="0"/>
                <w:noProof/>
              </w:rPr>
            </w:rPrChange>
          </w:rPr>
          <w:lastRenderedPageBreak/>
          <w:drawing>
            <wp:inline distT="0" distB="0" distL="0" distR="0" wp14:anchorId="10F0555E" wp14:editId="36ABAF3F">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4"/>
                      <a:stretch>
                        <a:fillRect/>
                      </a:stretch>
                    </pic:blipFill>
                    <pic:spPr>
                      <a:xfrm>
                        <a:off x="0" y="0"/>
                        <a:ext cx="5883004" cy="3598940"/>
                      </a:xfrm>
                      <a:prstGeom prst="rect">
                        <a:avLst/>
                      </a:prstGeom>
                    </pic:spPr>
                  </pic:pic>
                </a:graphicData>
              </a:graphic>
            </wp:inline>
          </w:drawing>
        </w:r>
      </w:ins>
    </w:p>
    <w:p w14:paraId="7D704789" w14:textId="18526DF6" w:rsidR="006234D7" w:rsidRPr="004D696B" w:rsidRDefault="006234D7">
      <w:pPr>
        <w:pStyle w:val="Hinh"/>
        <w:jc w:val="center"/>
        <w:rPr>
          <w:ins w:id="8117" w:author="The Si Tran" w:date="2012-12-11T20:08:00Z"/>
        </w:rPr>
        <w:pPrChange w:id="8118" w:author="The Si Tran" w:date="2012-12-11T23:43:00Z">
          <w:pPr>
            <w:pStyle w:val="Heading3"/>
            <w:numPr>
              <w:ilvl w:val="0"/>
              <w:numId w:val="0"/>
            </w:numPr>
            <w:tabs>
              <w:tab w:val="clear" w:pos="1080"/>
            </w:tabs>
            <w:ind w:left="0" w:firstLine="0"/>
            <w:jc w:val="center"/>
          </w:pPr>
        </w:pPrChange>
      </w:pPr>
      <w:bookmarkStart w:id="8119" w:name="_Toc343220913"/>
      <w:ins w:id="8120" w:author="The Si Tran" w:date="2012-12-11T20:08:00Z">
        <w:r w:rsidRPr="004D696B">
          <w:t xml:space="preserve">Hình </w:t>
        </w:r>
      </w:ins>
      <w:ins w:id="8121" w:author="The Si Tran" w:date="2012-12-11T23:43:00Z">
        <w:r w:rsidR="004D6F02">
          <w:t>6.6</w:t>
        </w:r>
      </w:ins>
      <w:ins w:id="8122" w:author="The Si Tran" w:date="2012-12-11T20:08:00Z">
        <w:r w:rsidRPr="004D696B">
          <w:t>:</w:t>
        </w:r>
      </w:ins>
      <w:ins w:id="8123" w:author="The Si Tran" w:date="2012-12-11T23:43:00Z">
        <w:r w:rsidR="004D6F02">
          <w:t xml:space="preserve"> </w:t>
        </w:r>
      </w:ins>
      <w:ins w:id="8124" w:author="The Si Tran" w:date="2012-12-11T20:08:00Z">
        <w:r w:rsidRPr="004D6F02">
          <w:rPr>
            <w:b w:val="0"/>
            <w:rPrChange w:id="8125" w:author="The Si Tran" w:date="2012-12-11T23:43:00Z">
              <w:rPr/>
            </w:rPrChange>
          </w:rPr>
          <w:t>Đồ thị chuỗi dữ liệu Prices</w:t>
        </w:r>
        <w:bookmarkEnd w:id="8119"/>
      </w:ins>
    </w:p>
    <w:p w14:paraId="5775560B" w14:textId="77777777" w:rsidR="006234D7" w:rsidRDefault="006234D7">
      <w:pPr>
        <w:rPr>
          <w:ins w:id="8126" w:author="The Si Tran" w:date="2012-12-10T07:20:00Z"/>
        </w:rPr>
        <w:pPrChange w:id="8127" w:author="The Si Tran" w:date="2012-12-09T14:53:00Z">
          <w:pPr>
            <w:pStyle w:val="Heading1"/>
            <w:jc w:val="left"/>
          </w:pPr>
        </w:pPrChange>
      </w:pPr>
    </w:p>
    <w:p w14:paraId="4B72C6D3" w14:textId="77777777" w:rsidR="006234D7" w:rsidRDefault="001E7EC0">
      <w:pPr>
        <w:jc w:val="center"/>
        <w:rPr>
          <w:ins w:id="8128" w:author="The Si Tran" w:date="2012-12-14T06:28:00Z"/>
        </w:rPr>
        <w:pPrChange w:id="8129" w:author="The Si Tran" w:date="2012-12-11T23:44:00Z">
          <w:pPr>
            <w:pStyle w:val="Heading3"/>
            <w:numPr>
              <w:ilvl w:val="0"/>
              <w:numId w:val="0"/>
            </w:numPr>
            <w:tabs>
              <w:tab w:val="clear" w:pos="1080"/>
            </w:tabs>
            <w:ind w:left="0" w:firstLine="0"/>
            <w:jc w:val="center"/>
          </w:pPr>
        </w:pPrChange>
      </w:pPr>
      <w:ins w:id="8130" w:author="The Si Tran" w:date="2012-12-10T07:21:00Z">
        <w:r w:rsidRPr="00097101">
          <w:rPr>
            <w:noProof/>
            <w:rPrChange w:id="8131" w:author="Unknown">
              <w:rPr>
                <w:b w:val="0"/>
                <w:bCs w:val="0"/>
                <w:noProof/>
              </w:rPr>
            </w:rPrChange>
          </w:rPr>
          <w:drawing>
            <wp:inline distT="0" distB="0" distL="0" distR="0" wp14:anchorId="15E9F9A0" wp14:editId="736EC539">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5"/>
                      <a:stretch>
                        <a:fillRect/>
                      </a:stretch>
                    </pic:blipFill>
                    <pic:spPr>
                      <a:xfrm>
                        <a:off x="0" y="0"/>
                        <a:ext cx="5806722" cy="3552274"/>
                      </a:xfrm>
                      <a:prstGeom prst="rect">
                        <a:avLst/>
                      </a:prstGeom>
                    </pic:spPr>
                  </pic:pic>
                </a:graphicData>
              </a:graphic>
            </wp:inline>
          </w:drawing>
        </w:r>
      </w:ins>
      <w:ins w:id="8132" w:author="The Si Tran" w:date="2012-12-11T20:08:00Z">
        <w:r w:rsidR="006234D7" w:rsidRPr="004D696B">
          <w:rPr>
            <w:b/>
          </w:rPr>
          <w:t xml:space="preserve">Hình </w:t>
        </w:r>
      </w:ins>
      <w:ins w:id="8133" w:author="The Si Tran" w:date="2012-12-11T23:43:00Z">
        <w:r w:rsidR="00BA41C5">
          <w:rPr>
            <w:b/>
          </w:rPr>
          <w:t>6.7</w:t>
        </w:r>
      </w:ins>
      <w:ins w:id="8134" w:author="The Si Tran" w:date="2012-12-11T20:08:00Z">
        <w:r w:rsidR="006234D7" w:rsidRPr="004D696B">
          <w:rPr>
            <w:b/>
          </w:rPr>
          <w:t>:</w:t>
        </w:r>
      </w:ins>
      <w:ins w:id="8135" w:author="The Si Tran" w:date="2012-12-11T23:43:00Z">
        <w:r w:rsidR="00BA41C5">
          <w:rPr>
            <w:b/>
          </w:rPr>
          <w:t xml:space="preserve"> </w:t>
        </w:r>
      </w:ins>
      <w:ins w:id="8136" w:author="The Si Tran" w:date="2012-12-11T20:08:00Z">
        <w:r w:rsidR="006234D7" w:rsidRPr="007C782C">
          <w:t>Đồ</w:t>
        </w:r>
        <w:r w:rsidR="006234D7" w:rsidRPr="00097101">
          <w:t xml:space="preserve"> th</w:t>
        </w:r>
        <w:r w:rsidR="006234D7" w:rsidRPr="00BA41C5">
          <w:rPr>
            <w:rPrChange w:id="8137" w:author="The Si Tran" w:date="2012-12-11T23:44:00Z">
              <w:rPr/>
            </w:rPrChange>
          </w:rPr>
          <w:t xml:space="preserve">ị chuỗi dữ liệu </w:t>
        </w:r>
      </w:ins>
      <w:ins w:id="8138" w:author="The Si Tran" w:date="2012-12-11T20:09:00Z">
        <w:r w:rsidR="006234D7" w:rsidRPr="00BA41C5">
          <w:rPr>
            <w:rPrChange w:id="8139" w:author="The Si Tran" w:date="2012-12-11T23:44:00Z">
              <w:rPr/>
            </w:rPrChange>
          </w:rPr>
          <w:t>Sunspots</w:t>
        </w:r>
      </w:ins>
    </w:p>
    <w:p w14:paraId="32D5EB39" w14:textId="77777777" w:rsidR="00722731" w:rsidRPr="00BA41C5" w:rsidRDefault="00722731">
      <w:pPr>
        <w:jc w:val="center"/>
        <w:rPr>
          <w:ins w:id="8140" w:author="The Si Tran" w:date="2012-12-11T23:44:00Z"/>
          <w:b/>
          <w:rPrChange w:id="8141" w:author="The Si Tran" w:date="2012-12-11T23:44:00Z">
            <w:rPr>
              <w:ins w:id="8142" w:author="The Si Tran" w:date="2012-12-11T23:44:00Z"/>
              <w:b w:val="0"/>
            </w:rPr>
          </w:rPrChange>
        </w:rPr>
        <w:pPrChange w:id="8143"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jc w:val="center"/>
        <w:rPr>
          <w:ins w:id="8144" w:author="The Si Tran" w:date="2012-12-11T20:08:00Z"/>
        </w:rPr>
        <w:pPrChange w:id="8145" w:author="The Si Tran" w:date="2012-12-11T23:43:00Z">
          <w:pPr>
            <w:pStyle w:val="Heading3"/>
            <w:numPr>
              <w:ilvl w:val="0"/>
              <w:numId w:val="0"/>
            </w:numPr>
            <w:tabs>
              <w:tab w:val="clear" w:pos="1080"/>
            </w:tabs>
            <w:ind w:left="0" w:firstLine="0"/>
            <w:jc w:val="center"/>
          </w:pPr>
        </w:pPrChange>
      </w:pPr>
    </w:p>
    <w:p w14:paraId="4ABE3AC7" w14:textId="77777777" w:rsidR="001E7EC0" w:rsidRDefault="001E7EC0">
      <w:pPr>
        <w:rPr>
          <w:ins w:id="8146" w:author="The Si Tran" w:date="2012-12-11T20:09:00Z"/>
          <w:szCs w:val="26"/>
        </w:rPr>
        <w:pPrChange w:id="8147" w:author="The Si Tran" w:date="2012-12-09T14:53:00Z">
          <w:pPr>
            <w:pStyle w:val="Heading1"/>
            <w:jc w:val="left"/>
          </w:pPr>
        </w:pPrChange>
      </w:pPr>
      <w:ins w:id="8148" w:author="The Si Tran" w:date="2012-12-10T07:21:00Z">
        <w:r w:rsidRPr="00097101">
          <w:rPr>
            <w:noProof/>
            <w:rPrChange w:id="8149" w:author="Unknown">
              <w:rPr>
                <w:b w:val="0"/>
                <w:bCs w:val="0"/>
                <w:noProof/>
              </w:rPr>
            </w:rPrChange>
          </w:rPr>
          <w:lastRenderedPageBreak/>
          <w:drawing>
            <wp:inline distT="0" distB="0" distL="0" distR="0" wp14:anchorId="2307301A" wp14:editId="7B910487">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6"/>
                      <a:stretch>
                        <a:fillRect/>
                      </a:stretch>
                    </pic:blipFill>
                    <pic:spPr>
                      <a:xfrm>
                        <a:off x="0" y="0"/>
                        <a:ext cx="5783760" cy="3533903"/>
                      </a:xfrm>
                      <a:prstGeom prst="rect">
                        <a:avLst/>
                      </a:prstGeom>
                    </pic:spPr>
                  </pic:pic>
                </a:graphicData>
              </a:graphic>
            </wp:inline>
          </w:drawing>
        </w:r>
      </w:ins>
    </w:p>
    <w:p w14:paraId="7EE1B91C" w14:textId="43762ACE" w:rsidR="006234D7" w:rsidRPr="00BA41C5" w:rsidRDefault="006234D7">
      <w:pPr>
        <w:pStyle w:val="Hinh"/>
        <w:jc w:val="center"/>
        <w:rPr>
          <w:ins w:id="8150" w:author="The Si Tran" w:date="2012-12-11T20:09:00Z"/>
          <w:b w:val="0"/>
          <w:rPrChange w:id="8151" w:author="The Si Tran" w:date="2012-12-11T23:45:00Z">
            <w:rPr>
              <w:ins w:id="8152" w:author="The Si Tran" w:date="2012-12-11T20:09:00Z"/>
            </w:rPr>
          </w:rPrChange>
        </w:rPr>
        <w:pPrChange w:id="8153" w:author="The Si Tran" w:date="2012-12-11T23:44:00Z">
          <w:pPr>
            <w:pStyle w:val="Heading3"/>
            <w:numPr>
              <w:ilvl w:val="0"/>
              <w:numId w:val="0"/>
            </w:numPr>
            <w:tabs>
              <w:tab w:val="clear" w:pos="1080"/>
            </w:tabs>
            <w:ind w:left="0" w:firstLine="0"/>
            <w:jc w:val="center"/>
          </w:pPr>
        </w:pPrChange>
      </w:pPr>
      <w:bookmarkStart w:id="8154" w:name="_Toc343220914"/>
      <w:ins w:id="8155" w:author="The Si Tran" w:date="2012-12-11T20:09:00Z">
        <w:r w:rsidRPr="004D696B">
          <w:t xml:space="preserve">Hình </w:t>
        </w:r>
      </w:ins>
      <w:ins w:id="8156" w:author="The Si Tran" w:date="2012-12-11T23:45:00Z">
        <w:r w:rsidR="00BA41C5">
          <w:t>6.8</w:t>
        </w:r>
      </w:ins>
      <w:ins w:id="8157" w:author="The Si Tran" w:date="2012-12-11T20:09:00Z">
        <w:r w:rsidRPr="004D696B">
          <w:t>:</w:t>
        </w:r>
      </w:ins>
      <w:ins w:id="8158" w:author="The Si Tran" w:date="2012-12-11T23:45:00Z">
        <w:r w:rsidR="00BA41C5">
          <w:t xml:space="preserve"> </w:t>
        </w:r>
      </w:ins>
      <w:ins w:id="8159" w:author="The Si Tran" w:date="2012-12-11T20:09:00Z">
        <w:r w:rsidRPr="00BA41C5">
          <w:rPr>
            <w:b w:val="0"/>
            <w:rPrChange w:id="8160" w:author="The Si Tran" w:date="2012-12-11T23:45:00Z">
              <w:rPr/>
            </w:rPrChange>
          </w:rPr>
          <w:t>Đồ thị chuỗi dữ liệu Kobe</w:t>
        </w:r>
        <w:bookmarkEnd w:id="8154"/>
      </w:ins>
    </w:p>
    <w:p w14:paraId="348758B0" w14:textId="762C11F9" w:rsidR="00EF77AD" w:rsidRDefault="00EF77AD">
      <w:pPr>
        <w:pStyle w:val="Heading2"/>
        <w:rPr>
          <w:ins w:id="8161" w:author="The Si Tran" w:date="2012-12-06T21:21:00Z"/>
        </w:rPr>
        <w:pPrChange w:id="8162" w:author="The Si Tran" w:date="2012-12-06T21:19:00Z">
          <w:pPr>
            <w:pStyle w:val="Heading1"/>
            <w:jc w:val="left"/>
          </w:pPr>
        </w:pPrChange>
      </w:pPr>
      <w:bookmarkStart w:id="8163" w:name="_Toc343233066"/>
      <w:ins w:id="8164" w:author="The Si Tran" w:date="2012-12-06T21:21:00Z">
        <w:r>
          <w:t>Kết quả thực nghiệ</w:t>
        </w:r>
        <w:r w:rsidR="00835F6C">
          <w:t>m</w:t>
        </w:r>
        <w:bookmarkEnd w:id="8163"/>
      </w:ins>
    </w:p>
    <w:p w14:paraId="476238F8" w14:textId="5B6F7AAF" w:rsidR="00EF77AD" w:rsidRDefault="00EF77AD">
      <w:pPr>
        <w:pStyle w:val="Heading3"/>
        <w:rPr>
          <w:ins w:id="8165" w:author="The Si Tran" w:date="2012-12-14T06:29:00Z"/>
        </w:rPr>
        <w:pPrChange w:id="8166" w:author="The Si Tran" w:date="2012-12-06T21:22:00Z">
          <w:pPr>
            <w:pStyle w:val="Heading1"/>
            <w:jc w:val="left"/>
          </w:pPr>
        </w:pPrChange>
      </w:pPr>
      <w:bookmarkStart w:id="8167" w:name="_Toc343233067"/>
      <w:ins w:id="8168" w:author="The Si Tran" w:date="2012-12-06T21:22:00Z">
        <w:r>
          <w:t>Bộ dữ liệ</w:t>
        </w:r>
        <w:r w:rsidR="00810267">
          <w:t xml:space="preserve">u </w:t>
        </w:r>
      </w:ins>
      <w:ins w:id="8169" w:author="The Si Tran" w:date="2012-12-10T07:23:00Z">
        <w:r w:rsidR="00810267">
          <w:t>có tính mùa và xu hướng</w:t>
        </w:r>
      </w:ins>
      <w:bookmarkEnd w:id="8167"/>
    </w:p>
    <w:p w14:paraId="472957A1" w14:textId="07076E86" w:rsidR="00722731" w:rsidRPr="00097101" w:rsidRDefault="00722731">
      <w:pPr>
        <w:pStyle w:val="Bang"/>
        <w:rPr>
          <w:ins w:id="8170" w:author="The Si Tran" w:date="2012-12-10T07:25:00Z"/>
        </w:rPr>
        <w:pPrChange w:id="8171" w:author="The Si Tran" w:date="2012-12-14T06:29:00Z">
          <w:pPr>
            <w:pStyle w:val="Heading1"/>
            <w:jc w:val="left"/>
          </w:pPr>
        </w:pPrChange>
      </w:pPr>
      <w:bookmarkStart w:id="8172" w:name="_Toc343033794"/>
      <w:bookmarkStart w:id="8173" w:name="_Toc343226123"/>
      <w:ins w:id="8174" w:author="The Si Tran" w:date="2012-12-14T06:29:00Z">
        <w:r w:rsidRPr="006041AD">
          <w:rPr>
            <w:b/>
          </w:rPr>
          <w:t>Bảng 6.2</w:t>
        </w:r>
        <w:r w:rsidRPr="007C782C">
          <w:t xml:space="preserve">: </w:t>
        </w:r>
        <w:r w:rsidRPr="006041AD">
          <w:t>Kết quả thực nghiệm chuỗi dữ liệu Passengers</w:t>
        </w:r>
      </w:ins>
      <w:bookmarkEnd w:id="8172"/>
      <w:bookmarkEnd w:id="8173"/>
    </w:p>
    <w:tbl>
      <w:tblPr>
        <w:tblW w:w="9321" w:type="dxa"/>
        <w:tblLook w:val="04A0" w:firstRow="1" w:lastRow="0" w:firstColumn="1" w:lastColumn="0" w:noHBand="0" w:noVBand="1"/>
        <w:tblPrChange w:id="8175" w:author="The Si Tran" w:date="2012-12-16T08:43:00Z">
          <w:tblPr>
            <w:tblW w:w="10475" w:type="dxa"/>
            <w:tblLook w:val="04A0" w:firstRow="1" w:lastRow="0" w:firstColumn="1" w:lastColumn="0" w:noHBand="0" w:noVBand="1"/>
          </w:tblPr>
        </w:tblPrChange>
      </w:tblPr>
      <w:tblGrid>
        <w:gridCol w:w="1638"/>
        <w:gridCol w:w="4500"/>
        <w:gridCol w:w="1304"/>
        <w:gridCol w:w="996"/>
        <w:gridCol w:w="883"/>
        <w:tblGridChange w:id="8176">
          <w:tblGrid>
            <w:gridCol w:w="1072"/>
            <w:gridCol w:w="6843"/>
            <w:gridCol w:w="801"/>
            <w:gridCol w:w="931"/>
            <w:gridCol w:w="828"/>
          </w:tblGrid>
        </w:tblGridChange>
      </w:tblGrid>
      <w:tr w:rsidR="00A837C3" w:rsidRPr="009D2F47" w14:paraId="0506A383" w14:textId="77777777" w:rsidTr="006431AB">
        <w:trPr>
          <w:trHeight w:val="220"/>
          <w:ins w:id="8177" w:author="The Si Tran" w:date="2012-12-10T07:27:00Z"/>
          <w:trPrChange w:id="8178"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179"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rsidP="006431AB">
            <w:pPr>
              <w:pStyle w:val="BangBody"/>
              <w:rPr>
                <w:ins w:id="8180" w:author="The Si Tran" w:date="2012-12-10T07:27:00Z"/>
                <w:rPrChange w:id="8181" w:author="The Si Tran" w:date="2012-12-14T06:33:00Z">
                  <w:rPr>
                    <w:ins w:id="8182" w:author="The Si Tran" w:date="2012-12-10T07:27:00Z"/>
                    <w:rFonts w:ascii="Calibri" w:eastAsia="Times New Roman" w:hAnsi="Calibri"/>
                    <w:color w:val="000000"/>
                    <w:sz w:val="22"/>
                  </w:rPr>
                </w:rPrChange>
              </w:rPr>
              <w:pPrChange w:id="8183"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184"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722731" w:rsidRDefault="00A837C3" w:rsidP="006431AB">
            <w:pPr>
              <w:pStyle w:val="BangBody"/>
              <w:rPr>
                <w:ins w:id="8185" w:author="The Si Tran" w:date="2012-12-10T07:27:00Z"/>
                <w:rPrChange w:id="8186" w:author="The Si Tran" w:date="2012-12-14T06:33:00Z">
                  <w:rPr>
                    <w:ins w:id="8187" w:author="The Si Tran" w:date="2012-12-10T07:27:00Z"/>
                    <w:rFonts w:ascii="Calibri" w:eastAsia="Times New Roman" w:hAnsi="Calibri"/>
                    <w:color w:val="000000"/>
                    <w:sz w:val="22"/>
                  </w:rPr>
                </w:rPrChange>
              </w:rPr>
              <w:pPrChange w:id="8188" w:author="The Si Tran" w:date="2012-12-16T08:45:00Z">
                <w:pPr>
                  <w:spacing w:line="240" w:lineRule="auto"/>
                  <w:ind w:hanging="18"/>
                </w:pPr>
              </w:pPrChange>
            </w:pPr>
            <w:ins w:id="8189" w:author="The Si Tran" w:date="2012-12-10T07:27:00Z">
              <w:r w:rsidRPr="00722731">
                <w:rPr>
                  <w:rPrChange w:id="8190" w:author="The Si Tran" w:date="2012-12-14T06:33:00Z">
                    <w:rPr>
                      <w:rFonts w:ascii="Calibri" w:eastAsia="Times New Roman" w:hAnsi="Calibri" w:cs="Arial"/>
                      <w:b/>
                      <w:bCs/>
                      <w:color w:val="000000"/>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191"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722731" w:rsidRDefault="00A837C3" w:rsidP="006431AB">
            <w:pPr>
              <w:pStyle w:val="BangBody"/>
              <w:rPr>
                <w:ins w:id="8192" w:author="The Si Tran" w:date="2012-12-10T07:27:00Z"/>
                <w:rPrChange w:id="8193" w:author="The Si Tran" w:date="2012-12-14T06:33:00Z">
                  <w:rPr>
                    <w:ins w:id="8194" w:author="The Si Tran" w:date="2012-12-10T07:27:00Z"/>
                    <w:rFonts w:ascii="Calibri" w:eastAsia="Times New Roman" w:hAnsi="Calibri"/>
                    <w:color w:val="000000"/>
                    <w:sz w:val="22"/>
                  </w:rPr>
                </w:rPrChange>
              </w:rPr>
              <w:pPrChange w:id="8195" w:author="The Si Tran" w:date="2012-12-16T08:45:00Z">
                <w:pPr>
                  <w:spacing w:line="240" w:lineRule="auto"/>
                </w:pPr>
              </w:pPrChange>
            </w:pPr>
            <w:ins w:id="8196" w:author="The Si Tran" w:date="2012-12-10T07:27:00Z">
              <w:r w:rsidRPr="00722731">
                <w:rPr>
                  <w:rPrChange w:id="8197" w:author="The Si Tran" w:date="2012-12-14T06:33:00Z">
                    <w:rPr>
                      <w:rFonts w:ascii="Calibri" w:eastAsia="Times New Roman" w:hAnsi="Calibri" w:cs="Arial"/>
                      <w:b/>
                      <w:bCs/>
                      <w:color w:val="000000"/>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198"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722731" w:rsidRDefault="00A837C3" w:rsidP="006431AB">
            <w:pPr>
              <w:pStyle w:val="BangBody"/>
              <w:rPr>
                <w:ins w:id="8199" w:author="The Si Tran" w:date="2012-12-10T07:27:00Z"/>
                <w:rPrChange w:id="8200" w:author="The Si Tran" w:date="2012-12-14T06:33:00Z">
                  <w:rPr>
                    <w:ins w:id="8201" w:author="The Si Tran" w:date="2012-12-10T07:27:00Z"/>
                    <w:rFonts w:ascii="Calibri" w:eastAsia="Times New Roman" w:hAnsi="Calibri"/>
                    <w:color w:val="000000"/>
                    <w:sz w:val="22"/>
                  </w:rPr>
                </w:rPrChange>
              </w:rPr>
              <w:pPrChange w:id="8202" w:author="The Si Tran" w:date="2012-12-16T08:45:00Z">
                <w:pPr>
                  <w:spacing w:line="240" w:lineRule="auto"/>
                </w:pPr>
              </w:pPrChange>
            </w:pPr>
            <w:ins w:id="8203" w:author="The Si Tran" w:date="2012-12-10T07:27:00Z">
              <w:r w:rsidRPr="00722731">
                <w:rPr>
                  <w:rPrChange w:id="8204" w:author="The Si Tran" w:date="2012-12-14T06:33:00Z">
                    <w:rPr>
                      <w:rFonts w:ascii="Calibri" w:eastAsia="Times New Roman" w:hAnsi="Calibri" w:cs="Arial"/>
                      <w:b/>
                      <w:bCs/>
                      <w:color w:val="000000"/>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205"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722731" w:rsidRDefault="00A837C3" w:rsidP="006431AB">
            <w:pPr>
              <w:pStyle w:val="BangBody"/>
              <w:rPr>
                <w:ins w:id="8206" w:author="The Si Tran" w:date="2012-12-10T07:27:00Z"/>
                <w:rPrChange w:id="8207" w:author="The Si Tran" w:date="2012-12-14T06:33:00Z">
                  <w:rPr>
                    <w:ins w:id="8208" w:author="The Si Tran" w:date="2012-12-10T07:27:00Z"/>
                    <w:rFonts w:ascii="Calibri" w:eastAsia="Times New Roman" w:hAnsi="Calibri"/>
                    <w:color w:val="000000"/>
                    <w:sz w:val="22"/>
                  </w:rPr>
                </w:rPrChange>
              </w:rPr>
              <w:pPrChange w:id="8209" w:author="The Si Tran" w:date="2012-12-16T08:45:00Z">
                <w:pPr>
                  <w:spacing w:line="240" w:lineRule="auto"/>
                </w:pPr>
              </w:pPrChange>
            </w:pPr>
            <w:ins w:id="8210" w:author="The Si Tran" w:date="2012-12-10T07:27:00Z">
              <w:r w:rsidRPr="00722731">
                <w:rPr>
                  <w:rPrChange w:id="8211" w:author="The Si Tran" w:date="2012-12-14T06:33:00Z">
                    <w:rPr>
                      <w:rFonts w:ascii="Calibri" w:eastAsia="Times New Roman" w:hAnsi="Calibri" w:cs="Arial"/>
                      <w:b/>
                      <w:bCs/>
                      <w:color w:val="000000"/>
                      <w:kern w:val="32"/>
                      <w:sz w:val="22"/>
                      <w:szCs w:val="32"/>
                    </w:rPr>
                  </w:rPrChange>
                </w:rPr>
                <w:t>MAPE</w:t>
              </w:r>
            </w:ins>
          </w:p>
        </w:tc>
      </w:tr>
      <w:tr w:rsidR="00A837C3" w:rsidRPr="009D2F47" w14:paraId="4B423161" w14:textId="77777777" w:rsidTr="006431AB">
        <w:trPr>
          <w:trHeight w:val="453"/>
          <w:ins w:id="8212" w:author="The Si Tran" w:date="2012-12-10T07:27:00Z"/>
          <w:trPrChange w:id="8213" w:author="The Si Tran" w:date="2012-12-16T08:43: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214" w:author="The Si Tran" w:date="2012-12-16T08:4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722731" w:rsidRDefault="00A837C3" w:rsidP="006431AB">
            <w:pPr>
              <w:pStyle w:val="BangBody"/>
              <w:rPr>
                <w:ins w:id="8215" w:author="The Si Tran" w:date="2012-12-10T07:27:00Z"/>
                <w:rPrChange w:id="8216" w:author="The Si Tran" w:date="2012-12-14T06:33:00Z">
                  <w:rPr>
                    <w:ins w:id="8217" w:author="The Si Tran" w:date="2012-12-10T07:27:00Z"/>
                    <w:rFonts w:ascii="Calibri" w:eastAsia="Times New Roman" w:hAnsi="Calibri"/>
                    <w:color w:val="000000"/>
                    <w:sz w:val="22"/>
                  </w:rPr>
                </w:rPrChange>
              </w:rPr>
              <w:pPrChange w:id="8218" w:author="The Si Tran" w:date="2012-12-16T08:45:00Z">
                <w:pPr>
                  <w:spacing w:line="240" w:lineRule="auto"/>
                  <w:jc w:val="center"/>
                </w:pPr>
              </w:pPrChange>
            </w:pPr>
            <w:ins w:id="8219" w:author="The Si Tran" w:date="2012-12-10T07:27:00Z">
              <w:r w:rsidRPr="00722731">
                <w:rPr>
                  <w:rPrChange w:id="8220" w:author="The Si Tran" w:date="2012-12-14T06:33:00Z">
                    <w:rPr>
                      <w:rFonts w:ascii="Calibri" w:eastAsia="Times New Roman" w:hAnsi="Calibri"/>
                      <w:color w:val="000000"/>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221"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rsidP="006431AB">
            <w:pPr>
              <w:pStyle w:val="BangBody"/>
              <w:rPr>
                <w:ins w:id="8222" w:author="The Si Tran" w:date="2012-12-10T07:27:00Z"/>
                <w:rPrChange w:id="8223" w:author="The Si Tran" w:date="2012-12-14T06:33:00Z">
                  <w:rPr>
                    <w:ins w:id="8224" w:author="The Si Tran" w:date="2012-12-10T07:27:00Z"/>
                    <w:rFonts w:ascii="Calibri" w:eastAsia="Times New Roman" w:hAnsi="Calibri"/>
                    <w:color w:val="000000"/>
                    <w:sz w:val="22"/>
                  </w:rPr>
                </w:rPrChange>
              </w:rPr>
              <w:pPrChange w:id="8225" w:author="The Si Tran" w:date="2012-12-16T08:45:00Z">
                <w:pPr>
                  <w:spacing w:line="240" w:lineRule="auto"/>
                  <w:jc w:val="left"/>
                </w:pPr>
              </w:pPrChange>
            </w:pPr>
            <w:ins w:id="8226" w:author="The Si Tran" w:date="2012-12-10T07:27:00Z">
              <w:r w:rsidRPr="00722731">
                <w:rPr>
                  <w:rPrChange w:id="8227" w:author="The Si Tran" w:date="2012-12-14T06:33:00Z">
                    <w:rPr>
                      <w:rFonts w:ascii="Calibri" w:eastAsia="Times New Roman" w:hAnsi="Calibri"/>
                      <w:color w:val="000000"/>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bottom"/>
            <w:hideMark/>
            <w:tcPrChange w:id="8228"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rsidP="006431AB">
            <w:pPr>
              <w:pStyle w:val="BangBody"/>
              <w:rPr>
                <w:ins w:id="8229" w:author="The Si Tran" w:date="2012-12-10T07:27:00Z"/>
                <w:rPrChange w:id="8230" w:author="The Si Tran" w:date="2012-12-14T06:33:00Z">
                  <w:rPr>
                    <w:ins w:id="8231" w:author="The Si Tran" w:date="2012-12-10T07:27:00Z"/>
                    <w:rFonts w:ascii="Calibri" w:eastAsia="Times New Roman" w:hAnsi="Calibri"/>
                    <w:color w:val="000000"/>
                    <w:sz w:val="22"/>
                  </w:rPr>
                </w:rPrChange>
              </w:rPr>
              <w:pPrChange w:id="8232" w:author="The Si Tran" w:date="2012-12-16T08:45:00Z">
                <w:pPr>
                  <w:spacing w:line="240" w:lineRule="auto"/>
                  <w:jc w:val="right"/>
                </w:pPr>
              </w:pPrChange>
            </w:pPr>
            <w:ins w:id="8233" w:author="The Si Tran" w:date="2012-12-10T07:27:00Z">
              <w:r w:rsidRPr="00722731">
                <w:rPr>
                  <w:rPrChange w:id="8234" w:author="The Si Tran" w:date="2012-12-14T06:33:00Z">
                    <w:rPr>
                      <w:rFonts w:ascii="Calibri" w:eastAsia="Times New Roman" w:hAnsi="Calibri"/>
                      <w:color w:val="000000"/>
                      <w:sz w:val="22"/>
                    </w:rPr>
                  </w:rPrChange>
                </w:rPr>
                <w:t>24.46</w:t>
              </w:r>
            </w:ins>
          </w:p>
        </w:tc>
        <w:tc>
          <w:tcPr>
            <w:tcW w:w="996" w:type="dxa"/>
            <w:tcBorders>
              <w:top w:val="nil"/>
              <w:left w:val="nil"/>
              <w:bottom w:val="single" w:sz="4" w:space="0" w:color="auto"/>
              <w:right w:val="single" w:sz="4" w:space="0" w:color="auto"/>
            </w:tcBorders>
            <w:shd w:val="clear" w:color="auto" w:fill="auto"/>
            <w:noWrap/>
            <w:vAlign w:val="bottom"/>
            <w:hideMark/>
            <w:tcPrChange w:id="8235"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rsidP="006431AB">
            <w:pPr>
              <w:pStyle w:val="BangBody"/>
              <w:rPr>
                <w:ins w:id="8236" w:author="The Si Tran" w:date="2012-12-10T07:27:00Z"/>
                <w:rPrChange w:id="8237" w:author="The Si Tran" w:date="2012-12-14T06:33:00Z">
                  <w:rPr>
                    <w:ins w:id="8238" w:author="The Si Tran" w:date="2012-12-10T07:27:00Z"/>
                    <w:rFonts w:ascii="Calibri" w:eastAsia="Times New Roman" w:hAnsi="Calibri"/>
                    <w:color w:val="000000"/>
                    <w:sz w:val="22"/>
                  </w:rPr>
                </w:rPrChange>
              </w:rPr>
              <w:pPrChange w:id="8239" w:author="The Si Tran" w:date="2012-12-16T08:45:00Z">
                <w:pPr>
                  <w:spacing w:line="240" w:lineRule="auto"/>
                  <w:jc w:val="right"/>
                </w:pPr>
              </w:pPrChange>
            </w:pPr>
            <w:ins w:id="8240" w:author="The Si Tran" w:date="2012-12-10T07:27:00Z">
              <w:r w:rsidRPr="00722731">
                <w:rPr>
                  <w:rPrChange w:id="8241" w:author="The Si Tran" w:date="2012-12-14T06:33:00Z">
                    <w:rPr>
                      <w:rFonts w:ascii="Calibri" w:eastAsia="Times New Roman" w:hAnsi="Calibri"/>
                      <w:color w:val="000000"/>
                      <w:sz w:val="22"/>
                    </w:rPr>
                  </w:rPrChange>
                </w:rPr>
                <w:t>974.08</w:t>
              </w:r>
            </w:ins>
          </w:p>
        </w:tc>
        <w:tc>
          <w:tcPr>
            <w:tcW w:w="883" w:type="dxa"/>
            <w:tcBorders>
              <w:top w:val="nil"/>
              <w:left w:val="nil"/>
              <w:bottom w:val="single" w:sz="4" w:space="0" w:color="auto"/>
              <w:right w:val="single" w:sz="4" w:space="0" w:color="auto"/>
            </w:tcBorders>
            <w:shd w:val="clear" w:color="auto" w:fill="auto"/>
            <w:noWrap/>
            <w:vAlign w:val="bottom"/>
            <w:hideMark/>
            <w:tcPrChange w:id="8242"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rsidP="006431AB">
            <w:pPr>
              <w:pStyle w:val="BangBody"/>
              <w:rPr>
                <w:ins w:id="8243" w:author="The Si Tran" w:date="2012-12-10T07:27:00Z"/>
                <w:rPrChange w:id="8244" w:author="The Si Tran" w:date="2012-12-14T06:33:00Z">
                  <w:rPr>
                    <w:ins w:id="8245" w:author="The Si Tran" w:date="2012-12-10T07:27:00Z"/>
                    <w:rFonts w:ascii="Calibri" w:eastAsia="Times New Roman" w:hAnsi="Calibri"/>
                    <w:color w:val="000000"/>
                    <w:sz w:val="22"/>
                  </w:rPr>
                </w:rPrChange>
              </w:rPr>
              <w:pPrChange w:id="8246" w:author="The Si Tran" w:date="2012-12-16T08:45:00Z">
                <w:pPr>
                  <w:spacing w:line="240" w:lineRule="auto"/>
                  <w:jc w:val="right"/>
                </w:pPr>
              </w:pPrChange>
            </w:pPr>
            <w:ins w:id="8247" w:author="The Si Tran" w:date="2012-12-10T07:27:00Z">
              <w:r w:rsidRPr="00722731">
                <w:rPr>
                  <w:rPrChange w:id="8248" w:author="The Si Tran" w:date="2012-12-14T06:33:00Z">
                    <w:rPr>
                      <w:rFonts w:ascii="Calibri" w:eastAsia="Times New Roman" w:hAnsi="Calibri"/>
                      <w:color w:val="000000"/>
                      <w:sz w:val="22"/>
                    </w:rPr>
                  </w:rPrChange>
                </w:rPr>
                <w:t>8.92</w:t>
              </w:r>
            </w:ins>
          </w:p>
        </w:tc>
      </w:tr>
      <w:tr w:rsidR="00A837C3" w:rsidRPr="009D2F47" w14:paraId="6BE6CD20" w14:textId="77777777" w:rsidTr="006431AB">
        <w:trPr>
          <w:trHeight w:val="441"/>
          <w:ins w:id="8249" w:author="The Si Tran" w:date="2012-12-10T07:27:00Z"/>
          <w:trPrChange w:id="8250" w:author="The Si Tran" w:date="2012-12-16T08:43: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251" w:author="The Si Tran" w:date="2012-12-16T08:43: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722731" w:rsidRDefault="00A837C3" w:rsidP="006431AB">
            <w:pPr>
              <w:pStyle w:val="BangBody"/>
              <w:rPr>
                <w:ins w:id="8252" w:author="The Si Tran" w:date="2012-12-10T07:27:00Z"/>
                <w:rPrChange w:id="8253" w:author="The Si Tran" w:date="2012-12-14T06:33:00Z">
                  <w:rPr>
                    <w:ins w:id="8254" w:author="The Si Tran" w:date="2012-12-10T07:27:00Z"/>
                    <w:rFonts w:ascii="Calibri" w:eastAsia="Times New Roman" w:hAnsi="Calibri"/>
                    <w:color w:val="000000"/>
                    <w:sz w:val="22"/>
                  </w:rPr>
                </w:rPrChange>
              </w:rPr>
              <w:pPrChange w:id="8255"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256"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rsidP="006431AB">
            <w:pPr>
              <w:pStyle w:val="BangBody"/>
              <w:rPr>
                <w:ins w:id="8257" w:author="The Si Tran" w:date="2012-12-10T07:27:00Z"/>
                <w:rPrChange w:id="8258" w:author="The Si Tran" w:date="2012-12-14T06:33:00Z">
                  <w:rPr>
                    <w:ins w:id="8259" w:author="The Si Tran" w:date="2012-12-10T07:27:00Z"/>
                    <w:rFonts w:ascii="Calibri" w:eastAsia="Times New Roman" w:hAnsi="Calibri"/>
                    <w:color w:val="000000"/>
                    <w:sz w:val="22"/>
                  </w:rPr>
                </w:rPrChange>
              </w:rPr>
              <w:pPrChange w:id="8260" w:author="The Si Tran" w:date="2012-12-16T08:45:00Z">
                <w:pPr>
                  <w:spacing w:line="240" w:lineRule="auto"/>
                </w:pPr>
              </w:pPrChange>
            </w:pPr>
            <w:ins w:id="8261" w:author="The Si Tran" w:date="2012-12-10T07:27:00Z">
              <w:r w:rsidRPr="00722731">
                <w:rPr>
                  <w:rPrChange w:id="8262" w:author="The Si Tran" w:date="2012-12-14T06:33:00Z">
                    <w:rPr>
                      <w:rFonts w:ascii="Calibri" w:eastAsia="Times New Roman" w:hAnsi="Calibri"/>
                      <w:color w:val="000000"/>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bottom"/>
            <w:hideMark/>
            <w:tcPrChange w:id="8263"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rsidP="006431AB">
            <w:pPr>
              <w:pStyle w:val="BangBody"/>
              <w:rPr>
                <w:ins w:id="8264" w:author="The Si Tran" w:date="2012-12-10T07:27:00Z"/>
                <w:rPrChange w:id="8265" w:author="The Si Tran" w:date="2012-12-14T06:33:00Z">
                  <w:rPr>
                    <w:ins w:id="8266" w:author="The Si Tran" w:date="2012-12-10T07:27:00Z"/>
                    <w:rFonts w:ascii="Calibri" w:eastAsia="Times New Roman" w:hAnsi="Calibri"/>
                    <w:color w:val="000000"/>
                    <w:sz w:val="22"/>
                  </w:rPr>
                </w:rPrChange>
              </w:rPr>
              <w:pPrChange w:id="8267" w:author="The Si Tran" w:date="2012-12-16T08:45:00Z">
                <w:pPr>
                  <w:spacing w:line="240" w:lineRule="auto"/>
                  <w:jc w:val="right"/>
                </w:pPr>
              </w:pPrChange>
            </w:pPr>
            <w:ins w:id="8268" w:author="The Si Tran" w:date="2012-12-10T07:27:00Z">
              <w:r w:rsidRPr="00722731">
                <w:rPr>
                  <w:rPrChange w:id="8269" w:author="The Si Tran" w:date="2012-12-14T06:33:00Z">
                    <w:rPr>
                      <w:rFonts w:ascii="Calibri" w:eastAsia="Times New Roman" w:hAnsi="Calibri"/>
                      <w:color w:val="000000"/>
                      <w:sz w:val="22"/>
                    </w:rPr>
                  </w:rPrChange>
                </w:rPr>
                <w:t>26.81</w:t>
              </w:r>
            </w:ins>
          </w:p>
        </w:tc>
        <w:tc>
          <w:tcPr>
            <w:tcW w:w="996" w:type="dxa"/>
            <w:tcBorders>
              <w:top w:val="nil"/>
              <w:left w:val="nil"/>
              <w:bottom w:val="single" w:sz="4" w:space="0" w:color="auto"/>
              <w:right w:val="single" w:sz="4" w:space="0" w:color="auto"/>
            </w:tcBorders>
            <w:shd w:val="clear" w:color="auto" w:fill="auto"/>
            <w:noWrap/>
            <w:vAlign w:val="bottom"/>
            <w:hideMark/>
            <w:tcPrChange w:id="8270"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rsidP="006431AB">
            <w:pPr>
              <w:pStyle w:val="BangBody"/>
              <w:rPr>
                <w:ins w:id="8271" w:author="The Si Tran" w:date="2012-12-10T07:27:00Z"/>
                <w:rPrChange w:id="8272" w:author="The Si Tran" w:date="2012-12-14T06:33:00Z">
                  <w:rPr>
                    <w:ins w:id="8273" w:author="The Si Tran" w:date="2012-12-10T07:27:00Z"/>
                    <w:rFonts w:ascii="Calibri" w:eastAsia="Times New Roman" w:hAnsi="Calibri"/>
                    <w:color w:val="000000"/>
                    <w:sz w:val="22"/>
                  </w:rPr>
                </w:rPrChange>
              </w:rPr>
              <w:pPrChange w:id="8274" w:author="The Si Tran" w:date="2012-12-16T08:45:00Z">
                <w:pPr>
                  <w:spacing w:line="240" w:lineRule="auto"/>
                  <w:jc w:val="right"/>
                </w:pPr>
              </w:pPrChange>
            </w:pPr>
            <w:ins w:id="8275" w:author="The Si Tran" w:date="2012-12-10T07:27:00Z">
              <w:r w:rsidRPr="00722731">
                <w:rPr>
                  <w:rPrChange w:id="8276" w:author="The Si Tran" w:date="2012-12-14T06:33:00Z">
                    <w:rPr>
                      <w:rFonts w:ascii="Calibri" w:eastAsia="Times New Roman" w:hAnsi="Calibri"/>
                      <w:color w:val="000000"/>
                      <w:sz w:val="22"/>
                    </w:rPr>
                  </w:rPrChange>
                </w:rPr>
                <w:t>1228.73</w:t>
              </w:r>
            </w:ins>
          </w:p>
        </w:tc>
        <w:tc>
          <w:tcPr>
            <w:tcW w:w="883" w:type="dxa"/>
            <w:tcBorders>
              <w:top w:val="nil"/>
              <w:left w:val="nil"/>
              <w:bottom w:val="single" w:sz="4" w:space="0" w:color="auto"/>
              <w:right w:val="single" w:sz="4" w:space="0" w:color="auto"/>
            </w:tcBorders>
            <w:shd w:val="clear" w:color="auto" w:fill="auto"/>
            <w:noWrap/>
            <w:vAlign w:val="bottom"/>
            <w:hideMark/>
            <w:tcPrChange w:id="8277"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rsidP="006431AB">
            <w:pPr>
              <w:pStyle w:val="BangBody"/>
              <w:rPr>
                <w:ins w:id="8278" w:author="The Si Tran" w:date="2012-12-10T07:27:00Z"/>
                <w:rPrChange w:id="8279" w:author="The Si Tran" w:date="2012-12-14T06:33:00Z">
                  <w:rPr>
                    <w:ins w:id="8280" w:author="The Si Tran" w:date="2012-12-10T07:27:00Z"/>
                    <w:rFonts w:ascii="Calibri" w:eastAsia="Times New Roman" w:hAnsi="Calibri"/>
                    <w:color w:val="000000"/>
                    <w:sz w:val="22"/>
                  </w:rPr>
                </w:rPrChange>
              </w:rPr>
              <w:pPrChange w:id="8281" w:author="The Si Tran" w:date="2012-12-16T08:45:00Z">
                <w:pPr>
                  <w:spacing w:line="240" w:lineRule="auto"/>
                  <w:jc w:val="right"/>
                </w:pPr>
              </w:pPrChange>
            </w:pPr>
            <w:ins w:id="8282" w:author="The Si Tran" w:date="2012-12-10T07:27:00Z">
              <w:r w:rsidRPr="00722731">
                <w:rPr>
                  <w:rPrChange w:id="8283" w:author="The Si Tran" w:date="2012-12-14T06:33:00Z">
                    <w:rPr>
                      <w:rFonts w:ascii="Calibri" w:eastAsia="Times New Roman" w:hAnsi="Calibri"/>
                      <w:color w:val="000000"/>
                      <w:sz w:val="22"/>
                    </w:rPr>
                  </w:rPrChange>
                </w:rPr>
                <w:t>9.74</w:t>
              </w:r>
            </w:ins>
          </w:p>
        </w:tc>
      </w:tr>
      <w:tr w:rsidR="00A837C3" w:rsidRPr="009D2F47" w14:paraId="5E1ADA4E" w14:textId="77777777" w:rsidTr="006431AB">
        <w:trPr>
          <w:trHeight w:val="220"/>
          <w:ins w:id="8284" w:author="The Si Tran" w:date="2012-12-10T07:27:00Z"/>
          <w:trPrChange w:id="8285" w:author="The Si Tran" w:date="2012-12-16T08:43: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286" w:author="The Si Tran" w:date="2012-12-16T08:4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77777777" w:rsidR="00A837C3" w:rsidRPr="00722731" w:rsidRDefault="00A837C3" w:rsidP="006431AB">
            <w:pPr>
              <w:pStyle w:val="BangBody"/>
              <w:rPr>
                <w:ins w:id="8287" w:author="The Si Tran" w:date="2012-12-10T07:27:00Z"/>
                <w:rPrChange w:id="8288" w:author="The Si Tran" w:date="2012-12-14T06:33:00Z">
                  <w:rPr>
                    <w:ins w:id="8289" w:author="The Si Tran" w:date="2012-12-10T07:27:00Z"/>
                    <w:rFonts w:ascii="Calibri" w:eastAsia="Times New Roman" w:hAnsi="Calibri"/>
                    <w:color w:val="000000"/>
                    <w:sz w:val="22"/>
                  </w:rPr>
                </w:rPrChange>
              </w:rPr>
              <w:pPrChange w:id="8290" w:author="The Si Tran" w:date="2012-12-16T08:45:00Z">
                <w:pPr>
                  <w:spacing w:line="240" w:lineRule="auto"/>
                  <w:jc w:val="center"/>
                </w:pPr>
              </w:pPrChange>
            </w:pPr>
            <w:ins w:id="8291" w:author="The Si Tran" w:date="2012-12-10T07:27:00Z">
              <w:r w:rsidRPr="00722731">
                <w:rPr>
                  <w:rPrChange w:id="8292" w:author="The Si Tran" w:date="2012-12-14T06:33:00Z">
                    <w:rPr>
                      <w:rFonts w:ascii="Calibri" w:eastAsia="Times New Roman" w:hAnsi="Calibri"/>
                      <w:color w:val="000000"/>
                      <w:sz w:val="22"/>
                    </w:rPr>
                  </w:rPrChange>
                </w:rPr>
                <w:t xml:space="preserve">SARIMA </w:t>
              </w:r>
            </w:ins>
          </w:p>
        </w:tc>
        <w:tc>
          <w:tcPr>
            <w:tcW w:w="4500" w:type="dxa"/>
            <w:tcBorders>
              <w:top w:val="nil"/>
              <w:left w:val="nil"/>
              <w:bottom w:val="single" w:sz="4" w:space="0" w:color="auto"/>
              <w:right w:val="single" w:sz="4" w:space="0" w:color="auto"/>
            </w:tcBorders>
            <w:shd w:val="clear" w:color="auto" w:fill="auto"/>
            <w:vAlign w:val="bottom"/>
            <w:hideMark/>
            <w:tcPrChange w:id="8293"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rsidP="006431AB">
            <w:pPr>
              <w:pStyle w:val="BangBody"/>
              <w:rPr>
                <w:ins w:id="8294" w:author="The Si Tran" w:date="2012-12-10T07:27:00Z"/>
                <w:rPrChange w:id="8295" w:author="The Si Tran" w:date="2012-12-14T06:33:00Z">
                  <w:rPr>
                    <w:ins w:id="8296" w:author="The Si Tran" w:date="2012-12-10T07:27:00Z"/>
                    <w:rFonts w:ascii="Calibri" w:eastAsia="Times New Roman" w:hAnsi="Calibri"/>
                    <w:color w:val="000000"/>
                    <w:sz w:val="22"/>
                  </w:rPr>
                </w:rPrChange>
              </w:rPr>
              <w:pPrChange w:id="8297" w:author="The Si Tran" w:date="2012-12-16T08:45:00Z">
                <w:pPr>
                  <w:spacing w:line="240" w:lineRule="auto"/>
                  <w:jc w:val="left"/>
                </w:pPr>
              </w:pPrChange>
            </w:pPr>
            <w:ins w:id="8298" w:author="The Si Tran" w:date="2012-12-10T07:27:00Z">
              <w:r w:rsidRPr="00722731">
                <w:rPr>
                  <w:rPrChange w:id="8299" w:author="The Si Tran" w:date="2012-12-14T06:33:00Z">
                    <w:rPr>
                      <w:rFonts w:ascii="Calibri" w:eastAsia="Times New Roman" w:hAnsi="Calibri"/>
                      <w:color w:val="000000"/>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300"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rsidP="006431AB">
            <w:pPr>
              <w:pStyle w:val="BangBody"/>
              <w:rPr>
                <w:ins w:id="8301" w:author="The Si Tran" w:date="2012-12-10T07:27:00Z"/>
                <w:rPrChange w:id="8302" w:author="The Si Tran" w:date="2012-12-14T06:33:00Z">
                  <w:rPr>
                    <w:ins w:id="8303" w:author="The Si Tran" w:date="2012-12-10T07:27:00Z"/>
                    <w:rFonts w:ascii="Calibri" w:eastAsia="Times New Roman" w:hAnsi="Calibri"/>
                    <w:color w:val="000000"/>
                    <w:sz w:val="22"/>
                  </w:rPr>
                </w:rPrChange>
              </w:rPr>
              <w:pPrChange w:id="8304" w:author="The Si Tran" w:date="2012-12-16T08:45:00Z">
                <w:pPr>
                  <w:spacing w:line="240" w:lineRule="auto"/>
                  <w:jc w:val="right"/>
                </w:pPr>
              </w:pPrChange>
            </w:pPr>
            <w:ins w:id="8305" w:author="The Si Tran" w:date="2012-12-10T07:27:00Z">
              <w:r w:rsidRPr="00722731">
                <w:rPr>
                  <w:rPrChange w:id="8306" w:author="The Si Tran" w:date="2012-12-14T06:33:00Z">
                    <w:rPr>
                      <w:rFonts w:ascii="Calibri" w:eastAsia="Times New Roman" w:hAnsi="Calibri"/>
                      <w:color w:val="000000"/>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307"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rsidP="006431AB">
            <w:pPr>
              <w:pStyle w:val="BangBody"/>
              <w:rPr>
                <w:ins w:id="8308" w:author="The Si Tran" w:date="2012-12-10T07:27:00Z"/>
                <w:rPrChange w:id="8309" w:author="The Si Tran" w:date="2012-12-14T06:33:00Z">
                  <w:rPr>
                    <w:ins w:id="8310" w:author="The Si Tran" w:date="2012-12-10T07:27:00Z"/>
                    <w:rFonts w:ascii="Calibri" w:eastAsia="Times New Roman" w:hAnsi="Calibri"/>
                    <w:color w:val="000000"/>
                    <w:sz w:val="22"/>
                  </w:rPr>
                </w:rPrChange>
              </w:rPr>
              <w:pPrChange w:id="8311" w:author="The Si Tran" w:date="2012-12-16T08:45:00Z">
                <w:pPr>
                  <w:spacing w:line="240" w:lineRule="auto"/>
                  <w:jc w:val="right"/>
                </w:pPr>
              </w:pPrChange>
            </w:pPr>
            <w:ins w:id="8312" w:author="The Si Tran" w:date="2012-12-10T07:27:00Z">
              <w:r w:rsidRPr="00722731">
                <w:rPr>
                  <w:rPrChange w:id="8313" w:author="The Si Tran" w:date="2012-12-14T06:33:00Z">
                    <w:rPr>
                      <w:rFonts w:ascii="Calibri" w:eastAsia="Times New Roman" w:hAnsi="Calibri"/>
                      <w:color w:val="000000"/>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314"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rsidP="006431AB">
            <w:pPr>
              <w:pStyle w:val="BangBody"/>
              <w:rPr>
                <w:ins w:id="8315" w:author="The Si Tran" w:date="2012-12-10T07:27:00Z"/>
                <w:rPrChange w:id="8316" w:author="The Si Tran" w:date="2012-12-14T06:33:00Z">
                  <w:rPr>
                    <w:ins w:id="8317" w:author="The Si Tran" w:date="2012-12-10T07:27:00Z"/>
                    <w:rFonts w:ascii="Calibri" w:eastAsia="Times New Roman" w:hAnsi="Calibri"/>
                    <w:color w:val="000000"/>
                    <w:sz w:val="22"/>
                  </w:rPr>
                </w:rPrChange>
              </w:rPr>
              <w:pPrChange w:id="8318" w:author="The Si Tran" w:date="2012-12-16T08:45:00Z">
                <w:pPr>
                  <w:spacing w:line="240" w:lineRule="auto"/>
                  <w:jc w:val="right"/>
                </w:pPr>
              </w:pPrChange>
            </w:pPr>
            <w:ins w:id="8319" w:author="The Si Tran" w:date="2012-12-10T07:27:00Z">
              <w:r w:rsidRPr="00722731">
                <w:rPr>
                  <w:rPrChange w:id="8320" w:author="The Si Tran" w:date="2012-12-14T06:33:00Z">
                    <w:rPr>
                      <w:rFonts w:ascii="Calibri" w:eastAsia="Times New Roman" w:hAnsi="Calibri"/>
                      <w:color w:val="000000"/>
                      <w:sz w:val="22"/>
                    </w:rPr>
                  </w:rPrChange>
                </w:rPr>
                <w:t>2.97</w:t>
              </w:r>
            </w:ins>
          </w:p>
        </w:tc>
      </w:tr>
      <w:tr w:rsidR="00A837C3" w:rsidRPr="009D2F47" w14:paraId="0D4CDA74" w14:textId="77777777" w:rsidTr="006431AB">
        <w:trPr>
          <w:trHeight w:val="674"/>
          <w:ins w:id="8321" w:author="The Si Tran" w:date="2012-12-10T07:27:00Z"/>
          <w:trPrChange w:id="8322" w:author="The Si Tran" w:date="2012-12-16T08:43: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323" w:author="The Si Tran" w:date="2012-12-16T08:4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722731" w:rsidRDefault="00A837C3" w:rsidP="006431AB">
            <w:pPr>
              <w:pStyle w:val="BangBody"/>
              <w:rPr>
                <w:ins w:id="8324" w:author="The Si Tran" w:date="2012-12-10T07:27:00Z"/>
                <w:rPrChange w:id="8325" w:author="The Si Tran" w:date="2012-12-14T06:33:00Z">
                  <w:rPr>
                    <w:ins w:id="8326" w:author="The Si Tran" w:date="2012-12-10T07:27:00Z"/>
                    <w:rFonts w:ascii="Calibri" w:eastAsia="Times New Roman" w:hAnsi="Calibri"/>
                    <w:color w:val="000000"/>
                    <w:sz w:val="22"/>
                  </w:rPr>
                </w:rPrChange>
              </w:rPr>
              <w:pPrChange w:id="8327" w:author="The Si Tran" w:date="2012-12-16T08:45:00Z">
                <w:pPr>
                  <w:spacing w:line="240" w:lineRule="auto"/>
                  <w:jc w:val="center"/>
                </w:pPr>
              </w:pPrChange>
            </w:pPr>
            <w:ins w:id="8328" w:author="The Si Tran" w:date="2012-12-10T07:27:00Z">
              <w:r w:rsidRPr="00722731">
                <w:rPr>
                  <w:rPrChange w:id="8329" w:author="The Si Tran" w:date="2012-12-14T06:33:00Z">
                    <w:rPr>
                      <w:rFonts w:ascii="Calibri" w:eastAsia="Times New Roman" w:hAnsi="Calibri"/>
                      <w:color w:val="000000"/>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330"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rsidP="006431AB">
            <w:pPr>
              <w:pStyle w:val="BangBody"/>
              <w:rPr>
                <w:ins w:id="8331" w:author="The Si Tran" w:date="2012-12-10T07:27:00Z"/>
                <w:rPrChange w:id="8332" w:author="The Si Tran" w:date="2012-12-14T06:33:00Z">
                  <w:rPr>
                    <w:ins w:id="8333" w:author="The Si Tran" w:date="2012-12-10T07:27:00Z"/>
                    <w:rFonts w:ascii="Calibri" w:eastAsia="Times New Roman" w:hAnsi="Calibri"/>
                    <w:color w:val="000000"/>
                    <w:sz w:val="22"/>
                  </w:rPr>
                </w:rPrChange>
              </w:rPr>
              <w:pPrChange w:id="8334" w:author="The Si Tran" w:date="2012-12-16T08:45:00Z">
                <w:pPr>
                  <w:spacing w:line="240" w:lineRule="auto"/>
                  <w:jc w:val="left"/>
                </w:pPr>
              </w:pPrChange>
            </w:pPr>
            <w:ins w:id="8335" w:author="The Si Tran" w:date="2012-12-10T07:27:00Z">
              <w:r w:rsidRPr="00722731">
                <w:rPr>
                  <w:rPrChange w:id="8336" w:author="The Si Tran" w:date="2012-12-14T06:33:00Z">
                    <w:rPr>
                      <w:rFonts w:ascii="Calibri" w:eastAsia="Times New Roman" w:hAnsi="Calibri"/>
                      <w:color w:val="000000"/>
                      <w:sz w:val="22"/>
                    </w:rPr>
                  </w:rPrChange>
                </w:rPr>
                <w:t>ARIMA(1, 1, 0)(1, 1, 0)12</w:t>
              </w:r>
              <w:r w:rsidRPr="00722731">
                <w:rPr>
                  <w:rPrChange w:id="8337" w:author="The Si Tran" w:date="2012-12-14T06:33:00Z">
                    <w:rPr>
                      <w:rFonts w:ascii="Calibri" w:eastAsia="Times New Roman" w:hAnsi="Calibri"/>
                      <w:color w:val="000000"/>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bottom"/>
            <w:hideMark/>
            <w:tcPrChange w:id="8338"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722731" w:rsidRDefault="00A837C3" w:rsidP="006431AB">
            <w:pPr>
              <w:pStyle w:val="BangBody"/>
              <w:rPr>
                <w:ins w:id="8339" w:author="The Si Tran" w:date="2012-12-10T07:27:00Z"/>
                <w:rPrChange w:id="8340" w:author="The Si Tran" w:date="2012-12-14T06:33:00Z">
                  <w:rPr>
                    <w:ins w:id="8341" w:author="The Si Tran" w:date="2012-12-10T07:27:00Z"/>
                    <w:rFonts w:ascii="Calibri" w:eastAsia="Times New Roman" w:hAnsi="Calibri"/>
                    <w:color w:val="000000"/>
                    <w:sz w:val="22"/>
                  </w:rPr>
                </w:rPrChange>
              </w:rPr>
              <w:pPrChange w:id="8342" w:author="The Si Tran" w:date="2012-12-16T08:45:00Z">
                <w:pPr>
                  <w:spacing w:line="240" w:lineRule="auto"/>
                  <w:jc w:val="right"/>
                </w:pPr>
              </w:pPrChange>
            </w:pPr>
            <w:ins w:id="8343" w:author="The Si Tran" w:date="2012-12-10T07:27:00Z">
              <w:r w:rsidRPr="00722731">
                <w:rPr>
                  <w:rPrChange w:id="8344" w:author="The Si Tran" w:date="2012-12-14T06:33:00Z">
                    <w:rPr>
                      <w:rFonts w:ascii="Calibri" w:eastAsia="Times New Roman" w:hAnsi="Calibri"/>
                      <w:color w:val="000000"/>
                      <w:sz w:val="22"/>
                    </w:rPr>
                  </w:rPrChange>
                </w:rPr>
                <w:t>7.9</w:t>
              </w:r>
            </w:ins>
          </w:p>
        </w:tc>
        <w:tc>
          <w:tcPr>
            <w:tcW w:w="996" w:type="dxa"/>
            <w:tcBorders>
              <w:top w:val="nil"/>
              <w:left w:val="nil"/>
              <w:bottom w:val="single" w:sz="4" w:space="0" w:color="auto"/>
              <w:right w:val="single" w:sz="4" w:space="0" w:color="auto"/>
            </w:tcBorders>
            <w:shd w:val="clear" w:color="auto" w:fill="auto"/>
            <w:noWrap/>
            <w:vAlign w:val="bottom"/>
            <w:hideMark/>
            <w:tcPrChange w:id="8345"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722731" w:rsidRDefault="00A837C3" w:rsidP="006431AB">
            <w:pPr>
              <w:pStyle w:val="BangBody"/>
              <w:rPr>
                <w:ins w:id="8346" w:author="The Si Tran" w:date="2012-12-10T07:27:00Z"/>
                <w:rPrChange w:id="8347" w:author="The Si Tran" w:date="2012-12-14T06:33:00Z">
                  <w:rPr>
                    <w:ins w:id="8348" w:author="The Si Tran" w:date="2012-12-10T07:27:00Z"/>
                    <w:rFonts w:ascii="Calibri" w:eastAsia="Times New Roman" w:hAnsi="Calibri"/>
                    <w:color w:val="000000"/>
                    <w:sz w:val="22"/>
                  </w:rPr>
                </w:rPrChange>
              </w:rPr>
              <w:pPrChange w:id="8349" w:author="The Si Tran" w:date="2012-12-16T08:45:00Z">
                <w:pPr>
                  <w:spacing w:line="240" w:lineRule="auto"/>
                  <w:jc w:val="right"/>
                </w:pPr>
              </w:pPrChange>
            </w:pPr>
            <w:ins w:id="8350" w:author="The Si Tran" w:date="2012-12-10T07:27:00Z">
              <w:r w:rsidRPr="00722731">
                <w:rPr>
                  <w:rPrChange w:id="8351" w:author="The Si Tran" w:date="2012-12-14T06:33:00Z">
                    <w:rPr>
                      <w:rFonts w:ascii="Calibri" w:eastAsia="Times New Roman" w:hAnsi="Calibri"/>
                      <w:color w:val="000000"/>
                      <w:sz w:val="22"/>
                    </w:rPr>
                  </w:rPrChange>
                </w:rPr>
                <w:t>120.22</w:t>
              </w:r>
            </w:ins>
          </w:p>
        </w:tc>
        <w:tc>
          <w:tcPr>
            <w:tcW w:w="883" w:type="dxa"/>
            <w:tcBorders>
              <w:top w:val="nil"/>
              <w:left w:val="nil"/>
              <w:bottom w:val="single" w:sz="4" w:space="0" w:color="auto"/>
              <w:right w:val="single" w:sz="4" w:space="0" w:color="auto"/>
            </w:tcBorders>
            <w:shd w:val="clear" w:color="auto" w:fill="auto"/>
            <w:noWrap/>
            <w:vAlign w:val="bottom"/>
            <w:hideMark/>
            <w:tcPrChange w:id="8352"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722731" w:rsidRDefault="00A837C3" w:rsidP="006431AB">
            <w:pPr>
              <w:pStyle w:val="BangBody"/>
              <w:rPr>
                <w:ins w:id="8353" w:author="The Si Tran" w:date="2012-12-10T07:27:00Z"/>
                <w:rPrChange w:id="8354" w:author="The Si Tran" w:date="2012-12-14T06:33:00Z">
                  <w:rPr>
                    <w:ins w:id="8355" w:author="The Si Tran" w:date="2012-12-10T07:27:00Z"/>
                    <w:rFonts w:ascii="Calibri" w:eastAsia="Times New Roman" w:hAnsi="Calibri"/>
                    <w:color w:val="000000"/>
                    <w:sz w:val="22"/>
                  </w:rPr>
                </w:rPrChange>
              </w:rPr>
              <w:pPrChange w:id="8356" w:author="The Si Tran" w:date="2012-12-16T08:45:00Z">
                <w:pPr>
                  <w:spacing w:line="240" w:lineRule="auto"/>
                  <w:jc w:val="right"/>
                </w:pPr>
              </w:pPrChange>
            </w:pPr>
            <w:ins w:id="8357" w:author="The Si Tran" w:date="2012-12-10T07:27:00Z">
              <w:r w:rsidRPr="00722731">
                <w:rPr>
                  <w:rPrChange w:id="8358" w:author="The Si Tran" w:date="2012-12-14T06:33:00Z">
                    <w:rPr>
                      <w:rFonts w:ascii="Calibri" w:eastAsia="Times New Roman" w:hAnsi="Calibri"/>
                      <w:color w:val="000000"/>
                      <w:sz w:val="22"/>
                    </w:rPr>
                  </w:rPrChange>
                </w:rPr>
                <w:t>2.75</w:t>
              </w:r>
            </w:ins>
          </w:p>
        </w:tc>
      </w:tr>
      <w:tr w:rsidR="00A837C3" w:rsidRPr="009D2F47" w14:paraId="176B0DF2" w14:textId="77777777" w:rsidTr="006431AB">
        <w:trPr>
          <w:trHeight w:val="664"/>
          <w:ins w:id="8359" w:author="The Si Tran" w:date="2012-12-10T07:27:00Z"/>
          <w:trPrChange w:id="8360" w:author="The Si Tran" w:date="2012-12-16T08:43: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361" w:author="The Si Tran" w:date="2012-12-16T08:43: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rsidP="006431AB">
            <w:pPr>
              <w:pStyle w:val="BangBody"/>
              <w:rPr>
                <w:ins w:id="8362" w:author="The Si Tran" w:date="2012-12-10T07:27:00Z"/>
                <w:rPrChange w:id="8363" w:author="The Si Tran" w:date="2012-12-14T06:33:00Z">
                  <w:rPr>
                    <w:ins w:id="8364" w:author="The Si Tran" w:date="2012-12-10T07:27:00Z"/>
                    <w:rFonts w:ascii="Calibri" w:eastAsia="Times New Roman" w:hAnsi="Calibri"/>
                    <w:color w:val="000000"/>
                    <w:sz w:val="22"/>
                  </w:rPr>
                </w:rPrChange>
              </w:rPr>
              <w:pPrChange w:id="8365"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366"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rsidP="006431AB">
            <w:pPr>
              <w:pStyle w:val="BangBody"/>
              <w:rPr>
                <w:ins w:id="8367" w:author="The Si Tran" w:date="2012-12-10T07:27:00Z"/>
                <w:rPrChange w:id="8368" w:author="The Si Tran" w:date="2012-12-14T06:33:00Z">
                  <w:rPr>
                    <w:ins w:id="8369" w:author="The Si Tran" w:date="2012-12-10T07:27:00Z"/>
                    <w:rFonts w:ascii="Calibri" w:eastAsia="Times New Roman" w:hAnsi="Calibri"/>
                    <w:color w:val="000000"/>
                    <w:sz w:val="22"/>
                  </w:rPr>
                </w:rPrChange>
              </w:rPr>
              <w:pPrChange w:id="8370" w:author="The Si Tran" w:date="2012-12-16T08:45:00Z">
                <w:pPr>
                  <w:spacing w:line="240" w:lineRule="auto"/>
                </w:pPr>
              </w:pPrChange>
            </w:pPr>
            <w:ins w:id="8371" w:author="The Si Tran" w:date="2012-12-10T07:27:00Z">
              <w:r w:rsidRPr="00722731">
                <w:rPr>
                  <w:rPrChange w:id="8372" w:author="The Si Tran" w:date="2012-12-14T06:33:00Z">
                    <w:rPr>
                      <w:rFonts w:ascii="Calibri" w:eastAsia="Times New Roman" w:hAnsi="Calibri"/>
                      <w:color w:val="000000"/>
                      <w:sz w:val="22"/>
                    </w:rPr>
                  </w:rPrChange>
                </w:rPr>
                <w:t>ARIMA(1, 1, 0)(1, 1, 0)12</w:t>
              </w:r>
              <w:r w:rsidRPr="00722731">
                <w:rPr>
                  <w:rPrChange w:id="8373" w:author="The Si Tran" w:date="2012-12-14T06:33:00Z">
                    <w:rPr>
                      <w:rFonts w:ascii="Calibri" w:eastAsia="Times New Roman" w:hAnsi="Calibri"/>
                      <w:color w:val="000000"/>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bottom"/>
            <w:hideMark/>
            <w:tcPrChange w:id="8374"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722731" w:rsidRDefault="00A837C3" w:rsidP="006431AB">
            <w:pPr>
              <w:pStyle w:val="BangBody"/>
              <w:rPr>
                <w:ins w:id="8375" w:author="The Si Tran" w:date="2012-12-10T07:27:00Z"/>
                <w:rPrChange w:id="8376" w:author="The Si Tran" w:date="2012-12-14T06:33:00Z">
                  <w:rPr>
                    <w:ins w:id="8377" w:author="The Si Tran" w:date="2012-12-10T07:27:00Z"/>
                    <w:rFonts w:ascii="Calibri" w:eastAsia="Times New Roman" w:hAnsi="Calibri"/>
                    <w:color w:val="000000"/>
                    <w:sz w:val="22"/>
                  </w:rPr>
                </w:rPrChange>
              </w:rPr>
              <w:pPrChange w:id="8378" w:author="The Si Tran" w:date="2012-12-16T08:45:00Z">
                <w:pPr>
                  <w:spacing w:line="240" w:lineRule="auto"/>
                  <w:jc w:val="right"/>
                </w:pPr>
              </w:pPrChange>
            </w:pPr>
            <w:ins w:id="8379" w:author="The Si Tran" w:date="2012-12-10T07:27:00Z">
              <w:r w:rsidRPr="00722731">
                <w:rPr>
                  <w:rPrChange w:id="8380" w:author="The Si Tran" w:date="2012-12-14T06:33:00Z">
                    <w:rPr>
                      <w:rFonts w:ascii="Calibri" w:eastAsia="Times New Roman" w:hAnsi="Calibri"/>
                      <w:color w:val="000000"/>
                      <w:sz w:val="22"/>
                    </w:rPr>
                  </w:rPrChange>
                </w:rPr>
                <w:t>8.2</w:t>
              </w:r>
            </w:ins>
          </w:p>
        </w:tc>
        <w:tc>
          <w:tcPr>
            <w:tcW w:w="996" w:type="dxa"/>
            <w:tcBorders>
              <w:top w:val="nil"/>
              <w:left w:val="nil"/>
              <w:bottom w:val="single" w:sz="4" w:space="0" w:color="auto"/>
              <w:right w:val="single" w:sz="4" w:space="0" w:color="auto"/>
            </w:tcBorders>
            <w:shd w:val="clear" w:color="auto" w:fill="auto"/>
            <w:noWrap/>
            <w:vAlign w:val="bottom"/>
            <w:hideMark/>
            <w:tcPrChange w:id="8381"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722731" w:rsidRDefault="00A837C3" w:rsidP="006431AB">
            <w:pPr>
              <w:pStyle w:val="BangBody"/>
              <w:rPr>
                <w:ins w:id="8382" w:author="The Si Tran" w:date="2012-12-10T07:27:00Z"/>
                <w:rPrChange w:id="8383" w:author="The Si Tran" w:date="2012-12-14T06:33:00Z">
                  <w:rPr>
                    <w:ins w:id="8384" w:author="The Si Tran" w:date="2012-12-10T07:27:00Z"/>
                    <w:rFonts w:ascii="Calibri" w:eastAsia="Times New Roman" w:hAnsi="Calibri"/>
                    <w:color w:val="000000"/>
                    <w:sz w:val="22"/>
                  </w:rPr>
                </w:rPrChange>
              </w:rPr>
              <w:pPrChange w:id="8385" w:author="The Si Tran" w:date="2012-12-16T08:45:00Z">
                <w:pPr>
                  <w:spacing w:line="240" w:lineRule="auto"/>
                  <w:jc w:val="right"/>
                </w:pPr>
              </w:pPrChange>
            </w:pPr>
            <w:ins w:id="8386" w:author="The Si Tran" w:date="2012-12-10T07:27:00Z">
              <w:r w:rsidRPr="00722731">
                <w:rPr>
                  <w:rPrChange w:id="8387" w:author="The Si Tran" w:date="2012-12-14T06:33:00Z">
                    <w:rPr>
                      <w:rFonts w:ascii="Calibri" w:eastAsia="Times New Roman" w:hAnsi="Calibri"/>
                      <w:color w:val="000000"/>
                      <w:sz w:val="22"/>
                    </w:rPr>
                  </w:rPrChange>
                </w:rPr>
                <w:t>132.78</w:t>
              </w:r>
            </w:ins>
          </w:p>
        </w:tc>
        <w:tc>
          <w:tcPr>
            <w:tcW w:w="883" w:type="dxa"/>
            <w:tcBorders>
              <w:top w:val="nil"/>
              <w:left w:val="nil"/>
              <w:bottom w:val="single" w:sz="4" w:space="0" w:color="auto"/>
              <w:right w:val="single" w:sz="4" w:space="0" w:color="auto"/>
            </w:tcBorders>
            <w:shd w:val="clear" w:color="auto" w:fill="auto"/>
            <w:noWrap/>
            <w:vAlign w:val="bottom"/>
            <w:hideMark/>
            <w:tcPrChange w:id="8388"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722731" w:rsidRDefault="00A837C3" w:rsidP="006431AB">
            <w:pPr>
              <w:pStyle w:val="BangBody"/>
              <w:rPr>
                <w:ins w:id="8389" w:author="The Si Tran" w:date="2012-12-10T07:27:00Z"/>
                <w:rPrChange w:id="8390" w:author="The Si Tran" w:date="2012-12-14T06:33:00Z">
                  <w:rPr>
                    <w:ins w:id="8391" w:author="The Si Tran" w:date="2012-12-10T07:27:00Z"/>
                    <w:rFonts w:ascii="Calibri" w:eastAsia="Times New Roman" w:hAnsi="Calibri"/>
                    <w:color w:val="000000"/>
                    <w:sz w:val="22"/>
                  </w:rPr>
                </w:rPrChange>
              </w:rPr>
              <w:pPrChange w:id="8392" w:author="The Si Tran" w:date="2012-12-16T08:45:00Z">
                <w:pPr>
                  <w:spacing w:line="240" w:lineRule="auto"/>
                  <w:jc w:val="right"/>
                </w:pPr>
              </w:pPrChange>
            </w:pPr>
            <w:ins w:id="8393" w:author="The Si Tran" w:date="2012-12-10T07:27:00Z">
              <w:r w:rsidRPr="00722731">
                <w:rPr>
                  <w:rPrChange w:id="8394" w:author="The Si Tran" w:date="2012-12-14T06:33:00Z">
                    <w:rPr>
                      <w:rFonts w:ascii="Calibri" w:eastAsia="Times New Roman" w:hAnsi="Calibri"/>
                      <w:color w:val="000000"/>
                      <w:sz w:val="22"/>
                    </w:rPr>
                  </w:rPrChange>
                </w:rPr>
                <w:t>2.82</w:t>
              </w:r>
            </w:ins>
          </w:p>
        </w:tc>
      </w:tr>
    </w:tbl>
    <w:p w14:paraId="61ED5EB4" w14:textId="77777777" w:rsidR="00726875" w:rsidRDefault="00726875">
      <w:pPr>
        <w:pStyle w:val="Bang"/>
        <w:rPr>
          <w:ins w:id="8395" w:author="The Si Tran" w:date="2012-12-14T06:30:00Z"/>
        </w:rPr>
        <w:pPrChange w:id="8396" w:author="The Si Tran" w:date="2012-12-11T23:54:00Z">
          <w:pPr>
            <w:pStyle w:val="Heading1"/>
            <w:jc w:val="left"/>
          </w:pPr>
        </w:pPrChange>
      </w:pPr>
    </w:p>
    <w:p w14:paraId="34B0E26D" w14:textId="1C1C8649" w:rsidR="00722731" w:rsidRPr="007C782C" w:rsidRDefault="00722731">
      <w:pPr>
        <w:pStyle w:val="Bang"/>
        <w:rPr>
          <w:ins w:id="8397" w:author="The Si Tran" w:date="2012-12-10T07:28:00Z"/>
        </w:rPr>
        <w:pPrChange w:id="8398" w:author="The Si Tran" w:date="2012-12-11T23:54:00Z">
          <w:pPr>
            <w:pStyle w:val="Heading1"/>
            <w:jc w:val="left"/>
          </w:pPr>
        </w:pPrChange>
      </w:pPr>
      <w:bookmarkStart w:id="8399" w:name="_Toc343033795"/>
      <w:bookmarkStart w:id="8400" w:name="_Toc343226124"/>
      <w:ins w:id="8401" w:author="The Si Tran" w:date="2012-12-14T06:30:00Z">
        <w:r w:rsidRPr="006041AD">
          <w:rPr>
            <w:b/>
          </w:rPr>
          <w:lastRenderedPageBreak/>
          <w:t>Bảng 6.3:</w:t>
        </w:r>
        <w:r w:rsidRPr="004D696B">
          <w:t xml:space="preserve"> Kết quả thực nghiệm chuỗi dữ liệu</w:t>
        </w:r>
        <w:r>
          <w:t xml:space="preserve"> </w:t>
        </w:r>
        <w:r w:rsidRPr="004D696B">
          <w:t>Paper</w:t>
        </w:r>
      </w:ins>
      <w:bookmarkEnd w:id="8399"/>
      <w:bookmarkEnd w:id="8400"/>
    </w:p>
    <w:tbl>
      <w:tblPr>
        <w:tblW w:w="9291" w:type="dxa"/>
        <w:tblLook w:val="04A0" w:firstRow="1" w:lastRow="0" w:firstColumn="1" w:lastColumn="0" w:noHBand="0" w:noVBand="1"/>
      </w:tblPr>
      <w:tblGrid>
        <w:gridCol w:w="1132"/>
        <w:gridCol w:w="5579"/>
        <w:gridCol w:w="741"/>
        <w:gridCol w:w="978"/>
        <w:gridCol w:w="866"/>
      </w:tblGrid>
      <w:tr w:rsidR="00E30631" w:rsidRPr="00AF5054" w14:paraId="648C9053" w14:textId="77777777" w:rsidTr="00E30631">
        <w:trPr>
          <w:trHeight w:val="261"/>
          <w:ins w:id="8402"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rsidP="006431AB">
            <w:pPr>
              <w:pStyle w:val="BangBody"/>
              <w:rPr>
                <w:ins w:id="8403" w:author="The Si Tran" w:date="2012-12-10T07:28:00Z"/>
                <w:rPrChange w:id="8404" w:author="The Si Tran" w:date="2012-12-14T06:33:00Z">
                  <w:rPr>
                    <w:ins w:id="8405" w:author="The Si Tran" w:date="2012-12-10T07:28:00Z"/>
                    <w:rFonts w:ascii="Calibri" w:eastAsia="Times New Roman" w:hAnsi="Calibri"/>
                    <w:color w:val="000000"/>
                    <w:sz w:val="22"/>
                  </w:rPr>
                </w:rPrChange>
              </w:rPr>
              <w:pPrChange w:id="8406" w:author="The Si Tran" w:date="2012-12-16T08:45:00Z">
                <w:pPr>
                  <w:spacing w:line="240" w:lineRule="auto"/>
                </w:pPr>
              </w:pPrChange>
            </w:pPr>
            <w:ins w:id="8407" w:author="The Si Tran" w:date="2012-12-10T07:28:00Z">
              <w:r w:rsidRPr="00722731">
                <w:rPr>
                  <w:rPrChange w:id="8408" w:author="The Si Tran" w:date="2012-12-14T06:33:00Z">
                    <w:rPr>
                      <w:rFonts w:ascii="Calibri" w:eastAsia="Times New Roman" w:hAnsi="Calibri" w:cs="Arial"/>
                      <w:b/>
                      <w:bCs/>
                      <w:color w:val="000000"/>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722731" w:rsidRDefault="00A837C3" w:rsidP="006431AB">
            <w:pPr>
              <w:pStyle w:val="BangBody"/>
              <w:rPr>
                <w:ins w:id="8409" w:author="The Si Tran" w:date="2012-12-10T07:28:00Z"/>
                <w:rPrChange w:id="8410" w:author="The Si Tran" w:date="2012-12-14T06:33:00Z">
                  <w:rPr>
                    <w:ins w:id="8411" w:author="The Si Tran" w:date="2012-12-10T07:28:00Z"/>
                    <w:rFonts w:ascii="Calibri" w:eastAsia="Times New Roman" w:hAnsi="Calibri"/>
                    <w:color w:val="000000"/>
                    <w:sz w:val="22"/>
                  </w:rPr>
                </w:rPrChange>
              </w:rPr>
              <w:pPrChange w:id="8412" w:author="The Si Tran" w:date="2012-12-16T08:45:00Z">
                <w:pPr>
                  <w:spacing w:line="240" w:lineRule="auto"/>
                </w:pPr>
              </w:pPrChange>
            </w:pPr>
            <w:ins w:id="8413" w:author="The Si Tran" w:date="2012-12-10T07:28:00Z">
              <w:r w:rsidRPr="00722731">
                <w:rPr>
                  <w:rPrChange w:id="8414" w:author="The Si Tran" w:date="2012-12-14T06:33:00Z">
                    <w:rPr>
                      <w:rFonts w:ascii="Calibri" w:eastAsia="Times New Roman" w:hAnsi="Calibri" w:cs="Arial"/>
                      <w:b/>
                      <w:bCs/>
                      <w:color w:val="000000"/>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722731" w:rsidRDefault="00A837C3" w:rsidP="006431AB">
            <w:pPr>
              <w:pStyle w:val="BangBody"/>
              <w:rPr>
                <w:ins w:id="8415" w:author="The Si Tran" w:date="2012-12-10T07:28:00Z"/>
                <w:rPrChange w:id="8416" w:author="The Si Tran" w:date="2012-12-14T06:33:00Z">
                  <w:rPr>
                    <w:ins w:id="8417" w:author="The Si Tran" w:date="2012-12-10T07:28:00Z"/>
                    <w:rFonts w:ascii="Calibri" w:eastAsia="Times New Roman" w:hAnsi="Calibri"/>
                    <w:color w:val="000000"/>
                    <w:sz w:val="22"/>
                  </w:rPr>
                </w:rPrChange>
              </w:rPr>
              <w:pPrChange w:id="8418" w:author="The Si Tran" w:date="2012-12-16T08:45:00Z">
                <w:pPr>
                  <w:spacing w:line="240" w:lineRule="auto"/>
                </w:pPr>
              </w:pPrChange>
            </w:pPr>
            <w:ins w:id="8419" w:author="The Si Tran" w:date="2012-12-10T07:28:00Z">
              <w:r w:rsidRPr="00722731">
                <w:rPr>
                  <w:rPrChange w:id="8420" w:author="The Si Tran" w:date="2012-12-14T06:33:00Z">
                    <w:rPr>
                      <w:rFonts w:ascii="Calibri" w:eastAsia="Times New Roman" w:hAnsi="Calibri" w:cs="Arial"/>
                      <w:b/>
                      <w:bCs/>
                      <w:color w:val="000000"/>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722731" w:rsidRDefault="00A837C3" w:rsidP="006431AB">
            <w:pPr>
              <w:pStyle w:val="BangBody"/>
              <w:rPr>
                <w:ins w:id="8421" w:author="The Si Tran" w:date="2012-12-10T07:28:00Z"/>
                <w:rPrChange w:id="8422" w:author="The Si Tran" w:date="2012-12-14T06:33:00Z">
                  <w:rPr>
                    <w:ins w:id="8423" w:author="The Si Tran" w:date="2012-12-10T07:28:00Z"/>
                    <w:rFonts w:ascii="Calibri" w:eastAsia="Times New Roman" w:hAnsi="Calibri"/>
                    <w:color w:val="000000"/>
                    <w:sz w:val="22"/>
                  </w:rPr>
                </w:rPrChange>
              </w:rPr>
              <w:pPrChange w:id="8424" w:author="The Si Tran" w:date="2012-12-16T08:45:00Z">
                <w:pPr>
                  <w:spacing w:line="240" w:lineRule="auto"/>
                </w:pPr>
              </w:pPrChange>
            </w:pPr>
            <w:ins w:id="8425" w:author="The Si Tran" w:date="2012-12-10T07:28:00Z">
              <w:r w:rsidRPr="00722731">
                <w:rPr>
                  <w:rPrChange w:id="8426" w:author="The Si Tran" w:date="2012-12-14T06:33:00Z">
                    <w:rPr>
                      <w:rFonts w:ascii="Calibri" w:eastAsia="Times New Roman" w:hAnsi="Calibri" w:cs="Arial"/>
                      <w:b/>
                      <w:bCs/>
                      <w:color w:val="000000"/>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722731" w:rsidRDefault="00A837C3" w:rsidP="006431AB">
            <w:pPr>
              <w:pStyle w:val="BangBody"/>
              <w:rPr>
                <w:ins w:id="8427" w:author="The Si Tran" w:date="2012-12-10T07:28:00Z"/>
                <w:rPrChange w:id="8428" w:author="The Si Tran" w:date="2012-12-14T06:33:00Z">
                  <w:rPr>
                    <w:ins w:id="8429" w:author="The Si Tran" w:date="2012-12-10T07:28:00Z"/>
                    <w:rFonts w:ascii="Calibri" w:eastAsia="Times New Roman" w:hAnsi="Calibri"/>
                    <w:color w:val="000000"/>
                    <w:sz w:val="22"/>
                  </w:rPr>
                </w:rPrChange>
              </w:rPr>
              <w:pPrChange w:id="8430" w:author="The Si Tran" w:date="2012-12-16T08:45:00Z">
                <w:pPr>
                  <w:spacing w:line="240" w:lineRule="auto"/>
                </w:pPr>
              </w:pPrChange>
            </w:pPr>
            <w:ins w:id="8431" w:author="The Si Tran" w:date="2012-12-10T07:28:00Z">
              <w:r w:rsidRPr="00722731">
                <w:rPr>
                  <w:rPrChange w:id="8432" w:author="The Si Tran" w:date="2012-12-14T06:33:00Z">
                    <w:rPr>
                      <w:rFonts w:ascii="Calibri" w:eastAsia="Times New Roman" w:hAnsi="Calibri" w:cs="Arial"/>
                      <w:b/>
                      <w:bCs/>
                      <w:color w:val="000000"/>
                      <w:kern w:val="32"/>
                      <w:sz w:val="22"/>
                      <w:szCs w:val="32"/>
                    </w:rPr>
                  </w:rPrChange>
                </w:rPr>
                <w:t>MAPE</w:t>
              </w:r>
            </w:ins>
          </w:p>
        </w:tc>
      </w:tr>
      <w:tr w:rsidR="00E30631" w:rsidRPr="00AF5054" w14:paraId="7BE6839E" w14:textId="77777777" w:rsidTr="00E30631">
        <w:trPr>
          <w:trHeight w:val="524"/>
          <w:ins w:id="8433"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77777777" w:rsidR="00A837C3" w:rsidRPr="00722731" w:rsidRDefault="00A837C3" w:rsidP="006431AB">
            <w:pPr>
              <w:pStyle w:val="BangBody"/>
              <w:rPr>
                <w:ins w:id="8434" w:author="The Si Tran" w:date="2012-12-10T07:28:00Z"/>
                <w:rPrChange w:id="8435" w:author="The Si Tran" w:date="2012-12-14T06:33:00Z">
                  <w:rPr>
                    <w:ins w:id="8436" w:author="The Si Tran" w:date="2012-12-10T07:28:00Z"/>
                    <w:rFonts w:ascii="Calibri" w:eastAsia="Times New Roman" w:hAnsi="Calibri"/>
                    <w:color w:val="000000"/>
                    <w:sz w:val="22"/>
                  </w:rPr>
                </w:rPrChange>
              </w:rPr>
              <w:pPrChange w:id="8437" w:author="The Si Tran" w:date="2012-12-16T08:45:00Z">
                <w:pPr>
                  <w:spacing w:line="240" w:lineRule="auto"/>
                  <w:jc w:val="center"/>
                </w:pPr>
              </w:pPrChange>
            </w:pPr>
            <w:ins w:id="8438" w:author="The Si Tran" w:date="2012-12-10T07:28:00Z">
              <w:r w:rsidRPr="00722731">
                <w:rPr>
                  <w:rPrChange w:id="8439" w:author="The Si Tran" w:date="2012-12-14T06:33:00Z">
                    <w:rPr>
                      <w:rFonts w:ascii="Calibri" w:eastAsia="Times New Roman" w:hAnsi="Calibri" w:cs="Arial"/>
                      <w:b/>
                      <w:bCs/>
                      <w:color w:val="000000"/>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
          <w:p w14:paraId="60F04863" w14:textId="77777777" w:rsidR="00A837C3" w:rsidRPr="00722731" w:rsidRDefault="00A837C3" w:rsidP="006431AB">
            <w:pPr>
              <w:pStyle w:val="BangBody"/>
              <w:rPr>
                <w:ins w:id="8440" w:author="The Si Tran" w:date="2012-12-10T07:28:00Z"/>
                <w:rPrChange w:id="8441" w:author="The Si Tran" w:date="2012-12-14T06:33:00Z">
                  <w:rPr>
                    <w:ins w:id="8442" w:author="The Si Tran" w:date="2012-12-10T07:28:00Z"/>
                    <w:rFonts w:ascii="Calibri" w:eastAsia="Times New Roman" w:hAnsi="Calibri"/>
                    <w:color w:val="000000"/>
                    <w:sz w:val="22"/>
                  </w:rPr>
                </w:rPrChange>
              </w:rPr>
              <w:pPrChange w:id="8443" w:author="The Si Tran" w:date="2012-12-16T08:45:00Z">
                <w:pPr>
                  <w:spacing w:line="240" w:lineRule="auto"/>
                </w:pPr>
              </w:pPrChange>
            </w:pPr>
            <w:ins w:id="8444" w:author="The Si Tran" w:date="2012-12-10T07:28:00Z">
              <w:r w:rsidRPr="00722731">
                <w:rPr>
                  <w:rPrChange w:id="8445" w:author="The Si Tran" w:date="2012-12-14T06:33:00Z">
                    <w:rPr>
                      <w:rFonts w:ascii="Calibri" w:eastAsia="Times New Roman" w:hAnsi="Calibri" w:cs="Arial"/>
                      <w:b/>
                      <w:bCs/>
                      <w:color w:val="000000"/>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7D15E417" w14:textId="77777777" w:rsidR="00A837C3" w:rsidRPr="00722731" w:rsidRDefault="00A837C3" w:rsidP="006431AB">
            <w:pPr>
              <w:pStyle w:val="BangBody"/>
              <w:rPr>
                <w:ins w:id="8446" w:author="The Si Tran" w:date="2012-12-10T07:28:00Z"/>
                <w:rPrChange w:id="8447" w:author="The Si Tran" w:date="2012-12-14T06:33:00Z">
                  <w:rPr>
                    <w:ins w:id="8448" w:author="The Si Tran" w:date="2012-12-10T07:28:00Z"/>
                    <w:rFonts w:ascii="Calibri" w:eastAsia="Times New Roman" w:hAnsi="Calibri"/>
                    <w:color w:val="000000"/>
                    <w:sz w:val="22"/>
                  </w:rPr>
                </w:rPrChange>
              </w:rPr>
              <w:pPrChange w:id="8449" w:author="The Si Tran" w:date="2012-12-16T08:45:00Z">
                <w:pPr>
                  <w:spacing w:line="240" w:lineRule="auto"/>
                  <w:jc w:val="right"/>
                </w:pPr>
              </w:pPrChange>
            </w:pPr>
            <w:ins w:id="8450" w:author="The Si Tran" w:date="2012-12-10T07:28:00Z">
              <w:r w:rsidRPr="00722731">
                <w:rPr>
                  <w:rPrChange w:id="8451" w:author="The Si Tran" w:date="2012-12-14T06:33:00Z">
                    <w:rPr>
                      <w:rFonts w:ascii="Calibri" w:eastAsia="Times New Roman" w:hAnsi="Calibri" w:cs="Arial"/>
                      <w:b/>
                      <w:bCs/>
                      <w:color w:val="000000"/>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bottom"/>
            <w:hideMark/>
          </w:tcPr>
          <w:p w14:paraId="4BDC364C" w14:textId="77777777" w:rsidR="00A837C3" w:rsidRPr="00722731" w:rsidRDefault="00A837C3" w:rsidP="006431AB">
            <w:pPr>
              <w:pStyle w:val="BangBody"/>
              <w:rPr>
                <w:ins w:id="8452" w:author="The Si Tran" w:date="2012-12-10T07:28:00Z"/>
                <w:rPrChange w:id="8453" w:author="The Si Tran" w:date="2012-12-14T06:33:00Z">
                  <w:rPr>
                    <w:ins w:id="8454" w:author="The Si Tran" w:date="2012-12-10T07:28:00Z"/>
                    <w:rFonts w:ascii="Calibri" w:eastAsia="Times New Roman" w:hAnsi="Calibri"/>
                    <w:color w:val="000000"/>
                    <w:sz w:val="22"/>
                  </w:rPr>
                </w:rPrChange>
              </w:rPr>
              <w:pPrChange w:id="8455" w:author="The Si Tran" w:date="2012-12-16T08:45:00Z">
                <w:pPr>
                  <w:spacing w:line="240" w:lineRule="auto"/>
                  <w:jc w:val="right"/>
                </w:pPr>
              </w:pPrChange>
            </w:pPr>
            <w:ins w:id="8456" w:author="The Si Tran" w:date="2012-12-10T07:28:00Z">
              <w:r w:rsidRPr="00722731">
                <w:rPr>
                  <w:rPrChange w:id="8457" w:author="The Si Tran" w:date="2012-12-14T06:33:00Z">
                    <w:rPr>
                      <w:rFonts w:ascii="Calibri" w:eastAsia="Times New Roman" w:hAnsi="Calibri" w:cs="Arial"/>
                      <w:b/>
                      <w:bCs/>
                      <w:color w:val="000000"/>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bottom"/>
            <w:hideMark/>
          </w:tcPr>
          <w:p w14:paraId="5A1BE9D5" w14:textId="77777777" w:rsidR="00A837C3" w:rsidRPr="00722731" w:rsidRDefault="00A837C3" w:rsidP="006431AB">
            <w:pPr>
              <w:pStyle w:val="BangBody"/>
              <w:rPr>
                <w:ins w:id="8458" w:author="The Si Tran" w:date="2012-12-10T07:28:00Z"/>
                <w:rPrChange w:id="8459" w:author="The Si Tran" w:date="2012-12-14T06:33:00Z">
                  <w:rPr>
                    <w:ins w:id="8460" w:author="The Si Tran" w:date="2012-12-10T07:28:00Z"/>
                    <w:rFonts w:ascii="Calibri" w:eastAsia="Times New Roman" w:hAnsi="Calibri"/>
                    <w:color w:val="000000"/>
                    <w:sz w:val="22"/>
                  </w:rPr>
                </w:rPrChange>
              </w:rPr>
              <w:pPrChange w:id="8461" w:author="The Si Tran" w:date="2012-12-16T08:45:00Z">
                <w:pPr>
                  <w:spacing w:line="240" w:lineRule="auto"/>
                  <w:jc w:val="right"/>
                </w:pPr>
              </w:pPrChange>
            </w:pPr>
            <w:ins w:id="8462" w:author="The Si Tran" w:date="2012-12-10T07:28:00Z">
              <w:r w:rsidRPr="00722731">
                <w:rPr>
                  <w:rPrChange w:id="8463" w:author="The Si Tran" w:date="2012-12-14T06:33:00Z">
                    <w:rPr>
                      <w:rFonts w:ascii="Calibri" w:eastAsia="Times New Roman" w:hAnsi="Calibri" w:cs="Arial"/>
                      <w:b/>
                      <w:bCs/>
                      <w:color w:val="000000"/>
                      <w:kern w:val="32"/>
                      <w:sz w:val="22"/>
                      <w:szCs w:val="32"/>
                    </w:rPr>
                  </w:rPrChange>
                </w:rPr>
                <w:t>10.46</w:t>
              </w:r>
            </w:ins>
          </w:p>
        </w:tc>
      </w:tr>
      <w:tr w:rsidR="00E30631" w:rsidRPr="00AF5054" w14:paraId="4DD43372" w14:textId="77777777" w:rsidTr="00E30631">
        <w:trPr>
          <w:trHeight w:val="524"/>
          <w:ins w:id="8464"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722731" w:rsidRDefault="00A837C3" w:rsidP="006431AB">
            <w:pPr>
              <w:pStyle w:val="BangBody"/>
              <w:rPr>
                <w:ins w:id="8465" w:author="The Si Tran" w:date="2012-12-10T07:28:00Z"/>
                <w:rPrChange w:id="8466" w:author="The Si Tran" w:date="2012-12-14T06:33:00Z">
                  <w:rPr>
                    <w:ins w:id="8467" w:author="The Si Tran" w:date="2012-12-10T07:28:00Z"/>
                    <w:rFonts w:ascii="Calibri" w:eastAsia="Times New Roman" w:hAnsi="Calibri"/>
                    <w:color w:val="000000"/>
                    <w:sz w:val="22"/>
                  </w:rPr>
                </w:rPrChange>
              </w:rPr>
              <w:pPrChange w:id="8468"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
          <w:p w14:paraId="192F83DB" w14:textId="77777777" w:rsidR="00A837C3" w:rsidRPr="00722731" w:rsidRDefault="00A837C3" w:rsidP="006431AB">
            <w:pPr>
              <w:pStyle w:val="BangBody"/>
              <w:rPr>
                <w:ins w:id="8469" w:author="The Si Tran" w:date="2012-12-10T07:28:00Z"/>
                <w:rPrChange w:id="8470" w:author="The Si Tran" w:date="2012-12-14T06:33:00Z">
                  <w:rPr>
                    <w:ins w:id="8471" w:author="The Si Tran" w:date="2012-12-10T07:28:00Z"/>
                    <w:rFonts w:ascii="Calibri" w:eastAsia="Times New Roman" w:hAnsi="Calibri"/>
                    <w:color w:val="000000"/>
                    <w:sz w:val="22"/>
                  </w:rPr>
                </w:rPrChange>
              </w:rPr>
              <w:pPrChange w:id="8472" w:author="The Si Tran" w:date="2012-12-16T08:45:00Z">
                <w:pPr>
                  <w:spacing w:line="240" w:lineRule="auto"/>
                </w:pPr>
              </w:pPrChange>
            </w:pPr>
            <w:ins w:id="8473" w:author="The Si Tran" w:date="2012-12-10T07:28:00Z">
              <w:r w:rsidRPr="00722731">
                <w:rPr>
                  <w:rPrChange w:id="8474" w:author="The Si Tran" w:date="2012-12-14T06:33:00Z">
                    <w:rPr>
                      <w:rFonts w:ascii="Calibri" w:eastAsia="Times New Roman" w:hAnsi="Calibri" w:cs="Arial"/>
                      <w:b/>
                      <w:bCs/>
                      <w:color w:val="000000"/>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E2234D" w14:textId="77777777" w:rsidR="00A837C3" w:rsidRPr="00722731" w:rsidRDefault="00A837C3" w:rsidP="006431AB">
            <w:pPr>
              <w:pStyle w:val="BangBody"/>
              <w:rPr>
                <w:ins w:id="8475" w:author="The Si Tran" w:date="2012-12-10T07:28:00Z"/>
                <w:rPrChange w:id="8476" w:author="The Si Tran" w:date="2012-12-14T06:33:00Z">
                  <w:rPr>
                    <w:ins w:id="8477" w:author="The Si Tran" w:date="2012-12-10T07:28:00Z"/>
                    <w:rFonts w:ascii="Calibri" w:eastAsia="Times New Roman" w:hAnsi="Calibri"/>
                    <w:color w:val="000000"/>
                    <w:sz w:val="22"/>
                  </w:rPr>
                </w:rPrChange>
              </w:rPr>
              <w:pPrChange w:id="8478" w:author="The Si Tran" w:date="2012-12-16T08:45:00Z">
                <w:pPr>
                  <w:spacing w:line="240" w:lineRule="auto"/>
                  <w:jc w:val="right"/>
                </w:pPr>
              </w:pPrChange>
            </w:pPr>
            <w:ins w:id="8479" w:author="The Si Tran" w:date="2012-12-10T07:28:00Z">
              <w:r w:rsidRPr="00722731">
                <w:rPr>
                  <w:rPrChange w:id="8480" w:author="The Si Tran" w:date="2012-12-14T06:33:00Z">
                    <w:rPr>
                      <w:rFonts w:ascii="Calibri" w:eastAsia="Times New Roman" w:hAnsi="Calibri" w:cs="Arial"/>
                      <w:b/>
                      <w:bCs/>
                      <w:color w:val="000000"/>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bottom"/>
            <w:hideMark/>
          </w:tcPr>
          <w:p w14:paraId="54712A65" w14:textId="77777777" w:rsidR="00A837C3" w:rsidRPr="00722731" w:rsidRDefault="00A837C3" w:rsidP="006431AB">
            <w:pPr>
              <w:pStyle w:val="BangBody"/>
              <w:rPr>
                <w:ins w:id="8481" w:author="The Si Tran" w:date="2012-12-10T07:28:00Z"/>
                <w:rPrChange w:id="8482" w:author="The Si Tran" w:date="2012-12-14T06:33:00Z">
                  <w:rPr>
                    <w:ins w:id="8483" w:author="The Si Tran" w:date="2012-12-10T07:28:00Z"/>
                    <w:rFonts w:ascii="Calibri" w:eastAsia="Times New Roman" w:hAnsi="Calibri"/>
                    <w:color w:val="000000"/>
                    <w:sz w:val="22"/>
                  </w:rPr>
                </w:rPrChange>
              </w:rPr>
              <w:pPrChange w:id="8484" w:author="The Si Tran" w:date="2012-12-16T08:45:00Z">
                <w:pPr>
                  <w:spacing w:line="240" w:lineRule="auto"/>
                  <w:jc w:val="right"/>
                </w:pPr>
              </w:pPrChange>
            </w:pPr>
            <w:ins w:id="8485" w:author="The Si Tran" w:date="2012-12-10T07:28:00Z">
              <w:r w:rsidRPr="00722731">
                <w:rPr>
                  <w:rPrChange w:id="8486" w:author="The Si Tran" w:date="2012-12-14T06:33:00Z">
                    <w:rPr>
                      <w:rFonts w:ascii="Calibri" w:eastAsia="Times New Roman" w:hAnsi="Calibri" w:cs="Arial"/>
                      <w:b/>
                      <w:bCs/>
                      <w:color w:val="000000"/>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bottom"/>
            <w:hideMark/>
          </w:tcPr>
          <w:p w14:paraId="14745456" w14:textId="77777777" w:rsidR="00A837C3" w:rsidRPr="00722731" w:rsidRDefault="00A837C3" w:rsidP="006431AB">
            <w:pPr>
              <w:pStyle w:val="BangBody"/>
              <w:rPr>
                <w:ins w:id="8487" w:author="The Si Tran" w:date="2012-12-10T07:28:00Z"/>
                <w:rPrChange w:id="8488" w:author="The Si Tran" w:date="2012-12-14T06:33:00Z">
                  <w:rPr>
                    <w:ins w:id="8489" w:author="The Si Tran" w:date="2012-12-10T07:28:00Z"/>
                    <w:rFonts w:ascii="Calibri" w:eastAsia="Times New Roman" w:hAnsi="Calibri"/>
                    <w:color w:val="000000"/>
                    <w:sz w:val="22"/>
                  </w:rPr>
                </w:rPrChange>
              </w:rPr>
              <w:pPrChange w:id="8490" w:author="The Si Tran" w:date="2012-12-16T08:45:00Z">
                <w:pPr>
                  <w:spacing w:line="240" w:lineRule="auto"/>
                  <w:jc w:val="right"/>
                </w:pPr>
              </w:pPrChange>
            </w:pPr>
            <w:ins w:id="8491" w:author="The Si Tran" w:date="2012-12-10T07:28:00Z">
              <w:r w:rsidRPr="00722731">
                <w:rPr>
                  <w:rPrChange w:id="8492" w:author="The Si Tran" w:date="2012-12-14T06:33:00Z">
                    <w:rPr>
                      <w:rFonts w:ascii="Calibri" w:eastAsia="Times New Roman" w:hAnsi="Calibri" w:cs="Arial"/>
                      <w:b/>
                      <w:bCs/>
                      <w:color w:val="000000"/>
                      <w:kern w:val="32"/>
                      <w:sz w:val="22"/>
                      <w:szCs w:val="32"/>
                    </w:rPr>
                  </w:rPrChange>
                </w:rPr>
                <w:t>11.52</w:t>
              </w:r>
            </w:ins>
          </w:p>
        </w:tc>
      </w:tr>
      <w:tr w:rsidR="00E30631" w:rsidRPr="00AF5054" w14:paraId="4599B721" w14:textId="77777777" w:rsidTr="00E30631">
        <w:trPr>
          <w:trHeight w:val="261"/>
          <w:ins w:id="8493" w:author="The Si Tran" w:date="2012-12-10T07:28:00Z"/>
        </w:trPr>
        <w:tc>
          <w:tcPr>
            <w:tcW w:w="1128"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77777777" w:rsidR="00A837C3" w:rsidRPr="00722731" w:rsidRDefault="00A837C3" w:rsidP="006431AB">
            <w:pPr>
              <w:pStyle w:val="BangBody"/>
              <w:rPr>
                <w:ins w:id="8494" w:author="The Si Tran" w:date="2012-12-10T07:28:00Z"/>
                <w:rPrChange w:id="8495" w:author="The Si Tran" w:date="2012-12-14T06:33:00Z">
                  <w:rPr>
                    <w:ins w:id="8496" w:author="The Si Tran" w:date="2012-12-10T07:28:00Z"/>
                    <w:rFonts w:ascii="Calibri" w:eastAsia="Times New Roman" w:hAnsi="Calibri"/>
                    <w:color w:val="000000"/>
                    <w:sz w:val="22"/>
                  </w:rPr>
                </w:rPrChange>
              </w:rPr>
              <w:pPrChange w:id="8497" w:author="The Si Tran" w:date="2012-12-16T08:45:00Z">
                <w:pPr>
                  <w:spacing w:line="240" w:lineRule="auto"/>
                  <w:jc w:val="center"/>
                </w:pPr>
              </w:pPrChange>
            </w:pPr>
            <w:ins w:id="8498" w:author="The Si Tran" w:date="2012-12-10T07:28:00Z">
              <w:r w:rsidRPr="00722731">
                <w:rPr>
                  <w:rPrChange w:id="8499" w:author="The Si Tran" w:date="2012-12-14T06:33:00Z">
                    <w:rPr>
                      <w:rFonts w:ascii="Calibri" w:eastAsia="Times New Roman" w:hAnsi="Calibri" w:cs="Arial"/>
                      <w:b/>
                      <w:bCs/>
                      <w:color w:val="000000"/>
                      <w:kern w:val="32"/>
                      <w:sz w:val="22"/>
                      <w:szCs w:val="32"/>
                    </w:rPr>
                  </w:rPrChange>
                </w:rPr>
                <w:t xml:space="preserve">SARIMA </w:t>
              </w:r>
            </w:ins>
          </w:p>
        </w:tc>
        <w:tc>
          <w:tcPr>
            <w:tcW w:w="5579" w:type="dxa"/>
            <w:tcBorders>
              <w:top w:val="nil"/>
              <w:left w:val="nil"/>
              <w:bottom w:val="single" w:sz="4" w:space="0" w:color="auto"/>
              <w:right w:val="single" w:sz="4" w:space="0" w:color="auto"/>
            </w:tcBorders>
            <w:shd w:val="clear" w:color="auto" w:fill="auto"/>
            <w:vAlign w:val="bottom"/>
            <w:hideMark/>
          </w:tcPr>
          <w:p w14:paraId="3723DF43" w14:textId="77777777" w:rsidR="00A837C3" w:rsidRPr="00722731" w:rsidRDefault="00A837C3" w:rsidP="006431AB">
            <w:pPr>
              <w:pStyle w:val="BangBody"/>
              <w:rPr>
                <w:ins w:id="8500" w:author="The Si Tran" w:date="2012-12-10T07:28:00Z"/>
                <w:rPrChange w:id="8501" w:author="The Si Tran" w:date="2012-12-14T06:33:00Z">
                  <w:rPr>
                    <w:ins w:id="8502" w:author="The Si Tran" w:date="2012-12-10T07:28:00Z"/>
                    <w:rFonts w:ascii="Calibri" w:eastAsia="Times New Roman" w:hAnsi="Calibri"/>
                    <w:color w:val="000000"/>
                    <w:sz w:val="22"/>
                  </w:rPr>
                </w:rPrChange>
              </w:rPr>
              <w:pPrChange w:id="8503" w:author="The Si Tran" w:date="2012-12-16T08:45:00Z">
                <w:pPr>
                  <w:spacing w:line="240" w:lineRule="auto"/>
                </w:pPr>
              </w:pPrChange>
            </w:pPr>
            <w:ins w:id="8504" w:author="The Si Tran" w:date="2012-12-10T07:28:00Z">
              <w:r w:rsidRPr="00722731">
                <w:rPr>
                  <w:rPrChange w:id="8505" w:author="The Si Tran" w:date="2012-12-14T06:33:00Z">
                    <w:rPr>
                      <w:rFonts w:ascii="Calibri" w:eastAsia="Times New Roman" w:hAnsi="Calibri" w:cs="Arial"/>
                      <w:b/>
                      <w:bCs/>
                      <w:color w:val="000000"/>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bottom"/>
            <w:hideMark/>
          </w:tcPr>
          <w:p w14:paraId="7638E41B" w14:textId="77777777" w:rsidR="00A837C3" w:rsidRPr="00722731" w:rsidRDefault="00A837C3" w:rsidP="006431AB">
            <w:pPr>
              <w:pStyle w:val="BangBody"/>
              <w:rPr>
                <w:ins w:id="8506" w:author="The Si Tran" w:date="2012-12-10T07:28:00Z"/>
                <w:rPrChange w:id="8507" w:author="The Si Tran" w:date="2012-12-14T06:33:00Z">
                  <w:rPr>
                    <w:ins w:id="8508" w:author="The Si Tran" w:date="2012-12-10T07:28:00Z"/>
                    <w:rFonts w:ascii="Calibri" w:eastAsia="Times New Roman" w:hAnsi="Calibri"/>
                    <w:color w:val="000000"/>
                    <w:sz w:val="22"/>
                  </w:rPr>
                </w:rPrChange>
              </w:rPr>
              <w:pPrChange w:id="8509" w:author="The Si Tran" w:date="2012-12-16T08:45:00Z">
                <w:pPr>
                  <w:spacing w:line="240" w:lineRule="auto"/>
                  <w:jc w:val="right"/>
                </w:pPr>
              </w:pPrChange>
            </w:pPr>
            <w:ins w:id="8510" w:author="The Si Tran" w:date="2012-12-10T07:28:00Z">
              <w:r w:rsidRPr="00722731">
                <w:rPr>
                  <w:rPrChange w:id="8511" w:author="The Si Tran" w:date="2012-12-14T06:33:00Z">
                    <w:rPr>
                      <w:rFonts w:ascii="Calibri" w:eastAsia="Times New Roman" w:hAnsi="Calibri" w:cs="Arial"/>
                      <w:b/>
                      <w:bCs/>
                      <w:color w:val="000000"/>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bottom"/>
            <w:hideMark/>
          </w:tcPr>
          <w:p w14:paraId="7F93C6AE" w14:textId="77777777" w:rsidR="00A837C3" w:rsidRPr="00722731" w:rsidRDefault="00A837C3" w:rsidP="006431AB">
            <w:pPr>
              <w:pStyle w:val="BangBody"/>
              <w:rPr>
                <w:ins w:id="8512" w:author="The Si Tran" w:date="2012-12-10T07:28:00Z"/>
                <w:rPrChange w:id="8513" w:author="The Si Tran" w:date="2012-12-14T06:33:00Z">
                  <w:rPr>
                    <w:ins w:id="8514" w:author="The Si Tran" w:date="2012-12-10T07:28:00Z"/>
                    <w:rFonts w:ascii="Calibri" w:eastAsia="Times New Roman" w:hAnsi="Calibri"/>
                    <w:color w:val="000000"/>
                    <w:sz w:val="22"/>
                  </w:rPr>
                </w:rPrChange>
              </w:rPr>
              <w:pPrChange w:id="8515" w:author="The Si Tran" w:date="2012-12-16T08:45:00Z">
                <w:pPr>
                  <w:spacing w:line="240" w:lineRule="auto"/>
                  <w:jc w:val="right"/>
                </w:pPr>
              </w:pPrChange>
            </w:pPr>
            <w:ins w:id="8516" w:author="The Si Tran" w:date="2012-12-10T07:28:00Z">
              <w:r w:rsidRPr="00722731">
                <w:rPr>
                  <w:rPrChange w:id="8517" w:author="The Si Tran" w:date="2012-12-14T06:33:00Z">
                    <w:rPr>
                      <w:rFonts w:ascii="Calibri" w:eastAsia="Times New Roman" w:hAnsi="Calibri" w:cs="Arial"/>
                      <w:b/>
                      <w:bCs/>
                      <w:color w:val="000000"/>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bottom"/>
            <w:hideMark/>
          </w:tcPr>
          <w:p w14:paraId="633A108C" w14:textId="77777777" w:rsidR="00A837C3" w:rsidRPr="00722731" w:rsidRDefault="00A837C3" w:rsidP="006431AB">
            <w:pPr>
              <w:pStyle w:val="BangBody"/>
              <w:rPr>
                <w:ins w:id="8518" w:author="The Si Tran" w:date="2012-12-10T07:28:00Z"/>
                <w:rPrChange w:id="8519" w:author="The Si Tran" w:date="2012-12-14T06:33:00Z">
                  <w:rPr>
                    <w:ins w:id="8520" w:author="The Si Tran" w:date="2012-12-10T07:28:00Z"/>
                    <w:rFonts w:ascii="Calibri" w:eastAsia="Times New Roman" w:hAnsi="Calibri"/>
                    <w:color w:val="000000"/>
                    <w:sz w:val="22"/>
                  </w:rPr>
                </w:rPrChange>
              </w:rPr>
              <w:pPrChange w:id="8521" w:author="The Si Tran" w:date="2012-12-16T08:45:00Z">
                <w:pPr>
                  <w:spacing w:line="240" w:lineRule="auto"/>
                  <w:jc w:val="right"/>
                </w:pPr>
              </w:pPrChange>
            </w:pPr>
            <w:ins w:id="8522" w:author="The Si Tran" w:date="2012-12-10T07:28:00Z">
              <w:r w:rsidRPr="00722731">
                <w:rPr>
                  <w:rPrChange w:id="8523" w:author="The Si Tran" w:date="2012-12-14T06:33:00Z">
                    <w:rPr>
                      <w:rFonts w:ascii="Calibri" w:eastAsia="Times New Roman" w:hAnsi="Calibri" w:cs="Arial"/>
                      <w:b/>
                      <w:bCs/>
                      <w:color w:val="000000"/>
                      <w:kern w:val="32"/>
                      <w:sz w:val="22"/>
                      <w:szCs w:val="32"/>
                    </w:rPr>
                  </w:rPrChange>
                </w:rPr>
                <w:t>5.27</w:t>
              </w:r>
            </w:ins>
          </w:p>
        </w:tc>
      </w:tr>
      <w:tr w:rsidR="00E30631" w:rsidRPr="00AF5054" w14:paraId="489533B9" w14:textId="77777777" w:rsidTr="00E30631">
        <w:trPr>
          <w:trHeight w:val="786"/>
          <w:ins w:id="8524"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722731" w:rsidRDefault="00A837C3" w:rsidP="006431AB">
            <w:pPr>
              <w:pStyle w:val="BangBody"/>
              <w:rPr>
                <w:ins w:id="8525" w:author="The Si Tran" w:date="2012-12-10T07:28:00Z"/>
                <w:rPrChange w:id="8526" w:author="The Si Tran" w:date="2012-12-14T06:33:00Z">
                  <w:rPr>
                    <w:ins w:id="8527" w:author="The Si Tran" w:date="2012-12-10T07:28:00Z"/>
                    <w:rFonts w:ascii="Calibri" w:eastAsia="Times New Roman" w:hAnsi="Calibri"/>
                    <w:color w:val="000000"/>
                    <w:sz w:val="22"/>
                  </w:rPr>
                </w:rPrChange>
              </w:rPr>
              <w:pPrChange w:id="8528" w:author="The Si Tran" w:date="2012-12-16T08:45:00Z">
                <w:pPr>
                  <w:spacing w:line="240" w:lineRule="auto"/>
                  <w:jc w:val="center"/>
                </w:pPr>
              </w:pPrChange>
            </w:pPr>
            <w:ins w:id="8529" w:author="The Si Tran" w:date="2012-12-10T07:28:00Z">
              <w:r w:rsidRPr="00722731">
                <w:rPr>
                  <w:rPrChange w:id="8530" w:author="The Si Tran" w:date="2012-12-14T06:33:00Z">
                    <w:rPr>
                      <w:rFonts w:ascii="Calibri" w:eastAsia="Times New Roman" w:hAnsi="Calibri" w:cs="Arial"/>
                      <w:b/>
                      <w:bCs/>
                      <w:color w:val="000000"/>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
          <w:p w14:paraId="4245C585" w14:textId="77777777" w:rsidR="00A837C3" w:rsidRPr="00722731" w:rsidRDefault="00A837C3" w:rsidP="006431AB">
            <w:pPr>
              <w:pStyle w:val="BangBody"/>
              <w:rPr>
                <w:ins w:id="8531" w:author="The Si Tran" w:date="2012-12-10T07:28:00Z"/>
                <w:rPrChange w:id="8532" w:author="The Si Tran" w:date="2012-12-14T06:33:00Z">
                  <w:rPr>
                    <w:ins w:id="8533" w:author="The Si Tran" w:date="2012-12-10T07:28:00Z"/>
                    <w:rFonts w:ascii="Calibri" w:eastAsia="Times New Roman" w:hAnsi="Calibri"/>
                    <w:color w:val="000000"/>
                    <w:sz w:val="22"/>
                  </w:rPr>
                </w:rPrChange>
              </w:rPr>
              <w:pPrChange w:id="8534" w:author="The Si Tran" w:date="2012-12-16T08:45:00Z">
                <w:pPr>
                  <w:spacing w:line="240" w:lineRule="auto"/>
                  <w:jc w:val="left"/>
                </w:pPr>
              </w:pPrChange>
            </w:pPr>
            <w:ins w:id="8535" w:author="The Si Tran" w:date="2012-12-10T07:28:00Z">
              <w:r w:rsidRPr="00722731">
                <w:rPr>
                  <w:rPrChange w:id="8536" w:author="The Si Tran" w:date="2012-12-14T06:33:00Z">
                    <w:rPr>
                      <w:rFonts w:ascii="Calibri" w:eastAsia="Times New Roman" w:hAnsi="Calibri"/>
                      <w:color w:val="000000"/>
                      <w:sz w:val="22"/>
                    </w:rPr>
                  </w:rPrChange>
                </w:rPr>
                <w:t>ARIMA(0, 0, 0)(0, 1, 0)12</w:t>
              </w:r>
              <w:r w:rsidRPr="00722731">
                <w:rPr>
                  <w:rPrChange w:id="8537" w:author="The Si Tran" w:date="2012-12-14T06:33:00Z">
                    <w:rPr>
                      <w:rFonts w:ascii="Calibri" w:eastAsia="Times New Roman" w:hAnsi="Calibri"/>
                      <w:color w:val="000000"/>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09B75CFB" w14:textId="77777777" w:rsidR="00A837C3" w:rsidRPr="00722731" w:rsidRDefault="00A837C3" w:rsidP="006431AB">
            <w:pPr>
              <w:pStyle w:val="BangBody"/>
              <w:rPr>
                <w:ins w:id="8538" w:author="The Si Tran" w:date="2012-12-10T07:28:00Z"/>
                <w:rPrChange w:id="8539" w:author="The Si Tran" w:date="2012-12-14T06:33:00Z">
                  <w:rPr>
                    <w:ins w:id="8540" w:author="The Si Tran" w:date="2012-12-10T07:28:00Z"/>
                    <w:rFonts w:ascii="Calibri" w:eastAsia="Times New Roman" w:hAnsi="Calibri"/>
                    <w:color w:val="000000"/>
                    <w:sz w:val="22"/>
                  </w:rPr>
                </w:rPrChange>
              </w:rPr>
              <w:pPrChange w:id="8541" w:author="The Si Tran" w:date="2012-12-16T08:45:00Z">
                <w:pPr>
                  <w:spacing w:line="240" w:lineRule="auto"/>
                  <w:jc w:val="right"/>
                </w:pPr>
              </w:pPrChange>
            </w:pPr>
            <w:ins w:id="8542" w:author="The Si Tran" w:date="2012-12-10T07:28:00Z">
              <w:r w:rsidRPr="00722731">
                <w:rPr>
                  <w:rPrChange w:id="8543" w:author="The Si Tran" w:date="2012-12-14T06:33:00Z">
                    <w:rPr>
                      <w:rFonts w:ascii="Calibri" w:eastAsia="Times New Roman" w:hAnsi="Calibri"/>
                      <w:color w:val="000000"/>
                      <w:sz w:val="22"/>
                    </w:rPr>
                  </w:rPrChange>
                </w:rPr>
                <w:t>30</w:t>
              </w:r>
            </w:ins>
          </w:p>
        </w:tc>
        <w:tc>
          <w:tcPr>
            <w:tcW w:w="977" w:type="dxa"/>
            <w:tcBorders>
              <w:top w:val="nil"/>
              <w:left w:val="nil"/>
              <w:bottom w:val="single" w:sz="4" w:space="0" w:color="auto"/>
              <w:right w:val="single" w:sz="4" w:space="0" w:color="auto"/>
            </w:tcBorders>
            <w:shd w:val="clear" w:color="auto" w:fill="auto"/>
            <w:noWrap/>
            <w:vAlign w:val="bottom"/>
            <w:hideMark/>
          </w:tcPr>
          <w:p w14:paraId="5A76BE9B" w14:textId="77777777" w:rsidR="00A837C3" w:rsidRPr="00722731" w:rsidRDefault="00A837C3" w:rsidP="006431AB">
            <w:pPr>
              <w:pStyle w:val="BangBody"/>
              <w:rPr>
                <w:ins w:id="8544" w:author="The Si Tran" w:date="2012-12-10T07:28:00Z"/>
                <w:rPrChange w:id="8545" w:author="The Si Tran" w:date="2012-12-14T06:33:00Z">
                  <w:rPr>
                    <w:ins w:id="8546" w:author="The Si Tran" w:date="2012-12-10T07:28:00Z"/>
                    <w:rFonts w:ascii="Calibri" w:eastAsia="Times New Roman" w:hAnsi="Calibri"/>
                    <w:color w:val="000000"/>
                    <w:sz w:val="22"/>
                  </w:rPr>
                </w:rPrChange>
              </w:rPr>
              <w:pPrChange w:id="8547" w:author="The Si Tran" w:date="2012-12-16T08:45:00Z">
                <w:pPr>
                  <w:spacing w:line="240" w:lineRule="auto"/>
                  <w:jc w:val="right"/>
                </w:pPr>
              </w:pPrChange>
            </w:pPr>
            <w:ins w:id="8548" w:author="The Si Tran" w:date="2012-12-10T07:28:00Z">
              <w:r w:rsidRPr="00722731">
                <w:rPr>
                  <w:rPrChange w:id="8549" w:author="The Si Tran" w:date="2012-12-14T06:33:00Z">
                    <w:rPr>
                      <w:rFonts w:ascii="Calibri" w:eastAsia="Times New Roman" w:hAnsi="Calibri"/>
                      <w:color w:val="000000"/>
                      <w:sz w:val="22"/>
                    </w:rPr>
                  </w:rPrChange>
                </w:rPr>
                <w:t>1704.85</w:t>
              </w:r>
            </w:ins>
          </w:p>
        </w:tc>
        <w:tc>
          <w:tcPr>
            <w:tcW w:w="866" w:type="dxa"/>
            <w:tcBorders>
              <w:top w:val="nil"/>
              <w:left w:val="nil"/>
              <w:bottom w:val="single" w:sz="4" w:space="0" w:color="auto"/>
              <w:right w:val="single" w:sz="4" w:space="0" w:color="auto"/>
            </w:tcBorders>
            <w:shd w:val="clear" w:color="auto" w:fill="auto"/>
            <w:noWrap/>
            <w:vAlign w:val="bottom"/>
            <w:hideMark/>
          </w:tcPr>
          <w:p w14:paraId="187B2DB5" w14:textId="77777777" w:rsidR="00A837C3" w:rsidRPr="00722731" w:rsidRDefault="00A837C3" w:rsidP="006431AB">
            <w:pPr>
              <w:pStyle w:val="BangBody"/>
              <w:rPr>
                <w:ins w:id="8550" w:author="The Si Tran" w:date="2012-12-10T07:28:00Z"/>
                <w:rPrChange w:id="8551" w:author="The Si Tran" w:date="2012-12-14T06:33:00Z">
                  <w:rPr>
                    <w:ins w:id="8552" w:author="The Si Tran" w:date="2012-12-10T07:28:00Z"/>
                    <w:rFonts w:ascii="Calibri" w:eastAsia="Times New Roman" w:hAnsi="Calibri"/>
                    <w:color w:val="000000"/>
                    <w:sz w:val="22"/>
                  </w:rPr>
                </w:rPrChange>
              </w:rPr>
              <w:pPrChange w:id="8553" w:author="The Si Tran" w:date="2012-12-16T08:45:00Z">
                <w:pPr>
                  <w:spacing w:line="240" w:lineRule="auto"/>
                  <w:jc w:val="right"/>
                </w:pPr>
              </w:pPrChange>
            </w:pPr>
            <w:ins w:id="8554" w:author="The Si Tran" w:date="2012-12-10T07:28:00Z">
              <w:r w:rsidRPr="00722731">
                <w:rPr>
                  <w:rPrChange w:id="8555" w:author="The Si Tran" w:date="2012-12-14T06:33:00Z">
                    <w:rPr>
                      <w:rFonts w:ascii="Calibri" w:eastAsia="Times New Roman" w:hAnsi="Calibri"/>
                      <w:color w:val="000000"/>
                      <w:sz w:val="22"/>
                    </w:rPr>
                  </w:rPrChange>
                </w:rPr>
                <w:t>4.32</w:t>
              </w:r>
            </w:ins>
          </w:p>
        </w:tc>
      </w:tr>
      <w:tr w:rsidR="00E30631" w:rsidRPr="00AF5054" w14:paraId="09165975" w14:textId="77777777" w:rsidTr="00E30631">
        <w:trPr>
          <w:trHeight w:val="786"/>
          <w:ins w:id="8556"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722731" w:rsidRDefault="00A837C3" w:rsidP="006431AB">
            <w:pPr>
              <w:pStyle w:val="BangBody"/>
              <w:rPr>
                <w:ins w:id="8557" w:author="The Si Tran" w:date="2012-12-10T07:28:00Z"/>
                <w:rPrChange w:id="8558" w:author="The Si Tran" w:date="2012-12-14T06:33:00Z">
                  <w:rPr>
                    <w:ins w:id="8559" w:author="The Si Tran" w:date="2012-12-10T07:28:00Z"/>
                    <w:rFonts w:ascii="Calibri" w:eastAsia="Times New Roman" w:hAnsi="Calibri"/>
                    <w:color w:val="000000"/>
                    <w:sz w:val="22"/>
                  </w:rPr>
                </w:rPrChange>
              </w:rPr>
              <w:pPrChange w:id="8560"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
          <w:p w14:paraId="2F223344" w14:textId="77777777" w:rsidR="00A837C3" w:rsidRPr="00722731" w:rsidRDefault="00A837C3" w:rsidP="006431AB">
            <w:pPr>
              <w:pStyle w:val="BangBody"/>
              <w:rPr>
                <w:ins w:id="8561" w:author="The Si Tran" w:date="2012-12-10T07:28:00Z"/>
                <w:rPrChange w:id="8562" w:author="The Si Tran" w:date="2012-12-14T06:33:00Z">
                  <w:rPr>
                    <w:ins w:id="8563" w:author="The Si Tran" w:date="2012-12-10T07:28:00Z"/>
                    <w:rFonts w:ascii="Calibri" w:eastAsia="Times New Roman" w:hAnsi="Calibri"/>
                    <w:color w:val="000000"/>
                    <w:sz w:val="22"/>
                  </w:rPr>
                </w:rPrChange>
              </w:rPr>
              <w:pPrChange w:id="8564" w:author="The Si Tran" w:date="2012-12-16T08:45:00Z">
                <w:pPr>
                  <w:spacing w:line="240" w:lineRule="auto"/>
                  <w:jc w:val="left"/>
                </w:pPr>
              </w:pPrChange>
            </w:pPr>
            <w:ins w:id="8565" w:author="The Si Tran" w:date="2012-12-10T07:28:00Z">
              <w:r w:rsidRPr="00722731">
                <w:rPr>
                  <w:rPrChange w:id="8566" w:author="The Si Tran" w:date="2012-12-14T06:33:00Z">
                    <w:rPr>
                      <w:rFonts w:ascii="Calibri" w:eastAsia="Times New Roman" w:hAnsi="Calibri"/>
                      <w:color w:val="000000"/>
                      <w:sz w:val="22"/>
                    </w:rPr>
                  </w:rPrChange>
                </w:rPr>
                <w:t>ARIMA(0, 0, 0)(0, 1, 0)12</w:t>
              </w:r>
              <w:r w:rsidRPr="00722731">
                <w:rPr>
                  <w:rPrChange w:id="8567" w:author="The Si Tran" w:date="2012-12-14T06:33:00Z">
                    <w:rPr>
                      <w:rFonts w:ascii="Calibri" w:eastAsia="Times New Roman" w:hAnsi="Calibri"/>
                      <w:color w:val="000000"/>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158507" w14:textId="77777777" w:rsidR="00A837C3" w:rsidRPr="00722731" w:rsidRDefault="00A837C3" w:rsidP="006431AB">
            <w:pPr>
              <w:pStyle w:val="BangBody"/>
              <w:rPr>
                <w:ins w:id="8568" w:author="The Si Tran" w:date="2012-12-10T07:28:00Z"/>
                <w:rPrChange w:id="8569" w:author="The Si Tran" w:date="2012-12-14T06:33:00Z">
                  <w:rPr>
                    <w:ins w:id="8570" w:author="The Si Tran" w:date="2012-12-10T07:28:00Z"/>
                    <w:rFonts w:ascii="Calibri" w:eastAsia="Times New Roman" w:hAnsi="Calibri"/>
                    <w:color w:val="000000"/>
                    <w:sz w:val="22"/>
                  </w:rPr>
                </w:rPrChange>
              </w:rPr>
              <w:pPrChange w:id="8571" w:author="The Si Tran" w:date="2012-12-16T08:45:00Z">
                <w:pPr>
                  <w:spacing w:line="240" w:lineRule="auto"/>
                  <w:jc w:val="right"/>
                </w:pPr>
              </w:pPrChange>
            </w:pPr>
            <w:ins w:id="8572" w:author="The Si Tran" w:date="2012-12-10T07:28:00Z">
              <w:r w:rsidRPr="00722731">
                <w:rPr>
                  <w:rPrChange w:id="8573" w:author="The Si Tran" w:date="2012-12-14T06:33:00Z">
                    <w:rPr>
                      <w:rFonts w:ascii="Calibri" w:eastAsia="Times New Roman" w:hAnsi="Calibri"/>
                      <w:color w:val="000000"/>
                      <w:sz w:val="22"/>
                    </w:rPr>
                  </w:rPrChange>
                </w:rPr>
                <w:t>39.17</w:t>
              </w:r>
            </w:ins>
          </w:p>
        </w:tc>
        <w:tc>
          <w:tcPr>
            <w:tcW w:w="977" w:type="dxa"/>
            <w:tcBorders>
              <w:top w:val="nil"/>
              <w:left w:val="nil"/>
              <w:bottom w:val="single" w:sz="4" w:space="0" w:color="auto"/>
              <w:right w:val="single" w:sz="4" w:space="0" w:color="auto"/>
            </w:tcBorders>
            <w:shd w:val="clear" w:color="auto" w:fill="auto"/>
            <w:noWrap/>
            <w:vAlign w:val="bottom"/>
            <w:hideMark/>
          </w:tcPr>
          <w:p w14:paraId="2A9D48C4" w14:textId="77777777" w:rsidR="00A837C3" w:rsidRPr="00722731" w:rsidRDefault="00A837C3" w:rsidP="006431AB">
            <w:pPr>
              <w:pStyle w:val="BangBody"/>
              <w:rPr>
                <w:ins w:id="8574" w:author="The Si Tran" w:date="2012-12-10T07:28:00Z"/>
                <w:rPrChange w:id="8575" w:author="The Si Tran" w:date="2012-12-14T06:33:00Z">
                  <w:rPr>
                    <w:ins w:id="8576" w:author="The Si Tran" w:date="2012-12-10T07:28:00Z"/>
                    <w:rFonts w:ascii="Calibri" w:eastAsia="Times New Roman" w:hAnsi="Calibri"/>
                    <w:color w:val="000000"/>
                    <w:sz w:val="22"/>
                  </w:rPr>
                </w:rPrChange>
              </w:rPr>
              <w:pPrChange w:id="8577" w:author="The Si Tran" w:date="2012-12-16T08:45:00Z">
                <w:pPr>
                  <w:spacing w:line="240" w:lineRule="auto"/>
                  <w:jc w:val="right"/>
                </w:pPr>
              </w:pPrChange>
            </w:pPr>
            <w:ins w:id="8578" w:author="The Si Tran" w:date="2012-12-10T07:28:00Z">
              <w:r w:rsidRPr="00722731">
                <w:rPr>
                  <w:rPrChange w:id="8579" w:author="The Si Tran" w:date="2012-12-14T06:33:00Z">
                    <w:rPr>
                      <w:rFonts w:ascii="Calibri" w:eastAsia="Times New Roman" w:hAnsi="Calibri"/>
                      <w:color w:val="000000"/>
                      <w:sz w:val="22"/>
                    </w:rPr>
                  </w:rPrChange>
                </w:rPr>
                <w:t>2718.07</w:t>
              </w:r>
            </w:ins>
          </w:p>
        </w:tc>
        <w:tc>
          <w:tcPr>
            <w:tcW w:w="866" w:type="dxa"/>
            <w:tcBorders>
              <w:top w:val="nil"/>
              <w:left w:val="nil"/>
              <w:bottom w:val="single" w:sz="4" w:space="0" w:color="auto"/>
              <w:right w:val="single" w:sz="4" w:space="0" w:color="auto"/>
            </w:tcBorders>
            <w:shd w:val="clear" w:color="auto" w:fill="auto"/>
            <w:noWrap/>
            <w:vAlign w:val="bottom"/>
            <w:hideMark/>
          </w:tcPr>
          <w:p w14:paraId="6EFD5E44" w14:textId="77777777" w:rsidR="00A837C3" w:rsidRPr="00722731" w:rsidRDefault="00A837C3" w:rsidP="006431AB">
            <w:pPr>
              <w:pStyle w:val="BangBody"/>
              <w:rPr>
                <w:ins w:id="8580" w:author="The Si Tran" w:date="2012-12-10T07:28:00Z"/>
                <w:rPrChange w:id="8581" w:author="The Si Tran" w:date="2012-12-14T06:33:00Z">
                  <w:rPr>
                    <w:ins w:id="8582" w:author="The Si Tran" w:date="2012-12-10T07:28:00Z"/>
                    <w:rFonts w:ascii="Calibri" w:eastAsia="Times New Roman" w:hAnsi="Calibri"/>
                    <w:color w:val="000000"/>
                    <w:sz w:val="22"/>
                  </w:rPr>
                </w:rPrChange>
              </w:rPr>
              <w:pPrChange w:id="8583" w:author="The Si Tran" w:date="2012-12-16T08:45:00Z">
                <w:pPr>
                  <w:spacing w:line="240" w:lineRule="auto"/>
                  <w:jc w:val="right"/>
                </w:pPr>
              </w:pPrChange>
            </w:pPr>
            <w:ins w:id="8584" w:author="The Si Tran" w:date="2012-12-10T07:28:00Z">
              <w:r w:rsidRPr="00722731">
                <w:rPr>
                  <w:rPrChange w:id="8585" w:author="The Si Tran" w:date="2012-12-14T06:33:00Z">
                    <w:rPr>
                      <w:rFonts w:ascii="Calibri" w:eastAsia="Times New Roman" w:hAnsi="Calibri"/>
                      <w:color w:val="000000"/>
                      <w:sz w:val="22"/>
                    </w:rPr>
                  </w:rPrChange>
                </w:rPr>
                <w:t>5.97</w:t>
              </w:r>
            </w:ins>
          </w:p>
        </w:tc>
      </w:tr>
    </w:tbl>
    <w:p w14:paraId="03E66EDA" w14:textId="77777777" w:rsidR="00722731" w:rsidRDefault="00722731">
      <w:pPr>
        <w:rPr>
          <w:ins w:id="8586" w:author="The Si Tran" w:date="2012-12-14T06:31:00Z"/>
        </w:rPr>
        <w:pPrChange w:id="8587" w:author="The Si Tran" w:date="2012-12-14T06:31:00Z">
          <w:pPr>
            <w:pStyle w:val="Heading1"/>
            <w:jc w:val="left"/>
          </w:pPr>
        </w:pPrChange>
      </w:pPr>
    </w:p>
    <w:p w14:paraId="3A37605C" w14:textId="77777777" w:rsidR="00722731" w:rsidRPr="00097101" w:rsidRDefault="00722731">
      <w:pPr>
        <w:rPr>
          <w:ins w:id="8588" w:author="The Si Tran" w:date="2012-12-14T06:31:00Z"/>
        </w:rPr>
        <w:pPrChange w:id="8589" w:author="The Si Tran" w:date="2012-12-14T06:31:00Z">
          <w:pPr>
            <w:pStyle w:val="Heading1"/>
            <w:jc w:val="left"/>
          </w:pPr>
        </w:pPrChange>
      </w:pPr>
    </w:p>
    <w:p w14:paraId="7AFD012E" w14:textId="21B80111" w:rsidR="00EF77AD" w:rsidRDefault="00EF77AD">
      <w:pPr>
        <w:pStyle w:val="Heading3"/>
        <w:rPr>
          <w:ins w:id="8590" w:author="The Si Tran" w:date="2012-12-14T06:31:00Z"/>
        </w:rPr>
        <w:pPrChange w:id="8591" w:author="The Si Tran" w:date="2012-12-06T21:22:00Z">
          <w:pPr>
            <w:pStyle w:val="Heading1"/>
            <w:jc w:val="left"/>
          </w:pPr>
        </w:pPrChange>
      </w:pPr>
      <w:bookmarkStart w:id="8592" w:name="_Toc343233068"/>
      <w:ins w:id="8593" w:author="The Si Tran" w:date="2012-12-06T21:22:00Z">
        <w:r>
          <w:t>Bộ dữ liệ</w:t>
        </w:r>
        <w:r w:rsidR="00810267">
          <w:t>u có tính mùa</w:t>
        </w:r>
      </w:ins>
      <w:bookmarkEnd w:id="8592"/>
    </w:p>
    <w:p w14:paraId="400D4954" w14:textId="31AD8F0A" w:rsidR="00722731" w:rsidRPr="00097101" w:rsidRDefault="00722731">
      <w:pPr>
        <w:pStyle w:val="Bang"/>
        <w:rPr>
          <w:ins w:id="8594" w:author="The Si Tran" w:date="2012-12-10T07:29:00Z"/>
        </w:rPr>
        <w:pPrChange w:id="8595" w:author="The Si Tran" w:date="2012-12-14T06:31:00Z">
          <w:pPr>
            <w:pStyle w:val="Heading1"/>
            <w:jc w:val="left"/>
          </w:pPr>
        </w:pPrChange>
      </w:pPr>
      <w:bookmarkStart w:id="8596" w:name="_Toc343033796"/>
      <w:bookmarkStart w:id="8597" w:name="_Toc343226125"/>
      <w:ins w:id="8598" w:author="The Si Tran" w:date="2012-12-14T06:31:00Z">
        <w:r w:rsidRPr="006041AD">
          <w:rPr>
            <w:b/>
          </w:rPr>
          <w:t>Bảng 6.4:</w:t>
        </w:r>
        <w:r w:rsidRPr="004D696B">
          <w:t xml:space="preserve"> Kết quả thực nghiệm chuỗi dữ liệu</w:t>
        </w:r>
        <w:r>
          <w:t xml:space="preserve"> </w:t>
        </w:r>
        <w:r w:rsidRPr="004D696B">
          <w:t>Deaths</w:t>
        </w:r>
      </w:ins>
      <w:bookmarkEnd w:id="8596"/>
      <w:bookmarkEnd w:id="8597"/>
    </w:p>
    <w:tbl>
      <w:tblPr>
        <w:tblW w:w="9376" w:type="dxa"/>
        <w:tblLook w:val="04A0" w:firstRow="1" w:lastRow="0" w:firstColumn="1" w:lastColumn="0" w:noHBand="0" w:noVBand="1"/>
        <w:tblPrChange w:id="8599" w:author="The Si Tran" w:date="2012-12-14T06:35:00Z">
          <w:tblPr>
            <w:tblW w:w="10546" w:type="dxa"/>
            <w:tblLook w:val="04A0" w:firstRow="1" w:lastRow="0" w:firstColumn="1" w:lastColumn="0" w:noHBand="0" w:noVBand="1"/>
          </w:tblPr>
        </w:tblPrChange>
      </w:tblPr>
      <w:tblGrid>
        <w:gridCol w:w="1146"/>
        <w:gridCol w:w="5364"/>
        <w:gridCol w:w="874"/>
        <w:gridCol w:w="1112"/>
        <w:gridCol w:w="880"/>
        <w:tblGridChange w:id="8600">
          <w:tblGrid>
            <w:gridCol w:w="1072"/>
            <w:gridCol w:w="6763"/>
            <w:gridCol w:w="830"/>
            <w:gridCol w:w="1053"/>
            <w:gridCol w:w="828"/>
          </w:tblGrid>
        </w:tblGridChange>
      </w:tblGrid>
      <w:tr w:rsidR="00A75EB6" w:rsidRPr="005046FC" w14:paraId="37A70988" w14:textId="77777777" w:rsidTr="00E30631">
        <w:trPr>
          <w:trHeight w:val="263"/>
          <w:ins w:id="8601" w:author="The Si Tran" w:date="2012-12-10T07:30:00Z"/>
          <w:trPrChange w:id="8602"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603"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rsidP="006431AB">
            <w:pPr>
              <w:pStyle w:val="BangBody"/>
              <w:rPr>
                <w:ins w:id="8604" w:author="The Si Tran" w:date="2012-12-10T07:30:00Z"/>
                <w:rPrChange w:id="8605" w:author="The Si Tran" w:date="2012-12-14T06:34:00Z">
                  <w:rPr>
                    <w:ins w:id="8606" w:author="The Si Tran" w:date="2012-12-10T07:30:00Z"/>
                    <w:rFonts w:ascii="Calibri" w:eastAsia="Times New Roman" w:hAnsi="Calibri"/>
                    <w:color w:val="000000"/>
                    <w:sz w:val="22"/>
                  </w:rPr>
                </w:rPrChange>
              </w:rPr>
              <w:pPrChange w:id="8607" w:author="The Si Tran" w:date="2012-12-16T08:45:00Z">
                <w:pPr>
                  <w:spacing w:line="240" w:lineRule="auto"/>
                </w:pPr>
              </w:pPrChange>
            </w:pPr>
            <w:ins w:id="8608" w:author="The Si Tran" w:date="2012-12-10T07:30:00Z">
              <w:r w:rsidRPr="00E30631">
                <w:rPr>
                  <w:rPrChange w:id="8609" w:author="The Si Tran" w:date="2012-12-14T06:34:00Z">
                    <w:rPr>
                      <w:rFonts w:ascii="Calibri" w:eastAsia="Times New Roman" w:hAnsi="Calibri" w:cs="Arial"/>
                      <w:b/>
                      <w:bCs/>
                      <w:color w:val="000000"/>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8610"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E30631" w:rsidRDefault="00A75EB6" w:rsidP="006431AB">
            <w:pPr>
              <w:pStyle w:val="BangBody"/>
              <w:rPr>
                <w:ins w:id="8611" w:author="The Si Tran" w:date="2012-12-10T07:30:00Z"/>
                <w:rPrChange w:id="8612" w:author="The Si Tran" w:date="2012-12-14T06:34:00Z">
                  <w:rPr>
                    <w:ins w:id="8613" w:author="The Si Tran" w:date="2012-12-10T07:30:00Z"/>
                    <w:rFonts w:ascii="Calibri" w:eastAsia="Times New Roman" w:hAnsi="Calibri"/>
                    <w:color w:val="000000"/>
                    <w:sz w:val="22"/>
                  </w:rPr>
                </w:rPrChange>
              </w:rPr>
              <w:pPrChange w:id="8614" w:author="The Si Tran" w:date="2012-12-16T08:45:00Z">
                <w:pPr>
                  <w:spacing w:line="240" w:lineRule="auto"/>
                </w:pPr>
              </w:pPrChange>
            </w:pPr>
            <w:ins w:id="8615" w:author="The Si Tran" w:date="2012-12-10T07:30:00Z">
              <w:r w:rsidRPr="00E30631">
                <w:rPr>
                  <w:rPrChange w:id="8616" w:author="The Si Tran" w:date="2012-12-14T06:34:00Z">
                    <w:rPr>
                      <w:rFonts w:ascii="Calibri" w:eastAsia="Times New Roman" w:hAnsi="Calibri" w:cs="Arial"/>
                      <w:b/>
                      <w:bCs/>
                      <w:color w:val="000000"/>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8617"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E30631" w:rsidRDefault="00A75EB6" w:rsidP="006431AB">
            <w:pPr>
              <w:pStyle w:val="BangBody"/>
              <w:rPr>
                <w:ins w:id="8618" w:author="The Si Tran" w:date="2012-12-10T07:30:00Z"/>
                <w:rPrChange w:id="8619" w:author="The Si Tran" w:date="2012-12-14T06:34:00Z">
                  <w:rPr>
                    <w:ins w:id="8620" w:author="The Si Tran" w:date="2012-12-10T07:30:00Z"/>
                    <w:rFonts w:ascii="Calibri" w:eastAsia="Times New Roman" w:hAnsi="Calibri"/>
                    <w:color w:val="000000"/>
                    <w:sz w:val="22"/>
                  </w:rPr>
                </w:rPrChange>
              </w:rPr>
              <w:pPrChange w:id="8621" w:author="The Si Tran" w:date="2012-12-16T08:45:00Z">
                <w:pPr>
                  <w:spacing w:line="240" w:lineRule="auto"/>
                </w:pPr>
              </w:pPrChange>
            </w:pPr>
            <w:ins w:id="8622" w:author="The Si Tran" w:date="2012-12-10T07:30:00Z">
              <w:r w:rsidRPr="00E30631">
                <w:rPr>
                  <w:rPrChange w:id="8623" w:author="The Si Tran" w:date="2012-12-14T06:34:00Z">
                    <w:rPr>
                      <w:rFonts w:ascii="Calibri" w:eastAsia="Times New Roman" w:hAnsi="Calibri" w:cs="Arial"/>
                      <w:b/>
                      <w:bCs/>
                      <w:color w:val="000000"/>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8624"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E30631" w:rsidRDefault="00A75EB6" w:rsidP="006431AB">
            <w:pPr>
              <w:pStyle w:val="BangBody"/>
              <w:rPr>
                <w:ins w:id="8625" w:author="The Si Tran" w:date="2012-12-10T07:30:00Z"/>
                <w:rPrChange w:id="8626" w:author="The Si Tran" w:date="2012-12-14T06:34:00Z">
                  <w:rPr>
                    <w:ins w:id="8627" w:author="The Si Tran" w:date="2012-12-10T07:30:00Z"/>
                    <w:rFonts w:ascii="Calibri" w:eastAsia="Times New Roman" w:hAnsi="Calibri"/>
                    <w:color w:val="000000"/>
                    <w:sz w:val="22"/>
                  </w:rPr>
                </w:rPrChange>
              </w:rPr>
              <w:pPrChange w:id="8628" w:author="The Si Tran" w:date="2012-12-16T08:45:00Z">
                <w:pPr>
                  <w:spacing w:line="240" w:lineRule="auto"/>
                </w:pPr>
              </w:pPrChange>
            </w:pPr>
            <w:ins w:id="8629" w:author="The Si Tran" w:date="2012-12-10T07:30:00Z">
              <w:r w:rsidRPr="00E30631">
                <w:rPr>
                  <w:rPrChange w:id="8630" w:author="The Si Tran" w:date="2012-12-14T06:34:00Z">
                    <w:rPr>
                      <w:rFonts w:ascii="Calibri" w:eastAsia="Times New Roman" w:hAnsi="Calibri" w:cs="Arial"/>
                      <w:b/>
                      <w:bCs/>
                      <w:color w:val="000000"/>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8631"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E30631" w:rsidRDefault="00A75EB6" w:rsidP="006431AB">
            <w:pPr>
              <w:pStyle w:val="BangBody"/>
              <w:rPr>
                <w:ins w:id="8632" w:author="The Si Tran" w:date="2012-12-10T07:30:00Z"/>
                <w:rPrChange w:id="8633" w:author="The Si Tran" w:date="2012-12-14T06:34:00Z">
                  <w:rPr>
                    <w:ins w:id="8634" w:author="The Si Tran" w:date="2012-12-10T07:30:00Z"/>
                    <w:rFonts w:ascii="Calibri" w:eastAsia="Times New Roman" w:hAnsi="Calibri"/>
                    <w:color w:val="000000"/>
                    <w:sz w:val="22"/>
                  </w:rPr>
                </w:rPrChange>
              </w:rPr>
              <w:pPrChange w:id="8635" w:author="The Si Tran" w:date="2012-12-16T08:45:00Z">
                <w:pPr>
                  <w:spacing w:line="240" w:lineRule="auto"/>
                </w:pPr>
              </w:pPrChange>
            </w:pPr>
            <w:ins w:id="8636" w:author="The Si Tran" w:date="2012-12-10T07:30:00Z">
              <w:r w:rsidRPr="00E30631">
                <w:rPr>
                  <w:rPrChange w:id="8637" w:author="The Si Tran" w:date="2012-12-14T06:34:00Z">
                    <w:rPr>
                      <w:rFonts w:ascii="Calibri" w:eastAsia="Times New Roman" w:hAnsi="Calibri" w:cs="Arial"/>
                      <w:b/>
                      <w:bCs/>
                      <w:color w:val="000000"/>
                      <w:kern w:val="32"/>
                      <w:sz w:val="22"/>
                      <w:szCs w:val="32"/>
                    </w:rPr>
                  </w:rPrChange>
                </w:rPr>
                <w:t>MAPE</w:t>
              </w:r>
            </w:ins>
          </w:p>
        </w:tc>
      </w:tr>
      <w:tr w:rsidR="00A75EB6" w:rsidRPr="005046FC" w14:paraId="675B8814" w14:textId="77777777" w:rsidTr="00E30631">
        <w:trPr>
          <w:trHeight w:val="529"/>
          <w:ins w:id="8638" w:author="The Si Tran" w:date="2012-12-10T07:30:00Z"/>
          <w:trPrChange w:id="8639" w:author="The Si Tran" w:date="2012-12-14T06:35: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640"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E30631" w:rsidRDefault="00A75EB6" w:rsidP="006431AB">
            <w:pPr>
              <w:pStyle w:val="BangBody"/>
              <w:rPr>
                <w:ins w:id="8641" w:author="The Si Tran" w:date="2012-12-10T07:30:00Z"/>
                <w:rPrChange w:id="8642" w:author="The Si Tran" w:date="2012-12-14T06:34:00Z">
                  <w:rPr>
                    <w:ins w:id="8643" w:author="The Si Tran" w:date="2012-12-10T07:30:00Z"/>
                    <w:rFonts w:ascii="Calibri" w:eastAsia="Times New Roman" w:hAnsi="Calibri"/>
                    <w:color w:val="000000"/>
                    <w:sz w:val="22"/>
                  </w:rPr>
                </w:rPrChange>
              </w:rPr>
              <w:pPrChange w:id="8644" w:author="The Si Tran" w:date="2012-12-16T08:45:00Z">
                <w:pPr>
                  <w:spacing w:line="240" w:lineRule="auto"/>
                  <w:jc w:val="center"/>
                </w:pPr>
              </w:pPrChange>
            </w:pPr>
            <w:ins w:id="8645" w:author="The Si Tran" w:date="2012-12-10T07:30:00Z">
              <w:r w:rsidRPr="00E30631">
                <w:rPr>
                  <w:rPrChange w:id="8646" w:author="The Si Tran" w:date="2012-12-14T06:34:00Z">
                    <w:rPr>
                      <w:rFonts w:ascii="Calibri" w:eastAsia="Times New Roman" w:hAnsi="Calibri"/>
                      <w:color w:val="000000"/>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8647"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rsidP="006431AB">
            <w:pPr>
              <w:pStyle w:val="BangBody"/>
              <w:rPr>
                <w:ins w:id="8648" w:author="The Si Tran" w:date="2012-12-10T07:30:00Z"/>
                <w:rPrChange w:id="8649" w:author="The Si Tran" w:date="2012-12-14T06:34:00Z">
                  <w:rPr>
                    <w:ins w:id="8650" w:author="The Si Tran" w:date="2012-12-10T07:30:00Z"/>
                    <w:rFonts w:ascii="Calibri" w:eastAsia="Times New Roman" w:hAnsi="Calibri"/>
                    <w:color w:val="000000"/>
                    <w:sz w:val="22"/>
                  </w:rPr>
                </w:rPrChange>
              </w:rPr>
              <w:pPrChange w:id="8651" w:author="The Si Tran" w:date="2012-12-16T08:45:00Z">
                <w:pPr>
                  <w:spacing w:line="240" w:lineRule="auto"/>
                  <w:jc w:val="left"/>
                </w:pPr>
              </w:pPrChange>
            </w:pPr>
            <w:ins w:id="8652" w:author="The Si Tran" w:date="2012-12-10T07:30:00Z">
              <w:r w:rsidRPr="00E30631">
                <w:rPr>
                  <w:rPrChange w:id="8653" w:author="The Si Tran" w:date="2012-12-14T06:34:00Z">
                    <w:rPr>
                      <w:rFonts w:ascii="Calibri" w:eastAsia="Times New Roman" w:hAnsi="Calibri"/>
                      <w:color w:val="000000"/>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8654"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rsidP="006431AB">
            <w:pPr>
              <w:pStyle w:val="BangBody"/>
              <w:rPr>
                <w:ins w:id="8655" w:author="The Si Tran" w:date="2012-12-10T07:30:00Z"/>
                <w:rPrChange w:id="8656" w:author="The Si Tran" w:date="2012-12-14T06:34:00Z">
                  <w:rPr>
                    <w:ins w:id="8657" w:author="The Si Tran" w:date="2012-12-10T07:30:00Z"/>
                    <w:rFonts w:ascii="Calibri" w:eastAsia="Times New Roman" w:hAnsi="Calibri"/>
                    <w:color w:val="000000"/>
                    <w:sz w:val="22"/>
                  </w:rPr>
                </w:rPrChange>
              </w:rPr>
              <w:pPrChange w:id="8658" w:author="The Si Tran" w:date="2012-12-16T08:45:00Z">
                <w:pPr>
                  <w:spacing w:line="240" w:lineRule="auto"/>
                  <w:jc w:val="right"/>
                </w:pPr>
              </w:pPrChange>
            </w:pPr>
            <w:ins w:id="8659" w:author="The Si Tran" w:date="2012-12-10T07:30:00Z">
              <w:r w:rsidRPr="00E30631">
                <w:rPr>
                  <w:rPrChange w:id="8660" w:author="The Si Tran" w:date="2012-12-14T06:34:00Z">
                    <w:rPr>
                      <w:rFonts w:ascii="Calibri" w:eastAsia="Times New Roman" w:hAnsi="Calibri"/>
                      <w:color w:val="000000"/>
                      <w:sz w:val="22"/>
                    </w:rPr>
                  </w:rPrChange>
                </w:rPr>
                <w:t>143.69</w:t>
              </w:r>
            </w:ins>
          </w:p>
        </w:tc>
        <w:tc>
          <w:tcPr>
            <w:tcW w:w="1112" w:type="dxa"/>
            <w:tcBorders>
              <w:top w:val="nil"/>
              <w:left w:val="nil"/>
              <w:bottom w:val="single" w:sz="4" w:space="0" w:color="auto"/>
              <w:right w:val="single" w:sz="4" w:space="0" w:color="auto"/>
            </w:tcBorders>
            <w:shd w:val="clear" w:color="auto" w:fill="auto"/>
            <w:noWrap/>
            <w:vAlign w:val="bottom"/>
            <w:hideMark/>
            <w:tcPrChange w:id="8661"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rsidP="006431AB">
            <w:pPr>
              <w:pStyle w:val="BangBody"/>
              <w:rPr>
                <w:ins w:id="8662" w:author="The Si Tran" w:date="2012-12-10T07:30:00Z"/>
                <w:rPrChange w:id="8663" w:author="The Si Tran" w:date="2012-12-14T06:34:00Z">
                  <w:rPr>
                    <w:ins w:id="8664" w:author="The Si Tran" w:date="2012-12-10T07:30:00Z"/>
                    <w:rFonts w:ascii="Calibri" w:eastAsia="Times New Roman" w:hAnsi="Calibri"/>
                    <w:color w:val="000000"/>
                    <w:sz w:val="22"/>
                  </w:rPr>
                </w:rPrChange>
              </w:rPr>
              <w:pPrChange w:id="8665" w:author="The Si Tran" w:date="2012-12-16T08:45:00Z">
                <w:pPr>
                  <w:spacing w:line="240" w:lineRule="auto"/>
                  <w:jc w:val="right"/>
                </w:pPr>
              </w:pPrChange>
            </w:pPr>
            <w:ins w:id="8666" w:author="The Si Tran" w:date="2012-12-10T07:30:00Z">
              <w:r w:rsidRPr="00E30631">
                <w:rPr>
                  <w:rPrChange w:id="8667" w:author="The Si Tran" w:date="2012-12-14T06:34:00Z">
                    <w:rPr>
                      <w:rFonts w:ascii="Calibri" w:eastAsia="Times New Roman" w:hAnsi="Calibri"/>
                      <w:color w:val="000000"/>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bottom"/>
            <w:hideMark/>
            <w:tcPrChange w:id="8668"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rsidP="006431AB">
            <w:pPr>
              <w:pStyle w:val="BangBody"/>
              <w:rPr>
                <w:ins w:id="8669" w:author="The Si Tran" w:date="2012-12-10T07:30:00Z"/>
                <w:rPrChange w:id="8670" w:author="The Si Tran" w:date="2012-12-14T06:34:00Z">
                  <w:rPr>
                    <w:ins w:id="8671" w:author="The Si Tran" w:date="2012-12-10T07:30:00Z"/>
                    <w:rFonts w:ascii="Calibri" w:eastAsia="Times New Roman" w:hAnsi="Calibri"/>
                    <w:color w:val="000000"/>
                    <w:sz w:val="22"/>
                  </w:rPr>
                </w:rPrChange>
              </w:rPr>
              <w:pPrChange w:id="8672" w:author="The Si Tran" w:date="2012-12-16T08:45:00Z">
                <w:pPr>
                  <w:spacing w:line="240" w:lineRule="auto"/>
                  <w:jc w:val="right"/>
                </w:pPr>
              </w:pPrChange>
            </w:pPr>
            <w:ins w:id="8673" w:author="The Si Tran" w:date="2012-12-10T07:30:00Z">
              <w:r w:rsidRPr="00E30631">
                <w:rPr>
                  <w:rPrChange w:id="8674" w:author="The Si Tran" w:date="2012-12-14T06:34:00Z">
                    <w:rPr>
                      <w:rFonts w:ascii="Calibri" w:eastAsia="Times New Roman" w:hAnsi="Calibri"/>
                      <w:color w:val="000000"/>
                      <w:sz w:val="22"/>
                    </w:rPr>
                  </w:rPrChange>
                </w:rPr>
                <w:t>8.57</w:t>
              </w:r>
            </w:ins>
          </w:p>
        </w:tc>
      </w:tr>
      <w:tr w:rsidR="00A75EB6" w:rsidRPr="005046FC" w14:paraId="416D201D" w14:textId="77777777" w:rsidTr="00E30631">
        <w:trPr>
          <w:trHeight w:val="529"/>
          <w:ins w:id="8675" w:author="The Si Tran" w:date="2012-12-10T07:30:00Z"/>
          <w:trPrChange w:id="8676" w:author="The Si Tran" w:date="2012-12-14T06:35: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8677"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E30631" w:rsidRDefault="00A75EB6" w:rsidP="006431AB">
            <w:pPr>
              <w:pStyle w:val="BangBody"/>
              <w:rPr>
                <w:ins w:id="8678" w:author="The Si Tran" w:date="2012-12-10T07:30:00Z"/>
                <w:rPrChange w:id="8679" w:author="The Si Tran" w:date="2012-12-14T06:34:00Z">
                  <w:rPr>
                    <w:ins w:id="8680" w:author="The Si Tran" w:date="2012-12-10T07:30:00Z"/>
                    <w:rFonts w:ascii="Calibri" w:eastAsia="Times New Roman" w:hAnsi="Calibri"/>
                    <w:color w:val="000000"/>
                    <w:sz w:val="22"/>
                  </w:rPr>
                </w:rPrChange>
              </w:rPr>
              <w:pPrChange w:id="8681"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8682"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rsidP="006431AB">
            <w:pPr>
              <w:pStyle w:val="BangBody"/>
              <w:rPr>
                <w:ins w:id="8683" w:author="The Si Tran" w:date="2012-12-10T07:30:00Z"/>
                <w:rPrChange w:id="8684" w:author="The Si Tran" w:date="2012-12-14T06:34:00Z">
                  <w:rPr>
                    <w:ins w:id="8685" w:author="The Si Tran" w:date="2012-12-10T07:30:00Z"/>
                    <w:rFonts w:ascii="Calibri" w:eastAsia="Times New Roman" w:hAnsi="Calibri"/>
                    <w:color w:val="000000"/>
                    <w:sz w:val="22"/>
                  </w:rPr>
                </w:rPrChange>
              </w:rPr>
              <w:pPrChange w:id="8686" w:author="The Si Tran" w:date="2012-12-16T08:45:00Z">
                <w:pPr>
                  <w:spacing w:line="240" w:lineRule="auto"/>
                </w:pPr>
              </w:pPrChange>
            </w:pPr>
            <w:ins w:id="8687" w:author="The Si Tran" w:date="2012-12-10T07:30:00Z">
              <w:r w:rsidRPr="00E30631">
                <w:rPr>
                  <w:rPrChange w:id="8688" w:author="The Si Tran" w:date="2012-12-14T06:34:00Z">
                    <w:rPr>
                      <w:rFonts w:ascii="Calibri" w:eastAsia="Times New Roman" w:hAnsi="Calibri"/>
                      <w:color w:val="000000"/>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8689"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rsidP="006431AB">
            <w:pPr>
              <w:pStyle w:val="BangBody"/>
              <w:rPr>
                <w:ins w:id="8690" w:author="The Si Tran" w:date="2012-12-10T07:30:00Z"/>
                <w:rPrChange w:id="8691" w:author="The Si Tran" w:date="2012-12-14T06:34:00Z">
                  <w:rPr>
                    <w:ins w:id="8692" w:author="The Si Tran" w:date="2012-12-10T07:30:00Z"/>
                    <w:rFonts w:ascii="Calibri" w:eastAsia="Times New Roman" w:hAnsi="Calibri"/>
                    <w:color w:val="000000"/>
                    <w:sz w:val="22"/>
                  </w:rPr>
                </w:rPrChange>
              </w:rPr>
              <w:pPrChange w:id="8693" w:author="The Si Tran" w:date="2012-12-16T08:45:00Z">
                <w:pPr>
                  <w:spacing w:line="240" w:lineRule="auto"/>
                  <w:jc w:val="right"/>
                </w:pPr>
              </w:pPrChange>
            </w:pPr>
            <w:ins w:id="8694" w:author="The Si Tran" w:date="2012-12-10T07:30:00Z">
              <w:r w:rsidRPr="00E30631">
                <w:rPr>
                  <w:rPrChange w:id="8695" w:author="The Si Tran" w:date="2012-12-14T06:34:00Z">
                    <w:rPr>
                      <w:rFonts w:ascii="Calibri" w:eastAsia="Times New Roman" w:hAnsi="Calibri"/>
                      <w:color w:val="000000"/>
                      <w:sz w:val="22"/>
                    </w:rPr>
                  </w:rPrChange>
                </w:rPr>
                <w:t>164.99</w:t>
              </w:r>
            </w:ins>
          </w:p>
        </w:tc>
        <w:tc>
          <w:tcPr>
            <w:tcW w:w="1112" w:type="dxa"/>
            <w:tcBorders>
              <w:top w:val="nil"/>
              <w:left w:val="nil"/>
              <w:bottom w:val="single" w:sz="4" w:space="0" w:color="auto"/>
              <w:right w:val="single" w:sz="4" w:space="0" w:color="auto"/>
            </w:tcBorders>
            <w:shd w:val="clear" w:color="auto" w:fill="auto"/>
            <w:noWrap/>
            <w:vAlign w:val="bottom"/>
            <w:hideMark/>
            <w:tcPrChange w:id="8696"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rsidP="006431AB">
            <w:pPr>
              <w:pStyle w:val="BangBody"/>
              <w:rPr>
                <w:ins w:id="8697" w:author="The Si Tran" w:date="2012-12-10T07:30:00Z"/>
                <w:rPrChange w:id="8698" w:author="The Si Tran" w:date="2012-12-14T06:34:00Z">
                  <w:rPr>
                    <w:ins w:id="8699" w:author="The Si Tran" w:date="2012-12-10T07:30:00Z"/>
                    <w:rFonts w:ascii="Calibri" w:eastAsia="Times New Roman" w:hAnsi="Calibri"/>
                    <w:color w:val="000000"/>
                    <w:sz w:val="22"/>
                  </w:rPr>
                </w:rPrChange>
              </w:rPr>
              <w:pPrChange w:id="8700" w:author="The Si Tran" w:date="2012-12-16T08:45:00Z">
                <w:pPr>
                  <w:spacing w:line="240" w:lineRule="auto"/>
                  <w:jc w:val="right"/>
                </w:pPr>
              </w:pPrChange>
            </w:pPr>
            <w:ins w:id="8701" w:author="The Si Tran" w:date="2012-12-10T07:30:00Z">
              <w:r w:rsidRPr="00E30631">
                <w:rPr>
                  <w:rPrChange w:id="8702" w:author="The Si Tran" w:date="2012-12-14T06:34:00Z">
                    <w:rPr>
                      <w:rFonts w:ascii="Calibri" w:eastAsia="Times New Roman" w:hAnsi="Calibri"/>
                      <w:color w:val="000000"/>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bottom"/>
            <w:hideMark/>
            <w:tcPrChange w:id="8703"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rsidP="006431AB">
            <w:pPr>
              <w:pStyle w:val="BangBody"/>
              <w:rPr>
                <w:ins w:id="8704" w:author="The Si Tran" w:date="2012-12-10T07:30:00Z"/>
                <w:rPrChange w:id="8705" w:author="The Si Tran" w:date="2012-12-14T06:34:00Z">
                  <w:rPr>
                    <w:ins w:id="8706" w:author="The Si Tran" w:date="2012-12-10T07:30:00Z"/>
                    <w:rFonts w:ascii="Calibri" w:eastAsia="Times New Roman" w:hAnsi="Calibri"/>
                    <w:color w:val="000000"/>
                    <w:sz w:val="22"/>
                  </w:rPr>
                </w:rPrChange>
              </w:rPr>
              <w:pPrChange w:id="8707" w:author="The Si Tran" w:date="2012-12-16T08:45:00Z">
                <w:pPr>
                  <w:spacing w:line="240" w:lineRule="auto"/>
                  <w:jc w:val="right"/>
                </w:pPr>
              </w:pPrChange>
            </w:pPr>
            <w:ins w:id="8708" w:author="The Si Tran" w:date="2012-12-10T07:30:00Z">
              <w:r w:rsidRPr="00E30631">
                <w:rPr>
                  <w:rPrChange w:id="8709" w:author="The Si Tran" w:date="2012-12-14T06:34:00Z">
                    <w:rPr>
                      <w:rFonts w:ascii="Calibri" w:eastAsia="Times New Roman" w:hAnsi="Calibri"/>
                      <w:color w:val="000000"/>
                      <w:sz w:val="22"/>
                    </w:rPr>
                  </w:rPrChange>
                </w:rPr>
                <w:t>9.23</w:t>
              </w:r>
            </w:ins>
          </w:p>
        </w:tc>
      </w:tr>
      <w:tr w:rsidR="00A75EB6" w:rsidRPr="005046FC" w14:paraId="4015431D" w14:textId="77777777" w:rsidTr="00E30631">
        <w:trPr>
          <w:trHeight w:val="263"/>
          <w:ins w:id="8710" w:author="The Si Tran" w:date="2012-12-10T07:30:00Z"/>
          <w:trPrChange w:id="8711" w:author="The Si Tran" w:date="2012-12-14T06:35: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8712"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77777777" w:rsidR="00A75EB6" w:rsidRPr="00E30631" w:rsidRDefault="00A75EB6" w:rsidP="006431AB">
            <w:pPr>
              <w:pStyle w:val="BangBody"/>
              <w:rPr>
                <w:ins w:id="8713" w:author="The Si Tran" w:date="2012-12-10T07:30:00Z"/>
                <w:rPrChange w:id="8714" w:author="The Si Tran" w:date="2012-12-14T06:34:00Z">
                  <w:rPr>
                    <w:ins w:id="8715" w:author="The Si Tran" w:date="2012-12-10T07:30:00Z"/>
                    <w:rFonts w:ascii="Calibri" w:eastAsia="Times New Roman" w:hAnsi="Calibri"/>
                    <w:color w:val="000000"/>
                    <w:sz w:val="22"/>
                  </w:rPr>
                </w:rPrChange>
              </w:rPr>
              <w:pPrChange w:id="8716" w:author="The Si Tran" w:date="2012-12-16T08:45:00Z">
                <w:pPr>
                  <w:spacing w:line="240" w:lineRule="auto"/>
                  <w:jc w:val="center"/>
                </w:pPr>
              </w:pPrChange>
            </w:pPr>
            <w:ins w:id="8717" w:author="The Si Tran" w:date="2012-12-10T07:30:00Z">
              <w:r w:rsidRPr="00E30631">
                <w:rPr>
                  <w:rPrChange w:id="8718" w:author="The Si Tran" w:date="2012-12-14T06:34:00Z">
                    <w:rPr>
                      <w:rFonts w:ascii="Calibri" w:eastAsia="Times New Roman" w:hAnsi="Calibri"/>
                      <w:color w:val="000000"/>
                      <w:sz w:val="22"/>
                    </w:rPr>
                  </w:rPrChange>
                </w:rPr>
                <w:t xml:space="preserve">SARIMA </w:t>
              </w:r>
            </w:ins>
          </w:p>
        </w:tc>
        <w:tc>
          <w:tcPr>
            <w:tcW w:w="5364" w:type="dxa"/>
            <w:tcBorders>
              <w:top w:val="nil"/>
              <w:left w:val="nil"/>
              <w:bottom w:val="single" w:sz="4" w:space="0" w:color="auto"/>
              <w:right w:val="single" w:sz="4" w:space="0" w:color="auto"/>
            </w:tcBorders>
            <w:shd w:val="clear" w:color="auto" w:fill="auto"/>
            <w:vAlign w:val="bottom"/>
            <w:hideMark/>
            <w:tcPrChange w:id="8719"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rsidP="006431AB">
            <w:pPr>
              <w:pStyle w:val="BangBody"/>
              <w:rPr>
                <w:ins w:id="8720" w:author="The Si Tran" w:date="2012-12-10T07:30:00Z"/>
                <w:rPrChange w:id="8721" w:author="The Si Tran" w:date="2012-12-14T06:34:00Z">
                  <w:rPr>
                    <w:ins w:id="8722" w:author="The Si Tran" w:date="2012-12-10T07:30:00Z"/>
                    <w:rFonts w:ascii="Calibri" w:eastAsia="Times New Roman" w:hAnsi="Calibri"/>
                    <w:color w:val="000000"/>
                    <w:sz w:val="22"/>
                  </w:rPr>
                </w:rPrChange>
              </w:rPr>
              <w:pPrChange w:id="8723" w:author="The Si Tran" w:date="2012-12-16T08:45:00Z">
                <w:pPr>
                  <w:spacing w:line="240" w:lineRule="auto"/>
                  <w:jc w:val="left"/>
                </w:pPr>
              </w:pPrChange>
            </w:pPr>
            <w:ins w:id="8724" w:author="The Si Tran" w:date="2012-12-10T07:30:00Z">
              <w:r w:rsidRPr="00E30631">
                <w:rPr>
                  <w:rPrChange w:id="8725" w:author="The Si Tran" w:date="2012-12-14T06:34:00Z">
                    <w:rPr>
                      <w:rFonts w:ascii="Calibri" w:eastAsia="Times New Roman" w:hAnsi="Calibri"/>
                      <w:color w:val="000000"/>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bottom"/>
            <w:hideMark/>
            <w:tcPrChange w:id="8726"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rsidP="006431AB">
            <w:pPr>
              <w:pStyle w:val="BangBody"/>
              <w:rPr>
                <w:ins w:id="8727" w:author="The Si Tran" w:date="2012-12-10T07:30:00Z"/>
                <w:rPrChange w:id="8728" w:author="The Si Tran" w:date="2012-12-14T06:34:00Z">
                  <w:rPr>
                    <w:ins w:id="8729" w:author="The Si Tran" w:date="2012-12-10T07:30:00Z"/>
                    <w:rFonts w:ascii="Calibri" w:eastAsia="Times New Roman" w:hAnsi="Calibri"/>
                    <w:color w:val="000000"/>
                    <w:sz w:val="22"/>
                  </w:rPr>
                </w:rPrChange>
              </w:rPr>
              <w:pPrChange w:id="8730" w:author="The Si Tran" w:date="2012-12-16T08:45:00Z">
                <w:pPr>
                  <w:spacing w:line="240" w:lineRule="auto"/>
                  <w:jc w:val="right"/>
                </w:pPr>
              </w:pPrChange>
            </w:pPr>
            <w:ins w:id="8731" w:author="The Si Tran" w:date="2012-12-10T07:30:00Z">
              <w:r w:rsidRPr="00E30631">
                <w:rPr>
                  <w:rPrChange w:id="8732" w:author="The Si Tran" w:date="2012-12-14T06:34:00Z">
                    <w:rPr>
                      <w:rFonts w:ascii="Calibri" w:eastAsia="Times New Roman" w:hAnsi="Calibri"/>
                      <w:color w:val="000000"/>
                      <w:sz w:val="22"/>
                    </w:rPr>
                  </w:rPrChange>
                </w:rPr>
                <w:t>132.75</w:t>
              </w:r>
            </w:ins>
          </w:p>
        </w:tc>
        <w:tc>
          <w:tcPr>
            <w:tcW w:w="1112" w:type="dxa"/>
            <w:tcBorders>
              <w:top w:val="nil"/>
              <w:left w:val="nil"/>
              <w:bottom w:val="single" w:sz="4" w:space="0" w:color="auto"/>
              <w:right w:val="single" w:sz="4" w:space="0" w:color="auto"/>
            </w:tcBorders>
            <w:shd w:val="clear" w:color="auto" w:fill="auto"/>
            <w:noWrap/>
            <w:vAlign w:val="bottom"/>
            <w:hideMark/>
            <w:tcPrChange w:id="8733"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rsidP="006431AB">
            <w:pPr>
              <w:pStyle w:val="BangBody"/>
              <w:rPr>
                <w:ins w:id="8734" w:author="The Si Tran" w:date="2012-12-10T07:30:00Z"/>
                <w:rPrChange w:id="8735" w:author="The Si Tran" w:date="2012-12-14T06:34:00Z">
                  <w:rPr>
                    <w:ins w:id="8736" w:author="The Si Tran" w:date="2012-12-10T07:30:00Z"/>
                    <w:rFonts w:ascii="Calibri" w:eastAsia="Times New Roman" w:hAnsi="Calibri"/>
                    <w:color w:val="000000"/>
                    <w:sz w:val="22"/>
                  </w:rPr>
                </w:rPrChange>
              </w:rPr>
              <w:pPrChange w:id="8737" w:author="The Si Tran" w:date="2012-12-16T08:45:00Z">
                <w:pPr>
                  <w:spacing w:line="240" w:lineRule="auto"/>
                  <w:jc w:val="right"/>
                </w:pPr>
              </w:pPrChange>
            </w:pPr>
            <w:ins w:id="8738" w:author="The Si Tran" w:date="2012-12-10T07:30:00Z">
              <w:r w:rsidRPr="00E30631">
                <w:rPr>
                  <w:rPrChange w:id="8739" w:author="The Si Tran" w:date="2012-12-14T06:34:00Z">
                    <w:rPr>
                      <w:rFonts w:ascii="Calibri" w:eastAsia="Times New Roman" w:hAnsi="Calibri"/>
                      <w:color w:val="000000"/>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bottom"/>
            <w:hideMark/>
            <w:tcPrChange w:id="8740"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rsidP="006431AB">
            <w:pPr>
              <w:pStyle w:val="BangBody"/>
              <w:rPr>
                <w:ins w:id="8741" w:author="The Si Tran" w:date="2012-12-10T07:30:00Z"/>
                <w:rPrChange w:id="8742" w:author="The Si Tran" w:date="2012-12-14T06:34:00Z">
                  <w:rPr>
                    <w:ins w:id="8743" w:author="The Si Tran" w:date="2012-12-10T07:30:00Z"/>
                    <w:rFonts w:ascii="Calibri" w:eastAsia="Times New Roman" w:hAnsi="Calibri"/>
                    <w:color w:val="000000"/>
                    <w:sz w:val="22"/>
                  </w:rPr>
                </w:rPrChange>
              </w:rPr>
              <w:pPrChange w:id="8744" w:author="The Si Tran" w:date="2012-12-16T08:45:00Z">
                <w:pPr>
                  <w:spacing w:line="240" w:lineRule="auto"/>
                  <w:jc w:val="right"/>
                </w:pPr>
              </w:pPrChange>
            </w:pPr>
            <w:ins w:id="8745" w:author="The Si Tran" w:date="2012-12-10T07:30:00Z">
              <w:r w:rsidRPr="00E30631">
                <w:rPr>
                  <w:rPrChange w:id="8746" w:author="The Si Tran" w:date="2012-12-14T06:34:00Z">
                    <w:rPr>
                      <w:rFonts w:ascii="Calibri" w:eastAsia="Times New Roman" w:hAnsi="Calibri"/>
                      <w:color w:val="000000"/>
                      <w:sz w:val="22"/>
                    </w:rPr>
                  </w:rPrChange>
                </w:rPr>
                <w:t>8.17</w:t>
              </w:r>
            </w:ins>
          </w:p>
        </w:tc>
      </w:tr>
      <w:tr w:rsidR="00A75EB6" w:rsidRPr="005046FC" w14:paraId="5998487D" w14:textId="77777777" w:rsidTr="00E30631">
        <w:trPr>
          <w:trHeight w:val="795"/>
          <w:ins w:id="8747" w:author="The Si Tran" w:date="2012-12-10T07:30:00Z"/>
          <w:trPrChange w:id="8748" w:author="The Si Tran" w:date="2012-12-14T06:35: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49"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E30631" w:rsidRDefault="00A75EB6" w:rsidP="006431AB">
            <w:pPr>
              <w:pStyle w:val="BangBody"/>
              <w:rPr>
                <w:ins w:id="8750" w:author="The Si Tran" w:date="2012-12-10T07:30:00Z"/>
                <w:rPrChange w:id="8751" w:author="The Si Tran" w:date="2012-12-14T06:34:00Z">
                  <w:rPr>
                    <w:ins w:id="8752" w:author="The Si Tran" w:date="2012-12-10T07:30:00Z"/>
                    <w:rFonts w:ascii="Calibri" w:eastAsia="Times New Roman" w:hAnsi="Calibri"/>
                    <w:color w:val="000000"/>
                    <w:sz w:val="22"/>
                  </w:rPr>
                </w:rPrChange>
              </w:rPr>
              <w:pPrChange w:id="8753" w:author="The Si Tran" w:date="2012-12-16T08:45:00Z">
                <w:pPr>
                  <w:spacing w:line="240" w:lineRule="auto"/>
                  <w:jc w:val="center"/>
                </w:pPr>
              </w:pPrChange>
            </w:pPr>
            <w:ins w:id="8754" w:author="The Si Tran" w:date="2012-12-10T07:30:00Z">
              <w:r w:rsidRPr="00E30631">
                <w:rPr>
                  <w:rPrChange w:id="8755" w:author="The Si Tran" w:date="2012-12-14T06:34:00Z">
                    <w:rPr>
                      <w:rFonts w:ascii="Calibri" w:eastAsia="Times New Roman" w:hAnsi="Calibri"/>
                      <w:color w:val="000000"/>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8756"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rsidP="006431AB">
            <w:pPr>
              <w:pStyle w:val="BangBody"/>
              <w:rPr>
                <w:ins w:id="8757" w:author="The Si Tran" w:date="2012-12-10T07:30:00Z"/>
                <w:rPrChange w:id="8758" w:author="The Si Tran" w:date="2012-12-14T06:34:00Z">
                  <w:rPr>
                    <w:ins w:id="8759" w:author="The Si Tran" w:date="2012-12-10T07:30:00Z"/>
                    <w:rFonts w:ascii="Calibri" w:eastAsia="Times New Roman" w:hAnsi="Calibri"/>
                    <w:color w:val="000000"/>
                    <w:sz w:val="22"/>
                  </w:rPr>
                </w:rPrChange>
              </w:rPr>
              <w:pPrChange w:id="8760" w:author="The Si Tran" w:date="2012-12-16T08:45:00Z">
                <w:pPr>
                  <w:spacing w:line="240" w:lineRule="auto"/>
                  <w:jc w:val="left"/>
                </w:pPr>
              </w:pPrChange>
            </w:pPr>
            <w:ins w:id="8761" w:author="The Si Tran" w:date="2012-12-10T07:30:00Z">
              <w:r w:rsidRPr="00E30631">
                <w:rPr>
                  <w:rPrChange w:id="8762" w:author="The Si Tran" w:date="2012-12-14T06:34:00Z">
                    <w:rPr>
                      <w:rFonts w:ascii="Calibri" w:eastAsia="Times New Roman" w:hAnsi="Calibri"/>
                      <w:color w:val="000000"/>
                      <w:sz w:val="22"/>
                    </w:rPr>
                  </w:rPrChange>
                </w:rPr>
                <w:t>ARIMA(2, 0, 0)(0, 1, 1)12</w:t>
              </w:r>
              <w:r w:rsidRPr="00E30631">
                <w:rPr>
                  <w:rPrChange w:id="8763" w:author="The Si Tran" w:date="2012-12-14T06:34:00Z">
                    <w:rPr>
                      <w:rFonts w:ascii="Calibri" w:eastAsia="Times New Roman" w:hAnsi="Calibri"/>
                      <w:color w:val="000000"/>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8764"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rsidP="006431AB">
            <w:pPr>
              <w:pStyle w:val="BangBody"/>
              <w:rPr>
                <w:ins w:id="8765" w:author="The Si Tran" w:date="2012-12-10T07:30:00Z"/>
                <w:rPrChange w:id="8766" w:author="The Si Tran" w:date="2012-12-14T06:34:00Z">
                  <w:rPr>
                    <w:ins w:id="8767" w:author="The Si Tran" w:date="2012-12-10T07:30:00Z"/>
                    <w:rFonts w:ascii="Calibri" w:eastAsia="Times New Roman" w:hAnsi="Calibri"/>
                    <w:color w:val="000000"/>
                    <w:sz w:val="22"/>
                  </w:rPr>
                </w:rPrChange>
              </w:rPr>
              <w:pPrChange w:id="8768" w:author="The Si Tran" w:date="2012-12-16T08:45:00Z">
                <w:pPr>
                  <w:spacing w:line="240" w:lineRule="auto"/>
                  <w:jc w:val="right"/>
                </w:pPr>
              </w:pPrChange>
            </w:pPr>
            <w:ins w:id="8769" w:author="The Si Tran" w:date="2012-12-10T07:30:00Z">
              <w:r w:rsidRPr="00E30631">
                <w:rPr>
                  <w:rPrChange w:id="8770" w:author="The Si Tran" w:date="2012-12-14T06:34:00Z">
                    <w:rPr>
                      <w:rFonts w:ascii="Calibri" w:eastAsia="Times New Roman" w:hAnsi="Calibri"/>
                      <w:color w:val="000000"/>
                      <w:sz w:val="22"/>
                    </w:rPr>
                  </w:rPrChange>
                </w:rPr>
                <w:t>117</w:t>
              </w:r>
            </w:ins>
          </w:p>
        </w:tc>
        <w:tc>
          <w:tcPr>
            <w:tcW w:w="1112" w:type="dxa"/>
            <w:tcBorders>
              <w:top w:val="nil"/>
              <w:left w:val="nil"/>
              <w:bottom w:val="single" w:sz="4" w:space="0" w:color="auto"/>
              <w:right w:val="single" w:sz="4" w:space="0" w:color="auto"/>
            </w:tcBorders>
            <w:shd w:val="clear" w:color="auto" w:fill="auto"/>
            <w:noWrap/>
            <w:vAlign w:val="bottom"/>
            <w:hideMark/>
            <w:tcPrChange w:id="8771"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rsidP="006431AB">
            <w:pPr>
              <w:pStyle w:val="BangBody"/>
              <w:rPr>
                <w:ins w:id="8772" w:author="The Si Tran" w:date="2012-12-10T07:30:00Z"/>
                <w:rPrChange w:id="8773" w:author="The Si Tran" w:date="2012-12-14T06:34:00Z">
                  <w:rPr>
                    <w:ins w:id="8774" w:author="The Si Tran" w:date="2012-12-10T07:30:00Z"/>
                    <w:rFonts w:ascii="Calibri" w:eastAsia="Times New Roman" w:hAnsi="Calibri"/>
                    <w:color w:val="000000"/>
                    <w:sz w:val="22"/>
                  </w:rPr>
                </w:rPrChange>
              </w:rPr>
              <w:pPrChange w:id="8775" w:author="The Si Tran" w:date="2012-12-16T08:45:00Z">
                <w:pPr>
                  <w:spacing w:line="240" w:lineRule="auto"/>
                  <w:jc w:val="right"/>
                </w:pPr>
              </w:pPrChange>
            </w:pPr>
            <w:ins w:id="8776" w:author="The Si Tran" w:date="2012-12-10T07:30:00Z">
              <w:r w:rsidRPr="00E30631">
                <w:rPr>
                  <w:rPrChange w:id="8777" w:author="The Si Tran" w:date="2012-12-14T06:34:00Z">
                    <w:rPr>
                      <w:rFonts w:ascii="Calibri" w:eastAsia="Times New Roman" w:hAnsi="Calibri"/>
                      <w:color w:val="000000"/>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bottom"/>
            <w:hideMark/>
            <w:tcPrChange w:id="8778"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rsidP="006431AB">
            <w:pPr>
              <w:pStyle w:val="BangBody"/>
              <w:rPr>
                <w:ins w:id="8779" w:author="The Si Tran" w:date="2012-12-10T07:30:00Z"/>
                <w:rPrChange w:id="8780" w:author="The Si Tran" w:date="2012-12-14T06:34:00Z">
                  <w:rPr>
                    <w:ins w:id="8781" w:author="The Si Tran" w:date="2012-12-10T07:30:00Z"/>
                    <w:rFonts w:ascii="Calibri" w:eastAsia="Times New Roman" w:hAnsi="Calibri"/>
                    <w:color w:val="000000"/>
                    <w:sz w:val="22"/>
                  </w:rPr>
                </w:rPrChange>
              </w:rPr>
              <w:pPrChange w:id="8782" w:author="The Si Tran" w:date="2012-12-16T08:45:00Z">
                <w:pPr>
                  <w:spacing w:line="240" w:lineRule="auto"/>
                  <w:jc w:val="right"/>
                </w:pPr>
              </w:pPrChange>
            </w:pPr>
            <w:ins w:id="8783" w:author="The Si Tran" w:date="2012-12-10T07:30:00Z">
              <w:r w:rsidRPr="00E30631">
                <w:rPr>
                  <w:rPrChange w:id="8784" w:author="The Si Tran" w:date="2012-12-14T06:34:00Z">
                    <w:rPr>
                      <w:rFonts w:ascii="Calibri" w:eastAsia="Times New Roman" w:hAnsi="Calibri"/>
                      <w:color w:val="000000"/>
                      <w:sz w:val="22"/>
                    </w:rPr>
                  </w:rPrChange>
                </w:rPr>
                <w:t>7.23</w:t>
              </w:r>
            </w:ins>
          </w:p>
        </w:tc>
      </w:tr>
      <w:tr w:rsidR="00A75EB6" w:rsidRPr="005046FC" w14:paraId="2F76A64B" w14:textId="77777777" w:rsidTr="00E30631">
        <w:trPr>
          <w:trHeight w:val="795"/>
          <w:ins w:id="8785" w:author="The Si Tran" w:date="2012-12-10T07:30:00Z"/>
          <w:trPrChange w:id="8786" w:author="The Si Tran" w:date="2012-12-14T06:35: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8787"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rsidP="006431AB">
            <w:pPr>
              <w:pStyle w:val="BangBody"/>
              <w:rPr>
                <w:ins w:id="8788" w:author="The Si Tran" w:date="2012-12-10T07:30:00Z"/>
                <w:rPrChange w:id="8789" w:author="The Si Tran" w:date="2012-12-14T06:34:00Z">
                  <w:rPr>
                    <w:ins w:id="8790" w:author="The Si Tran" w:date="2012-12-10T07:30:00Z"/>
                    <w:rFonts w:ascii="Calibri" w:eastAsia="Times New Roman" w:hAnsi="Calibri"/>
                    <w:color w:val="000000"/>
                    <w:sz w:val="22"/>
                  </w:rPr>
                </w:rPrChange>
              </w:rPr>
              <w:pPrChange w:id="8791"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8792"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rsidP="006431AB">
            <w:pPr>
              <w:pStyle w:val="BangBody"/>
              <w:rPr>
                <w:ins w:id="8793" w:author="The Si Tran" w:date="2012-12-10T07:30:00Z"/>
                <w:rPrChange w:id="8794" w:author="The Si Tran" w:date="2012-12-14T06:34:00Z">
                  <w:rPr>
                    <w:ins w:id="8795" w:author="The Si Tran" w:date="2012-12-10T07:30:00Z"/>
                    <w:rFonts w:ascii="Calibri" w:eastAsia="Times New Roman" w:hAnsi="Calibri"/>
                    <w:color w:val="000000"/>
                    <w:sz w:val="22"/>
                  </w:rPr>
                </w:rPrChange>
              </w:rPr>
              <w:pPrChange w:id="8796" w:author="The Si Tran" w:date="2012-12-16T08:45:00Z">
                <w:pPr>
                  <w:spacing w:line="240" w:lineRule="auto"/>
                </w:pPr>
              </w:pPrChange>
            </w:pPr>
            <w:ins w:id="8797" w:author="The Si Tran" w:date="2012-12-10T07:30:00Z">
              <w:r w:rsidRPr="00E30631">
                <w:rPr>
                  <w:rPrChange w:id="8798" w:author="The Si Tran" w:date="2012-12-14T06:34:00Z">
                    <w:rPr>
                      <w:rFonts w:ascii="Calibri" w:eastAsia="Times New Roman" w:hAnsi="Calibri"/>
                      <w:color w:val="000000"/>
                      <w:sz w:val="22"/>
                    </w:rPr>
                  </w:rPrChange>
                </w:rPr>
                <w:t>ARIMA(2, 0, 0)(0, 1, 1)12</w:t>
              </w:r>
              <w:r w:rsidRPr="00E30631">
                <w:rPr>
                  <w:rPrChange w:id="8799" w:author="The Si Tran" w:date="2012-12-14T06:34:00Z">
                    <w:rPr>
                      <w:rFonts w:ascii="Calibri" w:eastAsia="Times New Roman" w:hAnsi="Calibri"/>
                      <w:color w:val="000000"/>
                      <w:sz w:val="22"/>
                    </w:rPr>
                  </w:rPrChange>
                </w:rPr>
                <w:br/>
                <w:t>Neuron(5,5,1),Algorithm=Back Propagation, 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8800"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E30631" w:rsidRDefault="00A75EB6" w:rsidP="006431AB">
            <w:pPr>
              <w:pStyle w:val="BangBody"/>
              <w:rPr>
                <w:ins w:id="8801" w:author="The Si Tran" w:date="2012-12-10T07:30:00Z"/>
                <w:rPrChange w:id="8802" w:author="The Si Tran" w:date="2012-12-14T06:34:00Z">
                  <w:rPr>
                    <w:ins w:id="8803" w:author="The Si Tran" w:date="2012-12-10T07:30:00Z"/>
                    <w:rFonts w:ascii="Calibri" w:eastAsia="Times New Roman" w:hAnsi="Calibri"/>
                    <w:color w:val="000000"/>
                    <w:sz w:val="22"/>
                  </w:rPr>
                </w:rPrChange>
              </w:rPr>
              <w:pPrChange w:id="8804" w:author="The Si Tran" w:date="2012-12-16T08:45:00Z">
                <w:pPr>
                  <w:spacing w:line="240" w:lineRule="auto"/>
                  <w:jc w:val="right"/>
                </w:pPr>
              </w:pPrChange>
            </w:pPr>
            <w:ins w:id="8805" w:author="The Si Tran" w:date="2012-12-10T07:30:00Z">
              <w:r w:rsidRPr="00E30631">
                <w:rPr>
                  <w:rPrChange w:id="8806" w:author="The Si Tran" w:date="2012-12-14T06:34:00Z">
                    <w:rPr>
                      <w:rFonts w:ascii="Calibri" w:eastAsia="Times New Roman" w:hAnsi="Calibri"/>
                      <w:color w:val="000000"/>
                      <w:sz w:val="22"/>
                    </w:rPr>
                  </w:rPrChange>
                </w:rPr>
                <w:t>109.96</w:t>
              </w:r>
            </w:ins>
          </w:p>
        </w:tc>
        <w:tc>
          <w:tcPr>
            <w:tcW w:w="1112" w:type="dxa"/>
            <w:tcBorders>
              <w:top w:val="nil"/>
              <w:left w:val="nil"/>
              <w:bottom w:val="single" w:sz="4" w:space="0" w:color="auto"/>
              <w:right w:val="single" w:sz="4" w:space="0" w:color="auto"/>
            </w:tcBorders>
            <w:shd w:val="clear" w:color="auto" w:fill="auto"/>
            <w:noWrap/>
            <w:vAlign w:val="bottom"/>
            <w:hideMark/>
            <w:tcPrChange w:id="8807"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E30631" w:rsidRDefault="00A75EB6" w:rsidP="006431AB">
            <w:pPr>
              <w:pStyle w:val="BangBody"/>
              <w:rPr>
                <w:ins w:id="8808" w:author="The Si Tran" w:date="2012-12-10T07:30:00Z"/>
                <w:rPrChange w:id="8809" w:author="The Si Tran" w:date="2012-12-14T06:34:00Z">
                  <w:rPr>
                    <w:ins w:id="8810" w:author="The Si Tran" w:date="2012-12-10T07:30:00Z"/>
                    <w:rFonts w:ascii="Calibri" w:eastAsia="Times New Roman" w:hAnsi="Calibri"/>
                    <w:color w:val="000000"/>
                    <w:sz w:val="22"/>
                  </w:rPr>
                </w:rPrChange>
              </w:rPr>
              <w:pPrChange w:id="8811" w:author="The Si Tran" w:date="2012-12-16T08:45:00Z">
                <w:pPr>
                  <w:spacing w:line="240" w:lineRule="auto"/>
                  <w:jc w:val="right"/>
                </w:pPr>
              </w:pPrChange>
            </w:pPr>
            <w:ins w:id="8812" w:author="The Si Tran" w:date="2012-12-10T07:30:00Z">
              <w:r w:rsidRPr="00E30631">
                <w:rPr>
                  <w:rPrChange w:id="8813" w:author="The Si Tran" w:date="2012-12-14T06:34:00Z">
                    <w:rPr>
                      <w:rFonts w:ascii="Calibri" w:eastAsia="Times New Roman" w:hAnsi="Calibri"/>
                      <w:color w:val="000000"/>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bottom"/>
            <w:hideMark/>
            <w:tcPrChange w:id="8814"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E30631" w:rsidRDefault="00A75EB6" w:rsidP="006431AB">
            <w:pPr>
              <w:pStyle w:val="BangBody"/>
              <w:rPr>
                <w:ins w:id="8815" w:author="The Si Tran" w:date="2012-12-10T07:30:00Z"/>
                <w:rPrChange w:id="8816" w:author="The Si Tran" w:date="2012-12-14T06:34:00Z">
                  <w:rPr>
                    <w:ins w:id="8817" w:author="The Si Tran" w:date="2012-12-10T07:30:00Z"/>
                    <w:rFonts w:ascii="Calibri" w:eastAsia="Times New Roman" w:hAnsi="Calibri"/>
                    <w:color w:val="000000"/>
                    <w:sz w:val="22"/>
                  </w:rPr>
                </w:rPrChange>
              </w:rPr>
              <w:pPrChange w:id="8818" w:author="The Si Tran" w:date="2012-12-16T08:45:00Z">
                <w:pPr>
                  <w:spacing w:line="240" w:lineRule="auto"/>
                  <w:jc w:val="right"/>
                </w:pPr>
              </w:pPrChange>
            </w:pPr>
            <w:ins w:id="8819" w:author="The Si Tran" w:date="2012-12-10T07:30:00Z">
              <w:r w:rsidRPr="00E30631">
                <w:rPr>
                  <w:rPrChange w:id="8820" w:author="The Si Tran" w:date="2012-12-14T06:34:00Z">
                    <w:rPr>
                      <w:rFonts w:ascii="Calibri" w:eastAsia="Times New Roman" w:hAnsi="Calibri"/>
                      <w:color w:val="000000"/>
                      <w:sz w:val="22"/>
                    </w:rPr>
                  </w:rPrChange>
                </w:rPr>
                <w:t>6.77</w:t>
              </w:r>
            </w:ins>
          </w:p>
        </w:tc>
      </w:tr>
    </w:tbl>
    <w:p w14:paraId="3864A30B" w14:textId="77777777" w:rsidR="00BF080C" w:rsidRDefault="00BF080C">
      <w:pPr>
        <w:pStyle w:val="Bang"/>
        <w:rPr>
          <w:ins w:id="8821" w:author="The Si Tran" w:date="2012-12-14T06:35:00Z"/>
        </w:rPr>
        <w:pPrChange w:id="8822" w:author="The Si Tran" w:date="2012-12-11T23:55:00Z">
          <w:pPr>
            <w:pStyle w:val="Heading1"/>
            <w:jc w:val="left"/>
          </w:pPr>
        </w:pPrChange>
      </w:pPr>
    </w:p>
    <w:p w14:paraId="7988D120" w14:textId="2AC0C7E9" w:rsidR="00E30631" w:rsidRPr="00097101" w:rsidRDefault="00E30631">
      <w:pPr>
        <w:pStyle w:val="Bang"/>
        <w:rPr>
          <w:ins w:id="8823" w:author="The Si Tran" w:date="2012-12-10T07:30:00Z"/>
        </w:rPr>
        <w:pPrChange w:id="8824" w:author="The Si Tran" w:date="2012-12-11T23:55:00Z">
          <w:pPr>
            <w:pStyle w:val="Heading1"/>
            <w:jc w:val="left"/>
          </w:pPr>
        </w:pPrChange>
      </w:pPr>
      <w:bookmarkStart w:id="8825" w:name="_Toc343033797"/>
      <w:bookmarkStart w:id="8826" w:name="_Toc343226126"/>
      <w:ins w:id="8827" w:author="The Si Tran" w:date="2012-12-14T06:35:00Z">
        <w:r w:rsidRPr="006041AD">
          <w:rPr>
            <w:b/>
          </w:rPr>
          <w:t>Bảng 6.5:</w:t>
        </w:r>
        <w:r w:rsidRPr="004D696B">
          <w:t xml:space="preserve"> Kết quả thực nghiệm chuỗi dữ liệu</w:t>
        </w:r>
        <w:r>
          <w:t xml:space="preserve"> </w:t>
        </w:r>
        <w:r w:rsidRPr="004D696B">
          <w:t>Maxtemp</w:t>
        </w:r>
      </w:ins>
      <w:bookmarkEnd w:id="8825"/>
      <w:bookmarkEnd w:id="8826"/>
    </w:p>
    <w:tbl>
      <w:tblPr>
        <w:tblW w:w="9350" w:type="dxa"/>
        <w:tblLook w:val="04A0" w:firstRow="1" w:lastRow="0" w:firstColumn="1" w:lastColumn="0" w:noHBand="0" w:noVBand="1"/>
        <w:tblPrChange w:id="8828" w:author="The Si Tran" w:date="2012-12-14T06:35:00Z">
          <w:tblPr>
            <w:tblW w:w="10540" w:type="dxa"/>
            <w:tblLook w:val="04A0" w:firstRow="1" w:lastRow="0" w:firstColumn="1" w:lastColumn="0" w:noHBand="0" w:noVBand="1"/>
          </w:tblPr>
        </w:tblPrChange>
      </w:tblPr>
      <w:tblGrid>
        <w:gridCol w:w="1132"/>
        <w:gridCol w:w="5950"/>
        <w:gridCol w:w="825"/>
        <w:gridCol w:w="709"/>
        <w:gridCol w:w="865"/>
        <w:tblGridChange w:id="8829">
          <w:tblGrid>
            <w:gridCol w:w="1072"/>
            <w:gridCol w:w="7002"/>
            <w:gridCol w:w="819"/>
            <w:gridCol w:w="819"/>
            <w:gridCol w:w="828"/>
          </w:tblGrid>
        </w:tblGridChange>
      </w:tblGrid>
      <w:tr w:rsidR="00A75EB6" w:rsidRPr="005046FC" w14:paraId="4751F343" w14:textId="77777777" w:rsidTr="00E30631">
        <w:trPr>
          <w:trHeight w:val="253"/>
          <w:ins w:id="8830" w:author="The Si Tran" w:date="2012-12-10T07:31:00Z"/>
          <w:trPrChange w:id="8831" w:author="The Si Tran" w:date="2012-12-14T06:35: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832"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rsidP="006431AB">
            <w:pPr>
              <w:pStyle w:val="BangBody"/>
              <w:rPr>
                <w:ins w:id="8833" w:author="The Si Tran" w:date="2012-12-10T07:31:00Z"/>
                <w:rPrChange w:id="8834" w:author="The Si Tran" w:date="2012-12-14T06:35:00Z">
                  <w:rPr>
                    <w:ins w:id="8835" w:author="The Si Tran" w:date="2012-12-10T07:31:00Z"/>
                    <w:rFonts w:ascii="Calibri" w:eastAsia="Times New Roman" w:hAnsi="Calibri"/>
                    <w:color w:val="000000"/>
                    <w:sz w:val="22"/>
                  </w:rPr>
                </w:rPrChange>
              </w:rPr>
              <w:pPrChange w:id="8836" w:author="The Si Tran" w:date="2012-12-16T08:45:00Z">
                <w:pPr>
                  <w:spacing w:line="240" w:lineRule="auto"/>
                </w:pPr>
              </w:pPrChange>
            </w:pPr>
            <w:ins w:id="8837" w:author="The Si Tran" w:date="2012-12-10T07:31:00Z">
              <w:r w:rsidRPr="00E30631">
                <w:rPr>
                  <w:rPrChange w:id="8838" w:author="The Si Tran" w:date="2012-12-14T06:35:00Z">
                    <w:rPr>
                      <w:rFonts w:ascii="Calibri" w:eastAsia="Times New Roman" w:hAnsi="Calibri" w:cs="Arial"/>
                      <w:b/>
                      <w:bCs/>
                      <w:color w:val="000000"/>
                      <w:kern w:val="32"/>
                      <w:sz w:val="22"/>
                      <w:szCs w:val="32"/>
                    </w:rPr>
                  </w:rPrChange>
                </w:rPr>
                <w:lastRenderedPageBreak/>
                <w:t> </w:t>
              </w:r>
            </w:ins>
          </w:p>
        </w:tc>
        <w:tc>
          <w:tcPr>
            <w:tcW w:w="5950" w:type="dxa"/>
            <w:tcBorders>
              <w:top w:val="single" w:sz="4" w:space="0" w:color="auto"/>
              <w:left w:val="nil"/>
              <w:bottom w:val="single" w:sz="4" w:space="0" w:color="auto"/>
              <w:right w:val="single" w:sz="4" w:space="0" w:color="auto"/>
            </w:tcBorders>
            <w:shd w:val="clear" w:color="auto" w:fill="auto"/>
            <w:noWrap/>
            <w:vAlign w:val="bottom"/>
            <w:hideMark/>
            <w:tcPrChange w:id="8839" w:author="The Si Tran" w:date="2012-12-14T06:35: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E30631" w:rsidRDefault="00A75EB6" w:rsidP="006431AB">
            <w:pPr>
              <w:pStyle w:val="BangBody"/>
              <w:rPr>
                <w:ins w:id="8840" w:author="The Si Tran" w:date="2012-12-10T07:31:00Z"/>
                <w:rPrChange w:id="8841" w:author="The Si Tran" w:date="2012-12-14T06:35:00Z">
                  <w:rPr>
                    <w:ins w:id="8842" w:author="The Si Tran" w:date="2012-12-10T07:31:00Z"/>
                    <w:rFonts w:ascii="Calibri" w:eastAsia="Times New Roman" w:hAnsi="Calibri"/>
                    <w:color w:val="000000"/>
                    <w:sz w:val="22"/>
                  </w:rPr>
                </w:rPrChange>
              </w:rPr>
              <w:pPrChange w:id="8843" w:author="The Si Tran" w:date="2012-12-16T08:45:00Z">
                <w:pPr>
                  <w:spacing w:line="240" w:lineRule="auto"/>
                </w:pPr>
              </w:pPrChange>
            </w:pPr>
            <w:ins w:id="8844" w:author="The Si Tran" w:date="2012-12-10T07:31:00Z">
              <w:r w:rsidRPr="00E30631">
                <w:rPr>
                  <w:rPrChange w:id="8845" w:author="The Si Tran" w:date="2012-12-14T06:35:00Z">
                    <w:rPr>
                      <w:rFonts w:ascii="Calibri" w:eastAsia="Times New Roman" w:hAnsi="Calibri" w:cs="Arial"/>
                      <w:b/>
                      <w:bCs/>
                      <w:color w:val="000000"/>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Change w:id="8846"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E30631" w:rsidRDefault="00A75EB6" w:rsidP="006431AB">
            <w:pPr>
              <w:pStyle w:val="BangBody"/>
              <w:rPr>
                <w:ins w:id="8847" w:author="The Si Tran" w:date="2012-12-10T07:31:00Z"/>
                <w:rPrChange w:id="8848" w:author="The Si Tran" w:date="2012-12-14T06:35:00Z">
                  <w:rPr>
                    <w:ins w:id="8849" w:author="The Si Tran" w:date="2012-12-10T07:31:00Z"/>
                    <w:rFonts w:ascii="Calibri" w:eastAsia="Times New Roman" w:hAnsi="Calibri"/>
                    <w:color w:val="000000"/>
                    <w:sz w:val="22"/>
                  </w:rPr>
                </w:rPrChange>
              </w:rPr>
              <w:pPrChange w:id="8850" w:author="The Si Tran" w:date="2012-12-16T08:45:00Z">
                <w:pPr>
                  <w:spacing w:line="240" w:lineRule="auto"/>
                </w:pPr>
              </w:pPrChange>
            </w:pPr>
            <w:ins w:id="8851" w:author="The Si Tran" w:date="2012-12-10T07:31:00Z">
              <w:r w:rsidRPr="00E30631">
                <w:rPr>
                  <w:rPrChange w:id="8852" w:author="The Si Tran" w:date="2012-12-14T06:35:00Z">
                    <w:rPr>
                      <w:rFonts w:ascii="Calibri" w:eastAsia="Times New Roman" w:hAnsi="Calibri" w:cs="Arial"/>
                      <w:b/>
                      <w:bCs/>
                      <w:color w:val="000000"/>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bottom"/>
            <w:hideMark/>
            <w:tcPrChange w:id="8853"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E30631" w:rsidRDefault="00A75EB6" w:rsidP="006431AB">
            <w:pPr>
              <w:pStyle w:val="BangBody"/>
              <w:rPr>
                <w:ins w:id="8854" w:author="The Si Tran" w:date="2012-12-10T07:31:00Z"/>
                <w:rPrChange w:id="8855" w:author="The Si Tran" w:date="2012-12-14T06:35:00Z">
                  <w:rPr>
                    <w:ins w:id="8856" w:author="The Si Tran" w:date="2012-12-10T07:31:00Z"/>
                    <w:rFonts w:ascii="Calibri" w:eastAsia="Times New Roman" w:hAnsi="Calibri"/>
                    <w:color w:val="000000"/>
                    <w:sz w:val="22"/>
                  </w:rPr>
                </w:rPrChange>
              </w:rPr>
              <w:pPrChange w:id="8857" w:author="The Si Tran" w:date="2012-12-16T08:45:00Z">
                <w:pPr>
                  <w:spacing w:line="240" w:lineRule="auto"/>
                </w:pPr>
              </w:pPrChange>
            </w:pPr>
            <w:ins w:id="8858" w:author="The Si Tran" w:date="2012-12-10T07:31:00Z">
              <w:r w:rsidRPr="00E30631">
                <w:rPr>
                  <w:rPrChange w:id="8859" w:author="The Si Tran" w:date="2012-12-14T06:35:00Z">
                    <w:rPr>
                      <w:rFonts w:ascii="Calibri" w:eastAsia="Times New Roman" w:hAnsi="Calibri" w:cs="Arial"/>
                      <w:b/>
                      <w:bCs/>
                      <w:color w:val="000000"/>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bottom"/>
            <w:hideMark/>
            <w:tcPrChange w:id="8860"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E30631" w:rsidRDefault="00A75EB6" w:rsidP="006431AB">
            <w:pPr>
              <w:pStyle w:val="BangBody"/>
              <w:rPr>
                <w:ins w:id="8861" w:author="The Si Tran" w:date="2012-12-10T07:31:00Z"/>
                <w:rPrChange w:id="8862" w:author="The Si Tran" w:date="2012-12-14T06:35:00Z">
                  <w:rPr>
                    <w:ins w:id="8863" w:author="The Si Tran" w:date="2012-12-10T07:31:00Z"/>
                    <w:rFonts w:ascii="Calibri" w:eastAsia="Times New Roman" w:hAnsi="Calibri"/>
                    <w:color w:val="000000"/>
                    <w:sz w:val="22"/>
                  </w:rPr>
                </w:rPrChange>
              </w:rPr>
              <w:pPrChange w:id="8864" w:author="The Si Tran" w:date="2012-12-16T08:45:00Z">
                <w:pPr>
                  <w:spacing w:line="240" w:lineRule="auto"/>
                </w:pPr>
              </w:pPrChange>
            </w:pPr>
            <w:ins w:id="8865" w:author="The Si Tran" w:date="2012-12-10T07:31:00Z">
              <w:r w:rsidRPr="00E30631">
                <w:rPr>
                  <w:rPrChange w:id="8866" w:author="The Si Tran" w:date="2012-12-14T06:35:00Z">
                    <w:rPr>
                      <w:rFonts w:ascii="Calibri" w:eastAsia="Times New Roman" w:hAnsi="Calibri" w:cs="Arial"/>
                      <w:b/>
                      <w:bCs/>
                      <w:color w:val="000000"/>
                      <w:kern w:val="32"/>
                      <w:sz w:val="22"/>
                      <w:szCs w:val="32"/>
                    </w:rPr>
                  </w:rPrChange>
                </w:rPr>
                <w:t>MAPE</w:t>
              </w:r>
            </w:ins>
          </w:p>
        </w:tc>
      </w:tr>
      <w:tr w:rsidR="00A75EB6" w:rsidRPr="005046FC" w14:paraId="5D244E6C" w14:textId="77777777" w:rsidTr="00E30631">
        <w:trPr>
          <w:trHeight w:val="507"/>
          <w:ins w:id="8867" w:author="The Si Tran" w:date="2012-12-10T07:31:00Z"/>
          <w:trPrChange w:id="8868" w:author="The Si Tran" w:date="2012-12-14T06:35: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69"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E30631" w:rsidRDefault="00A75EB6" w:rsidP="006431AB">
            <w:pPr>
              <w:pStyle w:val="BangBody"/>
              <w:rPr>
                <w:ins w:id="8870" w:author="The Si Tran" w:date="2012-12-10T07:31:00Z"/>
                <w:rPrChange w:id="8871" w:author="The Si Tran" w:date="2012-12-14T06:35:00Z">
                  <w:rPr>
                    <w:ins w:id="8872" w:author="The Si Tran" w:date="2012-12-10T07:31:00Z"/>
                    <w:rFonts w:ascii="Calibri" w:eastAsia="Times New Roman" w:hAnsi="Calibri"/>
                    <w:color w:val="000000"/>
                    <w:sz w:val="22"/>
                  </w:rPr>
                </w:rPrChange>
              </w:rPr>
              <w:pPrChange w:id="8873" w:author="The Si Tran" w:date="2012-12-16T08:45:00Z">
                <w:pPr>
                  <w:spacing w:line="240" w:lineRule="auto"/>
                  <w:jc w:val="center"/>
                </w:pPr>
              </w:pPrChange>
            </w:pPr>
            <w:ins w:id="8874" w:author="The Si Tran" w:date="2012-12-10T07:31:00Z">
              <w:r w:rsidRPr="00E30631">
                <w:rPr>
                  <w:rPrChange w:id="8875" w:author="The Si Tran" w:date="2012-12-14T06:35:00Z">
                    <w:rPr>
                      <w:rFonts w:ascii="Calibri" w:eastAsia="Times New Roman" w:hAnsi="Calibri" w:cs="Arial"/>
                      <w:b/>
                      <w:bCs/>
                      <w:color w:val="000000"/>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8876"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rsidP="006431AB">
            <w:pPr>
              <w:pStyle w:val="BangBody"/>
              <w:rPr>
                <w:ins w:id="8877" w:author="The Si Tran" w:date="2012-12-10T07:31:00Z"/>
                <w:rPrChange w:id="8878" w:author="The Si Tran" w:date="2012-12-14T06:35:00Z">
                  <w:rPr>
                    <w:ins w:id="8879" w:author="The Si Tran" w:date="2012-12-10T07:31:00Z"/>
                    <w:rFonts w:ascii="Calibri" w:eastAsia="Times New Roman" w:hAnsi="Calibri"/>
                    <w:color w:val="000000"/>
                    <w:sz w:val="22"/>
                  </w:rPr>
                </w:rPrChange>
              </w:rPr>
              <w:pPrChange w:id="8880" w:author="The Si Tran" w:date="2012-12-16T08:45:00Z">
                <w:pPr>
                  <w:spacing w:line="240" w:lineRule="auto"/>
                  <w:jc w:val="left"/>
                </w:pPr>
              </w:pPrChange>
            </w:pPr>
            <w:ins w:id="8881" w:author="The Si Tran" w:date="2012-12-10T07:31:00Z">
              <w:r w:rsidRPr="00E30631">
                <w:rPr>
                  <w:rPrChange w:id="8882" w:author="The Si Tran" w:date="2012-12-14T06:35:00Z">
                    <w:rPr>
                      <w:rFonts w:ascii="Calibri" w:eastAsia="Times New Roman" w:hAnsi="Calibri"/>
                      <w:color w:val="000000"/>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8883"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rsidP="006431AB">
            <w:pPr>
              <w:pStyle w:val="BangBody"/>
              <w:rPr>
                <w:ins w:id="8884" w:author="The Si Tran" w:date="2012-12-10T07:31:00Z"/>
                <w:rPrChange w:id="8885" w:author="The Si Tran" w:date="2012-12-14T06:35:00Z">
                  <w:rPr>
                    <w:ins w:id="8886" w:author="The Si Tran" w:date="2012-12-10T07:31:00Z"/>
                    <w:rFonts w:ascii="Calibri" w:eastAsia="Times New Roman" w:hAnsi="Calibri"/>
                    <w:color w:val="000000"/>
                    <w:sz w:val="22"/>
                  </w:rPr>
                </w:rPrChange>
              </w:rPr>
              <w:pPrChange w:id="8887" w:author="The Si Tran" w:date="2012-12-16T08:45:00Z">
                <w:pPr>
                  <w:spacing w:line="240" w:lineRule="auto"/>
                  <w:jc w:val="right"/>
                </w:pPr>
              </w:pPrChange>
            </w:pPr>
            <w:ins w:id="8888" w:author="The Si Tran" w:date="2012-12-10T07:31:00Z">
              <w:r w:rsidRPr="00E30631">
                <w:rPr>
                  <w:rPrChange w:id="8889" w:author="The Si Tran" w:date="2012-12-14T06:35:00Z">
                    <w:rPr>
                      <w:rFonts w:ascii="Calibri" w:eastAsia="Times New Roman" w:hAnsi="Calibri"/>
                      <w:color w:val="000000"/>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8890"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rsidP="006431AB">
            <w:pPr>
              <w:pStyle w:val="BangBody"/>
              <w:rPr>
                <w:ins w:id="8891" w:author="The Si Tran" w:date="2012-12-10T07:31:00Z"/>
                <w:rPrChange w:id="8892" w:author="The Si Tran" w:date="2012-12-14T06:35:00Z">
                  <w:rPr>
                    <w:ins w:id="8893" w:author="The Si Tran" w:date="2012-12-10T07:31:00Z"/>
                    <w:rFonts w:ascii="Calibri" w:eastAsia="Times New Roman" w:hAnsi="Calibri"/>
                    <w:color w:val="000000"/>
                    <w:sz w:val="22"/>
                  </w:rPr>
                </w:rPrChange>
              </w:rPr>
              <w:pPrChange w:id="8894" w:author="The Si Tran" w:date="2012-12-16T08:45:00Z">
                <w:pPr>
                  <w:spacing w:line="240" w:lineRule="auto"/>
                  <w:jc w:val="right"/>
                </w:pPr>
              </w:pPrChange>
            </w:pPr>
            <w:ins w:id="8895" w:author="The Si Tran" w:date="2012-12-10T07:31:00Z">
              <w:r w:rsidRPr="00E30631">
                <w:rPr>
                  <w:rPrChange w:id="8896" w:author="The Si Tran" w:date="2012-12-14T06:35:00Z">
                    <w:rPr>
                      <w:rFonts w:ascii="Calibri" w:eastAsia="Times New Roman" w:hAnsi="Calibri"/>
                      <w:color w:val="000000"/>
                      <w:sz w:val="22"/>
                    </w:rPr>
                  </w:rPrChange>
                </w:rPr>
                <w:t>2.35</w:t>
              </w:r>
            </w:ins>
          </w:p>
        </w:tc>
        <w:tc>
          <w:tcPr>
            <w:tcW w:w="813" w:type="dxa"/>
            <w:tcBorders>
              <w:top w:val="nil"/>
              <w:left w:val="nil"/>
              <w:bottom w:val="single" w:sz="4" w:space="0" w:color="auto"/>
              <w:right w:val="single" w:sz="4" w:space="0" w:color="auto"/>
            </w:tcBorders>
            <w:shd w:val="clear" w:color="auto" w:fill="auto"/>
            <w:noWrap/>
            <w:vAlign w:val="bottom"/>
            <w:hideMark/>
            <w:tcPrChange w:id="8897"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rsidP="006431AB">
            <w:pPr>
              <w:pStyle w:val="BangBody"/>
              <w:rPr>
                <w:ins w:id="8898" w:author="The Si Tran" w:date="2012-12-10T07:31:00Z"/>
                <w:rPrChange w:id="8899" w:author="The Si Tran" w:date="2012-12-14T06:35:00Z">
                  <w:rPr>
                    <w:ins w:id="8900" w:author="The Si Tran" w:date="2012-12-10T07:31:00Z"/>
                    <w:rFonts w:ascii="Calibri" w:eastAsia="Times New Roman" w:hAnsi="Calibri"/>
                    <w:color w:val="000000"/>
                    <w:sz w:val="22"/>
                  </w:rPr>
                </w:rPrChange>
              </w:rPr>
              <w:pPrChange w:id="8901" w:author="The Si Tran" w:date="2012-12-16T08:45:00Z">
                <w:pPr>
                  <w:spacing w:line="240" w:lineRule="auto"/>
                  <w:jc w:val="right"/>
                </w:pPr>
              </w:pPrChange>
            </w:pPr>
            <w:ins w:id="8902" w:author="The Si Tran" w:date="2012-12-10T07:31:00Z">
              <w:r w:rsidRPr="00E30631">
                <w:rPr>
                  <w:rPrChange w:id="8903" w:author="The Si Tran" w:date="2012-12-14T06:35:00Z">
                    <w:rPr>
                      <w:rFonts w:ascii="Calibri" w:eastAsia="Times New Roman" w:hAnsi="Calibri"/>
                      <w:color w:val="000000"/>
                      <w:sz w:val="22"/>
                    </w:rPr>
                  </w:rPrChange>
                </w:rPr>
                <w:t>6.16</w:t>
              </w:r>
            </w:ins>
          </w:p>
        </w:tc>
      </w:tr>
      <w:tr w:rsidR="00A75EB6" w:rsidRPr="005046FC" w14:paraId="5FE843BD" w14:textId="77777777" w:rsidTr="00E30631">
        <w:trPr>
          <w:trHeight w:val="507"/>
          <w:ins w:id="8904" w:author="The Si Tran" w:date="2012-12-10T07:31:00Z"/>
          <w:trPrChange w:id="8905" w:author="The Si Tran" w:date="2012-12-14T06:35: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8906"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E30631" w:rsidRDefault="00A75EB6" w:rsidP="006431AB">
            <w:pPr>
              <w:pStyle w:val="BangBody"/>
              <w:rPr>
                <w:ins w:id="8907" w:author="The Si Tran" w:date="2012-12-10T07:31:00Z"/>
                <w:rPrChange w:id="8908" w:author="The Si Tran" w:date="2012-12-14T06:35:00Z">
                  <w:rPr>
                    <w:ins w:id="8909" w:author="The Si Tran" w:date="2012-12-10T07:31:00Z"/>
                    <w:rFonts w:ascii="Calibri" w:eastAsia="Times New Roman" w:hAnsi="Calibri"/>
                    <w:color w:val="000000"/>
                    <w:sz w:val="22"/>
                  </w:rPr>
                </w:rPrChange>
              </w:rPr>
              <w:pPrChange w:id="8910"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8911"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rsidP="006431AB">
            <w:pPr>
              <w:pStyle w:val="BangBody"/>
              <w:rPr>
                <w:ins w:id="8912" w:author="The Si Tran" w:date="2012-12-10T07:31:00Z"/>
                <w:rPrChange w:id="8913" w:author="The Si Tran" w:date="2012-12-14T06:35:00Z">
                  <w:rPr>
                    <w:ins w:id="8914" w:author="The Si Tran" w:date="2012-12-10T07:31:00Z"/>
                    <w:rFonts w:ascii="Calibri" w:eastAsia="Times New Roman" w:hAnsi="Calibri"/>
                    <w:color w:val="000000"/>
                    <w:sz w:val="22"/>
                  </w:rPr>
                </w:rPrChange>
              </w:rPr>
              <w:pPrChange w:id="8915" w:author="The Si Tran" w:date="2012-12-16T08:45:00Z">
                <w:pPr>
                  <w:spacing w:line="240" w:lineRule="auto"/>
                  <w:jc w:val="left"/>
                </w:pPr>
              </w:pPrChange>
            </w:pPr>
            <w:ins w:id="8916" w:author="The Si Tran" w:date="2012-12-10T07:31:00Z">
              <w:r w:rsidRPr="00E30631">
                <w:rPr>
                  <w:rPrChange w:id="8917" w:author="The Si Tran" w:date="2012-12-14T06:35:00Z">
                    <w:rPr>
                      <w:rFonts w:ascii="Calibri" w:eastAsia="Times New Roman" w:hAnsi="Calibri"/>
                      <w:color w:val="000000"/>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8918"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rsidP="006431AB">
            <w:pPr>
              <w:pStyle w:val="BangBody"/>
              <w:rPr>
                <w:ins w:id="8919" w:author="The Si Tran" w:date="2012-12-10T07:31:00Z"/>
                <w:rPrChange w:id="8920" w:author="The Si Tran" w:date="2012-12-14T06:35:00Z">
                  <w:rPr>
                    <w:ins w:id="8921" w:author="The Si Tran" w:date="2012-12-10T07:31:00Z"/>
                    <w:rFonts w:ascii="Calibri" w:eastAsia="Times New Roman" w:hAnsi="Calibri"/>
                    <w:color w:val="000000"/>
                    <w:sz w:val="22"/>
                  </w:rPr>
                </w:rPrChange>
              </w:rPr>
              <w:pPrChange w:id="8922" w:author="The Si Tran" w:date="2012-12-16T08:45:00Z">
                <w:pPr>
                  <w:spacing w:line="240" w:lineRule="auto"/>
                  <w:jc w:val="right"/>
                </w:pPr>
              </w:pPrChange>
            </w:pPr>
            <w:ins w:id="8923" w:author="The Si Tran" w:date="2012-12-10T07:31:00Z">
              <w:r w:rsidRPr="00E30631">
                <w:rPr>
                  <w:rPrChange w:id="8924" w:author="The Si Tran" w:date="2012-12-14T06:35:00Z">
                    <w:rPr>
                      <w:rFonts w:ascii="Calibri" w:eastAsia="Times New Roman" w:hAnsi="Calibri"/>
                      <w:color w:val="000000"/>
                      <w:sz w:val="22"/>
                    </w:rPr>
                  </w:rPrChange>
                </w:rPr>
                <w:t>1.26</w:t>
              </w:r>
            </w:ins>
          </w:p>
        </w:tc>
        <w:tc>
          <w:tcPr>
            <w:tcW w:w="709" w:type="dxa"/>
            <w:tcBorders>
              <w:top w:val="nil"/>
              <w:left w:val="nil"/>
              <w:bottom w:val="single" w:sz="4" w:space="0" w:color="auto"/>
              <w:right w:val="single" w:sz="4" w:space="0" w:color="auto"/>
            </w:tcBorders>
            <w:shd w:val="clear" w:color="auto" w:fill="auto"/>
            <w:noWrap/>
            <w:vAlign w:val="bottom"/>
            <w:hideMark/>
            <w:tcPrChange w:id="8925"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rsidP="006431AB">
            <w:pPr>
              <w:pStyle w:val="BangBody"/>
              <w:rPr>
                <w:ins w:id="8926" w:author="The Si Tran" w:date="2012-12-10T07:31:00Z"/>
                <w:rPrChange w:id="8927" w:author="The Si Tran" w:date="2012-12-14T06:35:00Z">
                  <w:rPr>
                    <w:ins w:id="8928" w:author="The Si Tran" w:date="2012-12-10T07:31:00Z"/>
                    <w:rFonts w:ascii="Calibri" w:eastAsia="Times New Roman" w:hAnsi="Calibri"/>
                    <w:color w:val="000000"/>
                    <w:sz w:val="22"/>
                  </w:rPr>
                </w:rPrChange>
              </w:rPr>
              <w:pPrChange w:id="8929" w:author="The Si Tran" w:date="2012-12-16T08:45:00Z">
                <w:pPr>
                  <w:spacing w:line="240" w:lineRule="auto"/>
                  <w:jc w:val="right"/>
                </w:pPr>
              </w:pPrChange>
            </w:pPr>
            <w:ins w:id="8930" w:author="The Si Tran" w:date="2012-12-10T07:31:00Z">
              <w:r w:rsidRPr="00E30631">
                <w:rPr>
                  <w:rPrChange w:id="8931" w:author="The Si Tran" w:date="2012-12-14T06:35:00Z">
                    <w:rPr>
                      <w:rFonts w:ascii="Calibri" w:eastAsia="Times New Roman" w:hAnsi="Calibri"/>
                      <w:color w:val="000000"/>
                      <w:sz w:val="22"/>
                    </w:rPr>
                  </w:rPrChange>
                </w:rPr>
                <w:t>2.48</w:t>
              </w:r>
            </w:ins>
          </w:p>
        </w:tc>
        <w:tc>
          <w:tcPr>
            <w:tcW w:w="813" w:type="dxa"/>
            <w:tcBorders>
              <w:top w:val="nil"/>
              <w:left w:val="nil"/>
              <w:bottom w:val="single" w:sz="4" w:space="0" w:color="auto"/>
              <w:right w:val="single" w:sz="4" w:space="0" w:color="auto"/>
            </w:tcBorders>
            <w:shd w:val="clear" w:color="auto" w:fill="auto"/>
            <w:noWrap/>
            <w:vAlign w:val="bottom"/>
            <w:hideMark/>
            <w:tcPrChange w:id="8932"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rsidP="006431AB">
            <w:pPr>
              <w:pStyle w:val="BangBody"/>
              <w:rPr>
                <w:ins w:id="8933" w:author="The Si Tran" w:date="2012-12-10T07:31:00Z"/>
                <w:rPrChange w:id="8934" w:author="The Si Tran" w:date="2012-12-14T06:35:00Z">
                  <w:rPr>
                    <w:ins w:id="8935" w:author="The Si Tran" w:date="2012-12-10T07:31:00Z"/>
                    <w:rFonts w:ascii="Calibri" w:eastAsia="Times New Roman" w:hAnsi="Calibri"/>
                    <w:color w:val="000000"/>
                    <w:sz w:val="22"/>
                  </w:rPr>
                </w:rPrChange>
              </w:rPr>
              <w:pPrChange w:id="8936" w:author="The Si Tran" w:date="2012-12-16T08:45:00Z">
                <w:pPr>
                  <w:spacing w:line="240" w:lineRule="auto"/>
                  <w:jc w:val="right"/>
                </w:pPr>
              </w:pPrChange>
            </w:pPr>
            <w:ins w:id="8937" w:author="The Si Tran" w:date="2012-12-10T07:31:00Z">
              <w:r w:rsidRPr="00E30631">
                <w:rPr>
                  <w:rPrChange w:id="8938" w:author="The Si Tran" w:date="2012-12-14T06:35:00Z">
                    <w:rPr>
                      <w:rFonts w:ascii="Calibri" w:eastAsia="Times New Roman" w:hAnsi="Calibri"/>
                      <w:color w:val="000000"/>
                      <w:sz w:val="22"/>
                    </w:rPr>
                  </w:rPrChange>
                </w:rPr>
                <w:t>6.5</w:t>
              </w:r>
            </w:ins>
          </w:p>
        </w:tc>
      </w:tr>
      <w:tr w:rsidR="00A75EB6" w:rsidRPr="005046FC" w14:paraId="24AD3BA9" w14:textId="77777777" w:rsidTr="00E30631">
        <w:trPr>
          <w:trHeight w:val="253"/>
          <w:ins w:id="8939" w:author="The Si Tran" w:date="2012-12-10T07:31:00Z"/>
          <w:trPrChange w:id="8940" w:author="The Si Tran" w:date="2012-12-14T06:35: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8941"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77777777" w:rsidR="00A75EB6" w:rsidRPr="00E30631" w:rsidRDefault="00A75EB6" w:rsidP="006431AB">
            <w:pPr>
              <w:pStyle w:val="BangBody"/>
              <w:rPr>
                <w:ins w:id="8942" w:author="The Si Tran" w:date="2012-12-10T07:31:00Z"/>
                <w:rPrChange w:id="8943" w:author="The Si Tran" w:date="2012-12-14T06:35:00Z">
                  <w:rPr>
                    <w:ins w:id="8944" w:author="The Si Tran" w:date="2012-12-10T07:31:00Z"/>
                    <w:rFonts w:ascii="Calibri" w:eastAsia="Times New Roman" w:hAnsi="Calibri"/>
                    <w:color w:val="000000"/>
                    <w:sz w:val="22"/>
                  </w:rPr>
                </w:rPrChange>
              </w:rPr>
              <w:pPrChange w:id="8945" w:author="The Si Tran" w:date="2012-12-16T08:45:00Z">
                <w:pPr>
                  <w:spacing w:line="240" w:lineRule="auto"/>
                  <w:jc w:val="center"/>
                </w:pPr>
              </w:pPrChange>
            </w:pPr>
            <w:ins w:id="8946" w:author="The Si Tran" w:date="2012-12-10T07:31:00Z">
              <w:r w:rsidRPr="00E30631">
                <w:rPr>
                  <w:rPrChange w:id="8947" w:author="The Si Tran" w:date="2012-12-14T06:35:00Z">
                    <w:rPr>
                      <w:rFonts w:ascii="Calibri" w:eastAsia="Times New Roman" w:hAnsi="Calibri"/>
                      <w:color w:val="000000"/>
                      <w:sz w:val="22"/>
                    </w:rPr>
                  </w:rPrChange>
                </w:rPr>
                <w:t xml:space="preserve">SARIMA </w:t>
              </w:r>
            </w:ins>
          </w:p>
        </w:tc>
        <w:tc>
          <w:tcPr>
            <w:tcW w:w="5950" w:type="dxa"/>
            <w:tcBorders>
              <w:top w:val="nil"/>
              <w:left w:val="nil"/>
              <w:bottom w:val="single" w:sz="4" w:space="0" w:color="auto"/>
              <w:right w:val="single" w:sz="4" w:space="0" w:color="auto"/>
            </w:tcBorders>
            <w:shd w:val="clear" w:color="auto" w:fill="auto"/>
            <w:vAlign w:val="bottom"/>
            <w:hideMark/>
            <w:tcPrChange w:id="8948"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rsidP="006431AB">
            <w:pPr>
              <w:pStyle w:val="BangBody"/>
              <w:rPr>
                <w:ins w:id="8949" w:author="The Si Tran" w:date="2012-12-10T07:31:00Z"/>
                <w:rPrChange w:id="8950" w:author="The Si Tran" w:date="2012-12-14T06:35:00Z">
                  <w:rPr>
                    <w:ins w:id="8951" w:author="The Si Tran" w:date="2012-12-10T07:31:00Z"/>
                    <w:rFonts w:ascii="Calibri" w:eastAsia="Times New Roman" w:hAnsi="Calibri"/>
                    <w:color w:val="000000"/>
                    <w:sz w:val="22"/>
                  </w:rPr>
                </w:rPrChange>
              </w:rPr>
              <w:pPrChange w:id="8952" w:author="The Si Tran" w:date="2012-12-16T08:45:00Z">
                <w:pPr>
                  <w:spacing w:line="240" w:lineRule="auto"/>
                  <w:jc w:val="left"/>
                </w:pPr>
              </w:pPrChange>
            </w:pPr>
            <w:ins w:id="8953" w:author="The Si Tran" w:date="2012-12-10T07:31:00Z">
              <w:r w:rsidRPr="00E30631">
                <w:rPr>
                  <w:rPrChange w:id="8954" w:author="The Si Tran" w:date="2012-12-14T06:35:00Z">
                    <w:rPr>
                      <w:rFonts w:ascii="Calibri" w:eastAsia="Times New Roman" w:hAnsi="Calibri"/>
                      <w:color w:val="000000"/>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bottom"/>
            <w:hideMark/>
            <w:tcPrChange w:id="8955"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rsidP="006431AB">
            <w:pPr>
              <w:pStyle w:val="BangBody"/>
              <w:rPr>
                <w:ins w:id="8956" w:author="The Si Tran" w:date="2012-12-10T07:31:00Z"/>
                <w:rPrChange w:id="8957" w:author="The Si Tran" w:date="2012-12-14T06:35:00Z">
                  <w:rPr>
                    <w:ins w:id="8958" w:author="The Si Tran" w:date="2012-12-10T07:31:00Z"/>
                    <w:rFonts w:ascii="Calibri" w:eastAsia="Times New Roman" w:hAnsi="Calibri"/>
                    <w:color w:val="000000"/>
                    <w:sz w:val="22"/>
                  </w:rPr>
                </w:rPrChange>
              </w:rPr>
              <w:pPrChange w:id="8959" w:author="The Si Tran" w:date="2012-12-16T08:45:00Z">
                <w:pPr>
                  <w:spacing w:line="240" w:lineRule="auto"/>
                  <w:jc w:val="right"/>
                </w:pPr>
              </w:pPrChange>
            </w:pPr>
            <w:ins w:id="8960" w:author="The Si Tran" w:date="2012-12-10T07:31:00Z">
              <w:r w:rsidRPr="00E30631">
                <w:rPr>
                  <w:rPrChange w:id="8961" w:author="The Si Tran" w:date="2012-12-14T06:35:00Z">
                    <w:rPr>
                      <w:rFonts w:ascii="Calibri" w:eastAsia="Times New Roman" w:hAnsi="Calibri"/>
                      <w:color w:val="000000"/>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8962"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rsidP="006431AB">
            <w:pPr>
              <w:pStyle w:val="BangBody"/>
              <w:rPr>
                <w:ins w:id="8963" w:author="The Si Tran" w:date="2012-12-10T07:31:00Z"/>
                <w:rPrChange w:id="8964" w:author="The Si Tran" w:date="2012-12-14T06:35:00Z">
                  <w:rPr>
                    <w:ins w:id="8965" w:author="The Si Tran" w:date="2012-12-10T07:31:00Z"/>
                    <w:rFonts w:ascii="Calibri" w:eastAsia="Times New Roman" w:hAnsi="Calibri"/>
                    <w:color w:val="000000"/>
                    <w:sz w:val="22"/>
                  </w:rPr>
                </w:rPrChange>
              </w:rPr>
              <w:pPrChange w:id="8966" w:author="The Si Tran" w:date="2012-12-16T08:45:00Z">
                <w:pPr>
                  <w:spacing w:line="240" w:lineRule="auto"/>
                  <w:jc w:val="right"/>
                </w:pPr>
              </w:pPrChange>
            </w:pPr>
            <w:ins w:id="8967" w:author="The Si Tran" w:date="2012-12-10T07:31:00Z">
              <w:r w:rsidRPr="00E30631">
                <w:rPr>
                  <w:rPrChange w:id="8968" w:author="The Si Tran" w:date="2012-12-14T06:35:00Z">
                    <w:rPr>
                      <w:rFonts w:ascii="Calibri" w:eastAsia="Times New Roman" w:hAnsi="Calibri"/>
                      <w:color w:val="000000"/>
                      <w:sz w:val="22"/>
                    </w:rPr>
                  </w:rPrChange>
                </w:rPr>
                <w:t>2.54</w:t>
              </w:r>
            </w:ins>
          </w:p>
        </w:tc>
        <w:tc>
          <w:tcPr>
            <w:tcW w:w="813" w:type="dxa"/>
            <w:tcBorders>
              <w:top w:val="nil"/>
              <w:left w:val="nil"/>
              <w:bottom w:val="single" w:sz="4" w:space="0" w:color="auto"/>
              <w:right w:val="single" w:sz="4" w:space="0" w:color="auto"/>
            </w:tcBorders>
            <w:shd w:val="clear" w:color="auto" w:fill="auto"/>
            <w:noWrap/>
            <w:vAlign w:val="bottom"/>
            <w:hideMark/>
            <w:tcPrChange w:id="8969"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rsidP="006431AB">
            <w:pPr>
              <w:pStyle w:val="BangBody"/>
              <w:rPr>
                <w:ins w:id="8970" w:author="The Si Tran" w:date="2012-12-10T07:31:00Z"/>
                <w:rPrChange w:id="8971" w:author="The Si Tran" w:date="2012-12-14T06:35:00Z">
                  <w:rPr>
                    <w:ins w:id="8972" w:author="The Si Tran" w:date="2012-12-10T07:31:00Z"/>
                    <w:rFonts w:ascii="Calibri" w:eastAsia="Times New Roman" w:hAnsi="Calibri"/>
                    <w:color w:val="000000"/>
                    <w:sz w:val="22"/>
                  </w:rPr>
                </w:rPrChange>
              </w:rPr>
              <w:pPrChange w:id="8973" w:author="The Si Tran" w:date="2012-12-16T08:45:00Z">
                <w:pPr>
                  <w:spacing w:line="240" w:lineRule="auto"/>
                  <w:jc w:val="right"/>
                </w:pPr>
              </w:pPrChange>
            </w:pPr>
            <w:ins w:id="8974" w:author="The Si Tran" w:date="2012-12-10T07:31:00Z">
              <w:r w:rsidRPr="00E30631">
                <w:rPr>
                  <w:rPrChange w:id="8975" w:author="The Si Tran" w:date="2012-12-14T06:35:00Z">
                    <w:rPr>
                      <w:rFonts w:ascii="Calibri" w:eastAsia="Times New Roman" w:hAnsi="Calibri"/>
                      <w:color w:val="000000"/>
                      <w:sz w:val="22"/>
                    </w:rPr>
                  </w:rPrChange>
                </w:rPr>
                <w:t>6.02</w:t>
              </w:r>
            </w:ins>
          </w:p>
        </w:tc>
      </w:tr>
      <w:tr w:rsidR="00A75EB6" w:rsidRPr="005046FC" w14:paraId="6FAA6343" w14:textId="77777777" w:rsidTr="00E30631">
        <w:trPr>
          <w:trHeight w:val="762"/>
          <w:ins w:id="8976" w:author="The Si Tran" w:date="2012-12-10T07:31:00Z"/>
          <w:trPrChange w:id="8977" w:author="The Si Tran" w:date="2012-12-14T06:35: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78"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E30631" w:rsidRDefault="00A75EB6" w:rsidP="006431AB">
            <w:pPr>
              <w:pStyle w:val="BangBody"/>
              <w:rPr>
                <w:ins w:id="8979" w:author="The Si Tran" w:date="2012-12-10T07:31:00Z"/>
                <w:rPrChange w:id="8980" w:author="The Si Tran" w:date="2012-12-14T06:35:00Z">
                  <w:rPr>
                    <w:ins w:id="8981" w:author="The Si Tran" w:date="2012-12-10T07:31:00Z"/>
                    <w:rFonts w:ascii="Calibri" w:eastAsia="Times New Roman" w:hAnsi="Calibri"/>
                    <w:color w:val="000000"/>
                    <w:sz w:val="22"/>
                  </w:rPr>
                </w:rPrChange>
              </w:rPr>
              <w:pPrChange w:id="8982" w:author="The Si Tran" w:date="2012-12-16T08:45:00Z">
                <w:pPr>
                  <w:spacing w:line="240" w:lineRule="auto"/>
                  <w:jc w:val="center"/>
                </w:pPr>
              </w:pPrChange>
            </w:pPr>
            <w:ins w:id="8983" w:author="The Si Tran" w:date="2012-12-10T07:31:00Z">
              <w:r w:rsidRPr="00E30631">
                <w:rPr>
                  <w:rPrChange w:id="8984" w:author="The Si Tran" w:date="2012-12-14T06:35:00Z">
                    <w:rPr>
                      <w:rFonts w:ascii="Calibri" w:eastAsia="Times New Roman" w:hAnsi="Calibri"/>
                      <w:color w:val="000000"/>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8985"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rsidP="006431AB">
            <w:pPr>
              <w:pStyle w:val="BangBody"/>
              <w:rPr>
                <w:ins w:id="8986" w:author="The Si Tran" w:date="2012-12-10T07:31:00Z"/>
                <w:rPrChange w:id="8987" w:author="The Si Tran" w:date="2012-12-14T06:35:00Z">
                  <w:rPr>
                    <w:ins w:id="8988" w:author="The Si Tran" w:date="2012-12-10T07:31:00Z"/>
                    <w:rFonts w:ascii="Calibri" w:eastAsia="Times New Roman" w:hAnsi="Calibri"/>
                    <w:color w:val="000000"/>
                    <w:sz w:val="22"/>
                  </w:rPr>
                </w:rPrChange>
              </w:rPr>
              <w:pPrChange w:id="8989" w:author="The Si Tran" w:date="2012-12-16T08:45:00Z">
                <w:pPr>
                  <w:spacing w:line="240" w:lineRule="auto"/>
                  <w:jc w:val="left"/>
                </w:pPr>
              </w:pPrChange>
            </w:pPr>
            <w:ins w:id="8990" w:author="The Si Tran" w:date="2012-12-10T07:31:00Z">
              <w:r w:rsidRPr="00E30631">
                <w:rPr>
                  <w:rPrChange w:id="8991" w:author="The Si Tran" w:date="2012-12-14T06:35:00Z">
                    <w:rPr>
                      <w:rFonts w:ascii="Calibri" w:eastAsia="Times New Roman" w:hAnsi="Calibri"/>
                      <w:color w:val="000000"/>
                      <w:sz w:val="22"/>
                    </w:rPr>
                  </w:rPrChange>
                </w:rPr>
                <w:t>ARIMA(0, 0, 0)(0, 1, 0)12</w:t>
              </w:r>
              <w:r w:rsidRPr="00E30631">
                <w:rPr>
                  <w:rPrChange w:id="8992" w:author="The Si Tran" w:date="2012-12-14T06:35:00Z">
                    <w:rPr>
                      <w:rFonts w:ascii="Calibri" w:eastAsia="Times New Roman" w:hAnsi="Calibri"/>
                      <w:color w:val="000000"/>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8993"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E30631" w:rsidRDefault="00A75EB6" w:rsidP="006431AB">
            <w:pPr>
              <w:pStyle w:val="BangBody"/>
              <w:rPr>
                <w:ins w:id="8994" w:author="The Si Tran" w:date="2012-12-10T07:31:00Z"/>
                <w:rPrChange w:id="8995" w:author="The Si Tran" w:date="2012-12-14T06:35:00Z">
                  <w:rPr>
                    <w:ins w:id="8996" w:author="The Si Tran" w:date="2012-12-10T07:31:00Z"/>
                    <w:rFonts w:ascii="Calibri" w:eastAsia="Times New Roman" w:hAnsi="Calibri"/>
                    <w:color w:val="000000"/>
                    <w:sz w:val="22"/>
                  </w:rPr>
                </w:rPrChange>
              </w:rPr>
              <w:pPrChange w:id="8997" w:author="The Si Tran" w:date="2012-12-16T08:45:00Z">
                <w:pPr>
                  <w:spacing w:line="240" w:lineRule="auto"/>
                  <w:jc w:val="right"/>
                </w:pPr>
              </w:pPrChange>
            </w:pPr>
            <w:ins w:id="8998" w:author="The Si Tran" w:date="2012-12-10T07:31:00Z">
              <w:r w:rsidRPr="00E30631">
                <w:rPr>
                  <w:rPrChange w:id="8999" w:author="The Si Tran" w:date="2012-12-14T06:35:00Z">
                    <w:rPr>
                      <w:rFonts w:ascii="Calibri" w:eastAsia="Times New Roman" w:hAnsi="Calibri"/>
                      <w:color w:val="000000"/>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9000"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E30631" w:rsidRDefault="00A75EB6" w:rsidP="006431AB">
            <w:pPr>
              <w:pStyle w:val="BangBody"/>
              <w:rPr>
                <w:ins w:id="9001" w:author="The Si Tran" w:date="2012-12-10T07:31:00Z"/>
                <w:rPrChange w:id="9002" w:author="The Si Tran" w:date="2012-12-14T06:35:00Z">
                  <w:rPr>
                    <w:ins w:id="9003" w:author="The Si Tran" w:date="2012-12-10T07:31:00Z"/>
                    <w:rFonts w:ascii="Calibri" w:eastAsia="Times New Roman" w:hAnsi="Calibri"/>
                    <w:color w:val="000000"/>
                    <w:sz w:val="22"/>
                  </w:rPr>
                </w:rPrChange>
              </w:rPr>
              <w:pPrChange w:id="9004" w:author="The Si Tran" w:date="2012-12-16T08:45:00Z">
                <w:pPr>
                  <w:spacing w:line="240" w:lineRule="auto"/>
                  <w:jc w:val="right"/>
                </w:pPr>
              </w:pPrChange>
            </w:pPr>
            <w:ins w:id="9005" w:author="The Si Tran" w:date="2012-12-10T07:31:00Z">
              <w:r w:rsidRPr="00E30631">
                <w:rPr>
                  <w:rPrChange w:id="9006" w:author="The Si Tran" w:date="2012-12-14T06:35:00Z">
                    <w:rPr>
                      <w:rFonts w:ascii="Calibri" w:eastAsia="Times New Roman" w:hAnsi="Calibri"/>
                      <w:color w:val="000000"/>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9007"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E30631" w:rsidRDefault="00A75EB6" w:rsidP="006431AB">
            <w:pPr>
              <w:pStyle w:val="BangBody"/>
              <w:rPr>
                <w:ins w:id="9008" w:author="The Si Tran" w:date="2012-12-10T07:31:00Z"/>
                <w:rPrChange w:id="9009" w:author="The Si Tran" w:date="2012-12-14T06:35:00Z">
                  <w:rPr>
                    <w:ins w:id="9010" w:author="The Si Tran" w:date="2012-12-10T07:31:00Z"/>
                    <w:rFonts w:ascii="Calibri" w:eastAsia="Times New Roman" w:hAnsi="Calibri"/>
                    <w:color w:val="000000"/>
                    <w:sz w:val="22"/>
                  </w:rPr>
                </w:rPrChange>
              </w:rPr>
              <w:pPrChange w:id="9011" w:author="The Si Tran" w:date="2012-12-16T08:45:00Z">
                <w:pPr>
                  <w:spacing w:line="240" w:lineRule="auto"/>
                  <w:jc w:val="right"/>
                </w:pPr>
              </w:pPrChange>
            </w:pPr>
            <w:ins w:id="9012" w:author="The Si Tran" w:date="2012-12-10T07:31:00Z">
              <w:r w:rsidRPr="00E30631">
                <w:rPr>
                  <w:rPrChange w:id="9013" w:author="The Si Tran" w:date="2012-12-14T06:35:00Z">
                    <w:rPr>
                      <w:rFonts w:ascii="Calibri" w:eastAsia="Times New Roman" w:hAnsi="Calibri"/>
                      <w:color w:val="000000"/>
                      <w:sz w:val="22"/>
                    </w:rPr>
                  </w:rPrChange>
                </w:rPr>
                <w:t>5.92</w:t>
              </w:r>
            </w:ins>
          </w:p>
        </w:tc>
      </w:tr>
      <w:tr w:rsidR="00A75EB6" w:rsidRPr="005046FC" w14:paraId="5CDFBC24" w14:textId="77777777" w:rsidTr="00E30631">
        <w:trPr>
          <w:trHeight w:val="762"/>
          <w:ins w:id="9014" w:author="The Si Tran" w:date="2012-12-10T07:31:00Z"/>
          <w:trPrChange w:id="9015" w:author="The Si Tran" w:date="2012-12-14T06:35: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016"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rsidP="006431AB">
            <w:pPr>
              <w:pStyle w:val="BangBody"/>
              <w:rPr>
                <w:ins w:id="9017" w:author="The Si Tran" w:date="2012-12-10T07:31:00Z"/>
                <w:rPrChange w:id="9018" w:author="The Si Tran" w:date="2012-12-14T06:35:00Z">
                  <w:rPr>
                    <w:ins w:id="9019" w:author="The Si Tran" w:date="2012-12-10T07:31:00Z"/>
                    <w:rFonts w:ascii="Calibri" w:eastAsia="Times New Roman" w:hAnsi="Calibri"/>
                    <w:color w:val="000000"/>
                    <w:sz w:val="22"/>
                  </w:rPr>
                </w:rPrChange>
              </w:rPr>
              <w:pPrChange w:id="9020"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021"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rsidP="006431AB">
            <w:pPr>
              <w:pStyle w:val="BangBody"/>
              <w:rPr>
                <w:ins w:id="9022" w:author="The Si Tran" w:date="2012-12-10T07:31:00Z"/>
                <w:rPrChange w:id="9023" w:author="The Si Tran" w:date="2012-12-14T06:35:00Z">
                  <w:rPr>
                    <w:ins w:id="9024" w:author="The Si Tran" w:date="2012-12-10T07:31:00Z"/>
                    <w:rFonts w:ascii="Calibri" w:eastAsia="Times New Roman" w:hAnsi="Calibri"/>
                    <w:color w:val="000000"/>
                    <w:sz w:val="22"/>
                  </w:rPr>
                </w:rPrChange>
              </w:rPr>
              <w:pPrChange w:id="9025" w:author="The Si Tran" w:date="2012-12-16T08:45:00Z">
                <w:pPr>
                  <w:spacing w:line="240" w:lineRule="auto"/>
                  <w:jc w:val="left"/>
                </w:pPr>
              </w:pPrChange>
            </w:pPr>
            <w:ins w:id="9026" w:author="The Si Tran" w:date="2012-12-10T07:31:00Z">
              <w:r w:rsidRPr="00E30631">
                <w:rPr>
                  <w:rPrChange w:id="9027" w:author="The Si Tran" w:date="2012-12-14T06:35:00Z">
                    <w:rPr>
                      <w:rFonts w:ascii="Calibri" w:eastAsia="Times New Roman" w:hAnsi="Calibri"/>
                      <w:color w:val="000000"/>
                      <w:sz w:val="22"/>
                    </w:rPr>
                  </w:rPrChange>
                </w:rPr>
                <w:t>ARIMA(0, 0, 0)(0, 1, 0)12</w:t>
              </w:r>
              <w:r w:rsidRPr="00E30631">
                <w:rPr>
                  <w:rPrChange w:id="9028" w:author="The Si Tran" w:date="2012-12-14T06:35:00Z">
                    <w:rPr>
                      <w:rFonts w:ascii="Calibri" w:eastAsia="Times New Roman" w:hAnsi="Calibri"/>
                      <w:color w:val="000000"/>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9029"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E30631" w:rsidRDefault="00A75EB6" w:rsidP="006431AB">
            <w:pPr>
              <w:pStyle w:val="BangBody"/>
              <w:rPr>
                <w:ins w:id="9030" w:author="The Si Tran" w:date="2012-12-10T07:31:00Z"/>
                <w:rPrChange w:id="9031" w:author="The Si Tran" w:date="2012-12-14T06:35:00Z">
                  <w:rPr>
                    <w:ins w:id="9032" w:author="The Si Tran" w:date="2012-12-10T07:31:00Z"/>
                    <w:rFonts w:ascii="Calibri" w:eastAsia="Times New Roman" w:hAnsi="Calibri"/>
                    <w:color w:val="000000"/>
                    <w:sz w:val="22"/>
                  </w:rPr>
                </w:rPrChange>
              </w:rPr>
              <w:pPrChange w:id="9033" w:author="The Si Tran" w:date="2012-12-16T08:45:00Z">
                <w:pPr>
                  <w:spacing w:line="240" w:lineRule="auto"/>
                  <w:jc w:val="right"/>
                </w:pPr>
              </w:pPrChange>
            </w:pPr>
            <w:ins w:id="9034" w:author="The Si Tran" w:date="2012-12-10T07:31:00Z">
              <w:r w:rsidRPr="00E30631">
                <w:rPr>
                  <w:rPrChange w:id="9035" w:author="The Si Tran" w:date="2012-12-14T06:35:00Z">
                    <w:rPr>
                      <w:rFonts w:ascii="Calibri" w:eastAsia="Times New Roman" w:hAnsi="Calibri"/>
                      <w:color w:val="000000"/>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9036"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E30631" w:rsidRDefault="00A75EB6" w:rsidP="006431AB">
            <w:pPr>
              <w:pStyle w:val="BangBody"/>
              <w:rPr>
                <w:ins w:id="9037" w:author="The Si Tran" w:date="2012-12-10T07:31:00Z"/>
                <w:rPrChange w:id="9038" w:author="The Si Tran" w:date="2012-12-14T06:35:00Z">
                  <w:rPr>
                    <w:ins w:id="9039" w:author="The Si Tran" w:date="2012-12-10T07:31:00Z"/>
                    <w:rFonts w:ascii="Calibri" w:eastAsia="Times New Roman" w:hAnsi="Calibri"/>
                    <w:color w:val="000000"/>
                    <w:sz w:val="22"/>
                  </w:rPr>
                </w:rPrChange>
              </w:rPr>
              <w:pPrChange w:id="9040" w:author="The Si Tran" w:date="2012-12-16T08:45:00Z">
                <w:pPr>
                  <w:spacing w:line="240" w:lineRule="auto"/>
                  <w:jc w:val="right"/>
                </w:pPr>
              </w:pPrChange>
            </w:pPr>
            <w:ins w:id="9041" w:author="The Si Tran" w:date="2012-12-10T07:31:00Z">
              <w:r w:rsidRPr="00E30631">
                <w:rPr>
                  <w:rPrChange w:id="9042" w:author="The Si Tran" w:date="2012-12-14T06:35:00Z">
                    <w:rPr>
                      <w:rFonts w:ascii="Calibri" w:eastAsia="Times New Roman" w:hAnsi="Calibri"/>
                      <w:color w:val="000000"/>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9043"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E30631" w:rsidRDefault="00A75EB6" w:rsidP="006431AB">
            <w:pPr>
              <w:pStyle w:val="BangBody"/>
              <w:rPr>
                <w:ins w:id="9044" w:author="The Si Tran" w:date="2012-12-10T07:31:00Z"/>
                <w:rPrChange w:id="9045" w:author="The Si Tran" w:date="2012-12-14T06:35:00Z">
                  <w:rPr>
                    <w:ins w:id="9046" w:author="The Si Tran" w:date="2012-12-10T07:31:00Z"/>
                    <w:rFonts w:ascii="Calibri" w:eastAsia="Times New Roman" w:hAnsi="Calibri"/>
                    <w:color w:val="000000"/>
                    <w:sz w:val="22"/>
                  </w:rPr>
                </w:rPrChange>
              </w:rPr>
              <w:pPrChange w:id="9047" w:author="The Si Tran" w:date="2012-12-16T08:45:00Z">
                <w:pPr>
                  <w:spacing w:line="240" w:lineRule="auto"/>
                  <w:jc w:val="right"/>
                </w:pPr>
              </w:pPrChange>
            </w:pPr>
            <w:ins w:id="9048" w:author="The Si Tran" w:date="2012-12-10T07:31:00Z">
              <w:r w:rsidRPr="00E30631">
                <w:rPr>
                  <w:rPrChange w:id="9049" w:author="The Si Tran" w:date="2012-12-14T06:35:00Z">
                    <w:rPr>
                      <w:rFonts w:ascii="Calibri" w:eastAsia="Times New Roman" w:hAnsi="Calibri"/>
                      <w:color w:val="000000"/>
                      <w:sz w:val="22"/>
                    </w:rPr>
                  </w:rPrChange>
                </w:rPr>
                <w:t>5.92</w:t>
              </w:r>
            </w:ins>
          </w:p>
        </w:tc>
      </w:tr>
    </w:tbl>
    <w:p w14:paraId="611F5C6C" w14:textId="77777777" w:rsidR="00E30631" w:rsidRDefault="00E30631">
      <w:pPr>
        <w:rPr>
          <w:ins w:id="9050" w:author="The Si Tran" w:date="2012-12-14T06:36:00Z"/>
        </w:rPr>
        <w:pPrChange w:id="9051" w:author="The Si Tran" w:date="2012-12-14T06:36:00Z">
          <w:pPr>
            <w:pStyle w:val="Heading1"/>
            <w:jc w:val="left"/>
          </w:pPr>
        </w:pPrChange>
      </w:pPr>
    </w:p>
    <w:p w14:paraId="0B91FA9C" w14:textId="77777777" w:rsidR="00E30631" w:rsidRDefault="00E30631">
      <w:pPr>
        <w:rPr>
          <w:ins w:id="9052" w:author="The Si Tran" w:date="2012-12-14T06:36:00Z"/>
        </w:rPr>
        <w:pPrChange w:id="9053" w:author="The Si Tran" w:date="2012-12-14T06:36:00Z">
          <w:pPr>
            <w:pStyle w:val="Heading1"/>
            <w:jc w:val="left"/>
          </w:pPr>
        </w:pPrChange>
      </w:pPr>
    </w:p>
    <w:p w14:paraId="7A47EDDD" w14:textId="77777777" w:rsidR="00E30631" w:rsidRDefault="00E30631">
      <w:pPr>
        <w:rPr>
          <w:ins w:id="9054" w:author="The Si Tran" w:date="2012-12-14T06:36:00Z"/>
        </w:rPr>
        <w:pPrChange w:id="9055" w:author="The Si Tran" w:date="2012-12-14T06:36:00Z">
          <w:pPr>
            <w:pStyle w:val="Heading1"/>
            <w:jc w:val="left"/>
          </w:pPr>
        </w:pPrChange>
      </w:pPr>
    </w:p>
    <w:p w14:paraId="347D2428" w14:textId="77777777" w:rsidR="00E30631" w:rsidRDefault="00E30631">
      <w:pPr>
        <w:rPr>
          <w:ins w:id="9056" w:author="The Si Tran" w:date="2012-12-14T06:36:00Z"/>
        </w:rPr>
        <w:pPrChange w:id="9057" w:author="The Si Tran" w:date="2012-12-14T06:36:00Z">
          <w:pPr>
            <w:pStyle w:val="Heading1"/>
            <w:jc w:val="left"/>
          </w:pPr>
        </w:pPrChange>
      </w:pPr>
    </w:p>
    <w:p w14:paraId="0380EACA" w14:textId="16E0E91F" w:rsidR="00EF77AD" w:rsidRDefault="00EF77AD">
      <w:pPr>
        <w:pStyle w:val="Heading3"/>
        <w:rPr>
          <w:ins w:id="9058" w:author="The Si Tran" w:date="2012-12-14T06:36:00Z"/>
        </w:rPr>
        <w:pPrChange w:id="9059" w:author="The Si Tran" w:date="2012-12-06T21:22:00Z">
          <w:pPr>
            <w:pStyle w:val="Heading1"/>
            <w:jc w:val="left"/>
          </w:pPr>
        </w:pPrChange>
      </w:pPr>
      <w:bookmarkStart w:id="9060" w:name="_Toc343233069"/>
      <w:ins w:id="9061" w:author="The Si Tran" w:date="2012-12-06T21:22:00Z">
        <w:r>
          <w:t>Bộ dữ liệ</w:t>
        </w:r>
        <w:r w:rsidR="00810267">
          <w:t>u có tính xu hướng</w:t>
        </w:r>
      </w:ins>
      <w:bookmarkEnd w:id="9060"/>
    </w:p>
    <w:p w14:paraId="171B21B5" w14:textId="65C1958D" w:rsidR="00E30631" w:rsidRPr="00097101" w:rsidRDefault="00E30631">
      <w:pPr>
        <w:pStyle w:val="Bang"/>
        <w:spacing w:before="0" w:after="0"/>
        <w:rPr>
          <w:ins w:id="9062" w:author="The Si Tran" w:date="2012-12-10T07:32:00Z"/>
        </w:rPr>
        <w:pPrChange w:id="9063" w:author="The Si Tran" w:date="2012-12-14T06:37:00Z">
          <w:pPr>
            <w:pStyle w:val="Heading1"/>
            <w:jc w:val="left"/>
          </w:pPr>
        </w:pPrChange>
      </w:pPr>
      <w:bookmarkStart w:id="9064" w:name="_Toc343033798"/>
      <w:bookmarkStart w:id="9065" w:name="_Toc343226127"/>
      <w:ins w:id="9066" w:author="The Si Tran" w:date="2012-12-14T06:36:00Z">
        <w:r w:rsidRPr="006041AD">
          <w:rPr>
            <w:b/>
          </w:rPr>
          <w:t>Bảng 6.6:</w:t>
        </w:r>
        <w:r w:rsidRPr="004D696B">
          <w:t xml:space="preserve"> Kết quả thực nghiệm chuỗi dữ liệu</w:t>
        </w:r>
        <w:r>
          <w:t xml:space="preserve"> </w:t>
        </w:r>
        <w:r w:rsidRPr="004D696B">
          <w:t>Chemical</w:t>
        </w:r>
      </w:ins>
      <w:bookmarkEnd w:id="9064"/>
      <w:bookmarkEnd w:id="9065"/>
    </w:p>
    <w:tbl>
      <w:tblPr>
        <w:tblpPr w:leftFromText="180" w:rightFromText="180" w:vertAnchor="text" w:horzAnchor="margin" w:tblpY="486"/>
        <w:tblW w:w="9392" w:type="dxa"/>
        <w:tblLook w:val="04A0" w:firstRow="1" w:lastRow="0" w:firstColumn="1" w:lastColumn="0" w:noHBand="0" w:noVBand="1"/>
        <w:tblPrChange w:id="9067" w:author="The Si Tran" w:date="2012-12-14T06:37:00Z">
          <w:tblPr>
            <w:tblpPr w:leftFromText="180" w:rightFromText="180" w:vertAnchor="text" w:horzAnchor="margin" w:tblpY="486"/>
            <w:tblW w:w="10394" w:type="dxa"/>
            <w:tblLook w:val="04A0" w:firstRow="1" w:lastRow="0" w:firstColumn="1" w:lastColumn="0" w:noHBand="0" w:noVBand="1"/>
          </w:tblPr>
        </w:tblPrChange>
      </w:tblPr>
      <w:tblGrid>
        <w:gridCol w:w="1132"/>
        <w:gridCol w:w="5985"/>
        <w:gridCol w:w="732"/>
        <w:gridCol w:w="738"/>
        <w:gridCol w:w="865"/>
        <w:tblGridChange w:id="9068">
          <w:tblGrid>
            <w:gridCol w:w="1072"/>
            <w:gridCol w:w="7014"/>
            <w:gridCol w:w="820"/>
            <w:gridCol w:w="820"/>
            <w:gridCol w:w="828"/>
          </w:tblGrid>
        </w:tblGridChange>
      </w:tblGrid>
      <w:tr w:rsidR="003A1CA3" w:rsidRPr="003A1CA3" w14:paraId="6DCE7187" w14:textId="77777777" w:rsidTr="00E30631">
        <w:trPr>
          <w:trHeight w:val="270"/>
          <w:ins w:id="9069" w:author="The Si Tran" w:date="2012-12-10T07:33:00Z"/>
          <w:trPrChange w:id="9070" w:author="The Si Tran" w:date="2012-12-14T06:37: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071" w:author="The Si Tran" w:date="2012-12-14T06:37: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rsidP="006431AB">
            <w:pPr>
              <w:pStyle w:val="BangBody"/>
              <w:rPr>
                <w:ins w:id="9072" w:author="The Si Tran" w:date="2012-12-10T07:33:00Z"/>
                <w:rPrChange w:id="9073" w:author="The Si Tran" w:date="2012-12-14T06:37:00Z">
                  <w:rPr>
                    <w:ins w:id="9074" w:author="The Si Tran" w:date="2012-12-10T07:33:00Z"/>
                    <w:rFonts w:ascii="Calibri" w:eastAsia="Times New Roman" w:hAnsi="Calibri"/>
                    <w:color w:val="000000"/>
                    <w:sz w:val="22"/>
                  </w:rPr>
                </w:rPrChange>
              </w:rPr>
              <w:pPrChange w:id="9075" w:author="The Si Tran" w:date="2012-12-16T08:45:00Z">
                <w:pPr>
                  <w:framePr w:hSpace="180" w:wrap="around" w:vAnchor="text" w:hAnchor="margin" w:y="486"/>
                  <w:spacing w:before="0" w:line="240" w:lineRule="auto"/>
                  <w:jc w:val="left"/>
                </w:pPr>
              </w:pPrChange>
            </w:pPr>
            <w:ins w:id="9076" w:author="The Si Tran" w:date="2012-12-10T07:33:00Z">
              <w:r w:rsidRPr="00E30631">
                <w:rPr>
                  <w:rPrChange w:id="9077" w:author="The Si Tran" w:date="2012-12-14T06:37:00Z">
                    <w:rPr>
                      <w:rFonts w:ascii="Calibri" w:eastAsia="Times New Roman" w:hAnsi="Calibri"/>
                      <w:color w:val="000000"/>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bottom"/>
            <w:hideMark/>
            <w:tcPrChange w:id="9078" w:author="The Si Tran" w:date="2012-12-14T06:37: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E30631" w:rsidRDefault="003A1CA3" w:rsidP="006431AB">
            <w:pPr>
              <w:pStyle w:val="BangBody"/>
              <w:rPr>
                <w:ins w:id="9079" w:author="The Si Tran" w:date="2012-12-10T07:33:00Z"/>
                <w:rPrChange w:id="9080" w:author="The Si Tran" w:date="2012-12-14T06:37:00Z">
                  <w:rPr>
                    <w:ins w:id="9081" w:author="The Si Tran" w:date="2012-12-10T07:33:00Z"/>
                    <w:rFonts w:ascii="Calibri" w:eastAsia="Times New Roman" w:hAnsi="Calibri"/>
                    <w:color w:val="000000"/>
                    <w:sz w:val="22"/>
                  </w:rPr>
                </w:rPrChange>
              </w:rPr>
              <w:pPrChange w:id="9082" w:author="The Si Tran" w:date="2012-12-16T08:45:00Z">
                <w:pPr>
                  <w:framePr w:hSpace="180" w:wrap="around" w:vAnchor="text" w:hAnchor="margin" w:y="486"/>
                  <w:spacing w:before="0" w:line="240" w:lineRule="auto"/>
                  <w:jc w:val="left"/>
                </w:pPr>
              </w:pPrChange>
            </w:pPr>
            <w:ins w:id="9083" w:author="The Si Tran" w:date="2012-12-10T07:33:00Z">
              <w:r w:rsidRPr="00E30631">
                <w:rPr>
                  <w:rPrChange w:id="9084" w:author="The Si Tran" w:date="2012-12-14T06:37:00Z">
                    <w:rPr>
                      <w:rFonts w:ascii="Calibri" w:eastAsia="Times New Roman" w:hAnsi="Calibri"/>
                      <w:color w:val="000000"/>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bottom"/>
            <w:hideMark/>
            <w:tcPrChange w:id="9085"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E30631" w:rsidRDefault="003A1CA3" w:rsidP="006431AB">
            <w:pPr>
              <w:pStyle w:val="BangBody"/>
              <w:rPr>
                <w:ins w:id="9086" w:author="The Si Tran" w:date="2012-12-10T07:33:00Z"/>
                <w:rPrChange w:id="9087" w:author="The Si Tran" w:date="2012-12-14T06:37:00Z">
                  <w:rPr>
                    <w:ins w:id="9088" w:author="The Si Tran" w:date="2012-12-10T07:33:00Z"/>
                    <w:rFonts w:ascii="Calibri" w:eastAsia="Times New Roman" w:hAnsi="Calibri"/>
                    <w:color w:val="000000"/>
                    <w:sz w:val="22"/>
                  </w:rPr>
                </w:rPrChange>
              </w:rPr>
              <w:pPrChange w:id="9089" w:author="The Si Tran" w:date="2012-12-16T08:45:00Z">
                <w:pPr>
                  <w:framePr w:hSpace="180" w:wrap="around" w:vAnchor="text" w:hAnchor="margin" w:y="486"/>
                  <w:spacing w:before="0" w:line="240" w:lineRule="auto"/>
                  <w:jc w:val="left"/>
                </w:pPr>
              </w:pPrChange>
            </w:pPr>
            <w:ins w:id="9090" w:author="The Si Tran" w:date="2012-12-10T07:33:00Z">
              <w:r w:rsidRPr="00E30631">
                <w:rPr>
                  <w:rPrChange w:id="9091" w:author="The Si Tran" w:date="2012-12-14T06:37:00Z">
                    <w:rPr>
                      <w:rFonts w:ascii="Calibri" w:eastAsia="Times New Roman" w:hAnsi="Calibri"/>
                      <w:color w:val="000000"/>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bottom"/>
            <w:hideMark/>
            <w:tcPrChange w:id="9092"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E30631" w:rsidRDefault="003A1CA3" w:rsidP="006431AB">
            <w:pPr>
              <w:pStyle w:val="BangBody"/>
              <w:rPr>
                <w:ins w:id="9093" w:author="The Si Tran" w:date="2012-12-10T07:33:00Z"/>
                <w:rPrChange w:id="9094" w:author="The Si Tran" w:date="2012-12-14T06:37:00Z">
                  <w:rPr>
                    <w:ins w:id="9095" w:author="The Si Tran" w:date="2012-12-10T07:33:00Z"/>
                    <w:rFonts w:ascii="Calibri" w:eastAsia="Times New Roman" w:hAnsi="Calibri"/>
                    <w:color w:val="000000"/>
                    <w:sz w:val="22"/>
                  </w:rPr>
                </w:rPrChange>
              </w:rPr>
              <w:pPrChange w:id="9096" w:author="The Si Tran" w:date="2012-12-16T08:45:00Z">
                <w:pPr>
                  <w:framePr w:hSpace="180" w:wrap="around" w:vAnchor="text" w:hAnchor="margin" w:y="486"/>
                  <w:spacing w:before="0" w:line="240" w:lineRule="auto"/>
                  <w:jc w:val="left"/>
                </w:pPr>
              </w:pPrChange>
            </w:pPr>
            <w:ins w:id="9097" w:author="The Si Tran" w:date="2012-12-10T07:33:00Z">
              <w:r w:rsidRPr="00E30631">
                <w:rPr>
                  <w:rPrChange w:id="9098" w:author="The Si Tran" w:date="2012-12-14T06:37:00Z">
                    <w:rPr>
                      <w:rFonts w:ascii="Calibri" w:eastAsia="Times New Roman" w:hAnsi="Calibri"/>
                      <w:color w:val="000000"/>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bottom"/>
            <w:hideMark/>
            <w:tcPrChange w:id="9099"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E30631" w:rsidRDefault="003A1CA3" w:rsidP="006431AB">
            <w:pPr>
              <w:pStyle w:val="BangBody"/>
              <w:rPr>
                <w:ins w:id="9100" w:author="The Si Tran" w:date="2012-12-10T07:33:00Z"/>
                <w:rPrChange w:id="9101" w:author="The Si Tran" w:date="2012-12-14T06:37:00Z">
                  <w:rPr>
                    <w:ins w:id="9102" w:author="The Si Tran" w:date="2012-12-10T07:33:00Z"/>
                    <w:rFonts w:ascii="Calibri" w:eastAsia="Times New Roman" w:hAnsi="Calibri"/>
                    <w:color w:val="000000"/>
                    <w:sz w:val="22"/>
                  </w:rPr>
                </w:rPrChange>
              </w:rPr>
              <w:pPrChange w:id="9103" w:author="The Si Tran" w:date="2012-12-16T08:45:00Z">
                <w:pPr>
                  <w:framePr w:hSpace="180" w:wrap="around" w:vAnchor="text" w:hAnchor="margin" w:y="486"/>
                  <w:spacing w:before="0" w:line="240" w:lineRule="auto"/>
                  <w:jc w:val="left"/>
                </w:pPr>
              </w:pPrChange>
            </w:pPr>
            <w:ins w:id="9104" w:author="The Si Tran" w:date="2012-12-10T07:33:00Z">
              <w:r w:rsidRPr="00E30631">
                <w:rPr>
                  <w:rPrChange w:id="9105" w:author="The Si Tran" w:date="2012-12-14T06:37:00Z">
                    <w:rPr>
                      <w:rFonts w:ascii="Calibri" w:eastAsia="Times New Roman" w:hAnsi="Calibri"/>
                      <w:color w:val="000000"/>
                      <w:sz w:val="22"/>
                    </w:rPr>
                  </w:rPrChange>
                </w:rPr>
                <w:t>MAPE</w:t>
              </w:r>
            </w:ins>
          </w:p>
        </w:tc>
      </w:tr>
      <w:tr w:rsidR="003A1CA3" w:rsidRPr="003A1CA3" w14:paraId="44C9A7B7" w14:textId="77777777" w:rsidTr="00E30631">
        <w:trPr>
          <w:trHeight w:val="543"/>
          <w:ins w:id="9106" w:author="The Si Tran" w:date="2012-12-10T07:33:00Z"/>
          <w:trPrChange w:id="9107" w:author="The Si Tran" w:date="2012-12-14T06:37: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08" w:author="The Si Tran" w:date="2012-12-14T06:37: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E30631" w:rsidRDefault="003A1CA3" w:rsidP="006431AB">
            <w:pPr>
              <w:pStyle w:val="BangBody"/>
              <w:rPr>
                <w:ins w:id="9109" w:author="The Si Tran" w:date="2012-12-10T07:33:00Z"/>
                <w:rPrChange w:id="9110" w:author="The Si Tran" w:date="2012-12-14T06:37:00Z">
                  <w:rPr>
                    <w:ins w:id="9111" w:author="The Si Tran" w:date="2012-12-10T07:33:00Z"/>
                    <w:rFonts w:ascii="Calibri" w:eastAsia="Times New Roman" w:hAnsi="Calibri"/>
                    <w:color w:val="000000"/>
                    <w:sz w:val="22"/>
                  </w:rPr>
                </w:rPrChange>
              </w:rPr>
              <w:pPrChange w:id="9112" w:author="The Si Tran" w:date="2012-12-16T08:45:00Z">
                <w:pPr>
                  <w:framePr w:hSpace="180" w:wrap="around" w:vAnchor="text" w:hAnchor="margin" w:y="486"/>
                  <w:spacing w:before="0" w:line="240" w:lineRule="auto"/>
                  <w:jc w:val="center"/>
                </w:pPr>
              </w:pPrChange>
            </w:pPr>
            <w:ins w:id="9113" w:author="The Si Tran" w:date="2012-12-10T07:33:00Z">
              <w:r w:rsidRPr="00E30631">
                <w:rPr>
                  <w:rPrChange w:id="9114" w:author="The Si Tran" w:date="2012-12-14T06:37:00Z">
                    <w:rPr>
                      <w:rFonts w:ascii="Calibri" w:eastAsia="Times New Roman" w:hAnsi="Calibri"/>
                      <w:color w:val="000000"/>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115"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rsidP="006431AB">
            <w:pPr>
              <w:pStyle w:val="BangBody"/>
              <w:rPr>
                <w:ins w:id="9116" w:author="The Si Tran" w:date="2012-12-10T07:33:00Z"/>
                <w:rPrChange w:id="9117" w:author="The Si Tran" w:date="2012-12-14T06:37:00Z">
                  <w:rPr>
                    <w:ins w:id="9118" w:author="The Si Tran" w:date="2012-12-10T07:33:00Z"/>
                    <w:rFonts w:ascii="Calibri" w:eastAsia="Times New Roman" w:hAnsi="Calibri"/>
                    <w:color w:val="000000"/>
                    <w:sz w:val="22"/>
                  </w:rPr>
                </w:rPrChange>
              </w:rPr>
              <w:pPrChange w:id="9119" w:author="The Si Tran" w:date="2012-12-16T08:45:00Z">
                <w:pPr>
                  <w:framePr w:hSpace="180" w:wrap="around" w:vAnchor="text" w:hAnchor="margin" w:y="486"/>
                  <w:spacing w:before="0" w:line="240" w:lineRule="auto"/>
                  <w:jc w:val="left"/>
                </w:pPr>
              </w:pPrChange>
            </w:pPr>
            <w:ins w:id="9120" w:author="The Si Tran" w:date="2012-12-10T07:33:00Z">
              <w:r w:rsidRPr="00E30631">
                <w:rPr>
                  <w:rPrChange w:id="9121" w:author="The Si Tran" w:date="2012-12-14T06:37:00Z">
                    <w:rPr>
                      <w:rFonts w:ascii="Calibri" w:eastAsia="Times New Roman" w:hAnsi="Calibri"/>
                      <w:color w:val="000000"/>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9122"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rsidP="006431AB">
            <w:pPr>
              <w:pStyle w:val="BangBody"/>
              <w:rPr>
                <w:ins w:id="9123" w:author="The Si Tran" w:date="2012-12-10T07:33:00Z"/>
                <w:rPrChange w:id="9124" w:author="The Si Tran" w:date="2012-12-14T06:37:00Z">
                  <w:rPr>
                    <w:ins w:id="9125" w:author="The Si Tran" w:date="2012-12-10T07:33:00Z"/>
                    <w:rFonts w:ascii="Calibri" w:eastAsia="Times New Roman" w:hAnsi="Calibri"/>
                    <w:color w:val="000000"/>
                    <w:sz w:val="22"/>
                  </w:rPr>
                </w:rPrChange>
              </w:rPr>
              <w:pPrChange w:id="9126" w:author="The Si Tran" w:date="2012-12-16T08:45:00Z">
                <w:pPr>
                  <w:framePr w:hSpace="180" w:wrap="around" w:vAnchor="text" w:hAnchor="margin" w:y="486"/>
                  <w:spacing w:before="0" w:line="240" w:lineRule="auto"/>
                  <w:jc w:val="right"/>
                </w:pPr>
              </w:pPrChange>
            </w:pPr>
            <w:ins w:id="9127" w:author="The Si Tran" w:date="2012-12-10T07:33:00Z">
              <w:r w:rsidRPr="00E30631">
                <w:rPr>
                  <w:rPrChange w:id="9128" w:author="The Si Tran" w:date="2012-12-14T06:37:00Z">
                    <w:rPr>
                      <w:rFonts w:ascii="Calibri" w:eastAsia="Times New Roman" w:hAnsi="Calibri"/>
                      <w:color w:val="000000"/>
                      <w:sz w:val="22"/>
                    </w:rPr>
                  </w:rPrChange>
                </w:rPr>
                <w:t>0.23</w:t>
              </w:r>
            </w:ins>
          </w:p>
        </w:tc>
        <w:tc>
          <w:tcPr>
            <w:tcW w:w="728" w:type="dxa"/>
            <w:tcBorders>
              <w:top w:val="nil"/>
              <w:left w:val="nil"/>
              <w:bottom w:val="single" w:sz="4" w:space="0" w:color="auto"/>
              <w:right w:val="single" w:sz="4" w:space="0" w:color="auto"/>
            </w:tcBorders>
            <w:shd w:val="clear" w:color="auto" w:fill="auto"/>
            <w:noWrap/>
            <w:vAlign w:val="bottom"/>
            <w:hideMark/>
            <w:tcPrChange w:id="9129"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rsidP="006431AB">
            <w:pPr>
              <w:pStyle w:val="BangBody"/>
              <w:rPr>
                <w:ins w:id="9130" w:author="The Si Tran" w:date="2012-12-10T07:33:00Z"/>
                <w:rPrChange w:id="9131" w:author="The Si Tran" w:date="2012-12-14T06:37:00Z">
                  <w:rPr>
                    <w:ins w:id="9132" w:author="The Si Tran" w:date="2012-12-10T07:33:00Z"/>
                    <w:rFonts w:ascii="Calibri" w:eastAsia="Times New Roman" w:hAnsi="Calibri"/>
                    <w:color w:val="000000"/>
                    <w:sz w:val="22"/>
                  </w:rPr>
                </w:rPrChange>
              </w:rPr>
              <w:pPrChange w:id="9133" w:author="The Si Tran" w:date="2012-12-16T08:45:00Z">
                <w:pPr>
                  <w:framePr w:hSpace="180" w:wrap="around" w:vAnchor="text" w:hAnchor="margin" w:y="486"/>
                  <w:spacing w:before="0" w:line="240" w:lineRule="auto"/>
                  <w:jc w:val="right"/>
                </w:pPr>
              </w:pPrChange>
            </w:pPr>
            <w:ins w:id="9134" w:author="The Si Tran" w:date="2012-12-10T07:33:00Z">
              <w:r w:rsidRPr="00E30631">
                <w:rPr>
                  <w:rPrChange w:id="9135" w:author="The Si Tran" w:date="2012-12-14T06:37:00Z">
                    <w:rPr>
                      <w:rFonts w:ascii="Calibri" w:eastAsia="Times New Roman" w:hAnsi="Calibri"/>
                      <w:color w:val="000000"/>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9136"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rsidP="006431AB">
            <w:pPr>
              <w:pStyle w:val="BangBody"/>
              <w:rPr>
                <w:ins w:id="9137" w:author="The Si Tran" w:date="2012-12-10T07:33:00Z"/>
                <w:rPrChange w:id="9138" w:author="The Si Tran" w:date="2012-12-14T06:37:00Z">
                  <w:rPr>
                    <w:ins w:id="9139" w:author="The Si Tran" w:date="2012-12-10T07:33:00Z"/>
                    <w:rFonts w:ascii="Calibri" w:eastAsia="Times New Roman" w:hAnsi="Calibri"/>
                    <w:color w:val="000000"/>
                    <w:sz w:val="22"/>
                  </w:rPr>
                </w:rPrChange>
              </w:rPr>
              <w:pPrChange w:id="9140" w:author="The Si Tran" w:date="2012-12-16T08:45:00Z">
                <w:pPr>
                  <w:framePr w:hSpace="180" w:wrap="around" w:vAnchor="text" w:hAnchor="margin" w:y="486"/>
                  <w:spacing w:before="0" w:line="240" w:lineRule="auto"/>
                  <w:jc w:val="right"/>
                </w:pPr>
              </w:pPrChange>
            </w:pPr>
            <w:ins w:id="9141" w:author="The Si Tran" w:date="2012-12-10T07:33:00Z">
              <w:r w:rsidRPr="00E30631">
                <w:rPr>
                  <w:rPrChange w:id="9142" w:author="The Si Tran" w:date="2012-12-14T06:37:00Z">
                    <w:rPr>
                      <w:rFonts w:ascii="Calibri" w:eastAsia="Times New Roman" w:hAnsi="Calibri"/>
                      <w:color w:val="000000"/>
                      <w:sz w:val="22"/>
                    </w:rPr>
                  </w:rPrChange>
                </w:rPr>
                <w:t>1.34</w:t>
              </w:r>
            </w:ins>
          </w:p>
        </w:tc>
      </w:tr>
      <w:tr w:rsidR="003A1CA3" w:rsidRPr="003A1CA3" w14:paraId="7F436A10" w14:textId="77777777" w:rsidTr="00E30631">
        <w:trPr>
          <w:trHeight w:val="543"/>
          <w:ins w:id="9143" w:author="The Si Tran" w:date="2012-12-10T07:33:00Z"/>
          <w:trPrChange w:id="9144" w:author="The Si Tran" w:date="2012-12-14T06:37: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145" w:author="The Si Tran" w:date="2012-12-14T06:37: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E30631" w:rsidRDefault="003A1CA3" w:rsidP="006431AB">
            <w:pPr>
              <w:pStyle w:val="BangBody"/>
              <w:rPr>
                <w:ins w:id="9146" w:author="The Si Tran" w:date="2012-12-10T07:33:00Z"/>
                <w:rPrChange w:id="9147" w:author="The Si Tran" w:date="2012-12-14T06:37:00Z">
                  <w:rPr>
                    <w:ins w:id="9148" w:author="The Si Tran" w:date="2012-12-10T07:33:00Z"/>
                    <w:rFonts w:ascii="Calibri" w:eastAsia="Times New Roman" w:hAnsi="Calibri"/>
                    <w:color w:val="000000"/>
                    <w:sz w:val="22"/>
                  </w:rPr>
                </w:rPrChange>
              </w:rPr>
              <w:pPrChange w:id="9149"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150"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rsidP="006431AB">
            <w:pPr>
              <w:pStyle w:val="BangBody"/>
              <w:rPr>
                <w:ins w:id="9151" w:author="The Si Tran" w:date="2012-12-10T07:33:00Z"/>
                <w:rPrChange w:id="9152" w:author="The Si Tran" w:date="2012-12-14T06:37:00Z">
                  <w:rPr>
                    <w:ins w:id="9153" w:author="The Si Tran" w:date="2012-12-10T07:33:00Z"/>
                    <w:rFonts w:ascii="Calibri" w:eastAsia="Times New Roman" w:hAnsi="Calibri"/>
                    <w:color w:val="000000"/>
                    <w:sz w:val="22"/>
                  </w:rPr>
                </w:rPrChange>
              </w:rPr>
              <w:pPrChange w:id="9154" w:author="The Si Tran" w:date="2012-12-16T08:45:00Z">
                <w:pPr>
                  <w:framePr w:hSpace="180" w:wrap="around" w:vAnchor="text" w:hAnchor="margin" w:y="486"/>
                  <w:spacing w:before="0" w:line="240" w:lineRule="auto"/>
                  <w:jc w:val="left"/>
                </w:pPr>
              </w:pPrChange>
            </w:pPr>
            <w:ins w:id="9155" w:author="The Si Tran" w:date="2012-12-10T07:33:00Z">
              <w:r w:rsidRPr="00E30631">
                <w:rPr>
                  <w:rPrChange w:id="9156" w:author="The Si Tran" w:date="2012-12-14T06:37:00Z">
                    <w:rPr>
                      <w:rFonts w:ascii="Calibri" w:eastAsia="Times New Roman" w:hAnsi="Calibri"/>
                      <w:color w:val="000000"/>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9157"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E30631" w:rsidRDefault="003A1CA3" w:rsidP="006431AB">
            <w:pPr>
              <w:pStyle w:val="BangBody"/>
              <w:rPr>
                <w:ins w:id="9158" w:author="The Si Tran" w:date="2012-12-10T07:33:00Z"/>
                <w:rPrChange w:id="9159" w:author="The Si Tran" w:date="2012-12-14T06:37:00Z">
                  <w:rPr>
                    <w:ins w:id="9160" w:author="The Si Tran" w:date="2012-12-10T07:33:00Z"/>
                    <w:rFonts w:ascii="Calibri" w:eastAsia="Times New Roman" w:hAnsi="Calibri"/>
                    <w:color w:val="000000"/>
                    <w:sz w:val="22"/>
                  </w:rPr>
                </w:rPrChange>
              </w:rPr>
              <w:pPrChange w:id="9161" w:author="The Si Tran" w:date="2012-12-16T08:45:00Z">
                <w:pPr>
                  <w:framePr w:hSpace="180" w:wrap="around" w:vAnchor="text" w:hAnchor="margin" w:y="486"/>
                  <w:spacing w:before="0" w:line="240" w:lineRule="auto"/>
                  <w:jc w:val="right"/>
                </w:pPr>
              </w:pPrChange>
            </w:pPr>
            <w:ins w:id="9162" w:author="The Si Tran" w:date="2012-12-10T07:33:00Z">
              <w:r w:rsidRPr="00E30631">
                <w:rPr>
                  <w:rPrChange w:id="9163" w:author="The Si Tran" w:date="2012-12-14T06:37:00Z">
                    <w:rPr>
                      <w:rFonts w:ascii="Calibri" w:eastAsia="Times New Roman" w:hAnsi="Calibri"/>
                      <w:color w:val="000000"/>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916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E30631" w:rsidRDefault="003A1CA3" w:rsidP="006431AB">
            <w:pPr>
              <w:pStyle w:val="BangBody"/>
              <w:rPr>
                <w:ins w:id="9165" w:author="The Si Tran" w:date="2012-12-10T07:33:00Z"/>
                <w:rPrChange w:id="9166" w:author="The Si Tran" w:date="2012-12-14T06:37:00Z">
                  <w:rPr>
                    <w:ins w:id="9167" w:author="The Si Tran" w:date="2012-12-10T07:33:00Z"/>
                    <w:rFonts w:ascii="Calibri" w:eastAsia="Times New Roman" w:hAnsi="Calibri"/>
                    <w:color w:val="000000"/>
                    <w:sz w:val="22"/>
                  </w:rPr>
                </w:rPrChange>
              </w:rPr>
              <w:pPrChange w:id="9168" w:author="The Si Tran" w:date="2012-12-16T08:45:00Z">
                <w:pPr>
                  <w:framePr w:hSpace="180" w:wrap="around" w:vAnchor="text" w:hAnchor="margin" w:y="486"/>
                  <w:spacing w:before="0" w:line="240" w:lineRule="auto"/>
                  <w:jc w:val="right"/>
                </w:pPr>
              </w:pPrChange>
            </w:pPr>
            <w:ins w:id="9169" w:author="The Si Tran" w:date="2012-12-10T07:33:00Z">
              <w:r w:rsidRPr="00E30631">
                <w:rPr>
                  <w:rPrChange w:id="9170" w:author="The Si Tran" w:date="2012-12-14T06:37:00Z">
                    <w:rPr>
                      <w:rFonts w:ascii="Calibri" w:eastAsia="Times New Roman" w:hAnsi="Calibri"/>
                      <w:color w:val="000000"/>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9171"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E30631" w:rsidRDefault="003A1CA3" w:rsidP="006431AB">
            <w:pPr>
              <w:pStyle w:val="BangBody"/>
              <w:rPr>
                <w:ins w:id="9172" w:author="The Si Tran" w:date="2012-12-10T07:33:00Z"/>
                <w:rPrChange w:id="9173" w:author="The Si Tran" w:date="2012-12-14T06:37:00Z">
                  <w:rPr>
                    <w:ins w:id="9174" w:author="The Si Tran" w:date="2012-12-10T07:33:00Z"/>
                    <w:rFonts w:ascii="Calibri" w:eastAsia="Times New Roman" w:hAnsi="Calibri"/>
                    <w:color w:val="000000"/>
                    <w:sz w:val="22"/>
                  </w:rPr>
                </w:rPrChange>
              </w:rPr>
              <w:pPrChange w:id="9175" w:author="The Si Tran" w:date="2012-12-16T08:45:00Z">
                <w:pPr>
                  <w:framePr w:hSpace="180" w:wrap="around" w:vAnchor="text" w:hAnchor="margin" w:y="486"/>
                  <w:spacing w:before="0" w:line="240" w:lineRule="auto"/>
                  <w:jc w:val="right"/>
                </w:pPr>
              </w:pPrChange>
            </w:pPr>
            <w:ins w:id="9176" w:author="The Si Tran" w:date="2012-12-10T07:33:00Z">
              <w:r w:rsidRPr="00E30631">
                <w:rPr>
                  <w:rPrChange w:id="9177" w:author="The Si Tran" w:date="2012-12-14T06:37:00Z">
                    <w:rPr>
                      <w:rFonts w:ascii="Calibri" w:eastAsia="Times New Roman" w:hAnsi="Calibri"/>
                      <w:color w:val="000000"/>
                      <w:sz w:val="22"/>
                    </w:rPr>
                  </w:rPrChange>
                </w:rPr>
                <w:t>1.32</w:t>
              </w:r>
            </w:ins>
          </w:p>
        </w:tc>
      </w:tr>
      <w:tr w:rsidR="003A1CA3" w:rsidRPr="003A1CA3" w14:paraId="4965D3C3" w14:textId="77777777" w:rsidTr="00E30631">
        <w:trPr>
          <w:trHeight w:val="270"/>
          <w:ins w:id="9178" w:author="The Si Tran" w:date="2012-12-10T07:33:00Z"/>
          <w:trPrChange w:id="9179" w:author="The Si Tran" w:date="2012-12-14T06:37: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180" w:author="The Si Tran" w:date="2012-12-14T06:37: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77777777" w:rsidR="003A1CA3" w:rsidRPr="00E30631" w:rsidRDefault="003A1CA3" w:rsidP="006431AB">
            <w:pPr>
              <w:pStyle w:val="BangBody"/>
              <w:rPr>
                <w:ins w:id="9181" w:author="The Si Tran" w:date="2012-12-10T07:33:00Z"/>
                <w:rPrChange w:id="9182" w:author="The Si Tran" w:date="2012-12-14T06:37:00Z">
                  <w:rPr>
                    <w:ins w:id="9183" w:author="The Si Tran" w:date="2012-12-10T07:33:00Z"/>
                    <w:rFonts w:ascii="Calibri" w:eastAsia="Times New Roman" w:hAnsi="Calibri"/>
                    <w:color w:val="000000"/>
                    <w:sz w:val="22"/>
                  </w:rPr>
                </w:rPrChange>
              </w:rPr>
              <w:pPrChange w:id="9184" w:author="The Si Tran" w:date="2012-12-16T08:45:00Z">
                <w:pPr>
                  <w:framePr w:hSpace="180" w:wrap="around" w:vAnchor="text" w:hAnchor="margin" w:y="486"/>
                  <w:spacing w:before="0" w:line="240" w:lineRule="auto"/>
                  <w:jc w:val="center"/>
                </w:pPr>
              </w:pPrChange>
            </w:pPr>
            <w:ins w:id="9185" w:author="The Si Tran" w:date="2012-12-10T07:33:00Z">
              <w:r w:rsidRPr="00E30631">
                <w:rPr>
                  <w:rPrChange w:id="9186" w:author="The Si Tran" w:date="2012-12-14T06:37:00Z">
                    <w:rPr>
                      <w:rFonts w:ascii="Calibri" w:eastAsia="Times New Roman" w:hAnsi="Calibri"/>
                      <w:color w:val="000000"/>
                      <w:sz w:val="22"/>
                    </w:rPr>
                  </w:rPrChange>
                </w:rPr>
                <w:t xml:space="preserve">SARIMA </w:t>
              </w:r>
            </w:ins>
          </w:p>
        </w:tc>
        <w:tc>
          <w:tcPr>
            <w:tcW w:w="5985" w:type="dxa"/>
            <w:tcBorders>
              <w:top w:val="nil"/>
              <w:left w:val="nil"/>
              <w:bottom w:val="single" w:sz="4" w:space="0" w:color="auto"/>
              <w:right w:val="single" w:sz="4" w:space="0" w:color="auto"/>
            </w:tcBorders>
            <w:shd w:val="clear" w:color="auto" w:fill="auto"/>
            <w:vAlign w:val="bottom"/>
            <w:hideMark/>
            <w:tcPrChange w:id="9187"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rsidP="006431AB">
            <w:pPr>
              <w:pStyle w:val="BangBody"/>
              <w:rPr>
                <w:ins w:id="9188" w:author="The Si Tran" w:date="2012-12-10T07:33:00Z"/>
                <w:rPrChange w:id="9189" w:author="The Si Tran" w:date="2012-12-14T06:37:00Z">
                  <w:rPr>
                    <w:ins w:id="9190" w:author="The Si Tran" w:date="2012-12-10T07:33:00Z"/>
                    <w:rFonts w:ascii="Calibri" w:eastAsia="Times New Roman" w:hAnsi="Calibri"/>
                    <w:color w:val="000000"/>
                    <w:sz w:val="22"/>
                  </w:rPr>
                </w:rPrChange>
              </w:rPr>
              <w:pPrChange w:id="9191" w:author="The Si Tran" w:date="2012-12-16T08:45:00Z">
                <w:pPr>
                  <w:framePr w:hSpace="180" w:wrap="around" w:vAnchor="text" w:hAnchor="margin" w:y="486"/>
                  <w:spacing w:before="0" w:line="240" w:lineRule="auto"/>
                  <w:jc w:val="left"/>
                </w:pPr>
              </w:pPrChange>
            </w:pPr>
            <w:ins w:id="9192" w:author="The Si Tran" w:date="2012-12-10T07:33:00Z">
              <w:r w:rsidRPr="00E30631">
                <w:rPr>
                  <w:rPrChange w:id="9193" w:author="The Si Tran" w:date="2012-12-14T06:37:00Z">
                    <w:rPr>
                      <w:rFonts w:ascii="Calibri" w:eastAsia="Times New Roman" w:hAnsi="Calibri"/>
                      <w:color w:val="000000"/>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bottom"/>
            <w:hideMark/>
            <w:tcPrChange w:id="919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rsidP="006431AB">
            <w:pPr>
              <w:pStyle w:val="BangBody"/>
              <w:rPr>
                <w:ins w:id="9195" w:author="The Si Tran" w:date="2012-12-10T07:33:00Z"/>
                <w:rPrChange w:id="9196" w:author="The Si Tran" w:date="2012-12-14T06:37:00Z">
                  <w:rPr>
                    <w:ins w:id="9197" w:author="The Si Tran" w:date="2012-12-10T07:33:00Z"/>
                    <w:rFonts w:ascii="Calibri" w:eastAsia="Times New Roman" w:hAnsi="Calibri"/>
                    <w:color w:val="000000"/>
                    <w:sz w:val="22"/>
                  </w:rPr>
                </w:rPrChange>
              </w:rPr>
              <w:pPrChange w:id="9198" w:author="The Si Tran" w:date="2012-12-16T08:45:00Z">
                <w:pPr>
                  <w:framePr w:hSpace="180" w:wrap="around" w:vAnchor="text" w:hAnchor="margin" w:y="486"/>
                  <w:spacing w:before="0" w:line="240" w:lineRule="auto"/>
                  <w:jc w:val="right"/>
                </w:pPr>
              </w:pPrChange>
            </w:pPr>
            <w:ins w:id="9199" w:author="The Si Tran" w:date="2012-12-10T07:33:00Z">
              <w:r w:rsidRPr="00E30631">
                <w:rPr>
                  <w:rPrChange w:id="9200" w:author="The Si Tran" w:date="2012-12-14T06:37:00Z">
                    <w:rPr>
                      <w:rFonts w:ascii="Calibri" w:eastAsia="Times New Roman" w:hAnsi="Calibri"/>
                      <w:color w:val="000000"/>
                      <w:sz w:val="22"/>
                    </w:rPr>
                  </w:rPrChange>
                </w:rPr>
                <w:t>0.24</w:t>
              </w:r>
            </w:ins>
          </w:p>
        </w:tc>
        <w:tc>
          <w:tcPr>
            <w:tcW w:w="728" w:type="dxa"/>
            <w:tcBorders>
              <w:top w:val="nil"/>
              <w:left w:val="nil"/>
              <w:bottom w:val="single" w:sz="4" w:space="0" w:color="auto"/>
              <w:right w:val="single" w:sz="4" w:space="0" w:color="auto"/>
            </w:tcBorders>
            <w:shd w:val="clear" w:color="auto" w:fill="auto"/>
            <w:noWrap/>
            <w:vAlign w:val="bottom"/>
            <w:hideMark/>
            <w:tcPrChange w:id="9201"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rsidP="006431AB">
            <w:pPr>
              <w:pStyle w:val="BangBody"/>
              <w:rPr>
                <w:ins w:id="9202" w:author="The Si Tran" w:date="2012-12-10T07:33:00Z"/>
                <w:rPrChange w:id="9203" w:author="The Si Tran" w:date="2012-12-14T06:37:00Z">
                  <w:rPr>
                    <w:ins w:id="9204" w:author="The Si Tran" w:date="2012-12-10T07:33:00Z"/>
                    <w:rFonts w:ascii="Calibri" w:eastAsia="Times New Roman" w:hAnsi="Calibri"/>
                    <w:color w:val="000000"/>
                    <w:sz w:val="22"/>
                  </w:rPr>
                </w:rPrChange>
              </w:rPr>
              <w:pPrChange w:id="9205" w:author="The Si Tran" w:date="2012-12-16T08:45:00Z">
                <w:pPr>
                  <w:framePr w:hSpace="180" w:wrap="around" w:vAnchor="text" w:hAnchor="margin" w:y="486"/>
                  <w:spacing w:before="0" w:line="240" w:lineRule="auto"/>
                  <w:jc w:val="right"/>
                </w:pPr>
              </w:pPrChange>
            </w:pPr>
            <w:ins w:id="9206" w:author="The Si Tran" w:date="2012-12-10T07:33:00Z">
              <w:r w:rsidRPr="00E30631">
                <w:rPr>
                  <w:rPrChange w:id="9207" w:author="The Si Tran" w:date="2012-12-14T06:37:00Z">
                    <w:rPr>
                      <w:rFonts w:ascii="Calibri" w:eastAsia="Times New Roman" w:hAnsi="Calibri"/>
                      <w:color w:val="000000"/>
                      <w:sz w:val="22"/>
                    </w:rPr>
                  </w:rPrChange>
                </w:rPr>
                <w:t>0.1</w:t>
              </w:r>
            </w:ins>
          </w:p>
        </w:tc>
        <w:tc>
          <w:tcPr>
            <w:tcW w:w="850" w:type="dxa"/>
            <w:tcBorders>
              <w:top w:val="nil"/>
              <w:left w:val="nil"/>
              <w:bottom w:val="single" w:sz="4" w:space="0" w:color="auto"/>
              <w:right w:val="single" w:sz="4" w:space="0" w:color="auto"/>
            </w:tcBorders>
            <w:shd w:val="clear" w:color="auto" w:fill="auto"/>
            <w:noWrap/>
            <w:vAlign w:val="bottom"/>
            <w:hideMark/>
            <w:tcPrChange w:id="920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rsidP="006431AB">
            <w:pPr>
              <w:pStyle w:val="BangBody"/>
              <w:rPr>
                <w:ins w:id="9209" w:author="The Si Tran" w:date="2012-12-10T07:33:00Z"/>
                <w:rPrChange w:id="9210" w:author="The Si Tran" w:date="2012-12-14T06:37:00Z">
                  <w:rPr>
                    <w:ins w:id="9211" w:author="The Si Tran" w:date="2012-12-10T07:33:00Z"/>
                    <w:rFonts w:ascii="Calibri" w:eastAsia="Times New Roman" w:hAnsi="Calibri"/>
                    <w:color w:val="000000"/>
                    <w:sz w:val="22"/>
                  </w:rPr>
                </w:rPrChange>
              </w:rPr>
              <w:pPrChange w:id="9212" w:author="The Si Tran" w:date="2012-12-16T08:45:00Z">
                <w:pPr>
                  <w:framePr w:hSpace="180" w:wrap="around" w:vAnchor="text" w:hAnchor="margin" w:y="486"/>
                  <w:spacing w:before="0" w:line="240" w:lineRule="auto"/>
                  <w:jc w:val="right"/>
                </w:pPr>
              </w:pPrChange>
            </w:pPr>
            <w:ins w:id="9213" w:author="The Si Tran" w:date="2012-12-10T07:33:00Z">
              <w:r w:rsidRPr="00E30631">
                <w:rPr>
                  <w:rPrChange w:id="9214" w:author="The Si Tran" w:date="2012-12-14T06:37:00Z">
                    <w:rPr>
                      <w:rFonts w:ascii="Calibri" w:eastAsia="Times New Roman" w:hAnsi="Calibri"/>
                      <w:color w:val="000000"/>
                      <w:sz w:val="22"/>
                    </w:rPr>
                  </w:rPrChange>
                </w:rPr>
                <w:t>1.42</w:t>
              </w:r>
            </w:ins>
          </w:p>
        </w:tc>
      </w:tr>
      <w:tr w:rsidR="003A1CA3" w:rsidRPr="003A1CA3" w14:paraId="5DD03605" w14:textId="77777777" w:rsidTr="00E30631">
        <w:trPr>
          <w:trHeight w:val="815"/>
          <w:ins w:id="9215" w:author="The Si Tran" w:date="2012-12-10T07:33:00Z"/>
          <w:trPrChange w:id="9216" w:author="The Si Tran" w:date="2012-12-14T06:37: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17" w:author="The Si Tran" w:date="2012-12-14T06:37: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E30631" w:rsidRDefault="003A1CA3" w:rsidP="006431AB">
            <w:pPr>
              <w:pStyle w:val="BangBody"/>
              <w:rPr>
                <w:ins w:id="9218" w:author="The Si Tran" w:date="2012-12-10T07:33:00Z"/>
                <w:rPrChange w:id="9219" w:author="The Si Tran" w:date="2012-12-14T06:37:00Z">
                  <w:rPr>
                    <w:ins w:id="9220" w:author="The Si Tran" w:date="2012-12-10T07:33:00Z"/>
                    <w:rFonts w:ascii="Calibri" w:eastAsia="Times New Roman" w:hAnsi="Calibri"/>
                    <w:color w:val="000000"/>
                    <w:sz w:val="22"/>
                  </w:rPr>
                </w:rPrChange>
              </w:rPr>
              <w:pPrChange w:id="9221" w:author="The Si Tran" w:date="2012-12-16T08:45:00Z">
                <w:pPr>
                  <w:framePr w:hSpace="180" w:wrap="around" w:vAnchor="text" w:hAnchor="margin" w:y="486"/>
                  <w:spacing w:before="0" w:line="240" w:lineRule="auto"/>
                  <w:jc w:val="center"/>
                </w:pPr>
              </w:pPrChange>
            </w:pPr>
            <w:ins w:id="9222" w:author="The Si Tran" w:date="2012-12-10T07:33:00Z">
              <w:r w:rsidRPr="00E30631">
                <w:rPr>
                  <w:rPrChange w:id="9223" w:author="The Si Tran" w:date="2012-12-14T06:37:00Z">
                    <w:rPr>
                      <w:rFonts w:ascii="Calibri" w:eastAsia="Times New Roman" w:hAnsi="Calibri"/>
                      <w:color w:val="000000"/>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224"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rsidP="006431AB">
            <w:pPr>
              <w:pStyle w:val="BangBody"/>
              <w:rPr>
                <w:ins w:id="9225" w:author="The Si Tran" w:date="2012-12-10T07:33:00Z"/>
                <w:rPrChange w:id="9226" w:author="The Si Tran" w:date="2012-12-14T06:37:00Z">
                  <w:rPr>
                    <w:ins w:id="9227" w:author="The Si Tran" w:date="2012-12-10T07:33:00Z"/>
                    <w:rFonts w:ascii="Calibri" w:eastAsia="Times New Roman" w:hAnsi="Calibri"/>
                    <w:color w:val="000000"/>
                    <w:sz w:val="22"/>
                  </w:rPr>
                </w:rPrChange>
              </w:rPr>
              <w:pPrChange w:id="9228" w:author="The Si Tran" w:date="2012-12-16T08:45:00Z">
                <w:pPr>
                  <w:framePr w:hSpace="180" w:wrap="around" w:vAnchor="text" w:hAnchor="margin" w:y="486"/>
                  <w:spacing w:before="0" w:line="240" w:lineRule="auto"/>
                  <w:jc w:val="left"/>
                </w:pPr>
              </w:pPrChange>
            </w:pPr>
            <w:ins w:id="9229" w:author="The Si Tran" w:date="2012-12-10T07:33:00Z">
              <w:r w:rsidRPr="00E30631">
                <w:rPr>
                  <w:rPrChange w:id="9230" w:author="The Si Tran" w:date="2012-12-14T06:37:00Z">
                    <w:rPr>
                      <w:rFonts w:ascii="Calibri" w:eastAsia="Times New Roman" w:hAnsi="Calibri"/>
                      <w:color w:val="000000"/>
                      <w:sz w:val="22"/>
                    </w:rPr>
                  </w:rPrChange>
                </w:rPr>
                <w:t>ARIMA(2, 0, 2)(0, 0, 0)0</w:t>
              </w:r>
              <w:r w:rsidRPr="00E30631">
                <w:rPr>
                  <w:rPrChange w:id="9231" w:author="The Si Tran" w:date="2012-12-14T06:37:00Z">
                    <w:rPr>
                      <w:rFonts w:ascii="Calibri" w:eastAsia="Times New Roman" w:hAnsi="Calibri"/>
                      <w:color w:val="000000"/>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9232"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E30631" w:rsidRDefault="003A1CA3" w:rsidP="006431AB">
            <w:pPr>
              <w:pStyle w:val="BangBody"/>
              <w:rPr>
                <w:ins w:id="9233" w:author="The Si Tran" w:date="2012-12-10T07:33:00Z"/>
                <w:rPrChange w:id="9234" w:author="The Si Tran" w:date="2012-12-14T06:37:00Z">
                  <w:rPr>
                    <w:ins w:id="9235" w:author="The Si Tran" w:date="2012-12-10T07:33:00Z"/>
                    <w:rFonts w:ascii="Calibri" w:eastAsia="Times New Roman" w:hAnsi="Calibri"/>
                    <w:color w:val="000000"/>
                    <w:sz w:val="22"/>
                  </w:rPr>
                </w:rPrChange>
              </w:rPr>
              <w:pPrChange w:id="9236" w:author="The Si Tran" w:date="2012-12-16T08:45:00Z">
                <w:pPr>
                  <w:framePr w:hSpace="180" w:wrap="around" w:vAnchor="text" w:hAnchor="margin" w:y="486"/>
                  <w:spacing w:before="0" w:line="240" w:lineRule="auto"/>
                  <w:jc w:val="right"/>
                </w:pPr>
              </w:pPrChange>
            </w:pPr>
            <w:ins w:id="9237" w:author="The Si Tran" w:date="2012-12-10T07:33:00Z">
              <w:r w:rsidRPr="00E30631">
                <w:rPr>
                  <w:rPrChange w:id="9238" w:author="The Si Tran" w:date="2012-12-14T06:37:00Z">
                    <w:rPr>
                      <w:rFonts w:ascii="Calibri" w:eastAsia="Times New Roman" w:hAnsi="Calibri"/>
                      <w:color w:val="000000"/>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9239"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E30631" w:rsidRDefault="003A1CA3" w:rsidP="006431AB">
            <w:pPr>
              <w:pStyle w:val="BangBody"/>
              <w:rPr>
                <w:ins w:id="9240" w:author="The Si Tran" w:date="2012-12-10T07:33:00Z"/>
                <w:rPrChange w:id="9241" w:author="The Si Tran" w:date="2012-12-14T06:37:00Z">
                  <w:rPr>
                    <w:ins w:id="9242" w:author="The Si Tran" w:date="2012-12-10T07:33:00Z"/>
                    <w:rFonts w:ascii="Calibri" w:eastAsia="Times New Roman" w:hAnsi="Calibri"/>
                    <w:color w:val="000000"/>
                    <w:sz w:val="22"/>
                  </w:rPr>
                </w:rPrChange>
              </w:rPr>
              <w:pPrChange w:id="9243" w:author="The Si Tran" w:date="2012-12-16T08:45:00Z">
                <w:pPr>
                  <w:framePr w:hSpace="180" w:wrap="around" w:vAnchor="text" w:hAnchor="margin" w:y="486"/>
                  <w:spacing w:before="0" w:line="240" w:lineRule="auto"/>
                  <w:jc w:val="right"/>
                </w:pPr>
              </w:pPrChange>
            </w:pPr>
            <w:ins w:id="9244" w:author="The Si Tran" w:date="2012-12-10T07:33:00Z">
              <w:r w:rsidRPr="00E30631">
                <w:rPr>
                  <w:rPrChange w:id="9245" w:author="The Si Tran" w:date="2012-12-14T06:37:00Z">
                    <w:rPr>
                      <w:rFonts w:ascii="Calibri" w:eastAsia="Times New Roman" w:hAnsi="Calibri"/>
                      <w:color w:val="000000"/>
                      <w:sz w:val="22"/>
                    </w:rPr>
                  </w:rPrChange>
                </w:rPr>
                <w:t>0.087</w:t>
              </w:r>
            </w:ins>
          </w:p>
        </w:tc>
        <w:tc>
          <w:tcPr>
            <w:tcW w:w="850" w:type="dxa"/>
            <w:tcBorders>
              <w:top w:val="nil"/>
              <w:left w:val="nil"/>
              <w:bottom w:val="single" w:sz="4" w:space="0" w:color="auto"/>
              <w:right w:val="single" w:sz="4" w:space="0" w:color="auto"/>
            </w:tcBorders>
            <w:shd w:val="clear" w:color="auto" w:fill="auto"/>
            <w:noWrap/>
            <w:vAlign w:val="bottom"/>
            <w:hideMark/>
            <w:tcPrChange w:id="9246"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E30631" w:rsidRDefault="003A1CA3" w:rsidP="006431AB">
            <w:pPr>
              <w:pStyle w:val="BangBody"/>
              <w:rPr>
                <w:ins w:id="9247" w:author="The Si Tran" w:date="2012-12-10T07:33:00Z"/>
                <w:rPrChange w:id="9248" w:author="The Si Tran" w:date="2012-12-14T06:37:00Z">
                  <w:rPr>
                    <w:ins w:id="9249" w:author="The Si Tran" w:date="2012-12-10T07:33:00Z"/>
                    <w:rFonts w:ascii="Calibri" w:eastAsia="Times New Roman" w:hAnsi="Calibri"/>
                    <w:color w:val="000000"/>
                    <w:sz w:val="22"/>
                  </w:rPr>
                </w:rPrChange>
              </w:rPr>
              <w:pPrChange w:id="9250" w:author="The Si Tran" w:date="2012-12-16T08:45:00Z">
                <w:pPr>
                  <w:framePr w:hSpace="180" w:wrap="around" w:vAnchor="text" w:hAnchor="margin" w:y="486"/>
                  <w:spacing w:before="0" w:line="240" w:lineRule="auto"/>
                  <w:jc w:val="right"/>
                </w:pPr>
              </w:pPrChange>
            </w:pPr>
            <w:ins w:id="9251" w:author="The Si Tran" w:date="2012-12-10T07:33:00Z">
              <w:r w:rsidRPr="00E30631">
                <w:rPr>
                  <w:rPrChange w:id="9252" w:author="The Si Tran" w:date="2012-12-14T06:37:00Z">
                    <w:rPr>
                      <w:rFonts w:ascii="Calibri" w:eastAsia="Times New Roman" w:hAnsi="Calibri"/>
                      <w:color w:val="000000"/>
                      <w:sz w:val="22"/>
                    </w:rPr>
                  </w:rPrChange>
                </w:rPr>
                <w:t>1.32</w:t>
              </w:r>
            </w:ins>
          </w:p>
        </w:tc>
      </w:tr>
      <w:tr w:rsidR="003A1CA3" w:rsidRPr="003A1CA3" w14:paraId="61779DDC" w14:textId="77777777" w:rsidTr="00E30631">
        <w:trPr>
          <w:trHeight w:val="815"/>
          <w:ins w:id="9253" w:author="The Si Tran" w:date="2012-12-10T07:33:00Z"/>
          <w:trPrChange w:id="9254" w:author="The Si Tran" w:date="2012-12-14T06:37: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255" w:author="The Si Tran" w:date="2012-12-14T06:37: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rsidP="006431AB">
            <w:pPr>
              <w:pStyle w:val="BangBody"/>
              <w:rPr>
                <w:ins w:id="9256" w:author="The Si Tran" w:date="2012-12-10T07:33:00Z"/>
                <w:rPrChange w:id="9257" w:author="The Si Tran" w:date="2012-12-14T06:37:00Z">
                  <w:rPr>
                    <w:ins w:id="9258" w:author="The Si Tran" w:date="2012-12-10T07:33:00Z"/>
                    <w:rFonts w:ascii="Calibri" w:eastAsia="Times New Roman" w:hAnsi="Calibri"/>
                    <w:color w:val="000000"/>
                    <w:sz w:val="22"/>
                  </w:rPr>
                </w:rPrChange>
              </w:rPr>
              <w:pPrChange w:id="9259"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260"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rsidP="006431AB">
            <w:pPr>
              <w:pStyle w:val="BangBody"/>
              <w:rPr>
                <w:ins w:id="9261" w:author="The Si Tran" w:date="2012-12-10T07:33:00Z"/>
                <w:rPrChange w:id="9262" w:author="The Si Tran" w:date="2012-12-14T06:37:00Z">
                  <w:rPr>
                    <w:ins w:id="9263" w:author="The Si Tran" w:date="2012-12-10T07:33:00Z"/>
                    <w:rFonts w:ascii="Calibri" w:eastAsia="Times New Roman" w:hAnsi="Calibri"/>
                    <w:color w:val="000000"/>
                    <w:sz w:val="22"/>
                  </w:rPr>
                </w:rPrChange>
              </w:rPr>
              <w:pPrChange w:id="9264" w:author="The Si Tran" w:date="2012-12-16T08:45:00Z">
                <w:pPr>
                  <w:framePr w:hSpace="180" w:wrap="around" w:vAnchor="text" w:hAnchor="margin" w:y="486"/>
                  <w:spacing w:before="0" w:line="240" w:lineRule="auto"/>
                  <w:jc w:val="left"/>
                </w:pPr>
              </w:pPrChange>
            </w:pPr>
            <w:ins w:id="9265" w:author="The Si Tran" w:date="2012-12-10T07:33:00Z">
              <w:r w:rsidRPr="00E30631">
                <w:rPr>
                  <w:rPrChange w:id="9266" w:author="The Si Tran" w:date="2012-12-14T06:37:00Z">
                    <w:rPr>
                      <w:rFonts w:ascii="Calibri" w:eastAsia="Times New Roman" w:hAnsi="Calibri"/>
                      <w:color w:val="000000"/>
                      <w:sz w:val="22"/>
                    </w:rPr>
                  </w:rPrChange>
                </w:rPr>
                <w:t>ARIMA(2, 0, 2)(0, 0, 0)0</w:t>
              </w:r>
              <w:r w:rsidRPr="00E30631">
                <w:rPr>
                  <w:rPrChange w:id="9267" w:author="The Si Tran" w:date="2012-12-14T06:37:00Z">
                    <w:rPr>
                      <w:rFonts w:ascii="Calibri" w:eastAsia="Times New Roman" w:hAnsi="Calibri"/>
                      <w:color w:val="000000"/>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9268"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rsidP="006431AB">
            <w:pPr>
              <w:pStyle w:val="BangBody"/>
              <w:rPr>
                <w:ins w:id="9269" w:author="The Si Tran" w:date="2012-12-10T07:33:00Z"/>
                <w:rPrChange w:id="9270" w:author="The Si Tran" w:date="2012-12-14T06:37:00Z">
                  <w:rPr>
                    <w:ins w:id="9271" w:author="The Si Tran" w:date="2012-12-10T07:33:00Z"/>
                    <w:rFonts w:ascii="Calibri" w:eastAsia="Times New Roman" w:hAnsi="Calibri"/>
                    <w:color w:val="000000"/>
                    <w:sz w:val="22"/>
                  </w:rPr>
                </w:rPrChange>
              </w:rPr>
              <w:pPrChange w:id="9272" w:author="The Si Tran" w:date="2012-12-16T08:45:00Z">
                <w:pPr>
                  <w:framePr w:hSpace="180" w:wrap="around" w:vAnchor="text" w:hAnchor="margin" w:y="486"/>
                  <w:spacing w:before="0" w:line="240" w:lineRule="auto"/>
                  <w:jc w:val="right"/>
                </w:pPr>
              </w:pPrChange>
            </w:pPr>
            <w:ins w:id="9273" w:author="The Si Tran" w:date="2012-12-10T07:33:00Z">
              <w:r w:rsidRPr="00E30631">
                <w:rPr>
                  <w:rPrChange w:id="9274" w:author="The Si Tran" w:date="2012-12-14T06:37:00Z">
                    <w:rPr>
                      <w:rFonts w:ascii="Calibri" w:eastAsia="Times New Roman" w:hAnsi="Calibri"/>
                      <w:color w:val="000000"/>
                      <w:sz w:val="22"/>
                    </w:rPr>
                  </w:rPrChange>
                </w:rPr>
                <w:t>0.28</w:t>
              </w:r>
            </w:ins>
          </w:p>
        </w:tc>
        <w:tc>
          <w:tcPr>
            <w:tcW w:w="728" w:type="dxa"/>
            <w:tcBorders>
              <w:top w:val="nil"/>
              <w:left w:val="nil"/>
              <w:bottom w:val="single" w:sz="4" w:space="0" w:color="auto"/>
              <w:right w:val="single" w:sz="4" w:space="0" w:color="auto"/>
            </w:tcBorders>
            <w:shd w:val="clear" w:color="auto" w:fill="auto"/>
            <w:noWrap/>
            <w:vAlign w:val="bottom"/>
            <w:hideMark/>
            <w:tcPrChange w:id="9275"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rsidP="006431AB">
            <w:pPr>
              <w:pStyle w:val="BangBody"/>
              <w:rPr>
                <w:ins w:id="9276" w:author="The Si Tran" w:date="2012-12-10T07:33:00Z"/>
                <w:rPrChange w:id="9277" w:author="The Si Tran" w:date="2012-12-14T06:37:00Z">
                  <w:rPr>
                    <w:ins w:id="9278" w:author="The Si Tran" w:date="2012-12-10T07:33:00Z"/>
                    <w:rFonts w:ascii="Calibri" w:eastAsia="Times New Roman" w:hAnsi="Calibri"/>
                    <w:color w:val="000000"/>
                    <w:sz w:val="22"/>
                  </w:rPr>
                </w:rPrChange>
              </w:rPr>
              <w:pPrChange w:id="9279" w:author="The Si Tran" w:date="2012-12-16T08:45:00Z">
                <w:pPr>
                  <w:framePr w:hSpace="180" w:wrap="around" w:vAnchor="text" w:hAnchor="margin" w:y="486"/>
                  <w:spacing w:before="0" w:line="240" w:lineRule="auto"/>
                  <w:jc w:val="right"/>
                </w:pPr>
              </w:pPrChange>
            </w:pPr>
            <w:ins w:id="9280" w:author="The Si Tran" w:date="2012-12-10T07:33:00Z">
              <w:r w:rsidRPr="00E30631">
                <w:rPr>
                  <w:rPrChange w:id="9281" w:author="The Si Tran" w:date="2012-12-14T06:37:00Z">
                    <w:rPr>
                      <w:rFonts w:ascii="Calibri" w:eastAsia="Times New Roman" w:hAnsi="Calibri"/>
                      <w:color w:val="000000"/>
                      <w:sz w:val="22"/>
                    </w:rPr>
                  </w:rPrChange>
                </w:rPr>
                <w:t>0.13</w:t>
              </w:r>
            </w:ins>
          </w:p>
        </w:tc>
        <w:tc>
          <w:tcPr>
            <w:tcW w:w="850" w:type="dxa"/>
            <w:tcBorders>
              <w:top w:val="nil"/>
              <w:left w:val="nil"/>
              <w:bottom w:val="single" w:sz="4" w:space="0" w:color="auto"/>
              <w:right w:val="single" w:sz="4" w:space="0" w:color="auto"/>
            </w:tcBorders>
            <w:shd w:val="clear" w:color="auto" w:fill="auto"/>
            <w:noWrap/>
            <w:vAlign w:val="bottom"/>
            <w:hideMark/>
            <w:tcPrChange w:id="9282"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rsidP="006431AB">
            <w:pPr>
              <w:pStyle w:val="BangBody"/>
              <w:rPr>
                <w:ins w:id="9283" w:author="The Si Tran" w:date="2012-12-10T07:33:00Z"/>
                <w:rPrChange w:id="9284" w:author="The Si Tran" w:date="2012-12-14T06:37:00Z">
                  <w:rPr>
                    <w:ins w:id="9285" w:author="The Si Tran" w:date="2012-12-10T07:33:00Z"/>
                    <w:rFonts w:ascii="Calibri" w:eastAsia="Times New Roman" w:hAnsi="Calibri"/>
                    <w:color w:val="000000"/>
                    <w:sz w:val="22"/>
                  </w:rPr>
                </w:rPrChange>
              </w:rPr>
              <w:pPrChange w:id="9286" w:author="The Si Tran" w:date="2012-12-16T08:45:00Z">
                <w:pPr>
                  <w:framePr w:hSpace="180" w:wrap="around" w:vAnchor="text" w:hAnchor="margin" w:y="486"/>
                  <w:spacing w:before="0" w:line="240" w:lineRule="auto"/>
                  <w:jc w:val="right"/>
                </w:pPr>
              </w:pPrChange>
            </w:pPr>
            <w:ins w:id="9287" w:author="The Si Tran" w:date="2012-12-10T07:33:00Z">
              <w:r w:rsidRPr="00E30631">
                <w:rPr>
                  <w:rPrChange w:id="9288" w:author="The Si Tran" w:date="2012-12-14T06:37:00Z">
                    <w:rPr>
                      <w:rFonts w:ascii="Calibri" w:eastAsia="Times New Roman" w:hAnsi="Calibri"/>
                      <w:color w:val="000000"/>
                      <w:sz w:val="22"/>
                    </w:rPr>
                  </w:rPrChange>
                </w:rPr>
                <w:t>1.7</w:t>
              </w:r>
            </w:ins>
          </w:p>
        </w:tc>
      </w:tr>
    </w:tbl>
    <w:p w14:paraId="44EFD9C9" w14:textId="77777777" w:rsidR="003A1CA3" w:rsidRDefault="003A1CA3">
      <w:pPr>
        <w:rPr>
          <w:ins w:id="9289" w:author="The Si Tran" w:date="2012-12-10T07:33:00Z"/>
        </w:rPr>
        <w:pPrChange w:id="9290" w:author="The Si Tran" w:date="2012-12-10T07:32:00Z">
          <w:pPr>
            <w:pStyle w:val="Heading1"/>
            <w:jc w:val="left"/>
          </w:pPr>
        </w:pPrChange>
      </w:pPr>
    </w:p>
    <w:p w14:paraId="7792E666" w14:textId="064C8B36" w:rsidR="00726875" w:rsidRPr="004D696B" w:rsidRDefault="00E30631">
      <w:pPr>
        <w:pStyle w:val="Bang"/>
        <w:rPr>
          <w:ins w:id="9291" w:author="The Si Tran" w:date="2012-12-11T20:13:00Z"/>
        </w:rPr>
        <w:pPrChange w:id="9292" w:author="The Si Tran" w:date="2012-12-11T23:56:00Z">
          <w:pPr>
            <w:pStyle w:val="Heading3"/>
            <w:numPr>
              <w:ilvl w:val="0"/>
              <w:numId w:val="0"/>
            </w:numPr>
            <w:tabs>
              <w:tab w:val="clear" w:pos="1080"/>
            </w:tabs>
            <w:ind w:left="0" w:firstLine="0"/>
            <w:jc w:val="center"/>
          </w:pPr>
        </w:pPrChange>
      </w:pPr>
      <w:bookmarkStart w:id="9293" w:name="_Toc343033799"/>
      <w:bookmarkStart w:id="9294" w:name="_Toc343226128"/>
      <w:ins w:id="9295" w:author="The Si Tran" w:date="2012-12-14T06:38:00Z">
        <w:r w:rsidRPr="006041AD">
          <w:rPr>
            <w:b/>
          </w:rPr>
          <w:t>Bảng 6.7:</w:t>
        </w:r>
        <w:r w:rsidRPr="004D696B">
          <w:t xml:space="preserve"> Kết quả thực nghiệm chuỗi dữ liệu</w:t>
        </w:r>
        <w:r>
          <w:t xml:space="preserve"> </w:t>
        </w:r>
        <w:r w:rsidRPr="004D696B">
          <w:t>Prices</w:t>
        </w:r>
      </w:ins>
      <w:bookmarkEnd w:id="9293"/>
      <w:bookmarkEnd w:id="9294"/>
    </w:p>
    <w:tbl>
      <w:tblPr>
        <w:tblW w:w="9496" w:type="dxa"/>
        <w:tblLook w:val="04A0" w:firstRow="1" w:lastRow="0" w:firstColumn="1" w:lastColumn="0" w:noHBand="0" w:noVBand="1"/>
        <w:tblPrChange w:id="9296" w:author="The Si Tran" w:date="2012-12-14T06:38:00Z">
          <w:tblPr>
            <w:tblpPr w:leftFromText="180" w:rightFromText="180" w:vertAnchor="page" w:horzAnchor="margin" w:tblpY="2296"/>
            <w:tblW w:w="10054" w:type="dxa"/>
            <w:tblLook w:val="04A0" w:firstRow="1" w:lastRow="0" w:firstColumn="1" w:lastColumn="0" w:noHBand="0" w:noVBand="1"/>
          </w:tblPr>
        </w:tblPrChange>
      </w:tblPr>
      <w:tblGrid>
        <w:gridCol w:w="1141"/>
        <w:gridCol w:w="5854"/>
        <w:gridCol w:w="752"/>
        <w:gridCol w:w="871"/>
        <w:gridCol w:w="878"/>
        <w:tblGridChange w:id="9297">
          <w:tblGrid>
            <w:gridCol w:w="1072"/>
            <w:gridCol w:w="6557"/>
            <w:gridCol w:w="767"/>
            <w:gridCol w:w="830"/>
            <w:gridCol w:w="828"/>
          </w:tblGrid>
        </w:tblGridChange>
      </w:tblGrid>
      <w:tr w:rsidR="00A80B78" w:rsidRPr="007F5C98" w14:paraId="1E2C0D10" w14:textId="77777777" w:rsidTr="00E30631">
        <w:trPr>
          <w:trHeight w:val="295"/>
          <w:ins w:id="9298" w:author="The Si Tran" w:date="2012-12-12T07:51:00Z"/>
          <w:trPrChange w:id="9299" w:author="The Si Tran" w:date="2012-12-14T06:38: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300"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rsidP="006431AB">
            <w:pPr>
              <w:pStyle w:val="BangBody"/>
              <w:rPr>
                <w:ins w:id="9301" w:author="The Si Tran" w:date="2012-12-12T07:51:00Z"/>
                <w:rPrChange w:id="9302" w:author="The Si Tran" w:date="2012-12-14T06:37:00Z">
                  <w:rPr>
                    <w:ins w:id="9303" w:author="The Si Tran" w:date="2012-12-12T07:51:00Z"/>
                    <w:rFonts w:eastAsia="Times New Roman"/>
                    <w:color w:val="000000"/>
                    <w:sz w:val="22"/>
                  </w:rPr>
                </w:rPrChange>
              </w:rPr>
              <w:pPrChange w:id="9304"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bottom"/>
            <w:hideMark/>
            <w:tcPrChange w:id="9305" w:author="The Si Tran" w:date="2012-12-14T06:38: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E30631" w:rsidRDefault="00A80B78" w:rsidP="006431AB">
            <w:pPr>
              <w:pStyle w:val="BangBody"/>
              <w:rPr>
                <w:ins w:id="9306" w:author="The Si Tran" w:date="2012-12-12T07:51:00Z"/>
                <w:rPrChange w:id="9307" w:author="The Si Tran" w:date="2012-12-14T06:37:00Z">
                  <w:rPr>
                    <w:ins w:id="9308" w:author="The Si Tran" w:date="2012-12-12T07:51:00Z"/>
                    <w:rFonts w:eastAsia="Times New Roman"/>
                    <w:color w:val="000000"/>
                    <w:sz w:val="22"/>
                  </w:rPr>
                </w:rPrChange>
              </w:rPr>
              <w:pPrChange w:id="9309" w:author="The Si Tran" w:date="2012-12-16T08:46:00Z">
                <w:pPr>
                  <w:spacing w:before="0" w:line="240" w:lineRule="auto"/>
                  <w:jc w:val="left"/>
                </w:pPr>
              </w:pPrChange>
            </w:pPr>
            <w:ins w:id="9310" w:author="The Si Tran" w:date="2012-12-12T07:51:00Z">
              <w:r w:rsidRPr="00E30631">
                <w:rPr>
                  <w:rPrChange w:id="9311" w:author="The Si Tran" w:date="2012-12-14T06:37:00Z">
                    <w:rPr>
                      <w:rFonts w:eastAsia="Times New Roman"/>
                      <w:color w:val="000000"/>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bottom"/>
            <w:hideMark/>
            <w:tcPrChange w:id="9312" w:author="The Si Tran" w:date="2012-12-14T06:38: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E30631" w:rsidRDefault="00A80B78" w:rsidP="006431AB">
            <w:pPr>
              <w:pStyle w:val="BangBody"/>
              <w:rPr>
                <w:ins w:id="9313" w:author="The Si Tran" w:date="2012-12-12T07:51:00Z"/>
                <w:rPrChange w:id="9314" w:author="The Si Tran" w:date="2012-12-14T06:37:00Z">
                  <w:rPr>
                    <w:ins w:id="9315" w:author="The Si Tran" w:date="2012-12-12T07:51:00Z"/>
                    <w:rFonts w:eastAsia="Times New Roman"/>
                    <w:color w:val="000000"/>
                    <w:sz w:val="22"/>
                  </w:rPr>
                </w:rPrChange>
              </w:rPr>
              <w:pPrChange w:id="9316" w:author="The Si Tran" w:date="2012-12-16T08:46:00Z">
                <w:pPr>
                  <w:spacing w:before="0" w:line="240" w:lineRule="auto"/>
                  <w:jc w:val="left"/>
                </w:pPr>
              </w:pPrChange>
            </w:pPr>
            <w:ins w:id="9317" w:author="The Si Tran" w:date="2012-12-12T07:51:00Z">
              <w:r w:rsidRPr="00E30631">
                <w:rPr>
                  <w:rPrChange w:id="9318" w:author="The Si Tran" w:date="2012-12-14T06:37:00Z">
                    <w:rPr>
                      <w:rFonts w:eastAsia="Times New Roman"/>
                      <w:color w:val="000000"/>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bottom"/>
            <w:hideMark/>
            <w:tcPrChange w:id="9319" w:author="The Si Tran" w:date="2012-12-14T06:38: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E30631" w:rsidRDefault="00A80B78" w:rsidP="006431AB">
            <w:pPr>
              <w:pStyle w:val="BangBody"/>
              <w:rPr>
                <w:ins w:id="9320" w:author="The Si Tran" w:date="2012-12-12T07:51:00Z"/>
                <w:rPrChange w:id="9321" w:author="The Si Tran" w:date="2012-12-14T06:37:00Z">
                  <w:rPr>
                    <w:ins w:id="9322" w:author="The Si Tran" w:date="2012-12-12T07:51:00Z"/>
                    <w:rFonts w:eastAsia="Times New Roman"/>
                    <w:color w:val="000000"/>
                    <w:sz w:val="22"/>
                  </w:rPr>
                </w:rPrChange>
              </w:rPr>
              <w:pPrChange w:id="9323" w:author="The Si Tran" w:date="2012-12-16T08:46:00Z">
                <w:pPr>
                  <w:spacing w:before="0" w:line="240" w:lineRule="auto"/>
                  <w:jc w:val="left"/>
                </w:pPr>
              </w:pPrChange>
            </w:pPr>
            <w:ins w:id="9324" w:author="The Si Tran" w:date="2012-12-12T07:51:00Z">
              <w:r w:rsidRPr="00E30631">
                <w:rPr>
                  <w:rPrChange w:id="9325" w:author="The Si Tran" w:date="2012-12-14T06:37:00Z">
                    <w:rPr>
                      <w:rFonts w:eastAsia="Times New Roman"/>
                      <w:color w:val="000000"/>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bottom"/>
            <w:hideMark/>
            <w:tcPrChange w:id="9326"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E30631" w:rsidRDefault="00A80B78" w:rsidP="006431AB">
            <w:pPr>
              <w:pStyle w:val="BangBody"/>
              <w:rPr>
                <w:ins w:id="9327" w:author="The Si Tran" w:date="2012-12-12T07:51:00Z"/>
                <w:rPrChange w:id="9328" w:author="The Si Tran" w:date="2012-12-14T06:37:00Z">
                  <w:rPr>
                    <w:ins w:id="9329" w:author="The Si Tran" w:date="2012-12-12T07:51:00Z"/>
                    <w:rFonts w:eastAsia="Times New Roman"/>
                    <w:color w:val="000000"/>
                    <w:sz w:val="22"/>
                  </w:rPr>
                </w:rPrChange>
              </w:rPr>
              <w:pPrChange w:id="9330" w:author="The Si Tran" w:date="2012-12-16T08:46:00Z">
                <w:pPr>
                  <w:spacing w:before="0" w:line="240" w:lineRule="auto"/>
                  <w:jc w:val="left"/>
                </w:pPr>
              </w:pPrChange>
            </w:pPr>
            <w:ins w:id="9331" w:author="The Si Tran" w:date="2012-12-12T07:51:00Z">
              <w:r w:rsidRPr="00E30631">
                <w:rPr>
                  <w:rPrChange w:id="9332" w:author="The Si Tran" w:date="2012-12-14T06:37:00Z">
                    <w:rPr>
                      <w:rFonts w:eastAsia="Times New Roman"/>
                      <w:color w:val="000000"/>
                      <w:sz w:val="22"/>
                    </w:rPr>
                  </w:rPrChange>
                </w:rPr>
                <w:t>MAPE</w:t>
              </w:r>
            </w:ins>
          </w:p>
        </w:tc>
      </w:tr>
      <w:tr w:rsidR="00A80B78" w:rsidRPr="007F5C98" w14:paraId="7021695F" w14:textId="77777777" w:rsidTr="00E30631">
        <w:trPr>
          <w:trHeight w:val="593"/>
          <w:ins w:id="9333" w:author="The Si Tran" w:date="2012-12-12T07:51:00Z"/>
          <w:trPrChange w:id="9334" w:author="The Si Tran" w:date="2012-12-14T06:38: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35"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E30631" w:rsidRDefault="00A80B78" w:rsidP="006431AB">
            <w:pPr>
              <w:pStyle w:val="BangBody"/>
              <w:rPr>
                <w:ins w:id="9336" w:author="The Si Tran" w:date="2012-12-12T07:51:00Z"/>
                <w:rPrChange w:id="9337" w:author="The Si Tran" w:date="2012-12-14T06:37:00Z">
                  <w:rPr>
                    <w:ins w:id="9338" w:author="The Si Tran" w:date="2012-12-12T07:51:00Z"/>
                    <w:rFonts w:eastAsia="Times New Roman"/>
                    <w:color w:val="000000"/>
                    <w:sz w:val="22"/>
                  </w:rPr>
                </w:rPrChange>
              </w:rPr>
              <w:pPrChange w:id="9339" w:author="The Si Tran" w:date="2012-12-16T08:46:00Z">
                <w:pPr>
                  <w:spacing w:before="0" w:line="240" w:lineRule="auto"/>
                  <w:jc w:val="center"/>
                </w:pPr>
              </w:pPrChange>
            </w:pPr>
            <w:ins w:id="9340" w:author="The Si Tran" w:date="2012-12-12T07:51:00Z">
              <w:r w:rsidRPr="00E30631">
                <w:rPr>
                  <w:rPrChange w:id="9341" w:author="The Si Tran" w:date="2012-12-14T06:37:00Z">
                    <w:rPr>
                      <w:rFonts w:eastAsia="Times New Roman"/>
                      <w:color w:val="000000"/>
                      <w:sz w:val="22"/>
                    </w:rPr>
                  </w:rPrChange>
                </w:rPr>
                <w:lastRenderedPageBreak/>
                <w:t>ANNs</w:t>
              </w:r>
            </w:ins>
          </w:p>
        </w:tc>
        <w:tc>
          <w:tcPr>
            <w:tcW w:w="5854" w:type="dxa"/>
            <w:tcBorders>
              <w:top w:val="nil"/>
              <w:left w:val="nil"/>
              <w:bottom w:val="single" w:sz="4" w:space="0" w:color="auto"/>
              <w:right w:val="single" w:sz="4" w:space="0" w:color="auto"/>
            </w:tcBorders>
            <w:shd w:val="clear" w:color="auto" w:fill="auto"/>
            <w:vAlign w:val="bottom"/>
            <w:hideMark/>
            <w:tcPrChange w:id="9342"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rsidP="006431AB">
            <w:pPr>
              <w:pStyle w:val="BangBody"/>
              <w:rPr>
                <w:ins w:id="9343" w:author="The Si Tran" w:date="2012-12-12T07:51:00Z"/>
                <w:rPrChange w:id="9344" w:author="The Si Tran" w:date="2012-12-14T06:37:00Z">
                  <w:rPr>
                    <w:ins w:id="9345" w:author="The Si Tran" w:date="2012-12-12T07:51:00Z"/>
                    <w:rFonts w:eastAsia="Times New Roman"/>
                    <w:color w:val="000000"/>
                    <w:sz w:val="22"/>
                  </w:rPr>
                </w:rPrChange>
              </w:rPr>
              <w:pPrChange w:id="9346" w:author="The Si Tran" w:date="2012-12-16T08:46:00Z">
                <w:pPr>
                  <w:spacing w:before="0" w:line="240" w:lineRule="auto"/>
                  <w:jc w:val="left"/>
                </w:pPr>
              </w:pPrChange>
            </w:pPr>
            <w:ins w:id="9347" w:author="The Si Tran" w:date="2012-12-12T07:51:00Z">
              <w:r w:rsidRPr="00E30631">
                <w:rPr>
                  <w:rPrChange w:id="9348" w:author="The Si Tran" w:date="2012-12-14T06:37:00Z">
                    <w:rPr>
                      <w:rFonts w:eastAsia="Times New Roman"/>
                      <w:color w:val="000000"/>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9349"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rsidP="006431AB">
            <w:pPr>
              <w:pStyle w:val="BangBody"/>
              <w:rPr>
                <w:ins w:id="9350" w:author="The Si Tran" w:date="2012-12-12T07:51:00Z"/>
                <w:rPrChange w:id="9351" w:author="The Si Tran" w:date="2012-12-14T06:37:00Z">
                  <w:rPr>
                    <w:ins w:id="9352" w:author="The Si Tran" w:date="2012-12-12T07:51:00Z"/>
                    <w:rFonts w:eastAsia="Times New Roman"/>
                    <w:color w:val="000000"/>
                    <w:sz w:val="22"/>
                  </w:rPr>
                </w:rPrChange>
              </w:rPr>
              <w:pPrChange w:id="9353" w:author="The Si Tran" w:date="2012-12-16T08:46:00Z">
                <w:pPr>
                  <w:spacing w:before="0" w:line="240" w:lineRule="auto"/>
                  <w:jc w:val="right"/>
                </w:pPr>
              </w:pPrChange>
            </w:pPr>
            <w:ins w:id="9354" w:author="The Si Tran" w:date="2012-12-12T07:51:00Z">
              <w:r w:rsidRPr="00E30631">
                <w:rPr>
                  <w:rPrChange w:id="9355" w:author="The Si Tran" w:date="2012-12-14T06:37:00Z">
                    <w:rPr>
                      <w:rFonts w:eastAsia="Times New Roman"/>
                      <w:color w:val="000000"/>
                      <w:sz w:val="22"/>
                    </w:rPr>
                  </w:rPrChange>
                </w:rPr>
                <w:t>9.98</w:t>
              </w:r>
            </w:ins>
          </w:p>
        </w:tc>
        <w:tc>
          <w:tcPr>
            <w:tcW w:w="871" w:type="dxa"/>
            <w:tcBorders>
              <w:top w:val="nil"/>
              <w:left w:val="nil"/>
              <w:bottom w:val="single" w:sz="4" w:space="0" w:color="auto"/>
              <w:right w:val="single" w:sz="4" w:space="0" w:color="auto"/>
            </w:tcBorders>
            <w:shd w:val="clear" w:color="auto" w:fill="auto"/>
            <w:noWrap/>
            <w:vAlign w:val="bottom"/>
            <w:hideMark/>
            <w:tcPrChange w:id="9356"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rsidP="006431AB">
            <w:pPr>
              <w:pStyle w:val="BangBody"/>
              <w:rPr>
                <w:ins w:id="9357" w:author="The Si Tran" w:date="2012-12-12T07:51:00Z"/>
                <w:rPrChange w:id="9358" w:author="The Si Tran" w:date="2012-12-14T06:37:00Z">
                  <w:rPr>
                    <w:ins w:id="9359" w:author="The Si Tran" w:date="2012-12-12T07:51:00Z"/>
                    <w:rFonts w:eastAsia="Times New Roman"/>
                    <w:color w:val="000000"/>
                    <w:sz w:val="22"/>
                  </w:rPr>
                </w:rPrChange>
              </w:rPr>
              <w:pPrChange w:id="9360" w:author="The Si Tran" w:date="2012-12-16T08:46:00Z">
                <w:pPr>
                  <w:spacing w:before="0" w:line="240" w:lineRule="auto"/>
                  <w:jc w:val="right"/>
                </w:pPr>
              </w:pPrChange>
            </w:pPr>
            <w:ins w:id="9361" w:author="The Si Tran" w:date="2012-12-12T07:51:00Z">
              <w:r w:rsidRPr="00E30631">
                <w:rPr>
                  <w:rPrChange w:id="9362" w:author="The Si Tran" w:date="2012-12-14T06:37:00Z">
                    <w:rPr>
                      <w:rFonts w:eastAsia="Times New Roman"/>
                      <w:color w:val="000000"/>
                      <w:sz w:val="22"/>
                    </w:rPr>
                  </w:rPrChange>
                </w:rPr>
                <w:t>174.11</w:t>
              </w:r>
            </w:ins>
          </w:p>
        </w:tc>
        <w:tc>
          <w:tcPr>
            <w:tcW w:w="878" w:type="dxa"/>
            <w:tcBorders>
              <w:top w:val="nil"/>
              <w:left w:val="nil"/>
              <w:bottom w:val="single" w:sz="4" w:space="0" w:color="auto"/>
              <w:right w:val="single" w:sz="4" w:space="0" w:color="auto"/>
            </w:tcBorders>
            <w:shd w:val="clear" w:color="auto" w:fill="auto"/>
            <w:noWrap/>
            <w:vAlign w:val="bottom"/>
            <w:hideMark/>
            <w:tcPrChange w:id="9363"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rsidP="006431AB">
            <w:pPr>
              <w:pStyle w:val="BangBody"/>
              <w:rPr>
                <w:ins w:id="9364" w:author="The Si Tran" w:date="2012-12-12T07:51:00Z"/>
                <w:rPrChange w:id="9365" w:author="The Si Tran" w:date="2012-12-14T06:37:00Z">
                  <w:rPr>
                    <w:ins w:id="9366" w:author="The Si Tran" w:date="2012-12-12T07:51:00Z"/>
                    <w:rFonts w:eastAsia="Times New Roman"/>
                    <w:color w:val="000000"/>
                    <w:sz w:val="22"/>
                  </w:rPr>
                </w:rPrChange>
              </w:rPr>
              <w:pPrChange w:id="9367" w:author="The Si Tran" w:date="2012-12-16T08:46:00Z">
                <w:pPr>
                  <w:spacing w:before="0" w:line="240" w:lineRule="auto"/>
                  <w:jc w:val="right"/>
                </w:pPr>
              </w:pPrChange>
            </w:pPr>
            <w:ins w:id="9368" w:author="The Si Tran" w:date="2012-12-12T07:51:00Z">
              <w:r w:rsidRPr="00E30631">
                <w:rPr>
                  <w:rPrChange w:id="9369" w:author="The Si Tran" w:date="2012-12-14T06:37:00Z">
                    <w:rPr>
                      <w:rFonts w:eastAsia="Times New Roman"/>
                      <w:color w:val="000000"/>
                      <w:sz w:val="22"/>
                    </w:rPr>
                  </w:rPrChange>
                </w:rPr>
                <w:t>2.2</w:t>
              </w:r>
            </w:ins>
          </w:p>
        </w:tc>
      </w:tr>
      <w:tr w:rsidR="00A80B78" w:rsidRPr="007F5C98" w14:paraId="31026145" w14:textId="77777777" w:rsidTr="00E30631">
        <w:trPr>
          <w:trHeight w:val="593"/>
          <w:ins w:id="9370" w:author="The Si Tran" w:date="2012-12-12T07:51:00Z"/>
          <w:trPrChange w:id="9371" w:author="The Si Tran" w:date="2012-12-14T06:38: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9372"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E30631" w:rsidRDefault="00A80B78" w:rsidP="006431AB">
            <w:pPr>
              <w:pStyle w:val="BangBody"/>
              <w:rPr>
                <w:ins w:id="9373" w:author="The Si Tran" w:date="2012-12-12T07:51:00Z"/>
                <w:rPrChange w:id="9374" w:author="The Si Tran" w:date="2012-12-14T06:37:00Z">
                  <w:rPr>
                    <w:ins w:id="9375" w:author="The Si Tran" w:date="2012-12-12T07:51:00Z"/>
                    <w:rFonts w:eastAsia="Times New Roman"/>
                    <w:color w:val="000000"/>
                    <w:sz w:val="22"/>
                  </w:rPr>
                </w:rPrChange>
              </w:rPr>
              <w:pPrChange w:id="9376"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377"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rsidP="006431AB">
            <w:pPr>
              <w:pStyle w:val="BangBody"/>
              <w:rPr>
                <w:ins w:id="9378" w:author="The Si Tran" w:date="2012-12-12T07:51:00Z"/>
                <w:rPrChange w:id="9379" w:author="The Si Tran" w:date="2012-12-14T06:37:00Z">
                  <w:rPr>
                    <w:ins w:id="9380" w:author="The Si Tran" w:date="2012-12-12T07:51:00Z"/>
                    <w:rFonts w:eastAsia="Times New Roman"/>
                    <w:color w:val="000000"/>
                    <w:sz w:val="22"/>
                  </w:rPr>
                </w:rPrChange>
              </w:rPr>
              <w:pPrChange w:id="9381" w:author="The Si Tran" w:date="2012-12-16T08:46:00Z">
                <w:pPr>
                  <w:spacing w:before="0" w:line="240" w:lineRule="auto"/>
                  <w:jc w:val="left"/>
                </w:pPr>
              </w:pPrChange>
            </w:pPr>
            <w:ins w:id="9382" w:author="The Si Tran" w:date="2012-12-12T07:51:00Z">
              <w:r w:rsidRPr="00E30631">
                <w:rPr>
                  <w:rPrChange w:id="9383" w:author="The Si Tran" w:date="2012-12-14T06:37:00Z">
                    <w:rPr>
                      <w:rFonts w:eastAsia="Times New Roman"/>
                      <w:color w:val="000000"/>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9384"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rsidP="006431AB">
            <w:pPr>
              <w:pStyle w:val="BangBody"/>
              <w:rPr>
                <w:ins w:id="9385" w:author="The Si Tran" w:date="2012-12-12T07:51:00Z"/>
                <w:rPrChange w:id="9386" w:author="The Si Tran" w:date="2012-12-14T06:37:00Z">
                  <w:rPr>
                    <w:ins w:id="9387" w:author="The Si Tran" w:date="2012-12-12T07:51:00Z"/>
                    <w:rFonts w:eastAsia="Times New Roman"/>
                    <w:color w:val="000000"/>
                    <w:sz w:val="22"/>
                  </w:rPr>
                </w:rPrChange>
              </w:rPr>
              <w:pPrChange w:id="9388" w:author="The Si Tran" w:date="2012-12-16T08:46:00Z">
                <w:pPr>
                  <w:spacing w:before="0" w:line="240" w:lineRule="auto"/>
                  <w:jc w:val="right"/>
                </w:pPr>
              </w:pPrChange>
            </w:pPr>
            <w:ins w:id="9389" w:author="The Si Tran" w:date="2012-12-12T07:51:00Z">
              <w:r w:rsidRPr="00E30631">
                <w:rPr>
                  <w:rPrChange w:id="9390" w:author="The Si Tran" w:date="2012-12-14T06:37:00Z">
                    <w:rPr>
                      <w:rFonts w:eastAsia="Times New Roman"/>
                      <w:color w:val="000000"/>
                      <w:sz w:val="22"/>
                    </w:rPr>
                  </w:rPrChange>
                </w:rPr>
                <w:t>15.53</w:t>
              </w:r>
            </w:ins>
          </w:p>
        </w:tc>
        <w:tc>
          <w:tcPr>
            <w:tcW w:w="871" w:type="dxa"/>
            <w:tcBorders>
              <w:top w:val="nil"/>
              <w:left w:val="nil"/>
              <w:bottom w:val="single" w:sz="4" w:space="0" w:color="auto"/>
              <w:right w:val="single" w:sz="4" w:space="0" w:color="auto"/>
            </w:tcBorders>
            <w:shd w:val="clear" w:color="auto" w:fill="auto"/>
            <w:noWrap/>
            <w:vAlign w:val="bottom"/>
            <w:hideMark/>
            <w:tcPrChange w:id="9391"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rsidP="006431AB">
            <w:pPr>
              <w:pStyle w:val="BangBody"/>
              <w:rPr>
                <w:ins w:id="9392" w:author="The Si Tran" w:date="2012-12-12T07:51:00Z"/>
                <w:rPrChange w:id="9393" w:author="The Si Tran" w:date="2012-12-14T06:37:00Z">
                  <w:rPr>
                    <w:ins w:id="9394" w:author="The Si Tran" w:date="2012-12-12T07:51:00Z"/>
                    <w:rFonts w:eastAsia="Times New Roman"/>
                    <w:color w:val="000000"/>
                    <w:sz w:val="22"/>
                  </w:rPr>
                </w:rPrChange>
              </w:rPr>
              <w:pPrChange w:id="9395" w:author="The Si Tran" w:date="2012-12-16T08:46:00Z">
                <w:pPr>
                  <w:spacing w:before="0" w:line="240" w:lineRule="auto"/>
                  <w:jc w:val="right"/>
                </w:pPr>
              </w:pPrChange>
            </w:pPr>
            <w:ins w:id="9396" w:author="The Si Tran" w:date="2012-12-12T07:51:00Z">
              <w:r w:rsidRPr="00E30631">
                <w:rPr>
                  <w:rPrChange w:id="9397" w:author="The Si Tran" w:date="2012-12-14T06:37:00Z">
                    <w:rPr>
                      <w:rFonts w:eastAsia="Times New Roman"/>
                      <w:color w:val="000000"/>
                      <w:sz w:val="22"/>
                    </w:rPr>
                  </w:rPrChange>
                </w:rPr>
                <w:t>356</w:t>
              </w:r>
            </w:ins>
          </w:p>
        </w:tc>
        <w:tc>
          <w:tcPr>
            <w:tcW w:w="878" w:type="dxa"/>
            <w:tcBorders>
              <w:top w:val="nil"/>
              <w:left w:val="nil"/>
              <w:bottom w:val="single" w:sz="4" w:space="0" w:color="auto"/>
              <w:right w:val="single" w:sz="4" w:space="0" w:color="auto"/>
            </w:tcBorders>
            <w:shd w:val="clear" w:color="auto" w:fill="auto"/>
            <w:noWrap/>
            <w:vAlign w:val="bottom"/>
            <w:hideMark/>
            <w:tcPrChange w:id="9398"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rsidP="006431AB">
            <w:pPr>
              <w:pStyle w:val="BangBody"/>
              <w:rPr>
                <w:ins w:id="9399" w:author="The Si Tran" w:date="2012-12-12T07:51:00Z"/>
                <w:rPrChange w:id="9400" w:author="The Si Tran" w:date="2012-12-14T06:37:00Z">
                  <w:rPr>
                    <w:ins w:id="9401" w:author="The Si Tran" w:date="2012-12-12T07:51:00Z"/>
                    <w:rFonts w:eastAsia="Times New Roman"/>
                    <w:color w:val="000000"/>
                    <w:sz w:val="22"/>
                  </w:rPr>
                </w:rPrChange>
              </w:rPr>
              <w:pPrChange w:id="9402" w:author="The Si Tran" w:date="2012-12-16T08:46:00Z">
                <w:pPr>
                  <w:spacing w:before="0" w:line="240" w:lineRule="auto"/>
                  <w:jc w:val="right"/>
                </w:pPr>
              </w:pPrChange>
            </w:pPr>
            <w:ins w:id="9403" w:author="The Si Tran" w:date="2012-12-12T07:51:00Z">
              <w:r w:rsidRPr="00E30631">
                <w:rPr>
                  <w:rPrChange w:id="9404" w:author="The Si Tran" w:date="2012-12-14T06:37:00Z">
                    <w:rPr>
                      <w:rFonts w:eastAsia="Times New Roman"/>
                      <w:color w:val="000000"/>
                      <w:sz w:val="22"/>
                    </w:rPr>
                  </w:rPrChange>
                </w:rPr>
                <w:t>3.08</w:t>
              </w:r>
            </w:ins>
          </w:p>
        </w:tc>
      </w:tr>
      <w:tr w:rsidR="00A80B78" w:rsidRPr="007F5C98" w14:paraId="7AFBC497" w14:textId="77777777" w:rsidTr="00E30631">
        <w:trPr>
          <w:trHeight w:val="295"/>
          <w:ins w:id="9405" w:author="The Si Tran" w:date="2012-12-12T07:51:00Z"/>
          <w:trPrChange w:id="9406" w:author="The Si Tran" w:date="2012-12-14T06:38: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9407"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77777777" w:rsidR="00A80B78" w:rsidRPr="00E30631" w:rsidRDefault="00A80B78" w:rsidP="006431AB">
            <w:pPr>
              <w:pStyle w:val="BangBody"/>
              <w:rPr>
                <w:ins w:id="9408" w:author="The Si Tran" w:date="2012-12-12T07:51:00Z"/>
                <w:rPrChange w:id="9409" w:author="The Si Tran" w:date="2012-12-14T06:37:00Z">
                  <w:rPr>
                    <w:ins w:id="9410" w:author="The Si Tran" w:date="2012-12-12T07:51:00Z"/>
                    <w:rFonts w:eastAsia="Times New Roman"/>
                    <w:color w:val="000000"/>
                    <w:sz w:val="22"/>
                  </w:rPr>
                </w:rPrChange>
              </w:rPr>
              <w:pPrChange w:id="9411" w:author="The Si Tran" w:date="2012-12-16T08:46:00Z">
                <w:pPr>
                  <w:spacing w:before="0" w:line="240" w:lineRule="auto"/>
                  <w:jc w:val="center"/>
                </w:pPr>
              </w:pPrChange>
            </w:pPr>
            <w:ins w:id="9412" w:author="The Si Tran" w:date="2012-12-12T07:51:00Z">
              <w:r w:rsidRPr="00E30631">
                <w:rPr>
                  <w:rPrChange w:id="9413" w:author="The Si Tran" w:date="2012-12-14T06:37:00Z">
                    <w:rPr>
                      <w:rFonts w:eastAsia="Times New Roman"/>
                      <w:color w:val="000000"/>
                      <w:sz w:val="22"/>
                    </w:rPr>
                  </w:rPrChange>
                </w:rPr>
                <w:t xml:space="preserve">SARIMA </w:t>
              </w:r>
            </w:ins>
          </w:p>
        </w:tc>
        <w:tc>
          <w:tcPr>
            <w:tcW w:w="5854" w:type="dxa"/>
            <w:tcBorders>
              <w:top w:val="nil"/>
              <w:left w:val="nil"/>
              <w:bottom w:val="single" w:sz="4" w:space="0" w:color="auto"/>
              <w:right w:val="single" w:sz="4" w:space="0" w:color="auto"/>
            </w:tcBorders>
            <w:shd w:val="clear" w:color="auto" w:fill="auto"/>
            <w:vAlign w:val="bottom"/>
            <w:hideMark/>
            <w:tcPrChange w:id="9414"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rsidP="006431AB">
            <w:pPr>
              <w:pStyle w:val="BangBody"/>
              <w:rPr>
                <w:ins w:id="9415" w:author="The Si Tran" w:date="2012-12-12T07:51:00Z"/>
                <w:rPrChange w:id="9416" w:author="The Si Tran" w:date="2012-12-14T06:37:00Z">
                  <w:rPr>
                    <w:ins w:id="9417" w:author="The Si Tran" w:date="2012-12-12T07:51:00Z"/>
                    <w:rFonts w:eastAsia="Times New Roman"/>
                    <w:color w:val="000000"/>
                    <w:sz w:val="22"/>
                  </w:rPr>
                </w:rPrChange>
              </w:rPr>
              <w:pPrChange w:id="9418" w:author="The Si Tran" w:date="2012-12-16T08:46:00Z">
                <w:pPr>
                  <w:spacing w:before="0" w:line="240" w:lineRule="auto"/>
                  <w:jc w:val="left"/>
                </w:pPr>
              </w:pPrChange>
            </w:pPr>
            <w:ins w:id="9419" w:author="The Si Tran" w:date="2012-12-12T07:51:00Z">
              <w:r w:rsidRPr="00E30631">
                <w:rPr>
                  <w:rPrChange w:id="9420" w:author="The Si Tran" w:date="2012-12-14T06:37:00Z">
                    <w:rPr>
                      <w:rFonts w:eastAsia="Times New Roman"/>
                      <w:color w:val="000000"/>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bottom"/>
            <w:hideMark/>
            <w:tcPrChange w:id="9421"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E30631" w:rsidRDefault="00A80B78" w:rsidP="006431AB">
            <w:pPr>
              <w:pStyle w:val="BangBody"/>
              <w:rPr>
                <w:ins w:id="9422" w:author="The Si Tran" w:date="2012-12-12T07:51:00Z"/>
                <w:rPrChange w:id="9423" w:author="The Si Tran" w:date="2012-12-14T06:37:00Z">
                  <w:rPr>
                    <w:ins w:id="9424" w:author="The Si Tran" w:date="2012-12-12T07:51:00Z"/>
                    <w:rFonts w:eastAsia="Times New Roman"/>
                    <w:color w:val="000000"/>
                    <w:sz w:val="22"/>
                  </w:rPr>
                </w:rPrChange>
              </w:rPr>
              <w:pPrChange w:id="9425" w:author="The Si Tran" w:date="2012-12-16T08:46:00Z">
                <w:pPr>
                  <w:spacing w:before="0" w:line="240" w:lineRule="auto"/>
                  <w:jc w:val="right"/>
                </w:pPr>
              </w:pPrChange>
            </w:pPr>
            <w:ins w:id="9426" w:author="The Si Tran" w:date="2012-12-12T07:51:00Z">
              <w:r w:rsidRPr="00E30631">
                <w:rPr>
                  <w:rPrChange w:id="9427" w:author="The Si Tran" w:date="2012-12-14T06:37:00Z">
                    <w:rPr>
                      <w:rFonts w:eastAsia="Times New Roman"/>
                      <w:color w:val="000000"/>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9428"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E30631" w:rsidRDefault="00A80B78" w:rsidP="006431AB">
            <w:pPr>
              <w:pStyle w:val="BangBody"/>
              <w:rPr>
                <w:ins w:id="9429" w:author="The Si Tran" w:date="2012-12-12T07:51:00Z"/>
                <w:rPrChange w:id="9430" w:author="The Si Tran" w:date="2012-12-14T06:37:00Z">
                  <w:rPr>
                    <w:ins w:id="9431" w:author="The Si Tran" w:date="2012-12-12T07:51:00Z"/>
                    <w:rFonts w:eastAsia="Times New Roman"/>
                    <w:color w:val="000000"/>
                    <w:sz w:val="22"/>
                  </w:rPr>
                </w:rPrChange>
              </w:rPr>
              <w:pPrChange w:id="9432" w:author="The Si Tran" w:date="2012-12-16T08:46:00Z">
                <w:pPr>
                  <w:spacing w:before="0" w:line="240" w:lineRule="auto"/>
                  <w:jc w:val="right"/>
                </w:pPr>
              </w:pPrChange>
            </w:pPr>
            <w:ins w:id="9433" w:author="The Si Tran" w:date="2012-12-12T07:51:00Z">
              <w:r w:rsidRPr="00E30631">
                <w:rPr>
                  <w:rPrChange w:id="9434" w:author="The Si Tran" w:date="2012-12-14T06:37:00Z">
                    <w:rPr>
                      <w:rFonts w:eastAsia="Times New Roman"/>
                      <w:color w:val="000000"/>
                      <w:sz w:val="22"/>
                    </w:rPr>
                  </w:rPrChange>
                </w:rPr>
                <w:t>51.99</w:t>
              </w:r>
            </w:ins>
          </w:p>
        </w:tc>
        <w:tc>
          <w:tcPr>
            <w:tcW w:w="878" w:type="dxa"/>
            <w:tcBorders>
              <w:top w:val="nil"/>
              <w:left w:val="nil"/>
              <w:bottom w:val="single" w:sz="4" w:space="0" w:color="auto"/>
              <w:right w:val="single" w:sz="4" w:space="0" w:color="auto"/>
            </w:tcBorders>
            <w:shd w:val="clear" w:color="auto" w:fill="auto"/>
            <w:noWrap/>
            <w:vAlign w:val="bottom"/>
            <w:hideMark/>
            <w:tcPrChange w:id="9435"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E30631" w:rsidRDefault="00A80B78" w:rsidP="006431AB">
            <w:pPr>
              <w:pStyle w:val="BangBody"/>
              <w:rPr>
                <w:ins w:id="9436" w:author="The Si Tran" w:date="2012-12-12T07:51:00Z"/>
                <w:rPrChange w:id="9437" w:author="The Si Tran" w:date="2012-12-14T06:37:00Z">
                  <w:rPr>
                    <w:ins w:id="9438" w:author="The Si Tran" w:date="2012-12-12T07:51:00Z"/>
                    <w:rFonts w:eastAsia="Times New Roman"/>
                    <w:color w:val="000000"/>
                    <w:sz w:val="22"/>
                  </w:rPr>
                </w:rPrChange>
              </w:rPr>
              <w:pPrChange w:id="9439" w:author="The Si Tran" w:date="2012-12-16T08:46:00Z">
                <w:pPr>
                  <w:spacing w:before="0" w:line="240" w:lineRule="auto"/>
                  <w:jc w:val="right"/>
                </w:pPr>
              </w:pPrChange>
            </w:pPr>
            <w:ins w:id="9440" w:author="The Si Tran" w:date="2012-12-12T07:51:00Z">
              <w:r w:rsidRPr="00E30631">
                <w:rPr>
                  <w:rPrChange w:id="9441" w:author="The Si Tran" w:date="2012-12-14T06:37:00Z">
                    <w:rPr>
                      <w:rFonts w:eastAsia="Times New Roman"/>
                      <w:color w:val="000000"/>
                      <w:sz w:val="22"/>
                    </w:rPr>
                  </w:rPrChange>
                </w:rPr>
                <w:t>1.19</w:t>
              </w:r>
            </w:ins>
          </w:p>
        </w:tc>
      </w:tr>
      <w:tr w:rsidR="00A80B78" w:rsidRPr="007F5C98" w14:paraId="7815F608" w14:textId="77777777" w:rsidTr="00E30631">
        <w:trPr>
          <w:trHeight w:val="891"/>
          <w:ins w:id="9442" w:author="The Si Tran" w:date="2012-12-12T07:51:00Z"/>
          <w:trPrChange w:id="9443" w:author="The Si Tran" w:date="2012-12-14T06:38: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44"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E30631" w:rsidRDefault="00A80B78" w:rsidP="006431AB">
            <w:pPr>
              <w:pStyle w:val="BangBody"/>
              <w:rPr>
                <w:ins w:id="9445" w:author="The Si Tran" w:date="2012-12-12T07:51:00Z"/>
                <w:rPrChange w:id="9446" w:author="The Si Tran" w:date="2012-12-14T06:37:00Z">
                  <w:rPr>
                    <w:ins w:id="9447" w:author="The Si Tran" w:date="2012-12-12T07:51:00Z"/>
                    <w:rFonts w:eastAsia="Times New Roman"/>
                    <w:color w:val="000000"/>
                    <w:sz w:val="22"/>
                  </w:rPr>
                </w:rPrChange>
              </w:rPr>
              <w:pPrChange w:id="9448" w:author="The Si Tran" w:date="2012-12-16T08:46:00Z">
                <w:pPr>
                  <w:spacing w:before="0" w:line="240" w:lineRule="auto"/>
                  <w:jc w:val="center"/>
                </w:pPr>
              </w:pPrChange>
            </w:pPr>
            <w:ins w:id="9449" w:author="The Si Tran" w:date="2012-12-12T07:51:00Z">
              <w:r w:rsidRPr="00E30631">
                <w:rPr>
                  <w:rPrChange w:id="9450" w:author="The Si Tran" w:date="2012-12-14T06:37:00Z">
                    <w:rPr>
                      <w:rFonts w:eastAsia="Times New Roman"/>
                      <w:color w:val="000000"/>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9451"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rsidP="006431AB">
            <w:pPr>
              <w:pStyle w:val="BangBody"/>
              <w:rPr>
                <w:ins w:id="9452" w:author="The Si Tran" w:date="2012-12-12T07:51:00Z"/>
                <w:rPrChange w:id="9453" w:author="The Si Tran" w:date="2012-12-14T06:37:00Z">
                  <w:rPr>
                    <w:ins w:id="9454" w:author="The Si Tran" w:date="2012-12-12T07:51:00Z"/>
                    <w:rFonts w:eastAsia="Times New Roman"/>
                    <w:color w:val="000000"/>
                    <w:sz w:val="22"/>
                  </w:rPr>
                </w:rPrChange>
              </w:rPr>
              <w:pPrChange w:id="9455" w:author="The Si Tran" w:date="2012-12-16T08:46:00Z">
                <w:pPr>
                  <w:spacing w:before="0" w:line="240" w:lineRule="auto"/>
                  <w:jc w:val="left"/>
                </w:pPr>
              </w:pPrChange>
            </w:pPr>
            <w:ins w:id="9456" w:author="The Si Tran" w:date="2012-12-12T07:51:00Z">
              <w:r w:rsidRPr="00E30631">
                <w:rPr>
                  <w:rPrChange w:id="9457" w:author="The Si Tran" w:date="2012-12-14T06:37:00Z">
                    <w:rPr>
                      <w:rFonts w:eastAsia="Times New Roman"/>
                      <w:color w:val="000000"/>
                      <w:sz w:val="22"/>
                    </w:rPr>
                  </w:rPrChange>
                </w:rPr>
                <w:t>ARIMA(2, 1, 2)(0, 0, 0)0</w:t>
              </w:r>
              <w:r w:rsidRPr="00E30631">
                <w:rPr>
                  <w:rPrChange w:id="9458" w:author="The Si Tran" w:date="2012-12-14T06:37:00Z">
                    <w:rPr>
                      <w:rFonts w:eastAsia="Times New Roman"/>
                      <w:color w:val="000000"/>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9459"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E30631" w:rsidRDefault="00A80B78" w:rsidP="006431AB">
            <w:pPr>
              <w:pStyle w:val="BangBody"/>
              <w:rPr>
                <w:ins w:id="9460" w:author="The Si Tran" w:date="2012-12-12T07:51:00Z"/>
                <w:rPrChange w:id="9461" w:author="The Si Tran" w:date="2012-12-14T06:37:00Z">
                  <w:rPr>
                    <w:ins w:id="9462" w:author="The Si Tran" w:date="2012-12-12T07:51:00Z"/>
                    <w:rFonts w:eastAsia="Times New Roman"/>
                    <w:color w:val="000000"/>
                    <w:sz w:val="22"/>
                  </w:rPr>
                </w:rPrChange>
              </w:rPr>
              <w:pPrChange w:id="9463" w:author="The Si Tran" w:date="2012-12-16T08:46:00Z">
                <w:pPr>
                  <w:spacing w:before="0" w:line="240" w:lineRule="auto"/>
                  <w:jc w:val="right"/>
                </w:pPr>
              </w:pPrChange>
            </w:pPr>
            <w:ins w:id="9464" w:author="The Si Tran" w:date="2012-12-12T07:51:00Z">
              <w:r w:rsidRPr="00E30631">
                <w:rPr>
                  <w:rPrChange w:id="9465" w:author="The Si Tran" w:date="2012-12-14T06:37:00Z">
                    <w:rPr>
                      <w:rFonts w:eastAsia="Times New Roman"/>
                      <w:color w:val="000000"/>
                      <w:sz w:val="22"/>
                    </w:rPr>
                  </w:rPrChange>
                </w:rPr>
                <w:t>5.14</w:t>
              </w:r>
            </w:ins>
          </w:p>
        </w:tc>
        <w:tc>
          <w:tcPr>
            <w:tcW w:w="871" w:type="dxa"/>
            <w:tcBorders>
              <w:top w:val="nil"/>
              <w:left w:val="nil"/>
              <w:bottom w:val="single" w:sz="4" w:space="0" w:color="auto"/>
              <w:right w:val="single" w:sz="4" w:space="0" w:color="auto"/>
            </w:tcBorders>
            <w:shd w:val="clear" w:color="auto" w:fill="auto"/>
            <w:noWrap/>
            <w:vAlign w:val="bottom"/>
            <w:hideMark/>
            <w:tcPrChange w:id="9466"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E30631" w:rsidRDefault="00A80B78" w:rsidP="006431AB">
            <w:pPr>
              <w:pStyle w:val="BangBody"/>
              <w:rPr>
                <w:ins w:id="9467" w:author="The Si Tran" w:date="2012-12-12T07:51:00Z"/>
                <w:rPrChange w:id="9468" w:author="The Si Tran" w:date="2012-12-14T06:37:00Z">
                  <w:rPr>
                    <w:ins w:id="9469" w:author="The Si Tran" w:date="2012-12-12T07:51:00Z"/>
                    <w:rFonts w:eastAsia="Times New Roman"/>
                    <w:color w:val="000000"/>
                    <w:sz w:val="22"/>
                  </w:rPr>
                </w:rPrChange>
              </w:rPr>
              <w:pPrChange w:id="9470" w:author="The Si Tran" w:date="2012-12-16T08:46:00Z">
                <w:pPr>
                  <w:spacing w:before="0" w:line="240" w:lineRule="auto"/>
                  <w:jc w:val="right"/>
                </w:pPr>
              </w:pPrChange>
            </w:pPr>
            <w:ins w:id="9471" w:author="The Si Tran" w:date="2012-12-12T07:51:00Z">
              <w:r w:rsidRPr="00E30631">
                <w:rPr>
                  <w:rPrChange w:id="9472" w:author="The Si Tran" w:date="2012-12-14T06:37:00Z">
                    <w:rPr>
                      <w:rFonts w:eastAsia="Times New Roman"/>
                      <w:color w:val="000000"/>
                      <w:sz w:val="22"/>
                    </w:rPr>
                  </w:rPrChange>
                </w:rPr>
                <w:t>51.74</w:t>
              </w:r>
            </w:ins>
          </w:p>
        </w:tc>
        <w:tc>
          <w:tcPr>
            <w:tcW w:w="878" w:type="dxa"/>
            <w:tcBorders>
              <w:top w:val="nil"/>
              <w:left w:val="nil"/>
              <w:bottom w:val="single" w:sz="4" w:space="0" w:color="auto"/>
              <w:right w:val="single" w:sz="4" w:space="0" w:color="auto"/>
            </w:tcBorders>
            <w:shd w:val="clear" w:color="auto" w:fill="auto"/>
            <w:noWrap/>
            <w:vAlign w:val="bottom"/>
            <w:hideMark/>
            <w:tcPrChange w:id="9473"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E30631" w:rsidRDefault="00A80B78" w:rsidP="006431AB">
            <w:pPr>
              <w:pStyle w:val="BangBody"/>
              <w:rPr>
                <w:ins w:id="9474" w:author="The Si Tran" w:date="2012-12-12T07:51:00Z"/>
                <w:rPrChange w:id="9475" w:author="The Si Tran" w:date="2012-12-14T06:37:00Z">
                  <w:rPr>
                    <w:ins w:id="9476" w:author="The Si Tran" w:date="2012-12-12T07:51:00Z"/>
                    <w:rFonts w:eastAsia="Times New Roman"/>
                    <w:color w:val="000000"/>
                    <w:sz w:val="22"/>
                  </w:rPr>
                </w:rPrChange>
              </w:rPr>
              <w:pPrChange w:id="9477" w:author="The Si Tran" w:date="2012-12-16T08:46:00Z">
                <w:pPr>
                  <w:spacing w:before="0" w:line="240" w:lineRule="auto"/>
                  <w:jc w:val="right"/>
                </w:pPr>
              </w:pPrChange>
            </w:pPr>
            <w:ins w:id="9478" w:author="The Si Tran" w:date="2012-12-12T07:51:00Z">
              <w:r w:rsidRPr="00E30631">
                <w:rPr>
                  <w:rPrChange w:id="9479" w:author="The Si Tran" w:date="2012-12-14T06:37:00Z">
                    <w:rPr>
                      <w:rFonts w:eastAsia="Times New Roman"/>
                      <w:color w:val="000000"/>
                      <w:sz w:val="22"/>
                    </w:rPr>
                  </w:rPrChange>
                </w:rPr>
                <w:t>1.18</w:t>
              </w:r>
            </w:ins>
          </w:p>
        </w:tc>
      </w:tr>
      <w:tr w:rsidR="00A80B78" w:rsidRPr="007F5C98" w14:paraId="69CCC02C" w14:textId="77777777" w:rsidTr="00E30631">
        <w:trPr>
          <w:trHeight w:val="891"/>
          <w:ins w:id="9480" w:author="The Si Tran" w:date="2012-12-12T07:51:00Z"/>
          <w:trPrChange w:id="9481" w:author="The Si Tran" w:date="2012-12-14T06:38: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9482"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rsidP="006431AB">
            <w:pPr>
              <w:pStyle w:val="BangBody"/>
              <w:rPr>
                <w:ins w:id="9483" w:author="The Si Tran" w:date="2012-12-12T07:51:00Z"/>
                <w:rPrChange w:id="9484" w:author="The Si Tran" w:date="2012-12-14T06:37:00Z">
                  <w:rPr>
                    <w:ins w:id="9485" w:author="The Si Tran" w:date="2012-12-12T07:51:00Z"/>
                    <w:rFonts w:eastAsia="Times New Roman"/>
                    <w:color w:val="000000"/>
                    <w:sz w:val="22"/>
                  </w:rPr>
                </w:rPrChange>
              </w:rPr>
              <w:pPrChange w:id="9486"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487"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rsidP="006431AB">
            <w:pPr>
              <w:pStyle w:val="BangBody"/>
              <w:rPr>
                <w:ins w:id="9488" w:author="The Si Tran" w:date="2012-12-12T07:51:00Z"/>
                <w:rPrChange w:id="9489" w:author="The Si Tran" w:date="2012-12-14T06:37:00Z">
                  <w:rPr>
                    <w:ins w:id="9490" w:author="The Si Tran" w:date="2012-12-12T07:51:00Z"/>
                    <w:rFonts w:eastAsia="Times New Roman"/>
                    <w:color w:val="000000"/>
                    <w:sz w:val="22"/>
                  </w:rPr>
                </w:rPrChange>
              </w:rPr>
              <w:pPrChange w:id="9491" w:author="The Si Tran" w:date="2012-12-16T08:46:00Z">
                <w:pPr>
                  <w:spacing w:before="0" w:line="240" w:lineRule="auto"/>
                  <w:jc w:val="left"/>
                </w:pPr>
              </w:pPrChange>
            </w:pPr>
            <w:ins w:id="9492" w:author="The Si Tran" w:date="2012-12-12T07:51:00Z">
              <w:r w:rsidRPr="00E30631">
                <w:rPr>
                  <w:rPrChange w:id="9493" w:author="The Si Tran" w:date="2012-12-14T06:37:00Z">
                    <w:rPr>
                      <w:rFonts w:eastAsia="Times New Roman"/>
                      <w:color w:val="000000"/>
                      <w:sz w:val="22"/>
                    </w:rPr>
                  </w:rPrChange>
                </w:rPr>
                <w:t>ARIMA(2, 0, 2)(0, 0, 0)0</w:t>
              </w:r>
              <w:r w:rsidRPr="00E30631">
                <w:rPr>
                  <w:rPrChange w:id="9494" w:author="The Si Tran" w:date="2012-12-14T06:37:00Z">
                    <w:rPr>
                      <w:rFonts w:eastAsia="Times New Roman"/>
                      <w:color w:val="000000"/>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9495"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rsidP="006431AB">
            <w:pPr>
              <w:pStyle w:val="BangBody"/>
              <w:rPr>
                <w:ins w:id="9496" w:author="The Si Tran" w:date="2012-12-12T07:51:00Z"/>
                <w:rPrChange w:id="9497" w:author="The Si Tran" w:date="2012-12-14T06:37:00Z">
                  <w:rPr>
                    <w:ins w:id="9498" w:author="The Si Tran" w:date="2012-12-12T07:51:00Z"/>
                    <w:rFonts w:eastAsia="Times New Roman"/>
                    <w:color w:val="000000"/>
                    <w:sz w:val="22"/>
                  </w:rPr>
                </w:rPrChange>
              </w:rPr>
              <w:pPrChange w:id="9499" w:author="The Si Tran" w:date="2012-12-16T08:46:00Z">
                <w:pPr>
                  <w:spacing w:before="0" w:line="240" w:lineRule="auto"/>
                  <w:jc w:val="right"/>
                </w:pPr>
              </w:pPrChange>
            </w:pPr>
            <w:ins w:id="9500" w:author="The Si Tran" w:date="2012-12-12T07:51:00Z">
              <w:r w:rsidRPr="00E30631">
                <w:rPr>
                  <w:rPrChange w:id="9501" w:author="The Si Tran" w:date="2012-12-14T06:37:00Z">
                    <w:rPr>
                      <w:rFonts w:eastAsia="Times New Roman"/>
                      <w:color w:val="000000"/>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9502"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rsidP="006431AB">
            <w:pPr>
              <w:pStyle w:val="BangBody"/>
              <w:rPr>
                <w:ins w:id="9503" w:author="The Si Tran" w:date="2012-12-12T07:51:00Z"/>
                <w:rPrChange w:id="9504" w:author="The Si Tran" w:date="2012-12-14T06:37:00Z">
                  <w:rPr>
                    <w:ins w:id="9505" w:author="The Si Tran" w:date="2012-12-12T07:51:00Z"/>
                    <w:rFonts w:eastAsia="Times New Roman"/>
                    <w:color w:val="000000"/>
                    <w:sz w:val="22"/>
                  </w:rPr>
                </w:rPrChange>
              </w:rPr>
              <w:pPrChange w:id="9506" w:author="The Si Tran" w:date="2012-12-16T08:46:00Z">
                <w:pPr>
                  <w:spacing w:before="0" w:line="240" w:lineRule="auto"/>
                  <w:jc w:val="right"/>
                </w:pPr>
              </w:pPrChange>
            </w:pPr>
            <w:ins w:id="9507" w:author="The Si Tran" w:date="2012-12-12T07:51:00Z">
              <w:r w:rsidRPr="00E30631">
                <w:rPr>
                  <w:rPrChange w:id="9508" w:author="The Si Tran" w:date="2012-12-14T06:37:00Z">
                    <w:rPr>
                      <w:rFonts w:eastAsia="Times New Roman"/>
                      <w:color w:val="000000"/>
                      <w:sz w:val="22"/>
                    </w:rPr>
                  </w:rPrChange>
                </w:rPr>
                <w:t>54.85</w:t>
              </w:r>
            </w:ins>
          </w:p>
        </w:tc>
        <w:tc>
          <w:tcPr>
            <w:tcW w:w="878" w:type="dxa"/>
            <w:tcBorders>
              <w:top w:val="nil"/>
              <w:left w:val="nil"/>
              <w:bottom w:val="single" w:sz="4" w:space="0" w:color="auto"/>
              <w:right w:val="single" w:sz="4" w:space="0" w:color="auto"/>
            </w:tcBorders>
            <w:shd w:val="clear" w:color="auto" w:fill="auto"/>
            <w:noWrap/>
            <w:vAlign w:val="bottom"/>
            <w:hideMark/>
            <w:tcPrChange w:id="950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rsidP="006431AB">
            <w:pPr>
              <w:pStyle w:val="BangBody"/>
              <w:rPr>
                <w:ins w:id="9510" w:author="The Si Tran" w:date="2012-12-12T07:51:00Z"/>
                <w:rPrChange w:id="9511" w:author="The Si Tran" w:date="2012-12-14T06:37:00Z">
                  <w:rPr>
                    <w:ins w:id="9512" w:author="The Si Tran" w:date="2012-12-12T07:51:00Z"/>
                    <w:rFonts w:eastAsia="Times New Roman"/>
                    <w:color w:val="000000"/>
                    <w:sz w:val="22"/>
                  </w:rPr>
                </w:rPrChange>
              </w:rPr>
              <w:pPrChange w:id="9513" w:author="The Si Tran" w:date="2012-12-16T08:46:00Z">
                <w:pPr>
                  <w:spacing w:before="0" w:line="240" w:lineRule="auto"/>
                  <w:jc w:val="right"/>
                </w:pPr>
              </w:pPrChange>
            </w:pPr>
            <w:ins w:id="9514" w:author="The Si Tran" w:date="2012-12-12T07:51:00Z">
              <w:r w:rsidRPr="00E30631">
                <w:rPr>
                  <w:rPrChange w:id="9515" w:author="The Si Tran" w:date="2012-12-14T06:37:00Z">
                    <w:rPr>
                      <w:rFonts w:eastAsia="Times New Roman"/>
                      <w:color w:val="000000"/>
                      <w:sz w:val="22"/>
                    </w:rPr>
                  </w:rPrChange>
                </w:rPr>
                <w:t>1.19</w:t>
              </w:r>
            </w:ins>
          </w:p>
        </w:tc>
      </w:tr>
    </w:tbl>
    <w:p w14:paraId="6EF557CF" w14:textId="77777777" w:rsidR="003A1CA3" w:rsidRDefault="003A1CA3">
      <w:pPr>
        <w:rPr>
          <w:ins w:id="9516" w:author="The Si Tran" w:date="2012-12-14T06:38:00Z"/>
        </w:rPr>
        <w:pPrChange w:id="9517" w:author="The Si Tran" w:date="2012-12-10T07:32:00Z">
          <w:pPr>
            <w:pStyle w:val="Heading1"/>
            <w:jc w:val="left"/>
          </w:pPr>
        </w:pPrChange>
      </w:pPr>
    </w:p>
    <w:p w14:paraId="48A8E9F6" w14:textId="77777777" w:rsidR="00E30631" w:rsidRDefault="00E30631">
      <w:pPr>
        <w:rPr>
          <w:ins w:id="9518" w:author="The Si Tran" w:date="2012-12-14T06:38:00Z"/>
        </w:rPr>
        <w:pPrChange w:id="9519" w:author="The Si Tran" w:date="2012-12-10T07:32:00Z">
          <w:pPr>
            <w:pStyle w:val="Heading1"/>
            <w:jc w:val="left"/>
          </w:pPr>
        </w:pPrChange>
      </w:pPr>
    </w:p>
    <w:p w14:paraId="13245398" w14:textId="77777777" w:rsidR="00E30631" w:rsidRDefault="00E30631">
      <w:pPr>
        <w:rPr>
          <w:ins w:id="9520" w:author="The Si Tran" w:date="2012-12-14T06:38:00Z"/>
        </w:rPr>
        <w:pPrChange w:id="9521" w:author="The Si Tran" w:date="2012-12-10T07:32:00Z">
          <w:pPr>
            <w:pStyle w:val="Heading1"/>
            <w:jc w:val="left"/>
          </w:pPr>
        </w:pPrChange>
      </w:pPr>
    </w:p>
    <w:p w14:paraId="73A79DCC" w14:textId="77777777" w:rsidR="00E30631" w:rsidRDefault="00E30631">
      <w:pPr>
        <w:rPr>
          <w:ins w:id="9522" w:author="The Si Tran" w:date="2012-12-14T06:38:00Z"/>
        </w:rPr>
        <w:pPrChange w:id="9523" w:author="The Si Tran" w:date="2012-12-10T07:32:00Z">
          <w:pPr>
            <w:pStyle w:val="Heading1"/>
            <w:jc w:val="left"/>
          </w:pPr>
        </w:pPrChange>
      </w:pPr>
    </w:p>
    <w:p w14:paraId="005D8211" w14:textId="77777777" w:rsidR="00E30631" w:rsidRDefault="00E30631">
      <w:pPr>
        <w:rPr>
          <w:ins w:id="9524" w:author="The Si Tran" w:date="2012-12-10T07:34:00Z"/>
        </w:rPr>
        <w:pPrChange w:id="9525" w:author="The Si Tran" w:date="2012-12-10T07:32:00Z">
          <w:pPr>
            <w:pStyle w:val="Heading1"/>
            <w:jc w:val="left"/>
          </w:pPr>
        </w:pPrChange>
      </w:pPr>
    </w:p>
    <w:p w14:paraId="2B02292F" w14:textId="2A816A26" w:rsidR="00810267" w:rsidRDefault="00810267">
      <w:pPr>
        <w:pStyle w:val="Heading3"/>
        <w:rPr>
          <w:ins w:id="9526" w:author="The Si Tran" w:date="2012-12-14T06:39:00Z"/>
        </w:rPr>
        <w:pPrChange w:id="9527" w:author="The Si Tran" w:date="2012-12-10T07:24:00Z">
          <w:pPr>
            <w:pStyle w:val="Heading1"/>
            <w:jc w:val="left"/>
          </w:pPr>
        </w:pPrChange>
      </w:pPr>
      <w:bookmarkStart w:id="9528" w:name="_Toc343233070"/>
      <w:ins w:id="9529" w:author="The Si Tran" w:date="2012-12-10T07:24:00Z">
        <w:r>
          <w:t>Bộ dữ liệu</w:t>
        </w:r>
        <w:r w:rsidR="00DC7B41">
          <w:t xml:space="preserve"> có tính phi tuyến</w:t>
        </w:r>
      </w:ins>
      <w:bookmarkEnd w:id="9528"/>
    </w:p>
    <w:p w14:paraId="016E457A" w14:textId="41C29140" w:rsidR="00B228F5" w:rsidRPr="00097101" w:rsidRDefault="00B228F5">
      <w:pPr>
        <w:pStyle w:val="Bang"/>
        <w:rPr>
          <w:ins w:id="9530" w:author="The Si Tran" w:date="2012-12-12T07:52:00Z"/>
        </w:rPr>
        <w:pPrChange w:id="9531" w:author="The Si Tran" w:date="2012-12-14T06:39:00Z">
          <w:pPr>
            <w:pStyle w:val="Heading1"/>
            <w:jc w:val="left"/>
          </w:pPr>
        </w:pPrChange>
      </w:pPr>
      <w:bookmarkStart w:id="9532" w:name="_Toc343033800"/>
      <w:bookmarkStart w:id="9533" w:name="_Toc343226129"/>
      <w:ins w:id="9534" w:author="The Si Tran" w:date="2012-12-14T06:39:00Z">
        <w:r w:rsidRPr="006041AD">
          <w:rPr>
            <w:b/>
          </w:rPr>
          <w:t>Bảng 6.8:</w:t>
        </w:r>
        <w:r w:rsidRPr="004D696B">
          <w:t xml:space="preserve"> Kết quả thực nghiệm chuỗi dữ liệu</w:t>
        </w:r>
        <w:r>
          <w:t xml:space="preserve"> </w:t>
        </w:r>
        <w:r w:rsidRPr="004D696B">
          <w:t>Sunspots</w:t>
        </w:r>
      </w:ins>
      <w:bookmarkEnd w:id="9532"/>
      <w:bookmarkEnd w:id="9533"/>
    </w:p>
    <w:tbl>
      <w:tblPr>
        <w:tblW w:w="9395" w:type="dxa"/>
        <w:tblLook w:val="04A0" w:firstRow="1" w:lastRow="0" w:firstColumn="1" w:lastColumn="0" w:noHBand="0" w:noVBand="1"/>
        <w:tblPrChange w:id="9535" w:author="The Si Tran" w:date="2012-12-14T06:38:00Z">
          <w:tblPr>
            <w:tblpPr w:leftFromText="180" w:rightFromText="180" w:vertAnchor="text" w:horzAnchor="margin" w:tblpY="166"/>
            <w:tblW w:w="10040" w:type="dxa"/>
            <w:tblLook w:val="04A0" w:firstRow="1" w:lastRow="0" w:firstColumn="1" w:lastColumn="0" w:noHBand="0" w:noVBand="1"/>
          </w:tblPr>
        </w:tblPrChange>
      </w:tblPr>
      <w:tblGrid>
        <w:gridCol w:w="1132"/>
        <w:gridCol w:w="5871"/>
        <w:gridCol w:w="738"/>
        <w:gridCol w:w="858"/>
        <w:gridCol w:w="865"/>
        <w:tblGridChange w:id="9536">
          <w:tblGrid>
            <w:gridCol w:w="1072"/>
            <w:gridCol w:w="6551"/>
            <w:gridCol w:w="764"/>
            <w:gridCol w:w="825"/>
            <w:gridCol w:w="828"/>
          </w:tblGrid>
        </w:tblGridChange>
      </w:tblGrid>
      <w:tr w:rsidR="00A80B78" w:rsidRPr="00AF5054" w14:paraId="32B6DDA6" w14:textId="77777777" w:rsidTr="00E30631">
        <w:trPr>
          <w:trHeight w:val="304"/>
          <w:ins w:id="9537" w:author="The Si Tran" w:date="2012-12-12T07:52:00Z"/>
          <w:trPrChange w:id="9538" w:author="The Si Tran" w:date="2012-12-14T06:38: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539"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rsidP="006431AB">
            <w:pPr>
              <w:pStyle w:val="BangBody"/>
              <w:rPr>
                <w:ins w:id="9540" w:author="The Si Tran" w:date="2012-12-12T07:52:00Z"/>
                <w:rPrChange w:id="9541" w:author="The Si Tran" w:date="2012-12-14T06:38:00Z">
                  <w:rPr>
                    <w:ins w:id="9542" w:author="The Si Tran" w:date="2012-12-12T07:52:00Z"/>
                    <w:rFonts w:eastAsia="Times New Roman"/>
                    <w:color w:val="000000"/>
                    <w:sz w:val="22"/>
                  </w:rPr>
                </w:rPrChange>
              </w:rPr>
              <w:pPrChange w:id="9543" w:author="The Si Tran" w:date="2012-12-16T08:46:00Z">
                <w:pPr>
                  <w:framePr w:hSpace="180" w:wrap="around" w:vAnchor="text" w:hAnchor="margin" w:y="166"/>
                  <w:spacing w:before="0" w:line="240" w:lineRule="auto"/>
                  <w:ind w:left="-108"/>
                  <w:jc w:val="left"/>
                </w:pPr>
              </w:pPrChange>
            </w:pPr>
            <w:ins w:id="9544" w:author="The Si Tran" w:date="2012-12-12T07:52:00Z">
              <w:r w:rsidRPr="00E30631">
                <w:rPr>
                  <w:rPrChange w:id="9545" w:author="The Si Tran" w:date="2012-12-14T06:38:00Z">
                    <w:rPr>
                      <w:rFonts w:eastAsia="Times New Roman"/>
                      <w:color w:val="000000"/>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bottom"/>
            <w:hideMark/>
            <w:tcPrChange w:id="9546" w:author="The Si Tran" w:date="2012-12-14T06:38: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E30631" w:rsidRDefault="00A80B78" w:rsidP="006431AB">
            <w:pPr>
              <w:pStyle w:val="BangBody"/>
              <w:rPr>
                <w:ins w:id="9547" w:author="The Si Tran" w:date="2012-12-12T07:52:00Z"/>
                <w:rPrChange w:id="9548" w:author="The Si Tran" w:date="2012-12-14T06:38:00Z">
                  <w:rPr>
                    <w:ins w:id="9549" w:author="The Si Tran" w:date="2012-12-12T07:52:00Z"/>
                    <w:rFonts w:eastAsia="Times New Roman"/>
                    <w:color w:val="000000"/>
                    <w:sz w:val="22"/>
                  </w:rPr>
                </w:rPrChange>
              </w:rPr>
              <w:pPrChange w:id="9550" w:author="The Si Tran" w:date="2012-12-16T08:46:00Z">
                <w:pPr>
                  <w:spacing w:before="0" w:line="240" w:lineRule="auto"/>
                  <w:jc w:val="left"/>
                </w:pPr>
              </w:pPrChange>
            </w:pPr>
            <w:ins w:id="9551" w:author="The Si Tran" w:date="2012-12-12T07:52:00Z">
              <w:r w:rsidRPr="00E30631">
                <w:rPr>
                  <w:rPrChange w:id="9552" w:author="The Si Tran" w:date="2012-12-14T06:38:00Z">
                    <w:rPr>
                      <w:rFonts w:eastAsia="Times New Roman"/>
                      <w:color w:val="000000"/>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bottom"/>
            <w:hideMark/>
            <w:tcPrChange w:id="9553" w:author="The Si Tran" w:date="2012-12-14T06:38: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E30631" w:rsidRDefault="00A80B78" w:rsidP="006431AB">
            <w:pPr>
              <w:pStyle w:val="BangBody"/>
              <w:rPr>
                <w:ins w:id="9554" w:author="The Si Tran" w:date="2012-12-12T07:52:00Z"/>
                <w:rPrChange w:id="9555" w:author="The Si Tran" w:date="2012-12-14T06:38:00Z">
                  <w:rPr>
                    <w:ins w:id="9556" w:author="The Si Tran" w:date="2012-12-12T07:52:00Z"/>
                    <w:rFonts w:eastAsia="Times New Roman"/>
                    <w:color w:val="000000"/>
                    <w:sz w:val="22"/>
                  </w:rPr>
                </w:rPrChange>
              </w:rPr>
              <w:pPrChange w:id="9557" w:author="The Si Tran" w:date="2012-12-16T08:46:00Z">
                <w:pPr>
                  <w:spacing w:before="0" w:line="240" w:lineRule="auto"/>
                  <w:jc w:val="left"/>
                </w:pPr>
              </w:pPrChange>
            </w:pPr>
            <w:ins w:id="9558" w:author="The Si Tran" w:date="2012-12-12T07:52:00Z">
              <w:r w:rsidRPr="00E30631">
                <w:rPr>
                  <w:rPrChange w:id="9559" w:author="The Si Tran" w:date="2012-12-14T06:38:00Z">
                    <w:rPr>
                      <w:rFonts w:eastAsia="Times New Roman"/>
                      <w:color w:val="000000"/>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bottom"/>
            <w:hideMark/>
            <w:tcPrChange w:id="9560" w:author="The Si Tran" w:date="2012-12-14T06:38: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E30631" w:rsidRDefault="00A80B78" w:rsidP="006431AB">
            <w:pPr>
              <w:pStyle w:val="BangBody"/>
              <w:rPr>
                <w:ins w:id="9561" w:author="The Si Tran" w:date="2012-12-12T07:52:00Z"/>
                <w:rPrChange w:id="9562" w:author="The Si Tran" w:date="2012-12-14T06:38:00Z">
                  <w:rPr>
                    <w:ins w:id="9563" w:author="The Si Tran" w:date="2012-12-12T07:52:00Z"/>
                    <w:rFonts w:eastAsia="Times New Roman"/>
                    <w:color w:val="000000"/>
                    <w:sz w:val="22"/>
                  </w:rPr>
                </w:rPrChange>
              </w:rPr>
              <w:pPrChange w:id="9564" w:author="The Si Tran" w:date="2012-12-16T08:46:00Z">
                <w:pPr>
                  <w:spacing w:before="0" w:line="240" w:lineRule="auto"/>
                  <w:jc w:val="left"/>
                </w:pPr>
              </w:pPrChange>
            </w:pPr>
            <w:ins w:id="9565" w:author="The Si Tran" w:date="2012-12-12T07:52:00Z">
              <w:r w:rsidRPr="00E30631">
                <w:rPr>
                  <w:rPrChange w:id="9566" w:author="The Si Tran" w:date="2012-12-14T06:38:00Z">
                    <w:rPr>
                      <w:rFonts w:eastAsia="Times New Roman"/>
                      <w:color w:val="000000"/>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bottom"/>
            <w:hideMark/>
            <w:tcPrChange w:id="9567"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E30631" w:rsidRDefault="00A80B78" w:rsidP="006431AB">
            <w:pPr>
              <w:pStyle w:val="BangBody"/>
              <w:rPr>
                <w:ins w:id="9568" w:author="The Si Tran" w:date="2012-12-12T07:52:00Z"/>
                <w:rPrChange w:id="9569" w:author="The Si Tran" w:date="2012-12-14T06:38:00Z">
                  <w:rPr>
                    <w:ins w:id="9570" w:author="The Si Tran" w:date="2012-12-12T07:52:00Z"/>
                    <w:rFonts w:eastAsia="Times New Roman"/>
                    <w:color w:val="000000"/>
                    <w:sz w:val="22"/>
                  </w:rPr>
                </w:rPrChange>
              </w:rPr>
              <w:pPrChange w:id="9571" w:author="The Si Tran" w:date="2012-12-16T08:46:00Z">
                <w:pPr>
                  <w:spacing w:before="0" w:line="240" w:lineRule="auto"/>
                  <w:jc w:val="left"/>
                </w:pPr>
              </w:pPrChange>
            </w:pPr>
            <w:ins w:id="9572" w:author="The Si Tran" w:date="2012-12-12T07:52:00Z">
              <w:r w:rsidRPr="00E30631">
                <w:rPr>
                  <w:rPrChange w:id="9573" w:author="The Si Tran" w:date="2012-12-14T06:38:00Z">
                    <w:rPr>
                      <w:rFonts w:eastAsia="Times New Roman"/>
                      <w:color w:val="000000"/>
                      <w:sz w:val="22"/>
                    </w:rPr>
                  </w:rPrChange>
                </w:rPr>
                <w:t>MAPE</w:t>
              </w:r>
            </w:ins>
          </w:p>
        </w:tc>
      </w:tr>
      <w:tr w:rsidR="00A80B78" w:rsidRPr="00AF5054" w14:paraId="13670A92" w14:textId="77777777" w:rsidTr="00E30631">
        <w:trPr>
          <w:trHeight w:val="612"/>
          <w:ins w:id="9574" w:author="The Si Tran" w:date="2012-12-12T07:52:00Z"/>
          <w:trPrChange w:id="9575" w:author="The Si Tran" w:date="2012-12-14T06:38: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76"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E30631" w:rsidRDefault="00A80B78" w:rsidP="006431AB">
            <w:pPr>
              <w:pStyle w:val="BangBody"/>
              <w:rPr>
                <w:ins w:id="9577" w:author="The Si Tran" w:date="2012-12-12T07:52:00Z"/>
                <w:rPrChange w:id="9578" w:author="The Si Tran" w:date="2012-12-14T06:38:00Z">
                  <w:rPr>
                    <w:ins w:id="9579" w:author="The Si Tran" w:date="2012-12-12T07:52:00Z"/>
                    <w:rFonts w:eastAsia="Times New Roman"/>
                    <w:color w:val="000000"/>
                    <w:sz w:val="22"/>
                  </w:rPr>
                </w:rPrChange>
              </w:rPr>
              <w:pPrChange w:id="9580" w:author="The Si Tran" w:date="2012-12-16T08:46:00Z">
                <w:pPr>
                  <w:spacing w:before="0" w:line="240" w:lineRule="auto"/>
                  <w:ind w:left="-23"/>
                  <w:jc w:val="center"/>
                </w:pPr>
              </w:pPrChange>
            </w:pPr>
            <w:ins w:id="9581" w:author="The Si Tran" w:date="2012-12-12T07:52:00Z">
              <w:r w:rsidRPr="00E30631">
                <w:rPr>
                  <w:rPrChange w:id="9582" w:author="The Si Tran" w:date="2012-12-14T06:38:00Z">
                    <w:rPr>
                      <w:rFonts w:eastAsia="Times New Roman"/>
                      <w:color w:val="000000"/>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9583"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rsidP="006431AB">
            <w:pPr>
              <w:pStyle w:val="BangBody"/>
              <w:rPr>
                <w:ins w:id="9584" w:author="The Si Tran" w:date="2012-12-12T07:52:00Z"/>
                <w:rPrChange w:id="9585" w:author="The Si Tran" w:date="2012-12-14T06:38:00Z">
                  <w:rPr>
                    <w:ins w:id="9586" w:author="The Si Tran" w:date="2012-12-12T07:52:00Z"/>
                    <w:rFonts w:eastAsia="Times New Roman"/>
                    <w:color w:val="000000"/>
                    <w:sz w:val="22"/>
                  </w:rPr>
                </w:rPrChange>
              </w:rPr>
              <w:pPrChange w:id="9587" w:author="The Si Tran" w:date="2012-12-16T08:46:00Z">
                <w:pPr>
                  <w:spacing w:before="0" w:line="240" w:lineRule="auto"/>
                  <w:jc w:val="left"/>
                </w:pPr>
              </w:pPrChange>
            </w:pPr>
            <w:ins w:id="9588" w:author="The Si Tran" w:date="2012-12-12T07:52:00Z">
              <w:r w:rsidRPr="00E30631">
                <w:rPr>
                  <w:rPrChange w:id="9589" w:author="The Si Tran" w:date="2012-12-14T06:38:00Z">
                    <w:rPr>
                      <w:rFonts w:eastAsia="Times New Roman"/>
                      <w:color w:val="000000"/>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9590"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E30631" w:rsidRDefault="00A80B78" w:rsidP="006431AB">
            <w:pPr>
              <w:pStyle w:val="BangBody"/>
              <w:rPr>
                <w:ins w:id="9591" w:author="The Si Tran" w:date="2012-12-12T07:52:00Z"/>
                <w:rPrChange w:id="9592" w:author="The Si Tran" w:date="2012-12-14T06:38:00Z">
                  <w:rPr>
                    <w:ins w:id="9593" w:author="The Si Tran" w:date="2012-12-12T07:52:00Z"/>
                    <w:rFonts w:eastAsia="Times New Roman"/>
                    <w:color w:val="000000"/>
                    <w:sz w:val="22"/>
                  </w:rPr>
                </w:rPrChange>
              </w:rPr>
              <w:pPrChange w:id="9594" w:author="The Si Tran" w:date="2012-12-16T08:46:00Z">
                <w:pPr>
                  <w:spacing w:before="0" w:line="240" w:lineRule="auto"/>
                  <w:jc w:val="right"/>
                </w:pPr>
              </w:pPrChange>
            </w:pPr>
            <w:ins w:id="9595" w:author="The Si Tran" w:date="2012-12-12T07:52:00Z">
              <w:r w:rsidRPr="00E30631">
                <w:rPr>
                  <w:rPrChange w:id="9596" w:author="The Si Tran" w:date="2012-12-14T06:38:00Z">
                    <w:rPr>
                      <w:rFonts w:eastAsia="Times New Roman"/>
                      <w:color w:val="000000"/>
                      <w:sz w:val="22"/>
                    </w:rPr>
                  </w:rPrChange>
                </w:rPr>
                <w:t>10.36</w:t>
              </w:r>
            </w:ins>
          </w:p>
        </w:tc>
        <w:tc>
          <w:tcPr>
            <w:tcW w:w="842" w:type="dxa"/>
            <w:tcBorders>
              <w:top w:val="nil"/>
              <w:left w:val="nil"/>
              <w:bottom w:val="single" w:sz="4" w:space="0" w:color="auto"/>
              <w:right w:val="single" w:sz="4" w:space="0" w:color="auto"/>
            </w:tcBorders>
            <w:shd w:val="clear" w:color="auto" w:fill="auto"/>
            <w:noWrap/>
            <w:vAlign w:val="bottom"/>
            <w:hideMark/>
            <w:tcPrChange w:id="9597"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E30631" w:rsidRDefault="00A80B78" w:rsidP="006431AB">
            <w:pPr>
              <w:pStyle w:val="BangBody"/>
              <w:rPr>
                <w:ins w:id="9598" w:author="The Si Tran" w:date="2012-12-12T07:52:00Z"/>
                <w:rPrChange w:id="9599" w:author="The Si Tran" w:date="2012-12-14T06:38:00Z">
                  <w:rPr>
                    <w:ins w:id="9600" w:author="The Si Tran" w:date="2012-12-12T07:52:00Z"/>
                    <w:rFonts w:eastAsia="Times New Roman"/>
                    <w:color w:val="000000"/>
                    <w:sz w:val="22"/>
                  </w:rPr>
                </w:rPrChange>
              </w:rPr>
              <w:pPrChange w:id="9601" w:author="The Si Tran" w:date="2012-12-16T08:46:00Z">
                <w:pPr>
                  <w:spacing w:before="0" w:line="240" w:lineRule="auto"/>
                  <w:jc w:val="right"/>
                </w:pPr>
              </w:pPrChange>
            </w:pPr>
            <w:ins w:id="9602" w:author="The Si Tran" w:date="2012-12-12T07:52:00Z">
              <w:r w:rsidRPr="00E30631">
                <w:rPr>
                  <w:rPrChange w:id="9603" w:author="The Si Tran" w:date="2012-12-14T06:38:00Z">
                    <w:rPr>
                      <w:rFonts w:eastAsia="Times New Roman"/>
                      <w:color w:val="000000"/>
                      <w:sz w:val="22"/>
                    </w:rPr>
                  </w:rPrChange>
                </w:rPr>
                <w:t>191.81</w:t>
              </w:r>
            </w:ins>
          </w:p>
        </w:tc>
        <w:tc>
          <w:tcPr>
            <w:tcW w:w="849" w:type="dxa"/>
            <w:tcBorders>
              <w:top w:val="nil"/>
              <w:left w:val="nil"/>
              <w:bottom w:val="single" w:sz="4" w:space="0" w:color="auto"/>
              <w:right w:val="single" w:sz="4" w:space="0" w:color="auto"/>
            </w:tcBorders>
            <w:shd w:val="clear" w:color="auto" w:fill="auto"/>
            <w:noWrap/>
            <w:vAlign w:val="bottom"/>
            <w:hideMark/>
            <w:tcPrChange w:id="9604"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E30631" w:rsidRDefault="00A80B78" w:rsidP="006431AB">
            <w:pPr>
              <w:pStyle w:val="BangBody"/>
              <w:rPr>
                <w:ins w:id="9605" w:author="The Si Tran" w:date="2012-12-12T07:52:00Z"/>
                <w:rPrChange w:id="9606" w:author="The Si Tran" w:date="2012-12-14T06:38:00Z">
                  <w:rPr>
                    <w:ins w:id="9607" w:author="The Si Tran" w:date="2012-12-12T07:52:00Z"/>
                    <w:rFonts w:eastAsia="Times New Roman"/>
                    <w:color w:val="000000"/>
                    <w:sz w:val="22"/>
                  </w:rPr>
                </w:rPrChange>
              </w:rPr>
              <w:pPrChange w:id="9608" w:author="The Si Tran" w:date="2012-12-16T08:46:00Z">
                <w:pPr>
                  <w:spacing w:before="0" w:line="240" w:lineRule="auto"/>
                  <w:jc w:val="right"/>
                </w:pPr>
              </w:pPrChange>
            </w:pPr>
            <w:ins w:id="9609" w:author="The Si Tran" w:date="2012-12-12T07:52:00Z">
              <w:r w:rsidRPr="00E30631">
                <w:rPr>
                  <w:rPrChange w:id="9610" w:author="The Si Tran" w:date="2012-12-14T06:38:00Z">
                    <w:rPr>
                      <w:rFonts w:eastAsia="Times New Roman"/>
                      <w:color w:val="000000"/>
                      <w:sz w:val="22"/>
                    </w:rPr>
                  </w:rPrChange>
                </w:rPr>
                <w:t>33.25</w:t>
              </w:r>
            </w:ins>
          </w:p>
        </w:tc>
      </w:tr>
      <w:tr w:rsidR="00A80B78" w:rsidRPr="00AF5054" w14:paraId="5B526652" w14:textId="77777777" w:rsidTr="00E30631">
        <w:trPr>
          <w:trHeight w:val="612"/>
          <w:ins w:id="9611" w:author="The Si Tran" w:date="2012-12-12T07:52:00Z"/>
          <w:trPrChange w:id="9612" w:author="The Si Tran" w:date="2012-12-14T06:38: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9613"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E30631" w:rsidRDefault="00A80B78" w:rsidP="006431AB">
            <w:pPr>
              <w:pStyle w:val="BangBody"/>
              <w:rPr>
                <w:ins w:id="9614" w:author="The Si Tran" w:date="2012-12-12T07:52:00Z"/>
                <w:rPrChange w:id="9615" w:author="The Si Tran" w:date="2012-12-14T06:38:00Z">
                  <w:rPr>
                    <w:ins w:id="9616" w:author="The Si Tran" w:date="2012-12-12T07:52:00Z"/>
                    <w:rFonts w:eastAsia="Times New Roman"/>
                    <w:color w:val="000000"/>
                    <w:sz w:val="22"/>
                  </w:rPr>
                </w:rPrChange>
              </w:rPr>
              <w:pPrChange w:id="9617"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9618"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rsidP="006431AB">
            <w:pPr>
              <w:pStyle w:val="BangBody"/>
              <w:rPr>
                <w:ins w:id="9619" w:author="The Si Tran" w:date="2012-12-12T07:52:00Z"/>
                <w:rPrChange w:id="9620" w:author="The Si Tran" w:date="2012-12-14T06:38:00Z">
                  <w:rPr>
                    <w:ins w:id="9621" w:author="The Si Tran" w:date="2012-12-12T07:52:00Z"/>
                    <w:rFonts w:eastAsia="Times New Roman"/>
                    <w:color w:val="000000"/>
                    <w:sz w:val="22"/>
                  </w:rPr>
                </w:rPrChange>
              </w:rPr>
              <w:pPrChange w:id="9622" w:author="The Si Tran" w:date="2012-12-16T08:46:00Z">
                <w:pPr>
                  <w:spacing w:before="0" w:line="240" w:lineRule="auto"/>
                  <w:jc w:val="left"/>
                </w:pPr>
              </w:pPrChange>
            </w:pPr>
            <w:ins w:id="9623" w:author="The Si Tran" w:date="2012-12-12T07:52:00Z">
              <w:r w:rsidRPr="00E30631">
                <w:rPr>
                  <w:rPrChange w:id="9624" w:author="The Si Tran" w:date="2012-12-14T06:38:00Z">
                    <w:rPr>
                      <w:rFonts w:eastAsia="Times New Roman"/>
                      <w:color w:val="000000"/>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9625"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rsidP="006431AB">
            <w:pPr>
              <w:pStyle w:val="BangBody"/>
              <w:rPr>
                <w:ins w:id="9626" w:author="The Si Tran" w:date="2012-12-12T07:52:00Z"/>
                <w:rPrChange w:id="9627" w:author="The Si Tran" w:date="2012-12-14T06:38:00Z">
                  <w:rPr>
                    <w:ins w:id="9628" w:author="The Si Tran" w:date="2012-12-12T07:52:00Z"/>
                    <w:rFonts w:eastAsia="Times New Roman"/>
                    <w:color w:val="000000"/>
                    <w:sz w:val="22"/>
                  </w:rPr>
                </w:rPrChange>
              </w:rPr>
              <w:pPrChange w:id="9629" w:author="The Si Tran" w:date="2012-12-16T08:46:00Z">
                <w:pPr>
                  <w:spacing w:before="0" w:line="240" w:lineRule="auto"/>
                  <w:jc w:val="right"/>
                </w:pPr>
              </w:pPrChange>
            </w:pPr>
            <w:ins w:id="9630" w:author="The Si Tran" w:date="2012-12-12T07:52:00Z">
              <w:r w:rsidRPr="00E30631">
                <w:rPr>
                  <w:rPrChange w:id="9631" w:author="The Si Tran" w:date="2012-12-14T06:38:00Z">
                    <w:rPr>
                      <w:rFonts w:eastAsia="Times New Roman"/>
                      <w:color w:val="000000"/>
                      <w:sz w:val="22"/>
                    </w:rPr>
                  </w:rPrChange>
                </w:rPr>
                <w:t>12.72</w:t>
              </w:r>
            </w:ins>
          </w:p>
        </w:tc>
        <w:tc>
          <w:tcPr>
            <w:tcW w:w="842" w:type="dxa"/>
            <w:tcBorders>
              <w:top w:val="nil"/>
              <w:left w:val="nil"/>
              <w:bottom w:val="single" w:sz="4" w:space="0" w:color="auto"/>
              <w:right w:val="single" w:sz="4" w:space="0" w:color="auto"/>
            </w:tcBorders>
            <w:shd w:val="clear" w:color="auto" w:fill="auto"/>
            <w:noWrap/>
            <w:vAlign w:val="bottom"/>
            <w:hideMark/>
            <w:tcPrChange w:id="9632"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rsidP="006431AB">
            <w:pPr>
              <w:pStyle w:val="BangBody"/>
              <w:rPr>
                <w:ins w:id="9633" w:author="The Si Tran" w:date="2012-12-12T07:52:00Z"/>
                <w:rPrChange w:id="9634" w:author="The Si Tran" w:date="2012-12-14T06:38:00Z">
                  <w:rPr>
                    <w:ins w:id="9635" w:author="The Si Tran" w:date="2012-12-12T07:52:00Z"/>
                    <w:rFonts w:eastAsia="Times New Roman"/>
                    <w:color w:val="000000"/>
                    <w:sz w:val="22"/>
                  </w:rPr>
                </w:rPrChange>
              </w:rPr>
              <w:pPrChange w:id="9636" w:author="The Si Tran" w:date="2012-12-16T08:46:00Z">
                <w:pPr>
                  <w:spacing w:before="0" w:line="240" w:lineRule="auto"/>
                  <w:jc w:val="right"/>
                </w:pPr>
              </w:pPrChange>
            </w:pPr>
            <w:ins w:id="9637" w:author="The Si Tran" w:date="2012-12-12T07:52:00Z">
              <w:r w:rsidRPr="00E30631">
                <w:rPr>
                  <w:rPrChange w:id="9638" w:author="The Si Tran" w:date="2012-12-14T06:38:00Z">
                    <w:rPr>
                      <w:rFonts w:eastAsia="Times New Roman"/>
                      <w:color w:val="000000"/>
                      <w:sz w:val="22"/>
                    </w:rPr>
                  </w:rPrChange>
                </w:rPr>
                <w:t>243.03</w:t>
              </w:r>
            </w:ins>
          </w:p>
        </w:tc>
        <w:tc>
          <w:tcPr>
            <w:tcW w:w="849" w:type="dxa"/>
            <w:tcBorders>
              <w:top w:val="nil"/>
              <w:left w:val="nil"/>
              <w:bottom w:val="single" w:sz="4" w:space="0" w:color="auto"/>
              <w:right w:val="single" w:sz="4" w:space="0" w:color="auto"/>
            </w:tcBorders>
            <w:shd w:val="clear" w:color="auto" w:fill="auto"/>
            <w:noWrap/>
            <w:vAlign w:val="bottom"/>
            <w:hideMark/>
            <w:tcPrChange w:id="963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rsidP="006431AB">
            <w:pPr>
              <w:pStyle w:val="BangBody"/>
              <w:rPr>
                <w:ins w:id="9640" w:author="The Si Tran" w:date="2012-12-12T07:52:00Z"/>
                <w:rPrChange w:id="9641" w:author="The Si Tran" w:date="2012-12-14T06:38:00Z">
                  <w:rPr>
                    <w:ins w:id="9642" w:author="The Si Tran" w:date="2012-12-12T07:52:00Z"/>
                    <w:rFonts w:eastAsia="Times New Roman"/>
                    <w:color w:val="000000"/>
                    <w:sz w:val="22"/>
                  </w:rPr>
                </w:rPrChange>
              </w:rPr>
              <w:pPrChange w:id="9643" w:author="The Si Tran" w:date="2012-12-16T08:46:00Z">
                <w:pPr>
                  <w:spacing w:before="0" w:line="240" w:lineRule="auto"/>
                  <w:jc w:val="right"/>
                </w:pPr>
              </w:pPrChange>
            </w:pPr>
            <w:ins w:id="9644" w:author="The Si Tran" w:date="2012-12-12T07:52:00Z">
              <w:r w:rsidRPr="00E30631">
                <w:rPr>
                  <w:rPrChange w:id="9645" w:author="The Si Tran" w:date="2012-12-14T06:38:00Z">
                    <w:rPr>
                      <w:rFonts w:eastAsia="Times New Roman"/>
                      <w:color w:val="000000"/>
                      <w:sz w:val="22"/>
                    </w:rPr>
                  </w:rPrChange>
                </w:rPr>
                <w:t>40.77</w:t>
              </w:r>
            </w:ins>
          </w:p>
        </w:tc>
      </w:tr>
      <w:tr w:rsidR="00A80B78" w:rsidRPr="00AF5054" w14:paraId="58350577" w14:textId="77777777" w:rsidTr="00E30631">
        <w:trPr>
          <w:trHeight w:val="304"/>
          <w:ins w:id="9646" w:author="The Si Tran" w:date="2012-12-12T07:52:00Z"/>
          <w:trPrChange w:id="9647" w:author="The Si Tran" w:date="2012-12-14T06:38: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9648"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7777777" w:rsidR="00A80B78" w:rsidRPr="00E30631" w:rsidRDefault="00A80B78" w:rsidP="006431AB">
            <w:pPr>
              <w:pStyle w:val="BangBody"/>
              <w:rPr>
                <w:ins w:id="9649" w:author="The Si Tran" w:date="2012-12-12T07:52:00Z"/>
                <w:rPrChange w:id="9650" w:author="The Si Tran" w:date="2012-12-14T06:38:00Z">
                  <w:rPr>
                    <w:ins w:id="9651" w:author="The Si Tran" w:date="2012-12-12T07:52:00Z"/>
                    <w:rFonts w:eastAsia="Times New Roman"/>
                    <w:color w:val="000000"/>
                    <w:sz w:val="22"/>
                  </w:rPr>
                </w:rPrChange>
              </w:rPr>
              <w:pPrChange w:id="9652" w:author="The Si Tran" w:date="2012-12-16T08:46:00Z">
                <w:pPr>
                  <w:spacing w:before="0" w:line="240" w:lineRule="auto"/>
                  <w:jc w:val="center"/>
                </w:pPr>
              </w:pPrChange>
            </w:pPr>
            <w:ins w:id="9653" w:author="The Si Tran" w:date="2012-12-12T07:52:00Z">
              <w:r w:rsidRPr="00E30631">
                <w:rPr>
                  <w:rPrChange w:id="9654" w:author="The Si Tran" w:date="2012-12-14T06:38:00Z">
                    <w:rPr>
                      <w:rFonts w:eastAsia="Times New Roman"/>
                      <w:color w:val="000000"/>
                      <w:sz w:val="22"/>
                    </w:rPr>
                  </w:rPrChange>
                </w:rPr>
                <w:t xml:space="preserve">SARIMA </w:t>
              </w:r>
            </w:ins>
          </w:p>
        </w:tc>
        <w:tc>
          <w:tcPr>
            <w:tcW w:w="5871" w:type="dxa"/>
            <w:tcBorders>
              <w:top w:val="nil"/>
              <w:left w:val="nil"/>
              <w:bottom w:val="single" w:sz="4" w:space="0" w:color="auto"/>
              <w:right w:val="single" w:sz="4" w:space="0" w:color="auto"/>
            </w:tcBorders>
            <w:shd w:val="clear" w:color="auto" w:fill="auto"/>
            <w:vAlign w:val="bottom"/>
            <w:hideMark/>
            <w:tcPrChange w:id="9655"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rsidP="006431AB">
            <w:pPr>
              <w:pStyle w:val="BangBody"/>
              <w:rPr>
                <w:ins w:id="9656" w:author="The Si Tran" w:date="2012-12-12T07:52:00Z"/>
                <w:rPrChange w:id="9657" w:author="The Si Tran" w:date="2012-12-14T06:38:00Z">
                  <w:rPr>
                    <w:ins w:id="9658" w:author="The Si Tran" w:date="2012-12-12T07:52:00Z"/>
                    <w:rFonts w:eastAsia="Times New Roman"/>
                    <w:color w:val="000000"/>
                    <w:sz w:val="22"/>
                  </w:rPr>
                </w:rPrChange>
              </w:rPr>
              <w:pPrChange w:id="9659" w:author="The Si Tran" w:date="2012-12-16T08:46:00Z">
                <w:pPr>
                  <w:spacing w:before="0" w:line="240" w:lineRule="auto"/>
                  <w:jc w:val="left"/>
                </w:pPr>
              </w:pPrChange>
            </w:pPr>
            <w:ins w:id="9660" w:author="The Si Tran" w:date="2012-12-12T07:52:00Z">
              <w:r w:rsidRPr="00E30631">
                <w:rPr>
                  <w:rPrChange w:id="9661" w:author="The Si Tran" w:date="2012-12-14T06:38:00Z">
                    <w:rPr>
                      <w:rFonts w:eastAsia="Times New Roman"/>
                      <w:color w:val="000000"/>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bottom"/>
            <w:hideMark/>
            <w:tcPrChange w:id="9662"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rsidP="006431AB">
            <w:pPr>
              <w:pStyle w:val="BangBody"/>
              <w:rPr>
                <w:ins w:id="9663" w:author="The Si Tran" w:date="2012-12-12T07:52:00Z"/>
                <w:rPrChange w:id="9664" w:author="The Si Tran" w:date="2012-12-14T06:38:00Z">
                  <w:rPr>
                    <w:ins w:id="9665" w:author="The Si Tran" w:date="2012-12-12T07:52:00Z"/>
                    <w:rFonts w:eastAsia="Times New Roman"/>
                    <w:color w:val="000000"/>
                    <w:sz w:val="22"/>
                  </w:rPr>
                </w:rPrChange>
              </w:rPr>
              <w:pPrChange w:id="9666" w:author="The Si Tran" w:date="2012-12-16T08:46:00Z">
                <w:pPr>
                  <w:spacing w:before="0" w:line="240" w:lineRule="auto"/>
                  <w:jc w:val="right"/>
                </w:pPr>
              </w:pPrChange>
            </w:pPr>
            <w:ins w:id="9667" w:author="The Si Tran" w:date="2012-12-12T07:52:00Z">
              <w:r w:rsidRPr="00E30631">
                <w:rPr>
                  <w:rPrChange w:id="9668" w:author="The Si Tran" w:date="2012-12-14T06:38:00Z">
                    <w:rPr>
                      <w:rFonts w:eastAsia="Times New Roman"/>
                      <w:color w:val="000000"/>
                      <w:sz w:val="22"/>
                    </w:rPr>
                  </w:rPrChange>
                </w:rPr>
                <w:t>12.38</w:t>
              </w:r>
            </w:ins>
          </w:p>
        </w:tc>
        <w:tc>
          <w:tcPr>
            <w:tcW w:w="842" w:type="dxa"/>
            <w:tcBorders>
              <w:top w:val="nil"/>
              <w:left w:val="nil"/>
              <w:bottom w:val="single" w:sz="4" w:space="0" w:color="auto"/>
              <w:right w:val="single" w:sz="4" w:space="0" w:color="auto"/>
            </w:tcBorders>
            <w:shd w:val="clear" w:color="auto" w:fill="auto"/>
            <w:noWrap/>
            <w:vAlign w:val="bottom"/>
            <w:hideMark/>
            <w:tcPrChange w:id="9669"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rsidP="006431AB">
            <w:pPr>
              <w:pStyle w:val="BangBody"/>
              <w:rPr>
                <w:ins w:id="9670" w:author="The Si Tran" w:date="2012-12-12T07:52:00Z"/>
                <w:rPrChange w:id="9671" w:author="The Si Tran" w:date="2012-12-14T06:38:00Z">
                  <w:rPr>
                    <w:ins w:id="9672" w:author="The Si Tran" w:date="2012-12-12T07:52:00Z"/>
                    <w:rFonts w:eastAsia="Times New Roman"/>
                    <w:color w:val="000000"/>
                    <w:sz w:val="22"/>
                  </w:rPr>
                </w:rPrChange>
              </w:rPr>
              <w:pPrChange w:id="9673" w:author="The Si Tran" w:date="2012-12-16T08:46:00Z">
                <w:pPr>
                  <w:spacing w:before="0" w:line="240" w:lineRule="auto"/>
                  <w:jc w:val="right"/>
                </w:pPr>
              </w:pPrChange>
            </w:pPr>
            <w:ins w:id="9674" w:author="The Si Tran" w:date="2012-12-12T07:52:00Z">
              <w:r w:rsidRPr="00E30631">
                <w:rPr>
                  <w:rPrChange w:id="9675" w:author="The Si Tran" w:date="2012-12-14T06:38:00Z">
                    <w:rPr>
                      <w:rFonts w:eastAsia="Times New Roman"/>
                      <w:color w:val="000000"/>
                      <w:sz w:val="22"/>
                    </w:rPr>
                  </w:rPrChange>
                </w:rPr>
                <w:t>272.48</w:t>
              </w:r>
            </w:ins>
          </w:p>
        </w:tc>
        <w:tc>
          <w:tcPr>
            <w:tcW w:w="849" w:type="dxa"/>
            <w:tcBorders>
              <w:top w:val="nil"/>
              <w:left w:val="nil"/>
              <w:bottom w:val="single" w:sz="4" w:space="0" w:color="auto"/>
              <w:right w:val="single" w:sz="4" w:space="0" w:color="auto"/>
            </w:tcBorders>
            <w:shd w:val="clear" w:color="auto" w:fill="auto"/>
            <w:noWrap/>
            <w:vAlign w:val="bottom"/>
            <w:hideMark/>
            <w:tcPrChange w:id="9676"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rsidP="006431AB">
            <w:pPr>
              <w:pStyle w:val="BangBody"/>
              <w:rPr>
                <w:ins w:id="9677" w:author="The Si Tran" w:date="2012-12-12T07:52:00Z"/>
                <w:rPrChange w:id="9678" w:author="The Si Tran" w:date="2012-12-14T06:38:00Z">
                  <w:rPr>
                    <w:ins w:id="9679" w:author="The Si Tran" w:date="2012-12-12T07:52:00Z"/>
                    <w:rFonts w:eastAsia="Times New Roman"/>
                    <w:color w:val="000000"/>
                    <w:sz w:val="22"/>
                  </w:rPr>
                </w:rPrChange>
              </w:rPr>
              <w:pPrChange w:id="9680" w:author="The Si Tran" w:date="2012-12-16T08:46:00Z">
                <w:pPr>
                  <w:spacing w:before="0" w:line="240" w:lineRule="auto"/>
                  <w:jc w:val="right"/>
                </w:pPr>
              </w:pPrChange>
            </w:pPr>
            <w:ins w:id="9681" w:author="The Si Tran" w:date="2012-12-12T07:52:00Z">
              <w:r w:rsidRPr="00E30631">
                <w:rPr>
                  <w:rPrChange w:id="9682" w:author="The Si Tran" w:date="2012-12-14T06:38:00Z">
                    <w:rPr>
                      <w:rFonts w:eastAsia="Times New Roman"/>
                      <w:color w:val="000000"/>
                      <w:sz w:val="22"/>
                    </w:rPr>
                  </w:rPrChange>
                </w:rPr>
                <w:t>37.72</w:t>
              </w:r>
            </w:ins>
          </w:p>
        </w:tc>
      </w:tr>
      <w:tr w:rsidR="00A80B78" w:rsidRPr="00AF5054" w14:paraId="150C9E07" w14:textId="77777777" w:rsidTr="00E30631">
        <w:trPr>
          <w:trHeight w:val="918"/>
          <w:ins w:id="9683" w:author="The Si Tran" w:date="2012-12-12T07:52:00Z"/>
          <w:trPrChange w:id="9684" w:author="The Si Tran" w:date="2012-12-14T06:38: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85"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E30631" w:rsidRDefault="00A80B78" w:rsidP="006431AB">
            <w:pPr>
              <w:pStyle w:val="BangBody"/>
              <w:rPr>
                <w:ins w:id="9686" w:author="The Si Tran" w:date="2012-12-12T07:52:00Z"/>
                <w:rPrChange w:id="9687" w:author="The Si Tran" w:date="2012-12-14T06:38:00Z">
                  <w:rPr>
                    <w:ins w:id="9688" w:author="The Si Tran" w:date="2012-12-12T07:52:00Z"/>
                    <w:rFonts w:eastAsia="Times New Roman"/>
                    <w:color w:val="000000"/>
                    <w:sz w:val="22"/>
                  </w:rPr>
                </w:rPrChange>
              </w:rPr>
              <w:pPrChange w:id="9689" w:author="The Si Tran" w:date="2012-12-16T08:46:00Z">
                <w:pPr>
                  <w:spacing w:before="0" w:line="240" w:lineRule="auto"/>
                  <w:jc w:val="center"/>
                </w:pPr>
              </w:pPrChange>
            </w:pPr>
            <w:ins w:id="9690" w:author="The Si Tran" w:date="2012-12-12T07:52:00Z">
              <w:r w:rsidRPr="00E30631">
                <w:rPr>
                  <w:rPrChange w:id="9691" w:author="The Si Tran" w:date="2012-12-14T06:38:00Z">
                    <w:rPr>
                      <w:rFonts w:eastAsia="Times New Roman"/>
                      <w:color w:val="000000"/>
                      <w:sz w:val="22"/>
                    </w:rPr>
                  </w:rPrChange>
                </w:rPr>
                <w:t>Hybrid</w:t>
              </w:r>
            </w:ins>
          </w:p>
        </w:tc>
        <w:tc>
          <w:tcPr>
            <w:tcW w:w="5871" w:type="dxa"/>
            <w:tcBorders>
              <w:top w:val="nil"/>
              <w:left w:val="nil"/>
              <w:bottom w:val="single" w:sz="4" w:space="0" w:color="auto"/>
              <w:right w:val="single" w:sz="4" w:space="0" w:color="auto"/>
            </w:tcBorders>
            <w:shd w:val="clear" w:color="auto" w:fill="auto"/>
            <w:vAlign w:val="bottom"/>
            <w:hideMark/>
            <w:tcPrChange w:id="9692"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rsidP="006431AB">
            <w:pPr>
              <w:pStyle w:val="BangBody"/>
              <w:rPr>
                <w:ins w:id="9693" w:author="The Si Tran" w:date="2012-12-12T07:52:00Z"/>
                <w:rPrChange w:id="9694" w:author="The Si Tran" w:date="2012-12-14T06:38:00Z">
                  <w:rPr>
                    <w:ins w:id="9695" w:author="The Si Tran" w:date="2012-12-12T07:52:00Z"/>
                    <w:rFonts w:eastAsia="Times New Roman"/>
                    <w:color w:val="000000"/>
                    <w:sz w:val="22"/>
                  </w:rPr>
                </w:rPrChange>
              </w:rPr>
              <w:pPrChange w:id="9696" w:author="The Si Tran" w:date="2012-12-16T08:46:00Z">
                <w:pPr>
                  <w:spacing w:before="0" w:line="240" w:lineRule="auto"/>
                  <w:jc w:val="left"/>
                </w:pPr>
              </w:pPrChange>
            </w:pPr>
            <w:ins w:id="9697" w:author="The Si Tran" w:date="2012-12-12T07:52:00Z">
              <w:r w:rsidRPr="00E30631">
                <w:rPr>
                  <w:rPrChange w:id="9698" w:author="The Si Tran" w:date="2012-12-14T06:38:00Z">
                    <w:rPr>
                      <w:rFonts w:eastAsia="Times New Roman"/>
                      <w:color w:val="000000"/>
                      <w:sz w:val="22"/>
                    </w:rPr>
                  </w:rPrChange>
                </w:rPr>
                <w:t>ARIMA(2, 0, 0)(0, 0, 0)0</w:t>
              </w:r>
              <w:r w:rsidRPr="00E30631">
                <w:rPr>
                  <w:rPrChange w:id="9699" w:author="The Si Tran" w:date="2012-12-14T06:38:00Z">
                    <w:rPr>
                      <w:rFonts w:eastAsia="Times New Roman"/>
                      <w:color w:val="000000"/>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9700"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E30631" w:rsidRDefault="00A80B78" w:rsidP="006431AB">
            <w:pPr>
              <w:pStyle w:val="BangBody"/>
              <w:rPr>
                <w:ins w:id="9701" w:author="The Si Tran" w:date="2012-12-12T07:52:00Z"/>
                <w:rPrChange w:id="9702" w:author="The Si Tran" w:date="2012-12-14T06:38:00Z">
                  <w:rPr>
                    <w:ins w:id="9703" w:author="The Si Tran" w:date="2012-12-12T07:52:00Z"/>
                    <w:rFonts w:eastAsia="Times New Roman"/>
                    <w:color w:val="000000"/>
                    <w:sz w:val="22"/>
                  </w:rPr>
                </w:rPrChange>
              </w:rPr>
              <w:pPrChange w:id="9704" w:author="The Si Tran" w:date="2012-12-16T08:46:00Z">
                <w:pPr>
                  <w:spacing w:before="0" w:line="240" w:lineRule="auto"/>
                  <w:jc w:val="right"/>
                </w:pPr>
              </w:pPrChange>
            </w:pPr>
            <w:ins w:id="9705" w:author="The Si Tran" w:date="2012-12-12T07:52:00Z">
              <w:r w:rsidRPr="00E30631">
                <w:rPr>
                  <w:rPrChange w:id="9706" w:author="The Si Tran" w:date="2012-12-14T06:38:00Z">
                    <w:rPr>
                      <w:rFonts w:eastAsia="Times New Roman"/>
                      <w:color w:val="000000"/>
                      <w:sz w:val="22"/>
                    </w:rPr>
                  </w:rPrChange>
                </w:rPr>
                <w:t>11.43</w:t>
              </w:r>
            </w:ins>
          </w:p>
        </w:tc>
        <w:tc>
          <w:tcPr>
            <w:tcW w:w="842" w:type="dxa"/>
            <w:tcBorders>
              <w:top w:val="nil"/>
              <w:left w:val="nil"/>
              <w:bottom w:val="single" w:sz="4" w:space="0" w:color="auto"/>
              <w:right w:val="single" w:sz="4" w:space="0" w:color="auto"/>
            </w:tcBorders>
            <w:shd w:val="clear" w:color="auto" w:fill="auto"/>
            <w:noWrap/>
            <w:vAlign w:val="bottom"/>
            <w:hideMark/>
            <w:tcPrChange w:id="9707"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E30631" w:rsidRDefault="00A80B78" w:rsidP="006431AB">
            <w:pPr>
              <w:pStyle w:val="BangBody"/>
              <w:rPr>
                <w:ins w:id="9708" w:author="The Si Tran" w:date="2012-12-12T07:52:00Z"/>
                <w:rPrChange w:id="9709" w:author="The Si Tran" w:date="2012-12-14T06:38:00Z">
                  <w:rPr>
                    <w:ins w:id="9710" w:author="The Si Tran" w:date="2012-12-12T07:52:00Z"/>
                    <w:rFonts w:eastAsia="Times New Roman"/>
                    <w:color w:val="000000"/>
                    <w:sz w:val="22"/>
                  </w:rPr>
                </w:rPrChange>
              </w:rPr>
              <w:pPrChange w:id="9711" w:author="The Si Tran" w:date="2012-12-16T08:46:00Z">
                <w:pPr>
                  <w:spacing w:before="0" w:line="240" w:lineRule="auto"/>
                  <w:jc w:val="right"/>
                </w:pPr>
              </w:pPrChange>
            </w:pPr>
            <w:ins w:id="9712" w:author="The Si Tran" w:date="2012-12-12T07:52:00Z">
              <w:r w:rsidRPr="00E30631">
                <w:rPr>
                  <w:rPrChange w:id="9713" w:author="The Si Tran" w:date="2012-12-14T06:38:00Z">
                    <w:rPr>
                      <w:rFonts w:eastAsia="Times New Roman"/>
                      <w:color w:val="000000"/>
                      <w:sz w:val="22"/>
                    </w:rPr>
                  </w:rPrChange>
                </w:rPr>
                <w:t>273.63</w:t>
              </w:r>
            </w:ins>
          </w:p>
        </w:tc>
        <w:tc>
          <w:tcPr>
            <w:tcW w:w="849" w:type="dxa"/>
            <w:tcBorders>
              <w:top w:val="nil"/>
              <w:left w:val="nil"/>
              <w:bottom w:val="single" w:sz="4" w:space="0" w:color="auto"/>
              <w:right w:val="single" w:sz="4" w:space="0" w:color="auto"/>
            </w:tcBorders>
            <w:shd w:val="clear" w:color="auto" w:fill="auto"/>
            <w:noWrap/>
            <w:vAlign w:val="bottom"/>
            <w:hideMark/>
            <w:tcPrChange w:id="9714"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E30631" w:rsidRDefault="00A80B78" w:rsidP="006431AB">
            <w:pPr>
              <w:pStyle w:val="BangBody"/>
              <w:rPr>
                <w:ins w:id="9715" w:author="The Si Tran" w:date="2012-12-12T07:52:00Z"/>
                <w:rPrChange w:id="9716" w:author="The Si Tran" w:date="2012-12-14T06:38:00Z">
                  <w:rPr>
                    <w:ins w:id="9717" w:author="The Si Tran" w:date="2012-12-12T07:52:00Z"/>
                    <w:rFonts w:eastAsia="Times New Roman"/>
                    <w:color w:val="000000"/>
                    <w:sz w:val="22"/>
                  </w:rPr>
                </w:rPrChange>
              </w:rPr>
              <w:pPrChange w:id="9718" w:author="The Si Tran" w:date="2012-12-16T08:46:00Z">
                <w:pPr>
                  <w:spacing w:before="0" w:line="240" w:lineRule="auto"/>
                  <w:jc w:val="right"/>
                </w:pPr>
              </w:pPrChange>
            </w:pPr>
            <w:ins w:id="9719" w:author="The Si Tran" w:date="2012-12-12T07:52:00Z">
              <w:r w:rsidRPr="00E30631">
                <w:rPr>
                  <w:rPrChange w:id="9720" w:author="The Si Tran" w:date="2012-12-14T06:38:00Z">
                    <w:rPr>
                      <w:rFonts w:eastAsia="Times New Roman"/>
                      <w:color w:val="000000"/>
                      <w:sz w:val="22"/>
                    </w:rPr>
                  </w:rPrChange>
                </w:rPr>
                <w:t>35.69</w:t>
              </w:r>
            </w:ins>
          </w:p>
        </w:tc>
      </w:tr>
      <w:tr w:rsidR="00A80B78" w:rsidRPr="00AF5054" w14:paraId="5B9156D5" w14:textId="77777777" w:rsidTr="00E30631">
        <w:trPr>
          <w:trHeight w:val="918"/>
          <w:ins w:id="9721" w:author="The Si Tran" w:date="2012-12-12T07:52:00Z"/>
          <w:trPrChange w:id="9722" w:author="The Si Tran" w:date="2012-12-14T06:38: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9723"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rsidP="006431AB">
            <w:pPr>
              <w:pStyle w:val="BangBody"/>
              <w:rPr>
                <w:ins w:id="9724" w:author="The Si Tran" w:date="2012-12-12T07:52:00Z"/>
                <w:rPrChange w:id="9725" w:author="The Si Tran" w:date="2012-12-14T06:38:00Z">
                  <w:rPr>
                    <w:ins w:id="9726" w:author="The Si Tran" w:date="2012-12-12T07:52:00Z"/>
                    <w:rFonts w:eastAsia="Times New Roman"/>
                    <w:color w:val="000000"/>
                    <w:sz w:val="22"/>
                  </w:rPr>
                </w:rPrChange>
              </w:rPr>
              <w:pPrChange w:id="9727"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9728"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rsidP="006431AB">
            <w:pPr>
              <w:pStyle w:val="BangBody"/>
              <w:rPr>
                <w:ins w:id="9729" w:author="The Si Tran" w:date="2012-12-12T07:52:00Z"/>
                <w:rPrChange w:id="9730" w:author="The Si Tran" w:date="2012-12-14T06:38:00Z">
                  <w:rPr>
                    <w:ins w:id="9731" w:author="The Si Tran" w:date="2012-12-12T07:52:00Z"/>
                    <w:rFonts w:eastAsia="Times New Roman"/>
                    <w:color w:val="000000"/>
                    <w:sz w:val="22"/>
                  </w:rPr>
                </w:rPrChange>
              </w:rPr>
              <w:pPrChange w:id="9732" w:author="The Si Tran" w:date="2012-12-16T08:46:00Z">
                <w:pPr>
                  <w:spacing w:before="0" w:line="240" w:lineRule="auto"/>
                  <w:jc w:val="left"/>
                </w:pPr>
              </w:pPrChange>
            </w:pPr>
            <w:ins w:id="9733" w:author="The Si Tran" w:date="2012-12-12T07:52:00Z">
              <w:r w:rsidRPr="00E30631">
                <w:rPr>
                  <w:rPrChange w:id="9734" w:author="The Si Tran" w:date="2012-12-14T06:38:00Z">
                    <w:rPr>
                      <w:rFonts w:eastAsia="Times New Roman"/>
                      <w:color w:val="000000"/>
                      <w:sz w:val="22"/>
                    </w:rPr>
                  </w:rPrChange>
                </w:rPr>
                <w:t>ARIMA(2, 0, 0)(0, 0, 0)0</w:t>
              </w:r>
              <w:r w:rsidRPr="00E30631">
                <w:rPr>
                  <w:rPrChange w:id="9735" w:author="The Si Tran" w:date="2012-12-14T06:38:00Z">
                    <w:rPr>
                      <w:rFonts w:eastAsia="Times New Roman"/>
                      <w:color w:val="000000"/>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9736"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rsidP="006431AB">
            <w:pPr>
              <w:pStyle w:val="BangBody"/>
              <w:rPr>
                <w:ins w:id="9737" w:author="The Si Tran" w:date="2012-12-12T07:52:00Z"/>
                <w:rPrChange w:id="9738" w:author="The Si Tran" w:date="2012-12-14T06:38:00Z">
                  <w:rPr>
                    <w:ins w:id="9739" w:author="The Si Tran" w:date="2012-12-12T07:52:00Z"/>
                    <w:rFonts w:eastAsia="Times New Roman"/>
                    <w:color w:val="000000"/>
                    <w:sz w:val="22"/>
                  </w:rPr>
                </w:rPrChange>
              </w:rPr>
              <w:pPrChange w:id="9740" w:author="The Si Tran" w:date="2012-12-16T08:46:00Z">
                <w:pPr>
                  <w:spacing w:before="0" w:line="240" w:lineRule="auto"/>
                  <w:jc w:val="right"/>
                </w:pPr>
              </w:pPrChange>
            </w:pPr>
            <w:ins w:id="9741" w:author="The Si Tran" w:date="2012-12-12T07:52:00Z">
              <w:r w:rsidRPr="00E30631">
                <w:rPr>
                  <w:rPrChange w:id="9742" w:author="The Si Tran" w:date="2012-12-14T06:38:00Z">
                    <w:rPr>
                      <w:rFonts w:eastAsia="Times New Roman"/>
                      <w:color w:val="000000"/>
                      <w:sz w:val="22"/>
                    </w:rPr>
                  </w:rPrChange>
                </w:rPr>
                <w:t>15.08</w:t>
              </w:r>
            </w:ins>
          </w:p>
        </w:tc>
        <w:tc>
          <w:tcPr>
            <w:tcW w:w="842" w:type="dxa"/>
            <w:tcBorders>
              <w:top w:val="nil"/>
              <w:left w:val="nil"/>
              <w:bottom w:val="single" w:sz="4" w:space="0" w:color="auto"/>
              <w:right w:val="single" w:sz="4" w:space="0" w:color="auto"/>
            </w:tcBorders>
            <w:shd w:val="clear" w:color="auto" w:fill="auto"/>
            <w:noWrap/>
            <w:vAlign w:val="bottom"/>
            <w:hideMark/>
            <w:tcPrChange w:id="9743"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rsidP="006431AB">
            <w:pPr>
              <w:pStyle w:val="BangBody"/>
              <w:rPr>
                <w:ins w:id="9744" w:author="The Si Tran" w:date="2012-12-12T07:52:00Z"/>
                <w:rPrChange w:id="9745" w:author="The Si Tran" w:date="2012-12-14T06:38:00Z">
                  <w:rPr>
                    <w:ins w:id="9746" w:author="The Si Tran" w:date="2012-12-12T07:52:00Z"/>
                    <w:rFonts w:eastAsia="Times New Roman"/>
                    <w:color w:val="000000"/>
                    <w:sz w:val="22"/>
                  </w:rPr>
                </w:rPrChange>
              </w:rPr>
              <w:pPrChange w:id="9747" w:author="The Si Tran" w:date="2012-12-16T08:46:00Z">
                <w:pPr>
                  <w:spacing w:before="0" w:line="240" w:lineRule="auto"/>
                  <w:jc w:val="right"/>
                </w:pPr>
              </w:pPrChange>
            </w:pPr>
            <w:ins w:id="9748" w:author="The Si Tran" w:date="2012-12-12T07:52:00Z">
              <w:r w:rsidRPr="00E30631">
                <w:rPr>
                  <w:rPrChange w:id="9749" w:author="The Si Tran" w:date="2012-12-14T06:38:00Z">
                    <w:rPr>
                      <w:rFonts w:eastAsia="Times New Roman"/>
                      <w:color w:val="000000"/>
                      <w:sz w:val="22"/>
                    </w:rPr>
                  </w:rPrChange>
                </w:rPr>
                <w:t>457.49</w:t>
              </w:r>
            </w:ins>
          </w:p>
        </w:tc>
        <w:tc>
          <w:tcPr>
            <w:tcW w:w="849" w:type="dxa"/>
            <w:tcBorders>
              <w:top w:val="nil"/>
              <w:left w:val="nil"/>
              <w:bottom w:val="single" w:sz="4" w:space="0" w:color="auto"/>
              <w:right w:val="single" w:sz="4" w:space="0" w:color="auto"/>
            </w:tcBorders>
            <w:shd w:val="clear" w:color="auto" w:fill="auto"/>
            <w:noWrap/>
            <w:vAlign w:val="bottom"/>
            <w:hideMark/>
            <w:tcPrChange w:id="9750"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rsidP="006431AB">
            <w:pPr>
              <w:pStyle w:val="BangBody"/>
              <w:rPr>
                <w:ins w:id="9751" w:author="The Si Tran" w:date="2012-12-12T07:52:00Z"/>
                <w:rPrChange w:id="9752" w:author="The Si Tran" w:date="2012-12-14T06:38:00Z">
                  <w:rPr>
                    <w:ins w:id="9753" w:author="The Si Tran" w:date="2012-12-12T07:52:00Z"/>
                    <w:rFonts w:eastAsia="Times New Roman"/>
                    <w:color w:val="000000"/>
                    <w:sz w:val="22"/>
                  </w:rPr>
                </w:rPrChange>
              </w:rPr>
              <w:pPrChange w:id="9754" w:author="The Si Tran" w:date="2012-12-16T08:46:00Z">
                <w:pPr>
                  <w:spacing w:before="0" w:line="240" w:lineRule="auto"/>
                  <w:jc w:val="right"/>
                </w:pPr>
              </w:pPrChange>
            </w:pPr>
            <w:ins w:id="9755" w:author="The Si Tran" w:date="2012-12-12T07:52:00Z">
              <w:r w:rsidRPr="00E30631">
                <w:rPr>
                  <w:rPrChange w:id="9756" w:author="The Si Tran" w:date="2012-12-14T06:38:00Z">
                    <w:rPr>
                      <w:rFonts w:eastAsia="Times New Roman"/>
                      <w:color w:val="000000"/>
                      <w:sz w:val="22"/>
                    </w:rPr>
                  </w:rPrChange>
                </w:rPr>
                <w:t>39.9</w:t>
              </w:r>
            </w:ins>
          </w:p>
        </w:tc>
      </w:tr>
    </w:tbl>
    <w:p w14:paraId="7A653632" w14:textId="77777777" w:rsidR="00FD5FE6" w:rsidRDefault="00FD5FE6">
      <w:pPr>
        <w:pStyle w:val="Bang"/>
        <w:rPr>
          <w:ins w:id="9757" w:author="The Si Tran" w:date="2012-12-14T06:39:00Z"/>
        </w:rPr>
        <w:pPrChange w:id="9758" w:author="The Si Tran" w:date="2012-12-11T23:57:00Z">
          <w:pPr>
            <w:pStyle w:val="Heading1"/>
            <w:jc w:val="left"/>
          </w:pPr>
        </w:pPrChange>
      </w:pPr>
    </w:p>
    <w:p w14:paraId="46F9B62C" w14:textId="03B53E8B" w:rsidR="00B228F5" w:rsidRPr="00097101" w:rsidRDefault="00B228F5">
      <w:pPr>
        <w:pStyle w:val="Bang"/>
        <w:pPrChange w:id="9759" w:author="The Si Tran" w:date="2012-12-11T23:57:00Z">
          <w:pPr>
            <w:pStyle w:val="Heading1"/>
            <w:jc w:val="left"/>
          </w:pPr>
        </w:pPrChange>
      </w:pPr>
      <w:bookmarkStart w:id="9760" w:name="_Toc343033801"/>
      <w:bookmarkStart w:id="9761" w:name="_Toc343226130"/>
      <w:ins w:id="9762" w:author="The Si Tran" w:date="2012-12-14T06:39:00Z">
        <w:r w:rsidRPr="004D696B">
          <w:rPr>
            <w:b/>
          </w:rPr>
          <w:lastRenderedPageBreak/>
          <w:t xml:space="preserve">Bảng </w:t>
        </w:r>
        <w:r>
          <w:rPr>
            <w:b/>
          </w:rPr>
          <w:t>6.9</w:t>
        </w:r>
        <w:r w:rsidRPr="004D696B">
          <w:rPr>
            <w:b/>
          </w:rPr>
          <w:t xml:space="preserve">: </w:t>
        </w:r>
        <w:r w:rsidRPr="006041AD">
          <w:rPr>
            <w:rStyle w:val="BangChar"/>
          </w:rPr>
          <w:t>Kết quả thực nghiệm chuỗi dữ liệu Kobe</w:t>
        </w:r>
      </w:ins>
      <w:bookmarkEnd w:id="9760"/>
      <w:bookmarkEnd w:id="9761"/>
    </w:p>
    <w:tbl>
      <w:tblPr>
        <w:tblW w:w="9323" w:type="dxa"/>
        <w:tblLook w:val="04A0" w:firstRow="1" w:lastRow="0" w:firstColumn="1" w:lastColumn="0" w:noHBand="0" w:noVBand="1"/>
        <w:tblPrChange w:id="9763" w:author="The Si Tran" w:date="2012-12-14T06:39:00Z">
          <w:tblPr>
            <w:tblW w:w="10047" w:type="dxa"/>
            <w:tblLook w:val="04A0" w:firstRow="1" w:lastRow="0" w:firstColumn="1" w:lastColumn="0" w:noHBand="0" w:noVBand="1"/>
          </w:tblPr>
        </w:tblPrChange>
      </w:tblPr>
      <w:tblGrid>
        <w:gridCol w:w="1132"/>
        <w:gridCol w:w="5563"/>
        <w:gridCol w:w="858"/>
        <w:gridCol w:w="1038"/>
        <w:gridCol w:w="865"/>
        <w:tblGridChange w:id="9764">
          <w:tblGrid>
            <w:gridCol w:w="1072"/>
            <w:gridCol w:w="6340"/>
            <w:gridCol w:w="821"/>
            <w:gridCol w:w="986"/>
            <w:gridCol w:w="828"/>
          </w:tblGrid>
        </w:tblGridChange>
      </w:tblGrid>
      <w:tr w:rsidR="00A80B78" w:rsidRPr="00AF5054" w14:paraId="141DDDBD" w14:textId="77777777" w:rsidTr="00B228F5">
        <w:trPr>
          <w:trHeight w:val="305"/>
          <w:ins w:id="9765" w:author="The Si Tran" w:date="2012-12-12T07:53:00Z"/>
          <w:trPrChange w:id="9766" w:author="The Si Tran" w:date="2012-12-14T06:39: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67" w:author="The Si Tran" w:date="2012-12-14T06:39: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rsidP="006431AB">
            <w:pPr>
              <w:pStyle w:val="BangBody"/>
              <w:rPr>
                <w:ins w:id="9768" w:author="The Si Tran" w:date="2012-12-12T07:53:00Z"/>
                <w:rPrChange w:id="9769" w:author="The Si Tran" w:date="2012-12-14T06:39:00Z">
                  <w:rPr>
                    <w:ins w:id="9770" w:author="The Si Tran" w:date="2012-12-12T07:53:00Z"/>
                    <w:rFonts w:eastAsia="Times New Roman"/>
                    <w:color w:val="000000"/>
                    <w:sz w:val="22"/>
                  </w:rPr>
                </w:rPrChange>
              </w:rPr>
              <w:pPrChange w:id="9771"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bottom"/>
            <w:hideMark/>
            <w:tcPrChange w:id="9772" w:author="The Si Tran" w:date="2012-12-14T06:39: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B228F5" w:rsidRDefault="00A80B78" w:rsidP="006431AB">
            <w:pPr>
              <w:pStyle w:val="BangBody"/>
              <w:rPr>
                <w:ins w:id="9773" w:author="The Si Tran" w:date="2012-12-12T07:53:00Z"/>
                <w:rPrChange w:id="9774" w:author="The Si Tran" w:date="2012-12-14T06:39:00Z">
                  <w:rPr>
                    <w:ins w:id="9775" w:author="The Si Tran" w:date="2012-12-12T07:53:00Z"/>
                    <w:rFonts w:eastAsia="Times New Roman"/>
                    <w:color w:val="000000"/>
                    <w:sz w:val="22"/>
                  </w:rPr>
                </w:rPrChange>
              </w:rPr>
              <w:pPrChange w:id="9776" w:author="The Si Tran" w:date="2012-12-16T08:46:00Z">
                <w:pPr>
                  <w:spacing w:before="0" w:line="240" w:lineRule="auto"/>
                  <w:jc w:val="left"/>
                </w:pPr>
              </w:pPrChange>
            </w:pPr>
            <w:ins w:id="9777" w:author="The Si Tran" w:date="2012-12-12T07:53:00Z">
              <w:r w:rsidRPr="00B228F5">
                <w:rPr>
                  <w:rPrChange w:id="9778" w:author="The Si Tran" w:date="2012-12-14T06:39:00Z">
                    <w:rPr>
                      <w:rFonts w:eastAsia="Times New Roman"/>
                      <w:color w:val="000000"/>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bottom"/>
            <w:hideMark/>
            <w:tcPrChange w:id="9779" w:author="The Si Tran" w:date="2012-12-14T06:39: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B228F5" w:rsidRDefault="00A80B78" w:rsidP="006431AB">
            <w:pPr>
              <w:pStyle w:val="BangBody"/>
              <w:rPr>
                <w:ins w:id="9780" w:author="The Si Tran" w:date="2012-12-12T07:53:00Z"/>
                <w:rPrChange w:id="9781" w:author="The Si Tran" w:date="2012-12-14T06:39:00Z">
                  <w:rPr>
                    <w:ins w:id="9782" w:author="The Si Tran" w:date="2012-12-12T07:53:00Z"/>
                    <w:rFonts w:eastAsia="Times New Roman"/>
                    <w:color w:val="000000"/>
                    <w:sz w:val="22"/>
                  </w:rPr>
                </w:rPrChange>
              </w:rPr>
              <w:pPrChange w:id="9783" w:author="The Si Tran" w:date="2012-12-16T08:46:00Z">
                <w:pPr>
                  <w:spacing w:before="0" w:line="240" w:lineRule="auto"/>
                  <w:jc w:val="left"/>
                </w:pPr>
              </w:pPrChange>
            </w:pPr>
            <w:ins w:id="9784" w:author="The Si Tran" w:date="2012-12-12T07:53:00Z">
              <w:r w:rsidRPr="00B228F5">
                <w:rPr>
                  <w:rPrChange w:id="9785" w:author="The Si Tran" w:date="2012-12-14T06:39:00Z">
                    <w:rPr>
                      <w:rFonts w:eastAsia="Times New Roman"/>
                      <w:color w:val="000000"/>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bottom"/>
            <w:hideMark/>
            <w:tcPrChange w:id="9786" w:author="The Si Tran" w:date="2012-12-14T06:39: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B228F5" w:rsidRDefault="00A80B78" w:rsidP="006431AB">
            <w:pPr>
              <w:pStyle w:val="BangBody"/>
              <w:rPr>
                <w:ins w:id="9787" w:author="The Si Tran" w:date="2012-12-12T07:53:00Z"/>
                <w:rPrChange w:id="9788" w:author="The Si Tran" w:date="2012-12-14T06:39:00Z">
                  <w:rPr>
                    <w:ins w:id="9789" w:author="The Si Tran" w:date="2012-12-12T07:53:00Z"/>
                    <w:rFonts w:eastAsia="Times New Roman"/>
                    <w:color w:val="000000"/>
                    <w:sz w:val="22"/>
                  </w:rPr>
                </w:rPrChange>
              </w:rPr>
              <w:pPrChange w:id="9790" w:author="The Si Tran" w:date="2012-12-16T08:46:00Z">
                <w:pPr>
                  <w:spacing w:before="0" w:line="240" w:lineRule="auto"/>
                  <w:jc w:val="left"/>
                </w:pPr>
              </w:pPrChange>
            </w:pPr>
            <w:ins w:id="9791" w:author="The Si Tran" w:date="2012-12-12T07:53:00Z">
              <w:r w:rsidRPr="00B228F5">
                <w:rPr>
                  <w:rPrChange w:id="9792" w:author="The Si Tran" w:date="2012-12-14T06:39:00Z">
                    <w:rPr>
                      <w:rFonts w:eastAsia="Times New Roman"/>
                      <w:color w:val="000000"/>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bottom"/>
            <w:hideMark/>
            <w:tcPrChange w:id="9793" w:author="The Si Tran" w:date="2012-12-14T06:39: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B228F5" w:rsidRDefault="00A80B78" w:rsidP="006431AB">
            <w:pPr>
              <w:pStyle w:val="BangBody"/>
              <w:rPr>
                <w:ins w:id="9794" w:author="The Si Tran" w:date="2012-12-12T07:53:00Z"/>
                <w:rPrChange w:id="9795" w:author="The Si Tran" w:date="2012-12-14T06:39:00Z">
                  <w:rPr>
                    <w:ins w:id="9796" w:author="The Si Tran" w:date="2012-12-12T07:53:00Z"/>
                    <w:rFonts w:eastAsia="Times New Roman"/>
                    <w:color w:val="000000"/>
                    <w:sz w:val="22"/>
                  </w:rPr>
                </w:rPrChange>
              </w:rPr>
              <w:pPrChange w:id="9797" w:author="The Si Tran" w:date="2012-12-16T08:46:00Z">
                <w:pPr>
                  <w:spacing w:before="0" w:line="240" w:lineRule="auto"/>
                  <w:jc w:val="left"/>
                </w:pPr>
              </w:pPrChange>
            </w:pPr>
            <w:ins w:id="9798" w:author="The Si Tran" w:date="2012-12-12T07:53:00Z">
              <w:r w:rsidRPr="00B228F5">
                <w:rPr>
                  <w:rPrChange w:id="9799" w:author="The Si Tran" w:date="2012-12-14T06:39:00Z">
                    <w:rPr>
                      <w:rFonts w:eastAsia="Times New Roman"/>
                      <w:color w:val="000000"/>
                      <w:sz w:val="22"/>
                    </w:rPr>
                  </w:rPrChange>
                </w:rPr>
                <w:t>MAPE</w:t>
              </w:r>
            </w:ins>
          </w:p>
        </w:tc>
      </w:tr>
      <w:tr w:rsidR="00A80B78" w:rsidRPr="00AF5054" w14:paraId="44B11DC2" w14:textId="77777777" w:rsidTr="00B228F5">
        <w:trPr>
          <w:trHeight w:val="610"/>
          <w:ins w:id="9800" w:author="The Si Tran" w:date="2012-12-12T07:53:00Z"/>
          <w:trPrChange w:id="9801" w:author="The Si Tran" w:date="2012-12-14T06:39: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02"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B228F5" w:rsidRDefault="00A80B78" w:rsidP="006431AB">
            <w:pPr>
              <w:pStyle w:val="BangBody"/>
              <w:rPr>
                <w:ins w:id="9803" w:author="The Si Tran" w:date="2012-12-12T07:53:00Z"/>
                <w:rPrChange w:id="9804" w:author="The Si Tran" w:date="2012-12-14T06:39:00Z">
                  <w:rPr>
                    <w:ins w:id="9805" w:author="The Si Tran" w:date="2012-12-12T07:53:00Z"/>
                    <w:rFonts w:eastAsia="Times New Roman"/>
                    <w:color w:val="000000"/>
                    <w:sz w:val="22"/>
                  </w:rPr>
                </w:rPrChange>
              </w:rPr>
              <w:pPrChange w:id="9806" w:author="The Si Tran" w:date="2012-12-16T08:46:00Z">
                <w:pPr>
                  <w:spacing w:before="0" w:line="240" w:lineRule="auto"/>
                  <w:jc w:val="center"/>
                </w:pPr>
              </w:pPrChange>
            </w:pPr>
            <w:ins w:id="9807" w:author="The Si Tran" w:date="2012-12-12T07:53:00Z">
              <w:r w:rsidRPr="00B228F5">
                <w:rPr>
                  <w:rPrChange w:id="9808" w:author="The Si Tran" w:date="2012-12-14T06:39:00Z">
                    <w:rPr>
                      <w:rFonts w:eastAsia="Times New Roman"/>
                      <w:color w:val="000000"/>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9809"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rsidP="006431AB">
            <w:pPr>
              <w:pStyle w:val="BangBody"/>
              <w:rPr>
                <w:ins w:id="9810" w:author="The Si Tran" w:date="2012-12-12T07:53:00Z"/>
                <w:rPrChange w:id="9811" w:author="The Si Tran" w:date="2012-12-14T06:39:00Z">
                  <w:rPr>
                    <w:ins w:id="9812" w:author="The Si Tran" w:date="2012-12-12T07:53:00Z"/>
                    <w:rFonts w:eastAsia="Times New Roman"/>
                    <w:color w:val="000000"/>
                    <w:sz w:val="22"/>
                  </w:rPr>
                </w:rPrChange>
              </w:rPr>
              <w:pPrChange w:id="9813" w:author="The Si Tran" w:date="2012-12-16T08:46:00Z">
                <w:pPr>
                  <w:spacing w:before="0" w:line="240" w:lineRule="auto"/>
                  <w:jc w:val="left"/>
                </w:pPr>
              </w:pPrChange>
            </w:pPr>
            <w:ins w:id="9814" w:author="The Si Tran" w:date="2012-12-12T07:53:00Z">
              <w:r w:rsidRPr="00B228F5">
                <w:rPr>
                  <w:rPrChange w:id="9815" w:author="The Si Tran" w:date="2012-12-14T06:39:00Z">
                    <w:rPr>
                      <w:rFonts w:eastAsia="Times New Roman"/>
                      <w:color w:val="000000"/>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9816"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rsidP="006431AB">
            <w:pPr>
              <w:pStyle w:val="BangBody"/>
              <w:rPr>
                <w:ins w:id="9817" w:author="The Si Tran" w:date="2012-12-12T07:53:00Z"/>
                <w:rPrChange w:id="9818" w:author="The Si Tran" w:date="2012-12-14T06:39:00Z">
                  <w:rPr>
                    <w:ins w:id="9819" w:author="The Si Tran" w:date="2012-12-12T07:53:00Z"/>
                    <w:rFonts w:eastAsia="Times New Roman"/>
                    <w:color w:val="000000"/>
                    <w:sz w:val="22"/>
                  </w:rPr>
                </w:rPrChange>
              </w:rPr>
              <w:pPrChange w:id="9820" w:author="The Si Tran" w:date="2012-12-16T08:46:00Z">
                <w:pPr>
                  <w:spacing w:before="0" w:line="240" w:lineRule="auto"/>
                  <w:jc w:val="right"/>
                </w:pPr>
              </w:pPrChange>
            </w:pPr>
            <w:ins w:id="9821" w:author="The Si Tran" w:date="2012-12-12T07:53:00Z">
              <w:r w:rsidRPr="00B228F5">
                <w:rPr>
                  <w:rPrChange w:id="9822" w:author="The Si Tran" w:date="2012-12-14T06:39:00Z">
                    <w:rPr>
                      <w:rFonts w:eastAsia="Times New Roman"/>
                      <w:color w:val="000000"/>
                      <w:sz w:val="22"/>
                    </w:rPr>
                  </w:rPrChange>
                </w:rPr>
                <w:t>787.53</w:t>
              </w:r>
            </w:ins>
          </w:p>
        </w:tc>
        <w:tc>
          <w:tcPr>
            <w:tcW w:w="1001" w:type="dxa"/>
            <w:tcBorders>
              <w:top w:val="nil"/>
              <w:left w:val="nil"/>
              <w:bottom w:val="single" w:sz="4" w:space="0" w:color="auto"/>
              <w:right w:val="single" w:sz="4" w:space="0" w:color="auto"/>
            </w:tcBorders>
            <w:shd w:val="clear" w:color="auto" w:fill="auto"/>
            <w:noWrap/>
            <w:vAlign w:val="bottom"/>
            <w:hideMark/>
            <w:tcPrChange w:id="9823"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rsidP="006431AB">
            <w:pPr>
              <w:pStyle w:val="BangBody"/>
              <w:rPr>
                <w:ins w:id="9824" w:author="The Si Tran" w:date="2012-12-12T07:53:00Z"/>
                <w:rPrChange w:id="9825" w:author="The Si Tran" w:date="2012-12-14T06:39:00Z">
                  <w:rPr>
                    <w:ins w:id="9826" w:author="The Si Tran" w:date="2012-12-12T07:53:00Z"/>
                    <w:rFonts w:eastAsia="Times New Roman"/>
                    <w:color w:val="000000"/>
                    <w:sz w:val="22"/>
                  </w:rPr>
                </w:rPrChange>
              </w:rPr>
              <w:pPrChange w:id="9827" w:author="The Si Tran" w:date="2012-12-16T08:46:00Z">
                <w:pPr>
                  <w:spacing w:before="0" w:line="240" w:lineRule="auto"/>
                  <w:jc w:val="right"/>
                </w:pPr>
              </w:pPrChange>
            </w:pPr>
            <w:ins w:id="9828" w:author="The Si Tran" w:date="2012-12-12T07:53:00Z">
              <w:r w:rsidRPr="00B228F5">
                <w:rPr>
                  <w:rPrChange w:id="9829" w:author="The Si Tran" w:date="2012-12-14T06:39:00Z">
                    <w:rPr>
                      <w:rFonts w:eastAsia="Times New Roman"/>
                      <w:color w:val="000000"/>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bottom"/>
            <w:hideMark/>
            <w:tcPrChange w:id="9830"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rsidP="006431AB">
            <w:pPr>
              <w:pStyle w:val="BangBody"/>
              <w:rPr>
                <w:ins w:id="9831" w:author="The Si Tran" w:date="2012-12-12T07:53:00Z"/>
                <w:rPrChange w:id="9832" w:author="The Si Tran" w:date="2012-12-14T06:39:00Z">
                  <w:rPr>
                    <w:ins w:id="9833" w:author="The Si Tran" w:date="2012-12-12T07:53:00Z"/>
                    <w:rFonts w:eastAsia="Times New Roman"/>
                    <w:color w:val="000000"/>
                    <w:sz w:val="22"/>
                  </w:rPr>
                </w:rPrChange>
              </w:rPr>
              <w:pPrChange w:id="9834" w:author="The Si Tran" w:date="2012-12-16T08:46:00Z">
                <w:pPr>
                  <w:spacing w:before="0" w:line="240" w:lineRule="auto"/>
                  <w:jc w:val="right"/>
                </w:pPr>
              </w:pPrChange>
            </w:pPr>
            <w:ins w:id="9835" w:author="The Si Tran" w:date="2012-12-12T07:53:00Z">
              <w:r w:rsidRPr="00B228F5">
                <w:rPr>
                  <w:rPrChange w:id="9836" w:author="The Si Tran" w:date="2012-12-14T06:39:00Z">
                    <w:rPr>
                      <w:rFonts w:eastAsia="Times New Roman"/>
                      <w:color w:val="000000"/>
                      <w:sz w:val="22"/>
                    </w:rPr>
                  </w:rPrChange>
                </w:rPr>
                <w:t>30.33</w:t>
              </w:r>
            </w:ins>
          </w:p>
        </w:tc>
      </w:tr>
      <w:tr w:rsidR="00A80B78" w:rsidRPr="00AF5054" w14:paraId="649AE6C9" w14:textId="77777777" w:rsidTr="00B228F5">
        <w:trPr>
          <w:trHeight w:val="610"/>
          <w:ins w:id="9837" w:author="The Si Tran" w:date="2012-12-12T07:53:00Z"/>
          <w:trPrChange w:id="9838" w:author="The Si Tran" w:date="2012-12-14T06:39: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9839"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B228F5" w:rsidRDefault="00A80B78" w:rsidP="006431AB">
            <w:pPr>
              <w:pStyle w:val="BangBody"/>
              <w:rPr>
                <w:ins w:id="9840" w:author="The Si Tran" w:date="2012-12-12T07:53:00Z"/>
                <w:rPrChange w:id="9841" w:author="The Si Tran" w:date="2012-12-14T06:39:00Z">
                  <w:rPr>
                    <w:ins w:id="9842" w:author="The Si Tran" w:date="2012-12-12T07:53:00Z"/>
                    <w:rFonts w:eastAsia="Times New Roman"/>
                    <w:color w:val="000000"/>
                    <w:sz w:val="22"/>
                  </w:rPr>
                </w:rPrChange>
              </w:rPr>
              <w:pPrChange w:id="9843"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9844"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rsidP="006431AB">
            <w:pPr>
              <w:pStyle w:val="BangBody"/>
              <w:rPr>
                <w:ins w:id="9845" w:author="The Si Tran" w:date="2012-12-12T07:53:00Z"/>
                <w:rPrChange w:id="9846" w:author="The Si Tran" w:date="2012-12-14T06:39:00Z">
                  <w:rPr>
                    <w:ins w:id="9847" w:author="The Si Tran" w:date="2012-12-12T07:53:00Z"/>
                    <w:rFonts w:eastAsia="Times New Roman"/>
                    <w:color w:val="000000"/>
                    <w:sz w:val="22"/>
                  </w:rPr>
                </w:rPrChange>
              </w:rPr>
              <w:pPrChange w:id="9848" w:author="The Si Tran" w:date="2012-12-16T08:46:00Z">
                <w:pPr>
                  <w:spacing w:before="0" w:line="240" w:lineRule="auto"/>
                  <w:jc w:val="left"/>
                </w:pPr>
              </w:pPrChange>
            </w:pPr>
            <w:ins w:id="9849" w:author="The Si Tran" w:date="2012-12-12T07:53:00Z">
              <w:r w:rsidRPr="00B228F5">
                <w:rPr>
                  <w:rPrChange w:id="9850" w:author="The Si Tran" w:date="2012-12-14T06:39:00Z">
                    <w:rPr>
                      <w:rFonts w:eastAsia="Times New Roman"/>
                      <w:color w:val="000000"/>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9851"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rsidP="006431AB">
            <w:pPr>
              <w:pStyle w:val="BangBody"/>
              <w:rPr>
                <w:ins w:id="9852" w:author="The Si Tran" w:date="2012-12-12T07:53:00Z"/>
                <w:rPrChange w:id="9853" w:author="The Si Tran" w:date="2012-12-14T06:39:00Z">
                  <w:rPr>
                    <w:ins w:id="9854" w:author="The Si Tran" w:date="2012-12-12T07:53:00Z"/>
                    <w:rFonts w:eastAsia="Times New Roman"/>
                    <w:color w:val="000000"/>
                    <w:sz w:val="22"/>
                  </w:rPr>
                </w:rPrChange>
              </w:rPr>
              <w:pPrChange w:id="9855" w:author="The Si Tran" w:date="2012-12-16T08:46:00Z">
                <w:pPr>
                  <w:spacing w:before="0" w:line="240" w:lineRule="auto"/>
                  <w:jc w:val="right"/>
                </w:pPr>
              </w:pPrChange>
            </w:pPr>
            <w:ins w:id="9856" w:author="The Si Tran" w:date="2012-12-12T07:53:00Z">
              <w:r w:rsidRPr="00B228F5">
                <w:rPr>
                  <w:rPrChange w:id="9857" w:author="The Si Tran" w:date="2012-12-14T06:39:00Z">
                    <w:rPr>
                      <w:rFonts w:eastAsia="Times New Roman"/>
                      <w:color w:val="000000"/>
                      <w:sz w:val="22"/>
                    </w:rPr>
                  </w:rPrChange>
                </w:rPr>
                <w:t>812.89</w:t>
              </w:r>
            </w:ins>
          </w:p>
        </w:tc>
        <w:tc>
          <w:tcPr>
            <w:tcW w:w="1001" w:type="dxa"/>
            <w:tcBorders>
              <w:top w:val="nil"/>
              <w:left w:val="nil"/>
              <w:bottom w:val="single" w:sz="4" w:space="0" w:color="auto"/>
              <w:right w:val="single" w:sz="4" w:space="0" w:color="auto"/>
            </w:tcBorders>
            <w:shd w:val="clear" w:color="auto" w:fill="auto"/>
            <w:noWrap/>
            <w:vAlign w:val="bottom"/>
            <w:hideMark/>
            <w:tcPrChange w:id="9858"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rsidP="006431AB">
            <w:pPr>
              <w:pStyle w:val="BangBody"/>
              <w:rPr>
                <w:ins w:id="9859" w:author="The Si Tran" w:date="2012-12-12T07:53:00Z"/>
                <w:rPrChange w:id="9860" w:author="The Si Tran" w:date="2012-12-14T06:39:00Z">
                  <w:rPr>
                    <w:ins w:id="9861" w:author="The Si Tran" w:date="2012-12-12T07:53:00Z"/>
                    <w:rFonts w:eastAsia="Times New Roman"/>
                    <w:color w:val="000000"/>
                    <w:sz w:val="22"/>
                  </w:rPr>
                </w:rPrChange>
              </w:rPr>
              <w:pPrChange w:id="9862" w:author="The Si Tran" w:date="2012-12-16T08:46:00Z">
                <w:pPr>
                  <w:spacing w:before="0" w:line="240" w:lineRule="auto"/>
                  <w:jc w:val="right"/>
                </w:pPr>
              </w:pPrChange>
            </w:pPr>
            <w:ins w:id="9863" w:author="The Si Tran" w:date="2012-12-12T07:53:00Z">
              <w:r w:rsidRPr="00B228F5">
                <w:rPr>
                  <w:rPrChange w:id="9864" w:author="The Si Tran" w:date="2012-12-14T06:39:00Z">
                    <w:rPr>
                      <w:rFonts w:eastAsia="Times New Roman"/>
                      <w:color w:val="000000"/>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bottom"/>
            <w:hideMark/>
            <w:tcPrChange w:id="9865"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rsidP="006431AB">
            <w:pPr>
              <w:pStyle w:val="BangBody"/>
              <w:rPr>
                <w:ins w:id="9866" w:author="The Si Tran" w:date="2012-12-12T07:53:00Z"/>
                <w:rPrChange w:id="9867" w:author="The Si Tran" w:date="2012-12-14T06:39:00Z">
                  <w:rPr>
                    <w:ins w:id="9868" w:author="The Si Tran" w:date="2012-12-12T07:53:00Z"/>
                    <w:rFonts w:eastAsia="Times New Roman"/>
                    <w:color w:val="000000"/>
                    <w:sz w:val="22"/>
                  </w:rPr>
                </w:rPrChange>
              </w:rPr>
              <w:pPrChange w:id="9869" w:author="The Si Tran" w:date="2012-12-16T08:46:00Z">
                <w:pPr>
                  <w:spacing w:before="0" w:line="240" w:lineRule="auto"/>
                  <w:jc w:val="right"/>
                </w:pPr>
              </w:pPrChange>
            </w:pPr>
            <w:ins w:id="9870" w:author="The Si Tran" w:date="2012-12-12T07:53:00Z">
              <w:r w:rsidRPr="00B228F5">
                <w:rPr>
                  <w:rPrChange w:id="9871" w:author="The Si Tran" w:date="2012-12-14T06:39:00Z">
                    <w:rPr>
                      <w:rFonts w:eastAsia="Times New Roman"/>
                      <w:color w:val="000000"/>
                      <w:sz w:val="22"/>
                    </w:rPr>
                  </w:rPrChange>
                </w:rPr>
                <w:t>32.58</w:t>
              </w:r>
            </w:ins>
          </w:p>
        </w:tc>
      </w:tr>
      <w:tr w:rsidR="00A80B78" w:rsidRPr="00AF5054" w14:paraId="3ECA3B91" w14:textId="77777777" w:rsidTr="00B228F5">
        <w:trPr>
          <w:trHeight w:val="305"/>
          <w:ins w:id="9872" w:author="The Si Tran" w:date="2012-12-12T07:53:00Z"/>
          <w:trPrChange w:id="9873" w:author="The Si Tran" w:date="2012-12-14T06:39: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9874" w:author="The Si Tran" w:date="2012-12-14T06:39: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77777777" w:rsidR="00A80B78" w:rsidRPr="00B228F5" w:rsidRDefault="00A80B78" w:rsidP="006431AB">
            <w:pPr>
              <w:pStyle w:val="BangBody"/>
              <w:rPr>
                <w:ins w:id="9875" w:author="The Si Tran" w:date="2012-12-12T07:53:00Z"/>
                <w:rPrChange w:id="9876" w:author="The Si Tran" w:date="2012-12-14T06:39:00Z">
                  <w:rPr>
                    <w:ins w:id="9877" w:author="The Si Tran" w:date="2012-12-12T07:53:00Z"/>
                    <w:rFonts w:eastAsia="Times New Roman"/>
                    <w:color w:val="000000"/>
                    <w:sz w:val="22"/>
                  </w:rPr>
                </w:rPrChange>
              </w:rPr>
              <w:pPrChange w:id="9878" w:author="The Si Tran" w:date="2012-12-16T08:46:00Z">
                <w:pPr>
                  <w:spacing w:before="0" w:line="240" w:lineRule="auto"/>
                  <w:jc w:val="center"/>
                </w:pPr>
              </w:pPrChange>
            </w:pPr>
            <w:ins w:id="9879" w:author="The Si Tran" w:date="2012-12-12T07:53:00Z">
              <w:r w:rsidRPr="00B228F5">
                <w:rPr>
                  <w:rPrChange w:id="9880" w:author="The Si Tran" w:date="2012-12-14T06:39:00Z">
                    <w:rPr>
                      <w:rFonts w:eastAsia="Times New Roman"/>
                      <w:color w:val="000000"/>
                      <w:sz w:val="22"/>
                    </w:rPr>
                  </w:rPrChange>
                </w:rPr>
                <w:t xml:space="preserve">SARIMA </w:t>
              </w:r>
            </w:ins>
          </w:p>
        </w:tc>
        <w:tc>
          <w:tcPr>
            <w:tcW w:w="5563" w:type="dxa"/>
            <w:tcBorders>
              <w:top w:val="nil"/>
              <w:left w:val="nil"/>
              <w:bottom w:val="single" w:sz="4" w:space="0" w:color="auto"/>
              <w:right w:val="single" w:sz="4" w:space="0" w:color="auto"/>
            </w:tcBorders>
            <w:shd w:val="clear" w:color="auto" w:fill="auto"/>
            <w:vAlign w:val="bottom"/>
            <w:hideMark/>
            <w:tcPrChange w:id="9881"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rsidP="006431AB">
            <w:pPr>
              <w:pStyle w:val="BangBody"/>
              <w:rPr>
                <w:ins w:id="9882" w:author="The Si Tran" w:date="2012-12-12T07:53:00Z"/>
                <w:rPrChange w:id="9883" w:author="The Si Tran" w:date="2012-12-14T06:39:00Z">
                  <w:rPr>
                    <w:ins w:id="9884" w:author="The Si Tran" w:date="2012-12-12T07:53:00Z"/>
                    <w:rFonts w:eastAsia="Times New Roman"/>
                    <w:color w:val="000000"/>
                    <w:sz w:val="22"/>
                  </w:rPr>
                </w:rPrChange>
              </w:rPr>
              <w:pPrChange w:id="9885" w:author="The Si Tran" w:date="2012-12-16T08:46:00Z">
                <w:pPr>
                  <w:spacing w:before="0" w:line="240" w:lineRule="auto"/>
                  <w:jc w:val="left"/>
                </w:pPr>
              </w:pPrChange>
            </w:pPr>
            <w:ins w:id="9886" w:author="The Si Tran" w:date="2012-12-12T07:53:00Z">
              <w:r w:rsidRPr="00B228F5">
                <w:rPr>
                  <w:rPrChange w:id="9887" w:author="The Si Tran" w:date="2012-12-14T06:39:00Z">
                    <w:rPr>
                      <w:rFonts w:eastAsia="Times New Roman"/>
                      <w:color w:val="000000"/>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bottom"/>
            <w:hideMark/>
            <w:tcPrChange w:id="9888"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rsidP="006431AB">
            <w:pPr>
              <w:pStyle w:val="BangBody"/>
              <w:rPr>
                <w:ins w:id="9889" w:author="The Si Tran" w:date="2012-12-12T07:53:00Z"/>
                <w:rPrChange w:id="9890" w:author="The Si Tran" w:date="2012-12-14T06:39:00Z">
                  <w:rPr>
                    <w:ins w:id="9891" w:author="The Si Tran" w:date="2012-12-12T07:53:00Z"/>
                    <w:rFonts w:eastAsia="Times New Roman"/>
                    <w:color w:val="000000"/>
                    <w:sz w:val="22"/>
                  </w:rPr>
                </w:rPrChange>
              </w:rPr>
              <w:pPrChange w:id="9892" w:author="The Si Tran" w:date="2012-12-16T08:46:00Z">
                <w:pPr>
                  <w:spacing w:before="0" w:line="240" w:lineRule="auto"/>
                  <w:jc w:val="right"/>
                </w:pPr>
              </w:pPrChange>
            </w:pPr>
            <w:ins w:id="9893" w:author="The Si Tran" w:date="2012-12-12T07:53:00Z">
              <w:r w:rsidRPr="00B228F5">
                <w:rPr>
                  <w:rPrChange w:id="9894" w:author="The Si Tran" w:date="2012-12-14T06:39:00Z">
                    <w:rPr>
                      <w:rFonts w:eastAsia="Times New Roman"/>
                      <w:color w:val="000000"/>
                      <w:sz w:val="22"/>
                    </w:rPr>
                  </w:rPrChange>
                </w:rPr>
                <w:t>1090</w:t>
              </w:r>
            </w:ins>
          </w:p>
        </w:tc>
        <w:tc>
          <w:tcPr>
            <w:tcW w:w="1001" w:type="dxa"/>
            <w:tcBorders>
              <w:top w:val="nil"/>
              <w:left w:val="nil"/>
              <w:bottom w:val="single" w:sz="4" w:space="0" w:color="auto"/>
              <w:right w:val="single" w:sz="4" w:space="0" w:color="auto"/>
            </w:tcBorders>
            <w:shd w:val="clear" w:color="auto" w:fill="auto"/>
            <w:noWrap/>
            <w:vAlign w:val="bottom"/>
            <w:hideMark/>
            <w:tcPrChange w:id="9895"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rsidP="006431AB">
            <w:pPr>
              <w:pStyle w:val="BangBody"/>
              <w:rPr>
                <w:ins w:id="9896" w:author="The Si Tran" w:date="2012-12-12T07:53:00Z"/>
                <w:rPrChange w:id="9897" w:author="The Si Tran" w:date="2012-12-14T06:39:00Z">
                  <w:rPr>
                    <w:ins w:id="9898" w:author="The Si Tran" w:date="2012-12-12T07:53:00Z"/>
                    <w:rFonts w:eastAsia="Times New Roman"/>
                    <w:color w:val="000000"/>
                    <w:sz w:val="22"/>
                  </w:rPr>
                </w:rPrChange>
              </w:rPr>
              <w:pPrChange w:id="9899" w:author="The Si Tran" w:date="2012-12-16T08:46:00Z">
                <w:pPr>
                  <w:spacing w:before="0" w:line="240" w:lineRule="auto"/>
                  <w:jc w:val="right"/>
                </w:pPr>
              </w:pPrChange>
            </w:pPr>
            <w:ins w:id="9900" w:author="The Si Tran" w:date="2012-12-12T07:53:00Z">
              <w:r w:rsidRPr="00B228F5">
                <w:rPr>
                  <w:rPrChange w:id="9901" w:author="The Si Tran" w:date="2012-12-14T06:39:00Z">
                    <w:rPr>
                      <w:rFonts w:eastAsia="Times New Roman"/>
                      <w:color w:val="000000"/>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bottom"/>
            <w:hideMark/>
            <w:tcPrChange w:id="9902"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rsidP="006431AB">
            <w:pPr>
              <w:pStyle w:val="BangBody"/>
              <w:rPr>
                <w:ins w:id="9903" w:author="The Si Tran" w:date="2012-12-12T07:53:00Z"/>
                <w:rPrChange w:id="9904" w:author="The Si Tran" w:date="2012-12-14T06:39:00Z">
                  <w:rPr>
                    <w:ins w:id="9905" w:author="The Si Tran" w:date="2012-12-12T07:53:00Z"/>
                    <w:rFonts w:eastAsia="Times New Roman"/>
                    <w:color w:val="000000"/>
                    <w:sz w:val="22"/>
                  </w:rPr>
                </w:rPrChange>
              </w:rPr>
              <w:pPrChange w:id="9906" w:author="The Si Tran" w:date="2012-12-16T08:46:00Z">
                <w:pPr>
                  <w:spacing w:before="0" w:line="240" w:lineRule="auto"/>
                  <w:jc w:val="right"/>
                </w:pPr>
              </w:pPrChange>
            </w:pPr>
            <w:ins w:id="9907" w:author="The Si Tran" w:date="2012-12-12T07:53:00Z">
              <w:r w:rsidRPr="00B228F5">
                <w:rPr>
                  <w:rPrChange w:id="9908" w:author="The Si Tran" w:date="2012-12-14T06:39:00Z">
                    <w:rPr>
                      <w:rFonts w:eastAsia="Times New Roman"/>
                      <w:color w:val="000000"/>
                      <w:sz w:val="22"/>
                    </w:rPr>
                  </w:rPrChange>
                </w:rPr>
                <w:t>37.37</w:t>
              </w:r>
            </w:ins>
          </w:p>
        </w:tc>
      </w:tr>
      <w:tr w:rsidR="00A80B78" w:rsidRPr="00AF5054" w14:paraId="41AB3AF1" w14:textId="77777777" w:rsidTr="00B228F5">
        <w:trPr>
          <w:trHeight w:val="916"/>
          <w:ins w:id="9909" w:author="The Si Tran" w:date="2012-12-12T07:53:00Z"/>
          <w:trPrChange w:id="9910" w:author="The Si Tran" w:date="2012-12-14T06:39: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11"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B228F5" w:rsidRDefault="00A80B78" w:rsidP="006431AB">
            <w:pPr>
              <w:pStyle w:val="BangBody"/>
              <w:rPr>
                <w:ins w:id="9912" w:author="The Si Tran" w:date="2012-12-12T07:53:00Z"/>
                <w:rPrChange w:id="9913" w:author="The Si Tran" w:date="2012-12-14T06:39:00Z">
                  <w:rPr>
                    <w:ins w:id="9914" w:author="The Si Tran" w:date="2012-12-12T07:53:00Z"/>
                    <w:rFonts w:eastAsia="Times New Roman"/>
                    <w:color w:val="000000"/>
                    <w:sz w:val="22"/>
                  </w:rPr>
                </w:rPrChange>
              </w:rPr>
              <w:pPrChange w:id="9915" w:author="The Si Tran" w:date="2012-12-16T08:46:00Z">
                <w:pPr>
                  <w:spacing w:before="0" w:line="240" w:lineRule="auto"/>
                  <w:jc w:val="center"/>
                </w:pPr>
              </w:pPrChange>
            </w:pPr>
            <w:ins w:id="9916" w:author="The Si Tran" w:date="2012-12-12T07:53:00Z">
              <w:r w:rsidRPr="00B228F5">
                <w:rPr>
                  <w:rPrChange w:id="9917" w:author="The Si Tran" w:date="2012-12-14T06:39:00Z">
                    <w:rPr>
                      <w:rFonts w:eastAsia="Times New Roman"/>
                      <w:color w:val="000000"/>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9918"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rsidP="006431AB">
            <w:pPr>
              <w:pStyle w:val="BangBody"/>
              <w:rPr>
                <w:ins w:id="9919" w:author="The Si Tran" w:date="2012-12-12T07:53:00Z"/>
                <w:rPrChange w:id="9920" w:author="The Si Tran" w:date="2012-12-14T06:39:00Z">
                  <w:rPr>
                    <w:ins w:id="9921" w:author="The Si Tran" w:date="2012-12-12T07:53:00Z"/>
                    <w:rFonts w:eastAsia="Times New Roman"/>
                    <w:color w:val="000000"/>
                    <w:sz w:val="22"/>
                  </w:rPr>
                </w:rPrChange>
              </w:rPr>
              <w:pPrChange w:id="9922" w:author="The Si Tran" w:date="2012-12-16T08:46:00Z">
                <w:pPr>
                  <w:spacing w:before="0" w:line="240" w:lineRule="auto"/>
                  <w:jc w:val="left"/>
                </w:pPr>
              </w:pPrChange>
            </w:pPr>
            <w:ins w:id="9923" w:author="The Si Tran" w:date="2012-12-12T07:53:00Z">
              <w:r w:rsidRPr="00B228F5">
                <w:rPr>
                  <w:rPrChange w:id="9924" w:author="The Si Tran" w:date="2012-12-14T06:39:00Z">
                    <w:rPr>
                      <w:rFonts w:eastAsia="Times New Roman"/>
                      <w:color w:val="000000"/>
                      <w:sz w:val="22"/>
                    </w:rPr>
                  </w:rPrChange>
                </w:rPr>
                <w:t>ARIMA(2, 0, 2)(1, 1, 1)10</w:t>
              </w:r>
              <w:r w:rsidRPr="00B228F5">
                <w:rPr>
                  <w:rPrChange w:id="9925" w:author="The Si Tran" w:date="2012-12-14T06:39:00Z">
                    <w:rPr>
                      <w:rFonts w:eastAsia="Times New Roman"/>
                      <w:color w:val="000000"/>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9926"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rsidP="006431AB">
            <w:pPr>
              <w:pStyle w:val="BangBody"/>
              <w:rPr>
                <w:ins w:id="9927" w:author="The Si Tran" w:date="2012-12-12T07:53:00Z"/>
                <w:rPrChange w:id="9928" w:author="The Si Tran" w:date="2012-12-14T06:39:00Z">
                  <w:rPr>
                    <w:ins w:id="9929" w:author="The Si Tran" w:date="2012-12-12T07:53:00Z"/>
                    <w:rFonts w:eastAsia="Times New Roman"/>
                    <w:color w:val="000000"/>
                    <w:sz w:val="22"/>
                  </w:rPr>
                </w:rPrChange>
              </w:rPr>
              <w:pPrChange w:id="9930" w:author="The Si Tran" w:date="2012-12-16T08:46:00Z">
                <w:pPr>
                  <w:spacing w:before="0" w:line="240" w:lineRule="auto"/>
                  <w:jc w:val="right"/>
                </w:pPr>
              </w:pPrChange>
            </w:pPr>
            <w:ins w:id="9931" w:author="The Si Tran" w:date="2012-12-12T07:53:00Z">
              <w:r w:rsidRPr="00B228F5">
                <w:rPr>
                  <w:rPrChange w:id="9932" w:author="The Si Tran" w:date="2012-12-14T06:39:00Z">
                    <w:rPr>
                      <w:rFonts w:eastAsia="Times New Roman"/>
                      <w:color w:val="000000"/>
                      <w:sz w:val="22"/>
                    </w:rPr>
                  </w:rPrChange>
                </w:rPr>
                <w:t>698.36</w:t>
              </w:r>
            </w:ins>
          </w:p>
        </w:tc>
        <w:tc>
          <w:tcPr>
            <w:tcW w:w="1001" w:type="dxa"/>
            <w:tcBorders>
              <w:top w:val="nil"/>
              <w:left w:val="nil"/>
              <w:bottom w:val="single" w:sz="4" w:space="0" w:color="auto"/>
              <w:right w:val="single" w:sz="4" w:space="0" w:color="auto"/>
            </w:tcBorders>
            <w:shd w:val="clear" w:color="auto" w:fill="auto"/>
            <w:noWrap/>
            <w:vAlign w:val="bottom"/>
            <w:hideMark/>
            <w:tcPrChange w:id="9933"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rsidP="006431AB">
            <w:pPr>
              <w:pStyle w:val="BangBody"/>
              <w:rPr>
                <w:ins w:id="9934" w:author="The Si Tran" w:date="2012-12-12T07:53:00Z"/>
                <w:rPrChange w:id="9935" w:author="The Si Tran" w:date="2012-12-14T06:39:00Z">
                  <w:rPr>
                    <w:ins w:id="9936" w:author="The Si Tran" w:date="2012-12-12T07:53:00Z"/>
                    <w:rFonts w:eastAsia="Times New Roman"/>
                    <w:color w:val="000000"/>
                    <w:sz w:val="22"/>
                  </w:rPr>
                </w:rPrChange>
              </w:rPr>
              <w:pPrChange w:id="9937" w:author="The Si Tran" w:date="2012-12-16T08:46:00Z">
                <w:pPr>
                  <w:spacing w:before="0" w:line="240" w:lineRule="auto"/>
                  <w:jc w:val="right"/>
                </w:pPr>
              </w:pPrChange>
            </w:pPr>
            <w:ins w:id="9938" w:author="The Si Tran" w:date="2012-12-12T07:53:00Z">
              <w:r w:rsidRPr="00B228F5">
                <w:rPr>
                  <w:rPrChange w:id="9939" w:author="The Si Tran" w:date="2012-12-14T06:39:00Z">
                    <w:rPr>
                      <w:rFonts w:eastAsia="Times New Roman"/>
                      <w:color w:val="000000"/>
                      <w:sz w:val="22"/>
                    </w:rPr>
                  </w:rPrChange>
                </w:rPr>
                <w:t>955424</w:t>
              </w:r>
            </w:ins>
          </w:p>
        </w:tc>
        <w:tc>
          <w:tcPr>
            <w:tcW w:w="837" w:type="dxa"/>
            <w:tcBorders>
              <w:top w:val="nil"/>
              <w:left w:val="nil"/>
              <w:bottom w:val="single" w:sz="4" w:space="0" w:color="auto"/>
              <w:right w:val="single" w:sz="4" w:space="0" w:color="auto"/>
            </w:tcBorders>
            <w:shd w:val="clear" w:color="auto" w:fill="auto"/>
            <w:noWrap/>
            <w:vAlign w:val="bottom"/>
            <w:hideMark/>
            <w:tcPrChange w:id="9940"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rsidP="006431AB">
            <w:pPr>
              <w:pStyle w:val="BangBody"/>
              <w:rPr>
                <w:ins w:id="9941" w:author="The Si Tran" w:date="2012-12-12T07:53:00Z"/>
                <w:rPrChange w:id="9942" w:author="The Si Tran" w:date="2012-12-14T06:39:00Z">
                  <w:rPr>
                    <w:ins w:id="9943" w:author="The Si Tran" w:date="2012-12-12T07:53:00Z"/>
                    <w:rFonts w:eastAsia="Times New Roman"/>
                    <w:color w:val="000000"/>
                    <w:sz w:val="22"/>
                  </w:rPr>
                </w:rPrChange>
              </w:rPr>
              <w:pPrChange w:id="9944" w:author="The Si Tran" w:date="2012-12-16T08:46:00Z">
                <w:pPr>
                  <w:spacing w:before="0" w:line="240" w:lineRule="auto"/>
                  <w:jc w:val="right"/>
                </w:pPr>
              </w:pPrChange>
            </w:pPr>
            <w:ins w:id="9945" w:author="The Si Tran" w:date="2012-12-12T07:53:00Z">
              <w:r w:rsidRPr="00B228F5">
                <w:rPr>
                  <w:rPrChange w:id="9946" w:author="The Si Tran" w:date="2012-12-14T06:39:00Z">
                    <w:rPr>
                      <w:rFonts w:eastAsia="Times New Roman"/>
                      <w:color w:val="000000"/>
                      <w:sz w:val="22"/>
                    </w:rPr>
                  </w:rPrChange>
                </w:rPr>
                <w:t>28.71</w:t>
              </w:r>
            </w:ins>
          </w:p>
        </w:tc>
      </w:tr>
      <w:tr w:rsidR="00A80B78" w:rsidRPr="00AF5054" w14:paraId="316E99BA" w14:textId="77777777" w:rsidTr="00B228F5">
        <w:trPr>
          <w:trHeight w:val="916"/>
          <w:ins w:id="9947" w:author="The Si Tran" w:date="2012-12-12T07:53:00Z"/>
          <w:trPrChange w:id="9948" w:author="The Si Tran" w:date="2012-12-14T06:39: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9949"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rsidP="006431AB">
            <w:pPr>
              <w:pStyle w:val="BangBody"/>
              <w:rPr>
                <w:ins w:id="9950" w:author="The Si Tran" w:date="2012-12-12T07:53:00Z"/>
                <w:rPrChange w:id="9951" w:author="The Si Tran" w:date="2012-12-14T06:39:00Z">
                  <w:rPr>
                    <w:ins w:id="9952" w:author="The Si Tran" w:date="2012-12-12T07:53:00Z"/>
                    <w:rFonts w:eastAsia="Times New Roman"/>
                    <w:color w:val="000000"/>
                    <w:sz w:val="22"/>
                  </w:rPr>
                </w:rPrChange>
              </w:rPr>
              <w:pPrChange w:id="9953"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9954"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rsidP="006431AB">
            <w:pPr>
              <w:pStyle w:val="BangBody"/>
              <w:rPr>
                <w:ins w:id="9955" w:author="The Si Tran" w:date="2012-12-12T07:53:00Z"/>
                <w:rPrChange w:id="9956" w:author="The Si Tran" w:date="2012-12-14T06:39:00Z">
                  <w:rPr>
                    <w:ins w:id="9957" w:author="The Si Tran" w:date="2012-12-12T07:53:00Z"/>
                    <w:rFonts w:eastAsia="Times New Roman"/>
                    <w:color w:val="000000"/>
                    <w:sz w:val="22"/>
                  </w:rPr>
                </w:rPrChange>
              </w:rPr>
              <w:pPrChange w:id="9958" w:author="The Si Tran" w:date="2012-12-16T08:46:00Z">
                <w:pPr>
                  <w:spacing w:before="0" w:line="240" w:lineRule="auto"/>
                  <w:jc w:val="left"/>
                </w:pPr>
              </w:pPrChange>
            </w:pPr>
            <w:ins w:id="9959" w:author="The Si Tran" w:date="2012-12-12T07:53:00Z">
              <w:r w:rsidRPr="00B228F5">
                <w:rPr>
                  <w:rPrChange w:id="9960" w:author="The Si Tran" w:date="2012-12-14T06:39:00Z">
                    <w:rPr>
                      <w:rFonts w:eastAsia="Times New Roman"/>
                      <w:color w:val="000000"/>
                      <w:sz w:val="22"/>
                    </w:rPr>
                  </w:rPrChange>
                </w:rPr>
                <w:t>ARIMA(2, 0, 2)(1, 1, 1)10</w:t>
              </w:r>
              <w:r w:rsidRPr="00B228F5">
                <w:rPr>
                  <w:rPrChange w:id="9961" w:author="The Si Tran" w:date="2012-12-14T06:39:00Z">
                    <w:rPr>
                      <w:rFonts w:eastAsia="Times New Roman"/>
                      <w:color w:val="000000"/>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9962"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B228F5" w:rsidRDefault="00A80B78" w:rsidP="006431AB">
            <w:pPr>
              <w:pStyle w:val="BangBody"/>
              <w:rPr>
                <w:ins w:id="9963" w:author="The Si Tran" w:date="2012-12-12T07:53:00Z"/>
                <w:rPrChange w:id="9964" w:author="The Si Tran" w:date="2012-12-14T06:39:00Z">
                  <w:rPr>
                    <w:ins w:id="9965" w:author="The Si Tran" w:date="2012-12-12T07:53:00Z"/>
                    <w:rFonts w:eastAsia="Times New Roman"/>
                    <w:color w:val="000000"/>
                    <w:sz w:val="22"/>
                  </w:rPr>
                </w:rPrChange>
              </w:rPr>
              <w:pPrChange w:id="9966" w:author="The Si Tran" w:date="2012-12-16T08:46:00Z">
                <w:pPr>
                  <w:spacing w:before="0" w:line="240" w:lineRule="auto"/>
                  <w:jc w:val="right"/>
                </w:pPr>
              </w:pPrChange>
            </w:pPr>
            <w:ins w:id="9967" w:author="The Si Tran" w:date="2012-12-12T07:53:00Z">
              <w:r w:rsidRPr="00B228F5">
                <w:rPr>
                  <w:rPrChange w:id="9968" w:author="The Si Tran" w:date="2012-12-14T06:39:00Z">
                    <w:rPr>
                      <w:rFonts w:eastAsia="Times New Roman"/>
                      <w:color w:val="000000"/>
                      <w:sz w:val="22"/>
                    </w:rPr>
                  </w:rPrChange>
                </w:rPr>
                <w:t>467.98</w:t>
              </w:r>
            </w:ins>
          </w:p>
        </w:tc>
        <w:tc>
          <w:tcPr>
            <w:tcW w:w="1001" w:type="dxa"/>
            <w:tcBorders>
              <w:top w:val="nil"/>
              <w:left w:val="nil"/>
              <w:bottom w:val="single" w:sz="4" w:space="0" w:color="auto"/>
              <w:right w:val="single" w:sz="4" w:space="0" w:color="auto"/>
            </w:tcBorders>
            <w:shd w:val="clear" w:color="auto" w:fill="auto"/>
            <w:noWrap/>
            <w:vAlign w:val="bottom"/>
            <w:hideMark/>
            <w:tcPrChange w:id="9969"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B228F5" w:rsidRDefault="00A80B78" w:rsidP="006431AB">
            <w:pPr>
              <w:pStyle w:val="BangBody"/>
              <w:rPr>
                <w:ins w:id="9970" w:author="The Si Tran" w:date="2012-12-12T07:53:00Z"/>
                <w:rPrChange w:id="9971" w:author="The Si Tran" w:date="2012-12-14T06:39:00Z">
                  <w:rPr>
                    <w:ins w:id="9972" w:author="The Si Tran" w:date="2012-12-12T07:53:00Z"/>
                    <w:rFonts w:eastAsia="Times New Roman"/>
                    <w:color w:val="000000"/>
                    <w:sz w:val="22"/>
                  </w:rPr>
                </w:rPrChange>
              </w:rPr>
              <w:pPrChange w:id="9973" w:author="The Si Tran" w:date="2012-12-16T08:46:00Z">
                <w:pPr>
                  <w:spacing w:before="0" w:line="240" w:lineRule="auto"/>
                  <w:jc w:val="right"/>
                </w:pPr>
              </w:pPrChange>
            </w:pPr>
            <w:ins w:id="9974" w:author="The Si Tran" w:date="2012-12-12T07:53:00Z">
              <w:r w:rsidRPr="00B228F5">
                <w:rPr>
                  <w:rPrChange w:id="9975" w:author="The Si Tran" w:date="2012-12-14T06:39:00Z">
                    <w:rPr>
                      <w:rFonts w:eastAsia="Times New Roman"/>
                      <w:color w:val="000000"/>
                      <w:sz w:val="22"/>
                    </w:rPr>
                  </w:rPrChange>
                </w:rPr>
                <w:t>421860</w:t>
              </w:r>
            </w:ins>
          </w:p>
        </w:tc>
        <w:tc>
          <w:tcPr>
            <w:tcW w:w="837" w:type="dxa"/>
            <w:tcBorders>
              <w:top w:val="nil"/>
              <w:left w:val="nil"/>
              <w:bottom w:val="single" w:sz="4" w:space="0" w:color="auto"/>
              <w:right w:val="single" w:sz="4" w:space="0" w:color="auto"/>
            </w:tcBorders>
            <w:shd w:val="clear" w:color="auto" w:fill="auto"/>
            <w:noWrap/>
            <w:vAlign w:val="bottom"/>
            <w:hideMark/>
            <w:tcPrChange w:id="9976"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B228F5" w:rsidRDefault="00A80B78" w:rsidP="006431AB">
            <w:pPr>
              <w:pStyle w:val="BangBody"/>
              <w:rPr>
                <w:ins w:id="9977" w:author="The Si Tran" w:date="2012-12-12T07:53:00Z"/>
                <w:rPrChange w:id="9978" w:author="The Si Tran" w:date="2012-12-14T06:39:00Z">
                  <w:rPr>
                    <w:ins w:id="9979" w:author="The Si Tran" w:date="2012-12-12T07:53:00Z"/>
                    <w:rFonts w:eastAsia="Times New Roman"/>
                    <w:color w:val="000000"/>
                    <w:sz w:val="22"/>
                  </w:rPr>
                </w:rPrChange>
              </w:rPr>
              <w:pPrChange w:id="9980" w:author="The Si Tran" w:date="2012-12-16T08:46:00Z">
                <w:pPr>
                  <w:spacing w:before="0" w:line="240" w:lineRule="auto"/>
                  <w:jc w:val="right"/>
                </w:pPr>
              </w:pPrChange>
            </w:pPr>
            <w:ins w:id="9981" w:author="The Si Tran" w:date="2012-12-12T07:53:00Z">
              <w:r w:rsidRPr="00B228F5">
                <w:rPr>
                  <w:rPrChange w:id="9982" w:author="The Si Tran" w:date="2012-12-14T06:39:00Z">
                    <w:rPr>
                      <w:rFonts w:eastAsia="Times New Roman"/>
                      <w:color w:val="000000"/>
                      <w:sz w:val="22"/>
                    </w:rPr>
                  </w:rPrChange>
                </w:rPr>
                <w:t>22.25</w:t>
              </w:r>
            </w:ins>
          </w:p>
        </w:tc>
      </w:tr>
    </w:tbl>
    <w:p w14:paraId="226DE0B7" w14:textId="22EC2DC8" w:rsidR="0085381C" w:rsidRDefault="0085381C" w:rsidP="0085381C">
      <w:pPr>
        <w:pStyle w:val="Heading2"/>
        <w:rPr>
          <w:ins w:id="9983" w:author="The Si Tran" w:date="2012-12-11T20:50:00Z"/>
        </w:rPr>
      </w:pPr>
      <w:bookmarkStart w:id="9984" w:name="_Toc343233071"/>
      <w:ins w:id="9985" w:author="The Si Tran" w:date="2012-12-11T20:50:00Z">
        <w:r>
          <w:t>Đánh giá kết quả thực nghiệm</w:t>
        </w:r>
        <w:bookmarkEnd w:id="9984"/>
      </w:ins>
    </w:p>
    <w:p w14:paraId="6C528FD7" w14:textId="11AC7D2B" w:rsidR="0085381C" w:rsidRDefault="00BD6CE9" w:rsidP="006431AB">
      <w:pPr>
        <w:rPr>
          <w:ins w:id="9986" w:author="The Si Tran" w:date="2012-12-11T20:53:00Z"/>
        </w:rPr>
        <w:pPrChange w:id="9987" w:author="The Si Tran" w:date="2012-12-16T08:46:00Z">
          <w:pPr>
            <w:pStyle w:val="Heading2"/>
            <w:numPr>
              <w:numId w:val="44"/>
            </w:numPr>
            <w:ind w:left="1098"/>
          </w:pPr>
        </w:pPrChange>
      </w:pPr>
      <w:ins w:id="9988" w:author="The Si Tran" w:date="2012-12-11T20:51:00Z">
        <w:r>
          <w:t>Qua quá trình chạy thực nghiệm với các bộ dữ liệu mang tính chất khác nhau và so sánh</w:t>
        </w:r>
      </w:ins>
      <w:ins w:id="9989" w:author="The Si Tran" w:date="2012-12-11T20:52:00Z">
        <w:r>
          <w:t xml:space="preserve"> các mô hình với nhau, </w:t>
        </w:r>
      </w:ins>
      <w:ins w:id="9990" w:author="The Si Tran" w:date="2012-12-11T20:53:00Z">
        <w:r w:rsidR="00637C13">
          <w:t xml:space="preserve">nhóm </w:t>
        </w:r>
      </w:ins>
      <w:ins w:id="9991" w:author="The Si Tran" w:date="2012-12-11T20:52:00Z">
        <w:r>
          <w:t>chúng tôi</w:t>
        </w:r>
      </w:ins>
      <w:ins w:id="9992" w:author="The Si Tran" w:date="2012-12-11T20:53:00Z">
        <w:r w:rsidR="00637C13">
          <w:t xml:space="preserve"> rút ra các nhận xét như sau:</w:t>
        </w:r>
      </w:ins>
    </w:p>
    <w:p w14:paraId="36651042" w14:textId="77777777" w:rsidR="00637C13" w:rsidRPr="00097101" w:rsidRDefault="004E490E" w:rsidP="006431AB">
      <w:pPr>
        <w:pStyle w:val="BuletL1"/>
        <w:rPr>
          <w:ins w:id="9993" w:author="The Si Tran" w:date="2012-12-11T20:56:00Z"/>
        </w:rPr>
        <w:pPrChange w:id="9994" w:author="The Si Tran" w:date="2012-12-16T08:46:00Z">
          <w:pPr>
            <w:pStyle w:val="Heading2"/>
            <w:numPr>
              <w:numId w:val="44"/>
            </w:numPr>
            <w:ind w:left="1098"/>
          </w:pPr>
        </w:pPrChange>
      </w:pPr>
      <w:ins w:id="9995" w:author="The Si Tran" w:date="2012-12-11T20:54:00Z">
        <w:r w:rsidRPr="00B7223D">
          <w:rPr>
            <w:rPrChange w:id="9996" w:author="The Si Tran" w:date="2012-12-14T06:40:00Z">
              <w:rPr>
                <w:b w:val="0"/>
                <w:bCs w:val="0"/>
                <w:iCs w:val="0"/>
              </w:rPr>
            </w:rPrChange>
          </w:rPr>
          <w:t>Mô hình SARIAM cho ra kết quả chính xác hơn mô hình mạng n</w:t>
        </w:r>
      </w:ins>
      <w:ins w:id="9997" w:author="The Si Tran" w:date="2012-12-11T20:55:00Z">
        <w:r w:rsidRPr="00B7223D">
          <w:rPr>
            <w:rPrChange w:id="9998" w:author="The Si Tran" w:date="2012-12-14T06:40:00Z">
              <w:rPr>
                <w:b w:val="0"/>
                <w:bCs w:val="0"/>
                <w:iCs w:val="0"/>
              </w:rPr>
            </w:rPrChange>
          </w:rPr>
          <w:t xml:space="preserve">ơron đối với các chuỗi dữ liệu tuyến tính, có tính mùa hoặc xu hướng rõ ràng như: chuỗi dữ liệu </w:t>
        </w:r>
      </w:ins>
      <w:ins w:id="9999" w:author="The Si Tran" w:date="2012-12-11T20:56:00Z">
        <w:r w:rsidRPr="00B7223D">
          <w:rPr>
            <w:rPrChange w:id="10000" w:author="The Si Tran" w:date="2012-12-14T06:40:00Z">
              <w:rPr>
                <w:b w:val="0"/>
                <w:bCs w:val="0"/>
                <w:iCs w:val="0"/>
              </w:rPr>
            </w:rPrChange>
          </w:rPr>
          <w:t>Passengers, chuỗi dữ liệu Paper.</w:t>
        </w:r>
      </w:ins>
    </w:p>
    <w:p w14:paraId="5E2D9635" w14:textId="77777777" w:rsidR="004E490E" w:rsidRPr="00097101" w:rsidRDefault="004E490E" w:rsidP="006431AB">
      <w:pPr>
        <w:pStyle w:val="BuletL1"/>
        <w:rPr>
          <w:ins w:id="10001" w:author="The Si Tran" w:date="2012-12-11T20:58:00Z"/>
        </w:rPr>
        <w:pPrChange w:id="10002" w:author="The Si Tran" w:date="2012-12-16T08:46:00Z">
          <w:pPr>
            <w:pStyle w:val="Heading2"/>
            <w:numPr>
              <w:numId w:val="44"/>
            </w:numPr>
            <w:ind w:left="1098"/>
          </w:pPr>
        </w:pPrChange>
      </w:pPr>
      <w:ins w:id="10003" w:author="The Si Tran" w:date="2012-12-11T20:57:00Z">
        <w:r w:rsidRPr="00B7223D">
          <w:rPr>
            <w:rPrChange w:id="10004" w:author="The Si Tran" w:date="2012-12-14T06:40:00Z">
              <w:rPr>
                <w:b w:val="0"/>
                <w:bCs w:val="0"/>
                <w:iCs w:val="0"/>
              </w:rPr>
            </w:rPrChange>
          </w:rPr>
          <w:t>Mô hình mạng nơron cho ra kết quả chính xác hơn mô hình SARIMA đối với các chuỗi dữ liệu phi tuyến.</w:t>
        </w:r>
      </w:ins>
    </w:p>
    <w:p w14:paraId="15E84E1E" w14:textId="77777777" w:rsidR="00DC0CF0" w:rsidRPr="00097101" w:rsidRDefault="00DC0CF0" w:rsidP="006431AB">
      <w:pPr>
        <w:pStyle w:val="BuletL1"/>
        <w:rPr>
          <w:ins w:id="10005" w:author="The Si Tran" w:date="2012-12-11T21:00:00Z"/>
        </w:rPr>
        <w:pPrChange w:id="10006" w:author="The Si Tran" w:date="2012-12-16T08:46:00Z">
          <w:pPr>
            <w:pStyle w:val="Heading2"/>
            <w:numPr>
              <w:numId w:val="44"/>
            </w:numPr>
            <w:ind w:left="1098"/>
          </w:pPr>
        </w:pPrChange>
      </w:pPr>
      <w:ins w:id="10007" w:author="The Si Tran" w:date="2012-12-11T20:58:00Z">
        <w:r w:rsidRPr="00B7223D">
          <w:rPr>
            <w:rPrChange w:id="10008" w:author="The Si Tran" w:date="2012-12-14T06:40:00Z">
              <w:rPr>
                <w:b w:val="0"/>
                <w:bCs w:val="0"/>
                <w:iCs w:val="0"/>
              </w:rPr>
            </w:rPrChange>
          </w:rPr>
          <w:t>Đối với các chuỗi dữ liệ</w:t>
        </w:r>
      </w:ins>
      <w:ins w:id="10009" w:author="The Si Tran" w:date="2012-12-11T20:59:00Z">
        <w:r w:rsidRPr="00B7223D">
          <w:rPr>
            <w:rPrChange w:id="10010" w:author="The Si Tran" w:date="2012-12-14T06:40:00Z">
              <w:rPr>
                <w:b w:val="0"/>
                <w:bCs w:val="0"/>
                <w:iCs w:val="0"/>
              </w:rPr>
            </w:rPrChange>
          </w:rPr>
          <w:t>u tuyến tính thì mô hình SARIMA có khả n</w:t>
        </w:r>
      </w:ins>
      <w:ins w:id="10011" w:author="The Si Tran" w:date="2012-12-11T21:00:00Z">
        <w:r w:rsidRPr="00B7223D">
          <w:rPr>
            <w:rPrChange w:id="10012" w:author="The Si Tran" w:date="2012-12-14T06:40:00Z">
              <w:rPr>
                <w:b w:val="0"/>
                <w:bCs w:val="0"/>
                <w:iCs w:val="0"/>
              </w:rPr>
            </w:rPrChange>
          </w:rPr>
          <w:t>ăng dự đoán xa chính xác hơn mô hình mạng nơron.</w:t>
        </w:r>
      </w:ins>
    </w:p>
    <w:p w14:paraId="0C0986BB" w14:textId="77777777" w:rsidR="00DC0CF0" w:rsidRPr="00B7223D" w:rsidRDefault="004556E7" w:rsidP="006431AB">
      <w:pPr>
        <w:pStyle w:val="BuletL1"/>
        <w:rPr>
          <w:ins w:id="10013" w:author="The Si Tran" w:date="2012-12-11T20:01:00Z"/>
          <w:rPrChange w:id="10014" w:author="The Si Tran" w:date="2012-12-14T06:40:00Z">
            <w:rPr>
              <w:ins w:id="10015" w:author="The Si Tran" w:date="2012-12-11T20:01:00Z"/>
            </w:rPr>
          </w:rPrChange>
        </w:rPr>
        <w:pPrChange w:id="10016" w:author="The Si Tran" w:date="2012-12-16T08:46:00Z">
          <w:pPr>
            <w:pStyle w:val="Heading2"/>
            <w:numPr>
              <w:numId w:val="44"/>
            </w:numPr>
            <w:ind w:left="1098"/>
          </w:pPr>
        </w:pPrChange>
      </w:pPr>
      <w:ins w:id="10017" w:author="The Si Tran" w:date="2012-12-11T21:02:00Z">
        <w:r w:rsidRPr="00B7223D">
          <w:rPr>
            <w:rPrChange w:id="10018" w:author="The Si Tran" w:date="2012-12-14T06:40:00Z">
              <w:rPr>
                <w:b w:val="0"/>
                <w:bCs w:val="0"/>
                <w:iCs w:val="0"/>
              </w:rPr>
            </w:rPrChange>
          </w:rPr>
          <w:t>Mô hình kết hợp SARIMA với mạng nơron</w:t>
        </w:r>
      </w:ins>
      <w:ins w:id="10019" w:author="The Si Tran" w:date="2012-12-11T21:03:00Z">
        <w:r w:rsidRPr="00B7223D">
          <w:rPr>
            <w:rPrChange w:id="10020" w:author="The Si Tran" w:date="2012-12-14T06:40:00Z">
              <w:rPr>
                <w:b w:val="0"/>
                <w:bCs w:val="0"/>
                <w:iCs w:val="0"/>
              </w:rPr>
            </w:rPrChange>
          </w:rPr>
          <w:t xml:space="preserve"> sử dụng được ưu điểm của cả hai mô hình, tạo nên mô hình có kết quả chính xác với nhiều loại dữ liệu khác nhau.</w:t>
        </w:r>
      </w:ins>
    </w:p>
    <w:p w14:paraId="64825F64" w14:textId="77777777" w:rsidR="0087598C" w:rsidRDefault="0087598C">
      <w:pPr>
        <w:spacing w:before="0" w:after="200" w:line="276" w:lineRule="auto"/>
        <w:jc w:val="left"/>
        <w:rPr>
          <w:ins w:id="10021" w:author="superchickend" w:date="2012-12-12T08:20:00Z"/>
          <w:b/>
          <w:bCs/>
          <w:kern w:val="32"/>
          <w:szCs w:val="26"/>
        </w:rPr>
      </w:pPr>
      <w:ins w:id="10022" w:author="superchickend" w:date="2012-12-12T08:20:00Z">
        <w:r>
          <w:rPr>
            <w:b/>
            <w:bCs/>
            <w:kern w:val="32"/>
            <w:szCs w:val="26"/>
          </w:rPr>
          <w:br/>
        </w:r>
      </w:ins>
    </w:p>
    <w:p w14:paraId="789266A7" w14:textId="77777777" w:rsidR="0087598C" w:rsidRDefault="0087598C">
      <w:pPr>
        <w:rPr>
          <w:ins w:id="10023" w:author="superchickend" w:date="2012-12-12T08:20:00Z"/>
        </w:rPr>
        <w:pPrChange w:id="10024" w:author="superchickend" w:date="2012-12-12T08:20:00Z">
          <w:pPr>
            <w:spacing w:before="0" w:after="200" w:line="276" w:lineRule="auto"/>
            <w:jc w:val="left"/>
          </w:pPr>
        </w:pPrChange>
      </w:pPr>
      <w:ins w:id="10025" w:author="superchickend" w:date="2012-12-12T08:20:00Z">
        <w:r>
          <w:br w:type="page"/>
        </w:r>
      </w:ins>
    </w:p>
    <w:p w14:paraId="23790104" w14:textId="77777777" w:rsidR="00451320" w:rsidRPr="0049233F" w:rsidDel="0087598C" w:rsidRDefault="00451320">
      <w:pPr>
        <w:spacing w:before="0" w:after="200" w:line="276" w:lineRule="auto"/>
        <w:jc w:val="left"/>
        <w:rPr>
          <w:del w:id="10026" w:author="superchickend" w:date="2012-12-12T08:20:00Z"/>
          <w:b/>
          <w:bCs/>
          <w:kern w:val="32"/>
          <w:szCs w:val="26"/>
          <w:rPrChange w:id="10027" w:author="The Si Tran" w:date="2012-12-05T23:02:00Z">
            <w:rPr>
              <w:del w:id="10028" w:author="superchickend" w:date="2012-12-12T08:20:00Z"/>
              <w:b/>
              <w:bCs/>
              <w:kern w:val="32"/>
              <w:sz w:val="32"/>
              <w:szCs w:val="32"/>
            </w:rPr>
          </w:rPrChange>
        </w:rPr>
      </w:pPr>
      <w:del w:id="10029" w:author="superchickend" w:date="2012-12-12T08:20:00Z">
        <w:r w:rsidRPr="002B1464" w:rsidDel="0087598C">
          <w:rPr>
            <w:szCs w:val="26"/>
          </w:rPr>
          <w:lastRenderedPageBreak/>
          <w:br w:type="page"/>
        </w:r>
      </w:del>
    </w:p>
    <w:p w14:paraId="7428C31A" w14:textId="77777777" w:rsidR="00451320" w:rsidRPr="000064E1" w:rsidRDefault="00451320">
      <w:pPr>
        <w:spacing w:before="0" w:after="200" w:line="276" w:lineRule="auto"/>
        <w:jc w:val="left"/>
        <w:rPr>
          <w:b/>
          <w:bCs/>
          <w:kern w:val="32"/>
          <w:sz w:val="32"/>
          <w:szCs w:val="32"/>
        </w:rPr>
      </w:pPr>
    </w:p>
    <w:p w14:paraId="5AD1B5AE" w14:textId="70D22CA1" w:rsidR="00783FDB" w:rsidRPr="000064E1" w:rsidRDefault="00783FDB" w:rsidP="00097101">
      <w:pPr>
        <w:pStyle w:val="Heading1"/>
        <w:rPr>
          <w:rFonts w:cs="Times New Roman"/>
        </w:rPr>
      </w:pPr>
      <w:bookmarkStart w:id="10030" w:name="_Toc343233072"/>
      <w:r w:rsidRPr="000064E1">
        <w:rPr>
          <w:rFonts w:cs="Times New Roman"/>
          <w:rPrChange w:id="10031" w:author="The Si Tran" w:date="2012-12-12T13:57:00Z">
            <w:rPr>
              <w:rFonts w:cs="Times New Roman"/>
              <w:iCs/>
              <w:kern w:val="0"/>
              <w:sz w:val="28"/>
              <w:szCs w:val="28"/>
            </w:rPr>
          </w:rPrChange>
        </w:rPr>
        <w:t>KẾT LUẬN</w:t>
      </w:r>
      <w:bookmarkEnd w:id="10030"/>
    </w:p>
    <w:p w14:paraId="3A33AA28" w14:textId="2C8A95E5" w:rsidR="00662C01" w:rsidRDefault="00662C01">
      <w:pPr>
        <w:pStyle w:val="Heading2"/>
        <w:rPr>
          <w:ins w:id="10032" w:author="The Si Tran" w:date="2012-12-10T19:38:00Z"/>
          <w:rFonts w:cs="Times New Roman"/>
          <w:sz w:val="26"/>
          <w:szCs w:val="26"/>
        </w:rPr>
      </w:pPr>
      <w:bookmarkStart w:id="10033" w:name="_Toc343233073"/>
      <w:ins w:id="10034" w:author="The Si Tran" w:date="2012-12-10T19:37:00Z">
        <w:r>
          <w:rPr>
            <w:rFonts w:cs="Times New Roman"/>
            <w:sz w:val="26"/>
            <w:szCs w:val="26"/>
          </w:rPr>
          <w:t>Đánh giá kết qu</w:t>
        </w:r>
      </w:ins>
      <w:ins w:id="10035" w:author="The Si Tran" w:date="2012-12-10T19:38:00Z">
        <w:r>
          <w:rPr>
            <w:rFonts w:cs="Times New Roman"/>
            <w:sz w:val="26"/>
            <w:szCs w:val="26"/>
          </w:rPr>
          <w:t>ả</w:t>
        </w:r>
        <w:bookmarkEnd w:id="10033"/>
      </w:ins>
    </w:p>
    <w:p w14:paraId="6B13811E" w14:textId="3A8C8C1F" w:rsidR="00662C01" w:rsidRDefault="00662C01">
      <w:pPr>
        <w:pStyle w:val="Heading3"/>
        <w:rPr>
          <w:ins w:id="10036" w:author="The Si Tran" w:date="2012-12-10T20:56:00Z"/>
        </w:rPr>
        <w:pPrChange w:id="10037" w:author="The Si Tran" w:date="2012-12-10T19:38:00Z">
          <w:pPr>
            <w:pStyle w:val="Heading2"/>
          </w:pPr>
        </w:pPrChange>
      </w:pPr>
      <w:bookmarkStart w:id="10038" w:name="_Toc343233074"/>
      <w:ins w:id="10039" w:author="The Si Tran" w:date="2012-12-10T19:40:00Z">
        <w:r>
          <w:t>Những công việc làm được</w:t>
        </w:r>
      </w:ins>
      <w:bookmarkEnd w:id="10038"/>
    </w:p>
    <w:p w14:paraId="664D4BC4" w14:textId="77777777" w:rsidR="007700CE" w:rsidRPr="00097101" w:rsidRDefault="007700CE" w:rsidP="006431AB">
      <w:pPr>
        <w:rPr>
          <w:ins w:id="10040" w:author="The Si Tran" w:date="2012-12-11T04:44:00Z"/>
        </w:rPr>
        <w:pPrChange w:id="10041" w:author="The Si Tran" w:date="2012-12-16T08:46:00Z">
          <w:pPr>
            <w:pStyle w:val="ListParagraph"/>
            <w:spacing w:line="240" w:lineRule="auto"/>
          </w:pPr>
        </w:pPrChange>
      </w:pPr>
      <w:ins w:id="10042" w:author="The Si Tran" w:date="2012-12-11T04:44:00Z">
        <w:r w:rsidRPr="007700CE">
          <w:rPr>
            <w:rPrChange w:id="10043"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rsidP="006431AB">
      <w:pPr>
        <w:pStyle w:val="BuletL1"/>
        <w:rPr>
          <w:ins w:id="10044" w:author="The Si Tran" w:date="2012-12-11T04:44:00Z"/>
          <w:rPrChange w:id="10045" w:author="The Si Tran" w:date="2012-12-14T06:41:00Z">
            <w:rPr>
              <w:ins w:id="10046" w:author="The Si Tran" w:date="2012-12-11T04:44:00Z"/>
            </w:rPr>
          </w:rPrChange>
        </w:rPr>
        <w:pPrChange w:id="10047" w:author="The Si Tran" w:date="2012-12-16T08:47:00Z">
          <w:pPr>
            <w:pStyle w:val="ListParagraph"/>
            <w:spacing w:line="240" w:lineRule="auto"/>
          </w:pPr>
        </w:pPrChange>
      </w:pPr>
      <w:ins w:id="10048" w:author="The Si Tran" w:date="2012-12-11T04:44:00Z">
        <w:r w:rsidRPr="00B7223D">
          <w:rPr>
            <w:rPrChange w:id="10049" w:author="The Si Tran" w:date="2012-12-14T06:41:00Z">
              <w:rPr>
                <w:rFonts w:ascii="Times New Roman" w:eastAsiaTheme="minorHAnsi" w:hAnsi="Times New Roman" w:cs="Arial"/>
                <w:b/>
                <w:bCs/>
                <w:iCs/>
                <w:sz w:val="28"/>
                <w:szCs w:val="28"/>
              </w:rPr>
            </w:rPrChange>
          </w:rPr>
          <w:t>Tìm hiểu về dữ liệu chuỗi thời gian và các tính chất của nó</w:t>
        </w:r>
      </w:ins>
      <w:ins w:id="10050" w:author="The Si Tran" w:date="2012-12-11T04:49:00Z">
        <w:r w:rsidR="00BF3D5C" w:rsidRPr="00B7223D">
          <w:rPr>
            <w:rPrChange w:id="10051" w:author="The Si Tran" w:date="2012-12-14T06:41:00Z">
              <w:rPr/>
            </w:rPrChange>
          </w:rPr>
          <w:t>.</w:t>
        </w:r>
      </w:ins>
    </w:p>
    <w:p w14:paraId="1703C2FF" w14:textId="77777777" w:rsidR="007700CE" w:rsidRPr="00B7223D" w:rsidRDefault="007700CE" w:rsidP="006431AB">
      <w:pPr>
        <w:pStyle w:val="BuletL1"/>
        <w:rPr>
          <w:ins w:id="10052" w:author="The Si Tran" w:date="2012-12-11T04:46:00Z"/>
          <w:rPrChange w:id="10053" w:author="The Si Tran" w:date="2012-12-14T06:41:00Z">
            <w:rPr>
              <w:ins w:id="10054" w:author="The Si Tran" w:date="2012-12-11T04:46:00Z"/>
            </w:rPr>
          </w:rPrChange>
        </w:rPr>
        <w:pPrChange w:id="10055" w:author="The Si Tran" w:date="2012-12-16T08:47:00Z">
          <w:pPr>
            <w:pStyle w:val="ListParagraph"/>
            <w:spacing w:line="240" w:lineRule="auto"/>
          </w:pPr>
        </w:pPrChange>
      </w:pPr>
      <w:ins w:id="10056" w:author="The Si Tran" w:date="2012-12-11T04:44:00Z">
        <w:r w:rsidRPr="00B7223D">
          <w:rPr>
            <w:rPrChange w:id="10057" w:author="The Si Tran" w:date="2012-12-14T06:41:00Z">
              <w:rPr>
                <w:rFonts w:ascii="Times New Roman" w:eastAsiaTheme="minorHAnsi" w:hAnsi="Times New Roman" w:cs="Arial"/>
                <w:b/>
                <w:bCs/>
                <w:iCs/>
                <w:sz w:val="28"/>
                <w:szCs w:val="28"/>
              </w:rPr>
            </w:rPrChange>
          </w:rPr>
          <w:t xml:space="preserve">Tìm hiểu về cấu trúc và nguyên lý hoạt động của mạng neuron nhân tạo, </w:t>
        </w:r>
      </w:ins>
      <w:ins w:id="10058" w:author="The Si Tran" w:date="2012-12-11T04:50:00Z">
        <w:r w:rsidR="00BF3D5C" w:rsidRPr="00B7223D">
          <w:rPr>
            <w:rPrChange w:id="10059" w:author="The Si Tran" w:date="2012-12-14T06:41:00Z">
              <w:rPr/>
            </w:rPrChange>
          </w:rPr>
          <w:t>mạng neuron nhân tạo cho phép người dùng lựa chọn một trong hai giải thuật huấn luyện: lan truyền ngược và RPROP</w:t>
        </w:r>
      </w:ins>
      <w:ins w:id="10060" w:author="The Si Tran" w:date="2012-12-11T04:44:00Z">
        <w:r w:rsidRPr="00B7223D">
          <w:rPr>
            <w:rPrChange w:id="10061" w:author="The Si Tran" w:date="2012-12-14T06:41:00Z">
              <w:rPr>
                <w:rFonts w:ascii="Times New Roman" w:eastAsiaTheme="minorHAnsi" w:hAnsi="Times New Roman" w:cs="Arial"/>
                <w:b/>
                <w:bCs/>
                <w:iCs/>
                <w:sz w:val="28"/>
                <w:szCs w:val="28"/>
              </w:rPr>
            </w:rPrChange>
          </w:rPr>
          <w:t>.</w:t>
        </w:r>
      </w:ins>
    </w:p>
    <w:p w14:paraId="065C75CD" w14:textId="77777777" w:rsidR="007700CE" w:rsidRPr="00B7223D" w:rsidRDefault="007700CE" w:rsidP="006431AB">
      <w:pPr>
        <w:pStyle w:val="BuletL1"/>
        <w:rPr>
          <w:ins w:id="10062" w:author="The Si Tran" w:date="2012-12-11T04:47:00Z"/>
          <w:rPrChange w:id="10063" w:author="The Si Tran" w:date="2012-12-14T06:41:00Z">
            <w:rPr>
              <w:ins w:id="10064" w:author="The Si Tran" w:date="2012-12-11T04:47:00Z"/>
            </w:rPr>
          </w:rPrChange>
        </w:rPr>
        <w:pPrChange w:id="10065" w:author="The Si Tran" w:date="2012-12-16T08:47:00Z">
          <w:pPr>
            <w:pStyle w:val="ListParagraph"/>
            <w:spacing w:line="240" w:lineRule="auto"/>
          </w:pPr>
        </w:pPrChange>
      </w:pPr>
      <w:ins w:id="10066" w:author="The Si Tran" w:date="2012-12-11T04:46:00Z">
        <w:r w:rsidRPr="00B7223D">
          <w:rPr>
            <w:rPrChange w:id="10067"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rsidP="006431AB">
      <w:pPr>
        <w:pStyle w:val="BuletL1"/>
        <w:rPr>
          <w:ins w:id="10068" w:author="The Si Tran" w:date="2012-12-11T04:49:00Z"/>
          <w:rPrChange w:id="10069" w:author="The Si Tran" w:date="2012-12-14T06:41:00Z">
            <w:rPr>
              <w:ins w:id="10070" w:author="The Si Tran" w:date="2012-12-11T04:49:00Z"/>
            </w:rPr>
          </w:rPrChange>
        </w:rPr>
        <w:pPrChange w:id="10071" w:author="The Si Tran" w:date="2012-12-16T08:47:00Z">
          <w:pPr>
            <w:pStyle w:val="ListParagraph"/>
            <w:spacing w:line="240" w:lineRule="auto"/>
          </w:pPr>
        </w:pPrChange>
      </w:pPr>
      <w:ins w:id="10072" w:author="The Si Tran" w:date="2012-12-11T04:47:00Z">
        <w:r w:rsidRPr="00B7223D">
          <w:rPr>
            <w:rPrChange w:id="10073" w:author="The Si Tran" w:date="2012-12-14T06:41:00Z">
              <w:rPr/>
            </w:rPrChange>
          </w:rPr>
          <w:t>Tìm hiểu nguyên lý kết hợp hai mô hình mạng nơron và ARIMA, từ đó xây dựng</w:t>
        </w:r>
      </w:ins>
      <w:ins w:id="10074" w:author="The Si Tran" w:date="2012-12-11T04:48:00Z">
        <w:r w:rsidRPr="00B7223D">
          <w:rPr>
            <w:rPrChange w:id="10075"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rsidP="006431AB">
      <w:pPr>
        <w:pStyle w:val="BuletL1"/>
        <w:rPr>
          <w:ins w:id="10076" w:author="The Si Tran" w:date="2012-12-10T19:44:00Z"/>
          <w:rPrChange w:id="10077" w:author="The Si Tran" w:date="2012-12-14T06:41:00Z">
            <w:rPr>
              <w:ins w:id="10078" w:author="The Si Tran" w:date="2012-12-10T19:44:00Z"/>
            </w:rPr>
          </w:rPrChange>
        </w:rPr>
        <w:pPrChange w:id="10079" w:author="The Si Tran" w:date="2012-12-16T08:47:00Z">
          <w:pPr>
            <w:pStyle w:val="Heading2"/>
          </w:pPr>
        </w:pPrChange>
      </w:pPr>
      <w:ins w:id="10080" w:author="The Si Tran" w:date="2012-12-11T04:44:00Z">
        <w:r w:rsidRPr="00B7223D">
          <w:rPr>
            <w:rPrChange w:id="10081" w:author="The Si Tran" w:date="2012-12-14T06:41:00Z">
              <w:rPr/>
            </w:rPrChange>
          </w:rPr>
          <w:t>Thực hiện chạy thử nghiệm chương trình trên các bộ dữ liệu mẫu</w:t>
        </w:r>
      </w:ins>
      <w:ins w:id="10082" w:author="The Si Tran" w:date="2012-12-11T04:50:00Z">
        <w:r w:rsidR="009C08F4" w:rsidRPr="00B7223D">
          <w:rPr>
            <w:rPrChange w:id="10083" w:author="The Si Tran" w:date="2012-12-14T06:41:00Z">
              <w:rPr>
                <w:b w:val="0"/>
                <w:bCs w:val="0"/>
                <w:iCs w:val="0"/>
              </w:rPr>
            </w:rPrChange>
          </w:rPr>
          <w:t xml:space="preserve"> khác nhau, </w:t>
        </w:r>
      </w:ins>
      <w:ins w:id="10084" w:author="The Si Tran" w:date="2012-12-11T04:51:00Z">
        <w:r w:rsidR="009C08F4" w:rsidRPr="00B7223D">
          <w:rPr>
            <w:rPrChange w:id="10085"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0086" w:author="The Si Tran" w:date="2012-12-11T05:41:00Z"/>
        </w:rPr>
      </w:pPr>
      <w:bookmarkStart w:id="10087" w:name="_Toc343233075"/>
      <w:ins w:id="10088" w:author="The Si Tran" w:date="2012-12-10T19:41:00Z">
        <w:r w:rsidRPr="00662C01">
          <w:t>Những đúc kết về mặt lý luận</w:t>
        </w:r>
      </w:ins>
      <w:bookmarkEnd w:id="10087"/>
    </w:p>
    <w:p w14:paraId="64704074" w14:textId="6D7FF1E7" w:rsidR="00D54C04" w:rsidRDefault="00D54C04" w:rsidP="006431AB">
      <w:pPr>
        <w:rPr>
          <w:ins w:id="10089" w:author="The Si Tran" w:date="2012-12-11T05:42:00Z"/>
        </w:rPr>
        <w:pPrChange w:id="10090" w:author="The Si Tran" w:date="2012-12-16T08:47:00Z">
          <w:pPr>
            <w:pStyle w:val="Heading3"/>
          </w:pPr>
        </w:pPrChange>
      </w:pPr>
      <w:ins w:id="10091" w:author="The Si Tran" w:date="2012-12-11T05:41:00Z">
        <w:r>
          <w:t>Qua quá trình hiện thực và chạy thực nghiệm mô hình kết hợp SARIMA</w:t>
        </w:r>
      </w:ins>
      <w:ins w:id="10092"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rsidP="006431AB">
      <w:pPr>
        <w:pStyle w:val="BuletL1"/>
        <w:rPr>
          <w:ins w:id="10093" w:author="The Si Tran" w:date="2012-12-11T05:45:00Z"/>
        </w:rPr>
        <w:pPrChange w:id="10094" w:author="The Si Tran" w:date="2012-12-16T08:47:00Z">
          <w:pPr>
            <w:pStyle w:val="Heading3"/>
          </w:pPr>
        </w:pPrChange>
      </w:pPr>
      <w:ins w:id="10095" w:author="The Si Tran" w:date="2012-12-11T05:43:00Z">
        <w:r w:rsidRPr="00B7223D">
          <w:rPr>
            <w:rPrChange w:id="10096" w:author="The Si Tran" w:date="2012-12-14T06:42:00Z">
              <w:rPr>
                <w:b w:val="0"/>
                <w:bCs w:val="0"/>
              </w:rPr>
            </w:rPrChange>
          </w:rPr>
          <w:t xml:space="preserve">Đối với các </w:t>
        </w:r>
      </w:ins>
      <w:ins w:id="10097" w:author="The Si Tran" w:date="2012-12-11T05:44:00Z">
        <w:r w:rsidRPr="00B7223D">
          <w:rPr>
            <w:rPrChange w:id="10098" w:author="The Si Tran" w:date="2012-12-14T06:42:00Z">
              <w:rPr>
                <w:b w:val="0"/>
                <w:bCs w:val="0"/>
              </w:rPr>
            </w:rPrChange>
          </w:rPr>
          <w:t xml:space="preserve">chuỗi dữ liệu chỉ có tính mùa hoặc xu hướng thì </w:t>
        </w:r>
      </w:ins>
      <w:ins w:id="10099" w:author="The Si Tran" w:date="2012-12-11T05:45:00Z">
        <w:r w:rsidRPr="00B7223D">
          <w:rPr>
            <w:rPrChange w:id="10100" w:author="The Si Tran" w:date="2012-12-14T06:42:00Z">
              <w:rPr>
                <w:b w:val="0"/>
                <w:bCs w:val="0"/>
              </w:rPr>
            </w:rPrChange>
          </w:rPr>
          <w:t>mô hình</w:t>
        </w:r>
      </w:ins>
      <w:ins w:id="10101" w:author="The Si Tran" w:date="2012-12-11T05:44:00Z">
        <w:r w:rsidRPr="00B7223D">
          <w:rPr>
            <w:rPrChange w:id="10102" w:author="The Si Tran" w:date="2012-12-14T06:42:00Z">
              <w:rPr>
                <w:b w:val="0"/>
                <w:bCs w:val="0"/>
              </w:rPr>
            </w:rPrChange>
          </w:rPr>
          <w:t xml:space="preserve"> SARIMA có kết quả ch</w:t>
        </w:r>
      </w:ins>
      <w:ins w:id="10103" w:author="The Si Tran" w:date="2012-12-11T05:45:00Z">
        <w:r w:rsidRPr="00B7223D">
          <w:rPr>
            <w:rPrChange w:id="10104" w:author="The Si Tran" w:date="2012-12-14T06:42:00Z">
              <w:rPr>
                <w:b w:val="0"/>
                <w:bCs w:val="0"/>
              </w:rPr>
            </w:rPrChange>
          </w:rPr>
          <w:t>ính xác hơn mô hình mạng nơron.</w:t>
        </w:r>
      </w:ins>
    </w:p>
    <w:p w14:paraId="72628387" w14:textId="77777777" w:rsidR="00983080" w:rsidRPr="00097101" w:rsidRDefault="00983080" w:rsidP="006431AB">
      <w:pPr>
        <w:pStyle w:val="BuletL1"/>
        <w:rPr>
          <w:ins w:id="10105" w:author="The Si Tran" w:date="2012-12-11T05:47:00Z"/>
        </w:rPr>
        <w:pPrChange w:id="10106" w:author="The Si Tran" w:date="2012-12-16T08:47:00Z">
          <w:pPr>
            <w:pStyle w:val="Heading3"/>
          </w:pPr>
        </w:pPrChange>
      </w:pPr>
      <w:ins w:id="10107" w:author="The Si Tran" w:date="2012-12-11T05:45:00Z">
        <w:r w:rsidRPr="00B7223D">
          <w:rPr>
            <w:rPrChange w:id="10108" w:author="The Si Tran" w:date="2012-12-14T06:42:00Z">
              <w:rPr>
                <w:b w:val="0"/>
                <w:bCs w:val="0"/>
              </w:rPr>
            </w:rPrChange>
          </w:rPr>
          <w:t xml:space="preserve">Đối với các chuỗi dữ liệu có tính </w:t>
        </w:r>
      </w:ins>
      <w:ins w:id="10109" w:author="The Si Tran" w:date="2012-12-11T05:46:00Z">
        <w:r w:rsidRPr="00B7223D">
          <w:rPr>
            <w:rPrChange w:id="10110" w:author="The Si Tran" w:date="2012-12-14T06:42:00Z">
              <w:rPr>
                <w:b w:val="0"/>
                <w:bCs w:val="0"/>
              </w:rPr>
            </w:rPrChange>
          </w:rPr>
          <w:t>phi tuyến thì mô hình mạng nơron cho kết quả chính xác hơn.</w:t>
        </w:r>
      </w:ins>
    </w:p>
    <w:p w14:paraId="485CC0A3" w14:textId="77777777" w:rsidR="002C1C14" w:rsidRPr="00097101" w:rsidRDefault="002C1C14" w:rsidP="006431AB">
      <w:pPr>
        <w:pStyle w:val="BuletL1"/>
        <w:rPr>
          <w:ins w:id="10111" w:author="The Si Tran" w:date="2012-12-11T05:48:00Z"/>
        </w:rPr>
        <w:pPrChange w:id="10112" w:author="The Si Tran" w:date="2012-12-16T08:47:00Z">
          <w:pPr>
            <w:pStyle w:val="Heading3"/>
          </w:pPr>
        </w:pPrChange>
      </w:pPr>
      <w:ins w:id="10113" w:author="The Si Tran" w:date="2012-12-11T05:47:00Z">
        <w:r w:rsidRPr="00B7223D">
          <w:rPr>
            <w:rPrChange w:id="10114" w:author="The Si Tran" w:date="2012-12-14T06:42:00Z">
              <w:rPr>
                <w:b w:val="0"/>
                <w:bCs w:val="0"/>
              </w:rPr>
            </w:rPrChange>
          </w:rPr>
          <w:t xml:space="preserve">Do dựa trên đặc tính của cả chuỗi thời gian nên mô hình SARIMA có khả năng dự </w:t>
        </w:r>
      </w:ins>
      <w:ins w:id="10115" w:author="The Si Tran" w:date="2012-12-11T05:48:00Z">
        <w:r w:rsidRPr="00B7223D">
          <w:rPr>
            <w:rPrChange w:id="10116" w:author="The Si Tran" w:date="2012-12-14T06:42:00Z">
              <w:rPr>
                <w:b w:val="0"/>
                <w:bCs w:val="0"/>
              </w:rPr>
            </w:rPrChange>
          </w:rPr>
          <w:t>đoán xa chính xác hơn mô hình mạng nơron.</w:t>
        </w:r>
      </w:ins>
    </w:p>
    <w:p w14:paraId="29570AF4" w14:textId="77777777" w:rsidR="002C1C14" w:rsidRPr="00097101" w:rsidRDefault="002C1C14" w:rsidP="006431AB">
      <w:pPr>
        <w:pStyle w:val="BuletL1"/>
        <w:rPr>
          <w:ins w:id="10117" w:author="The Si Tran" w:date="2012-12-10T19:41:00Z"/>
        </w:rPr>
        <w:pPrChange w:id="10118" w:author="The Si Tran" w:date="2012-12-16T08:47:00Z">
          <w:pPr>
            <w:pStyle w:val="Heading3"/>
          </w:pPr>
        </w:pPrChange>
      </w:pPr>
      <w:ins w:id="10119" w:author="The Si Tran" w:date="2012-12-11T05:48:00Z">
        <w:r w:rsidRPr="00B7223D">
          <w:rPr>
            <w:rPrChange w:id="10120" w:author="The Si Tran" w:date="2012-12-14T06:42:00Z">
              <w:rPr>
                <w:b w:val="0"/>
                <w:bCs w:val="0"/>
              </w:rPr>
            </w:rPrChange>
          </w:rPr>
          <w:t>Bằng cách kết hợp cả hai mô hình SARIMA và mạng nơron, ta c</w:t>
        </w:r>
      </w:ins>
      <w:ins w:id="10121" w:author="The Si Tran" w:date="2012-12-11T05:49:00Z">
        <w:r w:rsidRPr="00B7223D">
          <w:rPr>
            <w:rPrChange w:id="10122" w:author="The Si Tran" w:date="2012-12-14T06:42:00Z">
              <w:rPr>
                <w:b w:val="0"/>
                <w:bCs w:val="0"/>
              </w:rPr>
            </w:rPrChange>
          </w:rPr>
          <w:t>ó thể xây dựng một mô hình thích hợp với nhiều loại dữ liệu khác nhau</w:t>
        </w:r>
        <w:r w:rsidR="00BD71C0" w:rsidRPr="00B7223D">
          <w:rPr>
            <w:rPrChange w:id="10123" w:author="The Si Tran" w:date="2012-12-14T06:42:00Z">
              <w:rPr>
                <w:b w:val="0"/>
                <w:bCs w:val="0"/>
              </w:rPr>
            </w:rPrChange>
          </w:rPr>
          <w:t>, cho ra kết quả chính xác c</w:t>
        </w:r>
      </w:ins>
      <w:ins w:id="10124" w:author="The Si Tran" w:date="2012-12-11T05:50:00Z">
        <w:r w:rsidR="00BD71C0" w:rsidRPr="00B7223D">
          <w:rPr>
            <w:rPrChange w:id="10125" w:author="The Si Tran" w:date="2012-12-14T06:42:00Z">
              <w:rPr>
                <w:b w:val="0"/>
                <w:bCs w:val="0"/>
              </w:rPr>
            </w:rPrChange>
          </w:rPr>
          <w:t>ao.</w:t>
        </w:r>
      </w:ins>
    </w:p>
    <w:p w14:paraId="0B4BEF09" w14:textId="4AB6B473" w:rsidR="00E830E0" w:rsidRDefault="00662C01">
      <w:pPr>
        <w:pStyle w:val="Heading3"/>
        <w:rPr>
          <w:ins w:id="10126" w:author="The Si Tran" w:date="2012-12-11T05:27:00Z"/>
        </w:rPr>
        <w:pPrChange w:id="10127" w:author="The Si Tran" w:date="2012-12-14T06:40:00Z">
          <w:pPr>
            <w:pStyle w:val="Heading2"/>
          </w:pPr>
        </w:pPrChange>
      </w:pPr>
      <w:bookmarkStart w:id="10128" w:name="_Toc343233076"/>
      <w:ins w:id="10129" w:author="The Si Tran" w:date="2012-12-10T19:41:00Z">
        <w:r>
          <w:lastRenderedPageBreak/>
          <w:t>Mặt hạn chế</w:t>
        </w:r>
      </w:ins>
      <w:bookmarkEnd w:id="10128"/>
    </w:p>
    <w:p w14:paraId="7B1DEF2D" w14:textId="33E9B641" w:rsidR="006B1716" w:rsidRPr="00102ED8" w:rsidRDefault="00DA3C57" w:rsidP="006431AB">
      <w:pPr>
        <w:rPr>
          <w:ins w:id="10130" w:author="The Si Tran" w:date="2012-12-11T05:29:00Z"/>
        </w:rPr>
        <w:pPrChange w:id="10131" w:author="The Si Tran" w:date="2012-12-16T08:47:00Z">
          <w:pPr>
            <w:spacing w:before="0"/>
            <w:ind w:firstLine="720"/>
          </w:pPr>
        </w:pPrChange>
      </w:pPr>
      <w:ins w:id="10132" w:author="The Si Tran" w:date="2012-12-11T05:31:00Z">
        <w:r>
          <w:t>Mô hình này chưa có phần tiền xử lý dữ liệu</w:t>
        </w:r>
      </w:ins>
      <w:ins w:id="10133" w:author="The Si Tran" w:date="2012-12-11T05:32:00Z">
        <w:r>
          <w:t>, nên đối với các dữ liệu chưa qua tiề</w:t>
        </w:r>
        <w:r w:rsidR="00B7223D">
          <w:t xml:space="preserve">n </w:t>
        </w:r>
        <w:r>
          <w:t>xử lý có chứa giá trị nhi</w:t>
        </w:r>
      </w:ins>
      <w:ins w:id="10134" w:author="The Si Tran" w:date="2012-12-11T05:33:00Z">
        <w:r>
          <w:t>ễu, không hợp lệ… thì kết quả của</w:t>
        </w:r>
      </w:ins>
      <w:ins w:id="10135" w:author="The Si Tran" w:date="2012-12-11T05:34:00Z">
        <w:r>
          <w:t xml:space="preserve"> mô hình không được cao.</w:t>
        </w:r>
      </w:ins>
    </w:p>
    <w:p w14:paraId="466D996B" w14:textId="77777777" w:rsidR="006A21F7" w:rsidRDefault="00E830E0" w:rsidP="006431AB">
      <w:pPr>
        <w:rPr>
          <w:ins w:id="10136" w:author="The Si Tran" w:date="2012-12-11T05:34:00Z"/>
        </w:rPr>
        <w:pPrChange w:id="10137" w:author="The Si Tran" w:date="2012-12-16T08:47:00Z">
          <w:pPr>
            <w:pStyle w:val="Heading2"/>
          </w:pPr>
        </w:pPrChange>
      </w:pPr>
      <w:ins w:id="10138" w:author="The Si Tran" w:date="2012-12-11T05:29:00Z">
        <w:r w:rsidRPr="00102ED8">
          <w:t>Giao diện chương trình hiện thực chưa thân thiện với người dùng.</w:t>
        </w:r>
      </w:ins>
      <w:del w:id="10139"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140" w:author="The Si Tran" w:date="2012-12-10T19:38:00Z">
              <w:rPr>
                <w:iCs w:val="0"/>
              </w:rPr>
            </w:rPrChange>
          </w:rPr>
          <w:delText>ết</w:delText>
        </w:r>
      </w:del>
    </w:p>
    <w:p w14:paraId="75A37250" w14:textId="32D53BDD" w:rsidR="00DA3C57" w:rsidRPr="008B2578" w:rsidRDefault="00DA3C57" w:rsidP="006431AB">
      <w:pPr>
        <w:rPr>
          <w:szCs w:val="26"/>
        </w:rPr>
        <w:pPrChange w:id="10141" w:author="The Si Tran" w:date="2012-12-16T08:47:00Z">
          <w:pPr>
            <w:pStyle w:val="Heading2"/>
          </w:pPr>
        </w:pPrChange>
      </w:pPr>
      <w:ins w:id="10142" w:author="The Si Tran" w:date="2012-12-11T05:34:00Z">
        <w:r>
          <w:t xml:space="preserve">Mô hình được xây dựng nhằm </w:t>
        </w:r>
      </w:ins>
      <w:ins w:id="10143" w:author="The Si Tran" w:date="2012-12-11T05:35:00Z">
        <w:r>
          <w:t>hiện thực các lý thuyết đã nghiên cứu</w:t>
        </w:r>
      </w:ins>
      <w:ins w:id="10144" w:author="The Si Tran" w:date="2012-12-11T05:36:00Z">
        <w:r>
          <w:t xml:space="preserve"> n</w:t>
        </w:r>
      </w:ins>
      <w:ins w:id="10145" w:author="The Si Tran" w:date="2012-12-11T05:37:00Z">
        <w:r>
          <w:t>ên chỉ sử dụ</w:t>
        </w:r>
        <w:r w:rsidR="00B7223D">
          <w:t xml:space="preserve">ng </w:t>
        </w:r>
        <w:r w:rsidR="00B7223D">
          <w:tab/>
        </w:r>
        <w:r>
          <w:t>ác dữ liệu đã thu thập sẵn, không có cập nhật các dữ liệu mới theo thời gian</w:t>
        </w:r>
      </w:ins>
      <w:ins w:id="10146" w:author="The Si Tran" w:date="2012-12-11T05:38:00Z">
        <w:r w:rsidR="00B7223D">
          <w:t xml:space="preserve"> nên </w:t>
        </w:r>
        <w:r>
          <w:t>c</w:t>
        </w:r>
      </w:ins>
      <w:ins w:id="10147" w:author="The Si Tran" w:date="2012-12-11T05:39:00Z">
        <w:r>
          <w:t>ần phải thay đổi để phù hợp với các bài toán thực tiễn.</w:t>
        </w:r>
      </w:ins>
    </w:p>
    <w:p w14:paraId="1A655C1A" w14:textId="13DD86DB" w:rsidR="00783FDB" w:rsidRDefault="00783FDB">
      <w:pPr>
        <w:pStyle w:val="Heading2"/>
        <w:rPr>
          <w:ins w:id="10148" w:author="The Si Tran" w:date="2012-12-11T04:57:00Z"/>
          <w:rFonts w:cs="Times New Roman"/>
          <w:sz w:val="26"/>
          <w:szCs w:val="26"/>
        </w:rPr>
      </w:pPr>
      <w:bookmarkStart w:id="10149" w:name="_Toc343233077"/>
      <w:r w:rsidRPr="0049233F">
        <w:rPr>
          <w:rFonts w:cs="Times New Roman"/>
          <w:sz w:val="26"/>
          <w:szCs w:val="26"/>
          <w:rPrChange w:id="10150" w:author="The Si Tran" w:date="2012-12-05T23:02:00Z">
            <w:rPr>
              <w:rFonts w:cs="Times New Roman"/>
            </w:rPr>
          </w:rPrChange>
        </w:rPr>
        <w:t>Hướng phát triển đề tài</w:t>
      </w:r>
      <w:bookmarkEnd w:id="10149"/>
    </w:p>
    <w:p w14:paraId="3D8B20CB" w14:textId="7CF2E319" w:rsidR="00F27A65" w:rsidRDefault="00F27A65" w:rsidP="006431AB">
      <w:pPr>
        <w:rPr>
          <w:ins w:id="10151" w:author="The Si Tran" w:date="2012-12-11T05:02:00Z"/>
        </w:rPr>
        <w:pPrChange w:id="10152" w:author="The Si Tran" w:date="2012-12-16T08:47:00Z">
          <w:pPr>
            <w:pStyle w:val="Heading2"/>
          </w:pPr>
        </w:pPrChange>
      </w:pPr>
      <w:ins w:id="10153" w:author="The Si Tran" w:date="2012-12-11T04:57:00Z">
        <w:r>
          <w:t>Đề tài đã đưa ra mô hình kết hợp SARIMA với mạng nơron</w:t>
        </w:r>
      </w:ins>
      <w:ins w:id="10154" w:author="The Si Tran" w:date="2012-12-11T04:58:00Z">
        <w:r>
          <w:t xml:space="preserve"> </w:t>
        </w:r>
      </w:ins>
      <w:ins w:id="10155" w:author="The Si Tran" w:date="2012-12-11T04:59:00Z">
        <w:r>
          <w:t>trong</w:t>
        </w:r>
      </w:ins>
      <w:ins w:id="10156" w:author="The Si Tran" w:date="2012-12-11T04:58:00Z">
        <w:r>
          <w:t xml:space="preserve"> bài toán dự báo chuỗi thời gian</w:t>
        </w:r>
      </w:ins>
      <w:ins w:id="10157" w:author="The Si Tran" w:date="2012-12-11T04:59:00Z">
        <w:r>
          <w:t>. Tuy nhiên, để cải thiện độ chính xác của mô hình</w:t>
        </w:r>
      </w:ins>
      <w:ins w:id="10158" w:author="The Si Tran" w:date="2012-12-11T05:01:00Z">
        <w:r>
          <w:t xml:space="preserve">, chúng ta cần </w:t>
        </w:r>
      </w:ins>
      <w:ins w:id="10159" w:author="The Si Tran" w:date="2012-12-11T05:02:00Z">
        <w:r w:rsidRPr="00F27A65">
          <w:t>bổ xung các tiếp cận nghiên cứu mới trong tương lai như sau:</w:t>
        </w:r>
      </w:ins>
    </w:p>
    <w:p w14:paraId="1D75F34D" w14:textId="77777777" w:rsidR="00D66640" w:rsidRPr="00097101" w:rsidRDefault="00F27A65" w:rsidP="006431AB">
      <w:pPr>
        <w:pStyle w:val="BuletL1"/>
        <w:rPr>
          <w:ins w:id="10160" w:author="The Si Tran" w:date="2012-12-11T05:21:00Z"/>
        </w:rPr>
        <w:pPrChange w:id="10161" w:author="The Si Tran" w:date="2012-12-16T08:47:00Z">
          <w:pPr>
            <w:pStyle w:val="Heading2"/>
          </w:pPr>
        </w:pPrChange>
      </w:pPr>
      <w:ins w:id="10162" w:author="The Si Tran" w:date="2012-12-11T05:03:00Z">
        <w:r w:rsidRPr="00B7223D">
          <w:rPr>
            <w:rPrChange w:id="10163" w:author="The Si Tran" w:date="2012-12-14T06:43:00Z">
              <w:rPr>
                <w:b w:val="0"/>
                <w:bCs w:val="0"/>
                <w:iCs w:val="0"/>
              </w:rPr>
            </w:rPrChange>
          </w:rPr>
          <w:t>Trong mô hình SARIMA, để chuyển đổi từ chuỗi dữ liệu có tính mùa và xu hướng, chúng tôi đã sử dụng phương pháp lấy hiệu</w:t>
        </w:r>
      </w:ins>
      <w:ins w:id="10164" w:author="The Si Tran" w:date="2012-12-11T05:12:00Z">
        <w:r w:rsidR="002E24B1" w:rsidRPr="00B7223D">
          <w:rPr>
            <w:rPrChange w:id="10165" w:author="The Si Tran" w:date="2012-12-14T06:43:00Z">
              <w:rPr>
                <w:b w:val="0"/>
                <w:bCs w:val="0"/>
                <w:iCs w:val="0"/>
              </w:rPr>
            </w:rPrChange>
          </w:rPr>
          <w:t>. Nhưng phương pháp này đòi hỏi phương sai của chuỗi dữ liệu phải tĩnh.</w:t>
        </w:r>
      </w:ins>
      <w:ins w:id="10166" w:author="The Si Tran" w:date="2012-12-11T05:14:00Z">
        <w:r w:rsidR="002E24B1" w:rsidRPr="00B7223D">
          <w:rPr>
            <w:rPrChange w:id="10167" w:author="The Si Tran" w:date="2012-12-14T06:43:00Z">
              <w:rPr>
                <w:b w:val="0"/>
                <w:bCs w:val="0"/>
                <w:iCs w:val="0"/>
              </w:rPr>
            </w:rPrChange>
          </w:rPr>
          <w:t xml:space="preserve"> </w:t>
        </w:r>
        <w:r w:rsidR="00330004" w:rsidRPr="00B7223D">
          <w:rPr>
            <w:rPrChange w:id="10168" w:author="The Si Tran" w:date="2012-12-14T06:43:00Z">
              <w:rPr>
                <w:b w:val="0"/>
                <w:bCs w:val="0"/>
                <w:iCs w:val="0"/>
              </w:rPr>
            </w:rPrChange>
          </w:rPr>
          <w:t>Trong tr</w:t>
        </w:r>
      </w:ins>
      <w:ins w:id="10169" w:author="The Si Tran" w:date="2012-12-11T05:15:00Z">
        <w:r w:rsidR="00330004" w:rsidRPr="00B7223D">
          <w:rPr>
            <w:rPrChange w:id="10170" w:author="The Si Tran" w:date="2012-12-14T06:43:00Z">
              <w:rPr>
                <w:b w:val="0"/>
                <w:bCs w:val="0"/>
                <w:iCs w:val="0"/>
              </w:rPr>
            </w:rPrChange>
          </w:rPr>
          <w:t xml:space="preserve">ường hợp này cần phải sử dụng các phương pháp chuyển đổi khác: </w:t>
        </w:r>
      </w:ins>
      <w:ins w:id="10171" w:author="The Si Tran" w:date="2012-12-11T05:20:00Z">
        <w:r w:rsidR="00B663DE" w:rsidRPr="00B7223D">
          <w:rPr>
            <w:rPrChange w:id="10172" w:author="The Si Tran" w:date="2012-12-14T06:43:00Z">
              <w:rPr>
                <w:b w:val="0"/>
                <w:bCs w:val="0"/>
                <w:iCs w:val="0"/>
              </w:rPr>
            </w:rPrChange>
          </w:rPr>
          <w:t xml:space="preserve">phép biến đổi logaríc, </w:t>
        </w:r>
      </w:ins>
      <w:ins w:id="10173" w:author="The Si Tran" w:date="2012-12-11T05:21:00Z">
        <w:r w:rsidR="00B663DE" w:rsidRPr="00B7223D">
          <w:rPr>
            <w:rPrChange w:id="10174" w:author="The Si Tran" w:date="2012-12-14T06:43:00Z">
              <w:rPr>
                <w:b w:val="0"/>
                <w:bCs w:val="0"/>
                <w:iCs w:val="0"/>
              </w:rPr>
            </w:rPrChange>
          </w:rPr>
          <w:t>phép biến đổi Box-Cox power.</w:t>
        </w:r>
      </w:ins>
    </w:p>
    <w:p w14:paraId="5103857F" w14:textId="77777777" w:rsidR="00D66640" w:rsidRPr="00B7223D" w:rsidRDefault="00D66640" w:rsidP="006431AB">
      <w:pPr>
        <w:pStyle w:val="BuletL1"/>
        <w:rPr>
          <w:rPrChange w:id="10175" w:author="The Si Tran" w:date="2012-12-14T06:43:00Z">
            <w:rPr/>
          </w:rPrChange>
        </w:rPr>
        <w:pPrChange w:id="10176" w:author="The Si Tran" w:date="2012-12-16T08:47:00Z">
          <w:pPr>
            <w:pStyle w:val="Heading2"/>
          </w:pPr>
        </w:pPrChange>
      </w:pPr>
      <w:ins w:id="10177" w:author="The Si Tran" w:date="2012-12-11T05:21:00Z">
        <w:r w:rsidRPr="00B7223D">
          <w:rPr>
            <w:rPrChange w:id="10178" w:author="The Si Tran" w:date="2012-12-14T06:43:00Z">
              <w:rPr>
                <w:b w:val="0"/>
                <w:bCs w:val="0"/>
                <w:iCs w:val="0"/>
              </w:rPr>
            </w:rPrChange>
          </w:rPr>
          <w:t>Theo thời gian</w:t>
        </w:r>
      </w:ins>
      <w:ins w:id="10179" w:author="The Si Tran" w:date="2012-12-11T05:22:00Z">
        <w:r w:rsidRPr="00B7223D">
          <w:rPr>
            <w:rPrChange w:id="10180" w:author="The Si Tran" w:date="2012-12-14T06:43:00Z">
              <w:rPr>
                <w:b w:val="0"/>
                <w:bCs w:val="0"/>
                <w:iCs w:val="0"/>
              </w:rPr>
            </w:rPrChange>
          </w:rPr>
          <w:t xml:space="preserve"> thì chuỗi dữ liệu thay đổi tính chất, mô hình đã ước lượng trước đây có thể</w:t>
        </w:r>
      </w:ins>
      <w:ins w:id="10181" w:author="The Si Tran" w:date="2012-12-11T05:23:00Z">
        <w:r w:rsidRPr="00B7223D">
          <w:rPr>
            <w:rPrChange w:id="10182"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0183" w:author="The Si Tran" w:date="2012-12-11T05:25:00Z">
        <w:r w:rsidRPr="00B7223D">
          <w:rPr>
            <w:rPrChange w:id="10184" w:author="The Si Tran" w:date="2012-12-14T06:43:00Z">
              <w:rPr>
                <w:b w:val="0"/>
                <w:bCs w:val="0"/>
                <w:iCs w:val="0"/>
              </w:rPr>
            </w:rPrChange>
          </w:rPr>
          <w:t xml:space="preserve"> </w:t>
        </w:r>
      </w:ins>
      <w:ins w:id="10185" w:author="The Si Tran" w:date="2012-12-11T05:23:00Z">
        <w:r w:rsidRPr="00B7223D">
          <w:rPr>
            <w:rPrChange w:id="10186" w:author="The Si Tran" w:date="2012-12-14T06:43:00Z">
              <w:rPr>
                <w:b w:val="0"/>
                <w:bCs w:val="0"/>
                <w:iCs w:val="0"/>
              </w:rPr>
            </w:rPrChange>
          </w:rPr>
          <w:t>cập</w:t>
        </w:r>
      </w:ins>
      <w:ins w:id="10187" w:author="The Si Tran" w:date="2012-12-11T05:25:00Z">
        <w:r w:rsidRPr="00B7223D">
          <w:rPr>
            <w:rPrChange w:id="10188"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189" w:author="The Si Tran" w:date="2012-12-05T23:02:00Z">
            <w:rPr>
              <w:b/>
              <w:bCs/>
              <w:kern w:val="32"/>
              <w:sz w:val="32"/>
              <w:szCs w:val="26"/>
            </w:rPr>
          </w:rPrChange>
        </w:rPr>
      </w:pPr>
      <w:bookmarkStart w:id="10190" w:name="_Toc328879942"/>
      <w:bookmarkStart w:id="10191" w:name="_Toc328895018"/>
      <w:r w:rsidRPr="0049233F">
        <w:rPr>
          <w:szCs w:val="26"/>
        </w:rPr>
        <w:br w:type="page"/>
      </w:r>
    </w:p>
    <w:p w14:paraId="23073CA3" w14:textId="57D391E2"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10192" w:author="The Si Tran" w:date="2012-12-05T23:02:00Z">
            <w:rPr>
              <w:rFonts w:cs="Times New Roman"/>
              <w:b w:val="0"/>
              <w:szCs w:val="26"/>
            </w:rPr>
          </w:rPrChange>
        </w:rPr>
      </w:pPr>
      <w:bookmarkStart w:id="10193" w:name="_Toc343233078"/>
      <w:r w:rsidRPr="0049233F">
        <w:rPr>
          <w:rFonts w:cs="Times New Roman"/>
          <w:sz w:val="26"/>
          <w:szCs w:val="26"/>
          <w:rPrChange w:id="10194" w:author="The Si Tran" w:date="2012-12-05T23:02:00Z">
            <w:rPr>
              <w:rFonts w:cs="Times New Roman"/>
              <w:iCs/>
              <w:kern w:val="0"/>
              <w:sz w:val="28"/>
              <w:szCs w:val="26"/>
            </w:rPr>
          </w:rPrChange>
        </w:rPr>
        <w:lastRenderedPageBreak/>
        <w:t>TÀI LIỆU THAM KHẢO</w:t>
      </w:r>
      <w:bookmarkEnd w:id="10190"/>
      <w:bookmarkEnd w:id="10191"/>
      <w:bookmarkEnd w:id="10193"/>
    </w:p>
    <w:p w14:paraId="67AE0CAF" w14:textId="77777777" w:rsidR="008C1D28" w:rsidRPr="00B7223D" w:rsidRDefault="008C1D28" w:rsidP="00097101">
      <w:pPr>
        <w:ind w:firstLine="547"/>
        <w:rPr>
          <w:ins w:id="10195" w:author="The Si Tran" w:date="2012-12-12T00:03:00Z"/>
          <w:szCs w:val="26"/>
        </w:rPr>
      </w:pPr>
      <w:ins w:id="10196" w:author="The Si Tran" w:date="2012-12-12T00:03:00Z">
        <w:r w:rsidRPr="00B7223D">
          <w:rPr>
            <w:szCs w:val="26"/>
          </w:rPr>
          <w:t xml:space="preserve">[1] J. E. Hanke, D. W. Wichenrn. </w:t>
        </w:r>
        <w:r w:rsidRPr="00B7223D">
          <w:rPr>
            <w:i/>
            <w:szCs w:val="26"/>
            <w:rPrChange w:id="10197" w:author="The Si Tran" w:date="2012-12-14T06:44:00Z">
              <w:rPr>
                <w:b/>
                <w:i/>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198" w:author="The Si Tran" w:date="2012-12-12T00:03:00Z"/>
        </w:rPr>
        <w:pPrChange w:id="10199" w:author="The Si Tran" w:date="2012-12-14T06:45:00Z">
          <w:pPr>
            <w:pStyle w:val="Stylechun"/>
            <w:ind w:firstLine="547"/>
          </w:pPr>
        </w:pPrChange>
      </w:pPr>
      <w:ins w:id="10200" w:author="The Si Tran" w:date="2012-12-12T00:03:00Z">
        <w:r w:rsidRPr="00B7223D">
          <w:t xml:space="preserve">[2] T. M. Mitchell. </w:t>
        </w:r>
        <w:r w:rsidRPr="00B7223D">
          <w:rPr>
            <w:i/>
            <w:rPrChange w:id="10201"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202" w:author="The Si Tran" w:date="2012-12-12T00:03:00Z"/>
          <w:szCs w:val="26"/>
        </w:rPr>
      </w:pPr>
      <w:ins w:id="10203" w:author="The Si Tran" w:date="2012-12-12T00:03:00Z">
        <w:r w:rsidRPr="00B7223D">
          <w:rPr>
            <w:szCs w:val="26"/>
          </w:rPr>
          <w:t xml:space="preserve">[3] Trần Đức Minh. Luận văn thạc sĩ </w:t>
        </w:r>
        <w:r w:rsidRPr="00B7223D">
          <w:rPr>
            <w:i/>
            <w:szCs w:val="26"/>
            <w:rPrChange w:id="10204" w:author="The Si Tran" w:date="2012-12-14T06:44:00Z">
              <w:rPr>
                <w:b/>
                <w:i/>
                <w:szCs w:val="26"/>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205" w:author="The Si Tran" w:date="2012-12-12T00:03:00Z"/>
          <w:szCs w:val="26"/>
        </w:rPr>
        <w:pPrChange w:id="10206" w:author="The Si Tran" w:date="2012-12-14T06:45:00Z">
          <w:pPr>
            <w:spacing w:before="0"/>
            <w:ind w:firstLine="547"/>
          </w:pPr>
        </w:pPrChange>
      </w:pPr>
      <w:ins w:id="10207" w:author="The Si Tran" w:date="2012-12-12T00:03:00Z">
        <w:r w:rsidRPr="00B7223D">
          <w:rPr>
            <w:szCs w:val="26"/>
          </w:rPr>
          <w:t xml:space="preserve">[4] M. Riedmiller, H. Braun. </w:t>
        </w:r>
        <w:r w:rsidRPr="00B7223D">
          <w:rPr>
            <w:i/>
            <w:szCs w:val="26"/>
            <w:rPrChange w:id="10208"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209" w:author="The Si Tran" w:date="2012-12-14T06:59:00Z">
        <w:r w:rsidR="006F78A0">
          <w:rPr>
            <w:szCs w:val="26"/>
          </w:rPr>
          <w:t>pp</w:t>
        </w:r>
      </w:ins>
      <w:ins w:id="10210" w:author="The Si Tran" w:date="2012-12-12T00:03:00Z">
        <w:r w:rsidRPr="00B7223D">
          <w:rPr>
            <w:szCs w:val="26"/>
          </w:rPr>
          <w:t xml:space="preserve"> 586-591, 1993.</w:t>
        </w:r>
      </w:ins>
    </w:p>
    <w:p w14:paraId="5474FCC3" w14:textId="77777777" w:rsidR="008C1D28" w:rsidRPr="00B7223D" w:rsidRDefault="008C1D28">
      <w:pPr>
        <w:ind w:firstLine="547"/>
        <w:rPr>
          <w:ins w:id="10211" w:author="The Si Tran" w:date="2012-12-12T00:03:00Z"/>
          <w:szCs w:val="26"/>
        </w:rPr>
        <w:pPrChange w:id="10212" w:author="The Si Tran" w:date="2012-12-14T06:45:00Z">
          <w:pPr>
            <w:spacing w:before="0"/>
            <w:ind w:firstLine="547"/>
          </w:pPr>
        </w:pPrChange>
      </w:pPr>
      <w:ins w:id="10213" w:author="The Si Tran" w:date="2012-12-12T00:03:00Z">
        <w:r w:rsidRPr="00B7223D">
          <w:rPr>
            <w:szCs w:val="26"/>
          </w:rPr>
          <w:t xml:space="preserve">[5] M. Riedmiller. </w:t>
        </w:r>
        <w:r w:rsidRPr="00B7223D">
          <w:rPr>
            <w:i/>
            <w:szCs w:val="26"/>
            <w:rPrChange w:id="10214"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215" w:author="The Si Tran" w:date="2012-12-12T00:03:00Z"/>
          <w:szCs w:val="26"/>
        </w:rPr>
        <w:pPrChange w:id="10216" w:author="The Si Tran" w:date="2012-12-14T06:45:00Z">
          <w:pPr>
            <w:spacing w:before="0"/>
            <w:ind w:firstLine="547"/>
          </w:pPr>
        </w:pPrChange>
      </w:pPr>
      <w:ins w:id="10217" w:author="The Si Tran" w:date="2012-12-12T00:03:00Z">
        <w:r w:rsidRPr="00B7223D">
          <w:rPr>
            <w:szCs w:val="26"/>
          </w:rPr>
          <w:t xml:space="preserve">[6] T. Kolarik, G. Rudorfer. </w:t>
        </w:r>
        <w:r w:rsidRPr="00B7223D">
          <w:rPr>
            <w:i/>
            <w:szCs w:val="26"/>
            <w:rPrChange w:id="10218" w:author="The Si Tran" w:date="2012-12-14T06:44:00Z">
              <w:rPr>
                <w:b/>
                <w:i/>
                <w:szCs w:val="26"/>
              </w:rPr>
            </w:rPrChange>
          </w:rPr>
          <w:t>Time Series Forecasting Using Neural Networks.</w:t>
        </w:r>
        <w:r w:rsidRPr="00B7223D">
          <w:rPr>
            <w:szCs w:val="26"/>
          </w:rPr>
          <w:t xml:space="preserve"> ACM Sigapl Apl Quote Quad, vol. 25, no. 1, </w:t>
        </w:r>
      </w:ins>
      <w:ins w:id="10219" w:author="The Si Tran" w:date="2012-12-14T07:00:00Z">
        <w:r w:rsidR="006F78A0">
          <w:rPr>
            <w:szCs w:val="26"/>
          </w:rPr>
          <w:t>pp</w:t>
        </w:r>
      </w:ins>
      <w:ins w:id="10220" w:author="The Si Tran" w:date="2012-12-12T00:03:00Z">
        <w:r w:rsidRPr="00B7223D">
          <w:rPr>
            <w:szCs w:val="26"/>
          </w:rPr>
          <w:t xml:space="preserve"> 86-94, 1994.</w:t>
        </w:r>
      </w:ins>
    </w:p>
    <w:p w14:paraId="6BB0777B" w14:textId="216FEE3B" w:rsidR="008C1D28" w:rsidRPr="00B7223D" w:rsidRDefault="008C1D28">
      <w:pPr>
        <w:ind w:firstLine="547"/>
        <w:rPr>
          <w:ins w:id="10221" w:author="The Si Tran" w:date="2012-12-12T00:03:00Z"/>
          <w:szCs w:val="26"/>
        </w:rPr>
        <w:pPrChange w:id="10222" w:author="The Si Tran" w:date="2012-12-14T06:45:00Z">
          <w:pPr>
            <w:spacing w:before="0"/>
            <w:ind w:firstLine="547"/>
          </w:pPr>
        </w:pPrChange>
      </w:pPr>
      <w:ins w:id="10223" w:author="The Si Tran" w:date="2012-12-12T00:03:00Z">
        <w:r w:rsidRPr="00B7223D">
          <w:rPr>
            <w:szCs w:val="26"/>
          </w:rPr>
          <w:t xml:space="preserve">[7] I. Kaastra, M. Boyd. </w:t>
        </w:r>
        <w:r w:rsidRPr="00B7223D">
          <w:rPr>
            <w:i/>
            <w:szCs w:val="26"/>
            <w:rPrChange w:id="10224" w:author="The Si Tran" w:date="2012-12-14T06:44:00Z">
              <w:rPr>
                <w:b/>
                <w:i/>
                <w:szCs w:val="26"/>
              </w:rPr>
            </w:rPrChange>
          </w:rPr>
          <w:t>Designing A Neural Network For Forecasting Financial And Economic Time Series.</w:t>
        </w:r>
        <w:r w:rsidRPr="00B7223D">
          <w:rPr>
            <w:szCs w:val="26"/>
          </w:rPr>
          <w:t xml:space="preserve"> Neurocomputing, 10, </w:t>
        </w:r>
      </w:ins>
      <w:ins w:id="10225" w:author="The Si Tran" w:date="2012-12-14T07:00:00Z">
        <w:r w:rsidR="006F78A0">
          <w:rPr>
            <w:szCs w:val="26"/>
          </w:rPr>
          <w:t>pp</w:t>
        </w:r>
      </w:ins>
      <w:ins w:id="10226" w:author="The Si Tran" w:date="2012-12-12T00:03:00Z">
        <w:r w:rsidRPr="00B7223D">
          <w:rPr>
            <w:szCs w:val="26"/>
          </w:rPr>
          <w:t xml:space="preserve"> 215-236, 1996.</w:t>
        </w:r>
      </w:ins>
    </w:p>
    <w:p w14:paraId="6BE4A517" w14:textId="49B817EA" w:rsidR="006E5672" w:rsidRPr="00B7223D" w:rsidRDefault="008C1D28">
      <w:pPr>
        <w:ind w:firstLine="547"/>
        <w:jc w:val="left"/>
        <w:rPr>
          <w:ins w:id="10227" w:author="superchickend" w:date="2012-12-12T08:19:00Z"/>
          <w:szCs w:val="26"/>
        </w:rPr>
        <w:pPrChange w:id="10228" w:author="The Si Tran" w:date="2012-12-14T06:45:00Z">
          <w:pPr>
            <w:spacing w:before="0"/>
            <w:ind w:firstLine="547"/>
            <w:jc w:val="left"/>
          </w:pPr>
        </w:pPrChange>
      </w:pPr>
      <w:ins w:id="10229" w:author="The Si Tran" w:date="2012-12-12T00:03:00Z">
        <w:r w:rsidRPr="00B7223D">
          <w:rPr>
            <w:szCs w:val="26"/>
          </w:rPr>
          <w:t xml:space="preserve">[8] G. Zhang, Michael Y. Hu. </w:t>
        </w:r>
        <w:r w:rsidRPr="00B7223D">
          <w:rPr>
            <w:i/>
            <w:szCs w:val="26"/>
            <w:rPrChange w:id="10230"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231" w:author="The Si Tran" w:date="2012-12-14T07:00:00Z">
        <w:r w:rsidR="006F78A0">
          <w:rPr>
            <w:szCs w:val="26"/>
          </w:rPr>
          <w:t>pp</w:t>
        </w:r>
      </w:ins>
      <w:ins w:id="10232"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233" w:author="superchickend" w:date="2012-12-12T08:19:00Z"/>
        </w:rPr>
        <w:pPrChange w:id="10234" w:author="The Si Tran" w:date="2012-12-14T06:45:00Z">
          <w:pPr>
            <w:pStyle w:val="Stylechun"/>
            <w:ind w:firstLine="547"/>
          </w:pPr>
        </w:pPrChange>
      </w:pPr>
      <w:ins w:id="10235" w:author="superchickend" w:date="2012-12-12T08:19:00Z">
        <w:r w:rsidRPr="00B7223D">
          <w:t xml:space="preserve">[9] Chatfield, Christopher. </w:t>
        </w:r>
        <w:r w:rsidRPr="00B7223D">
          <w:rPr>
            <w:i/>
            <w:rPrChange w:id="10236"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237" w:author="superchickend" w:date="2012-12-12T08:19:00Z"/>
        </w:rPr>
        <w:pPrChange w:id="10238" w:author="The Si Tran" w:date="2012-12-14T06:45:00Z">
          <w:pPr>
            <w:pStyle w:val="Stylechun"/>
            <w:ind w:firstLine="547"/>
          </w:pPr>
        </w:pPrChange>
      </w:pPr>
      <w:ins w:id="10239" w:author="superchickend" w:date="2012-12-12T08:19:00Z">
        <w:r w:rsidRPr="00B7223D">
          <w:t xml:space="preserve">[10] J. Scott Armstrong. </w:t>
        </w:r>
        <w:r w:rsidRPr="00B7223D">
          <w:rPr>
            <w:i/>
            <w:rPrChange w:id="10240" w:author="The Si Tran" w:date="2012-12-14T06:44:00Z">
              <w:rPr>
                <w:b/>
                <w:i/>
              </w:rPr>
            </w:rPrChange>
          </w:rPr>
          <w:t xml:space="preserve">Principles of forecasting: a handbook for researchers and practitioner. </w:t>
        </w:r>
        <w:r w:rsidRPr="00B7223D">
          <w:t>Kluwer Academic Publishers, 2002, eBook ISBN 0-306-47630-4</w:t>
        </w:r>
      </w:ins>
    </w:p>
    <w:p w14:paraId="5BAC21D1" w14:textId="1DF8A9DC" w:rsidR="005E182F" w:rsidRDefault="006E5672">
      <w:pPr>
        <w:pStyle w:val="Stylechun"/>
        <w:spacing w:before="120"/>
        <w:ind w:firstLine="547"/>
        <w:rPr>
          <w:ins w:id="10241" w:author="superchickend" w:date="2012-12-12T08:19:00Z"/>
        </w:rPr>
        <w:sectPr w:rsidR="005E182F" w:rsidSect="00097101">
          <w:headerReference w:type="default" r:id="rId377"/>
          <w:pgSz w:w="11909" w:h="16834" w:code="9"/>
          <w:pgMar w:top="1411" w:right="1138" w:bottom="1411" w:left="1699" w:header="720" w:footer="720" w:gutter="0"/>
          <w:pgNumType w:start="1"/>
          <w:cols w:space="720"/>
          <w:docGrid w:linePitch="360"/>
        </w:sectPr>
        <w:pPrChange w:id="10246" w:author="The Si Tran" w:date="2012-12-14T06:45:00Z">
          <w:pPr>
            <w:pStyle w:val="Stylechun"/>
            <w:ind w:firstLine="547"/>
          </w:pPr>
        </w:pPrChange>
      </w:pPr>
      <w:ins w:id="10247" w:author="superchickend" w:date="2012-12-12T08:19:00Z">
        <w:r w:rsidRPr="00B7223D">
          <w:t xml:space="preserve">[11] Jan Sterba, Katarina Hilovska. </w:t>
        </w:r>
        <w:r w:rsidRPr="00B7223D">
          <w:rPr>
            <w:i/>
            <w:rPrChange w:id="10248" w:author="The Si Tran" w:date="2012-12-14T06:44:00Z">
              <w:rPr>
                <w:b/>
                <w:i/>
              </w:rPr>
            </w:rPrChange>
          </w:rPr>
          <w:t>The implementation of hybrid ARIMA-Neural network prediction model for aggregate water consumption prediction</w:t>
        </w:r>
        <w:r w:rsidRPr="00B7223D">
          <w:t>, 201</w:t>
        </w:r>
      </w:ins>
      <w:ins w:id="10249" w:author="The Si Tran" w:date="2012-12-14T06:46:00Z">
        <w:r w:rsidR="00B84941">
          <w:t>0</w:t>
        </w:r>
      </w:ins>
      <w:ins w:id="10250" w:author="superchickend" w:date="2012-12-12T08:19:00Z">
        <w:del w:id="10251"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252" w:author="The Si Tran" w:date="2012-12-12T00:03:00Z"/>
        </w:rPr>
        <w:pPrChange w:id="10253" w:author="The Si Tran" w:date="2012-12-14T06:45:00Z">
          <w:pPr/>
        </w:pPrChange>
      </w:pPr>
    </w:p>
    <w:p w14:paraId="0C82F3BD" w14:textId="77777777" w:rsidR="006A21F7" w:rsidRPr="00263465" w:rsidDel="008C1D28" w:rsidRDefault="0080635D">
      <w:pPr>
        <w:pStyle w:val="Heading1"/>
        <w:numPr>
          <w:ilvl w:val="0"/>
          <w:numId w:val="0"/>
        </w:numPr>
        <w:ind w:left="360"/>
        <w:rPr>
          <w:del w:id="10254" w:author="The Si Tran" w:date="2012-12-12T00:03:00Z"/>
        </w:rPr>
        <w:pPrChange w:id="10255" w:author="The Si Tran" w:date="2012-12-14T06:45:00Z">
          <w:pPr/>
        </w:pPrChange>
      </w:pPr>
      <w:bookmarkStart w:id="10256" w:name="Bussiness_forecasting_book"/>
      <w:del w:id="10257" w:author="The Si Tran" w:date="2012-12-12T00:03:00Z">
        <w:r w:rsidRPr="00082976" w:rsidDel="008C1D28">
          <w:delText>[1]</w:delText>
        </w:r>
        <w:bookmarkEnd w:id="10256"/>
        <w:r w:rsidRPr="00082976" w:rsidDel="008C1D28">
          <w:delText xml:space="preserve"> Bussiness forecasting book</w:delText>
        </w:r>
      </w:del>
    </w:p>
    <w:p w14:paraId="16CD5229" w14:textId="77777777" w:rsidR="007F45A3" w:rsidRPr="009C748E" w:rsidRDefault="00B87EB5">
      <w:pPr>
        <w:pStyle w:val="Heading1"/>
        <w:numPr>
          <w:ilvl w:val="0"/>
          <w:numId w:val="0"/>
        </w:numPr>
        <w:ind w:left="360"/>
        <w:rPr>
          <w:ins w:id="10258" w:author="The Si Tran" w:date="2012-12-11T06:15:00Z"/>
          <w:rFonts w:cs="Times New Roman"/>
        </w:rPr>
        <w:pPrChange w:id="10259" w:author="The Si Tran" w:date="2012-12-14T06:45:00Z">
          <w:pPr>
            <w:pStyle w:val="Heading1"/>
            <w:numPr>
              <w:numId w:val="0"/>
            </w:numPr>
            <w:ind w:left="0" w:firstLine="0"/>
          </w:pPr>
        </w:pPrChange>
      </w:pPr>
      <w:bookmarkStart w:id="10260" w:name="www_investopedia_com"/>
      <w:del w:id="10261" w:author="The Si Tran" w:date="2012-12-12T00:03:00Z">
        <w:r w:rsidRPr="00B312F5" w:rsidDel="008C1D28">
          <w:delText>[2]</w:delText>
        </w:r>
        <w:bookmarkEnd w:id="10260"/>
        <w:r w:rsidRPr="00B312F5" w:rsidDel="008C1D28">
          <w:delText xml:space="preserve"> http://www.investopedia.com/articles/trading/07/stationary.asp#axzz2Bu5LkrNQ</w:delText>
        </w:r>
      </w:del>
      <w:bookmarkStart w:id="10262" w:name="_Toc327348208"/>
      <w:bookmarkStart w:id="10263" w:name="_Toc343233079"/>
      <w:ins w:id="10264" w:author="The Si Tran" w:date="2012-12-11T06:15:00Z">
        <w:r w:rsidR="00516934">
          <w:rPr>
            <w:rFonts w:cs="Times New Roman"/>
          </w:rPr>
          <w:t>P</w:t>
        </w:r>
      </w:ins>
      <w:ins w:id="10265" w:author="The Si Tran" w:date="2012-12-11T06:16:00Z">
        <w:r w:rsidR="00516934">
          <w:rPr>
            <w:rFonts w:cs="Times New Roman"/>
          </w:rPr>
          <w:t>HỤ LỤC</w:t>
        </w:r>
      </w:ins>
      <w:ins w:id="10266" w:author="The Si Tran" w:date="2012-12-11T06:15:00Z">
        <w:r w:rsidR="007F45A3" w:rsidRPr="00E31193">
          <w:rPr>
            <w:rFonts w:cs="Times New Roman"/>
          </w:rPr>
          <w:t xml:space="preserve"> A</w:t>
        </w:r>
        <w:r w:rsidR="007F45A3">
          <w:rPr>
            <w:rFonts w:cs="Times New Roman"/>
          </w:rPr>
          <w:br/>
        </w:r>
        <w:r w:rsidR="007F45A3" w:rsidRPr="006F1B6E">
          <w:rPr>
            <w:rFonts w:cs="Times New Roman"/>
            <w:sz w:val="26"/>
          </w:rPr>
          <w:t>Bảng thuật ngữ Anh-Việt</w:t>
        </w:r>
        <w:bookmarkEnd w:id="10262"/>
        <w:bookmarkEnd w:id="10263"/>
      </w:ins>
    </w:p>
    <w:p w14:paraId="5DD5A0B8" w14:textId="77777777" w:rsidR="007F45A3" w:rsidRPr="006F1B6E" w:rsidRDefault="007F45A3" w:rsidP="007F45A3">
      <w:pPr>
        <w:rPr>
          <w:ins w:id="10267"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14:paraId="019F9525" w14:textId="77777777" w:rsidTr="00142ADD">
        <w:trPr>
          <w:trHeight w:val="330"/>
          <w:jc w:val="center"/>
          <w:ins w:id="10268" w:author="The Si Tran" w:date="2012-12-11T06:15:00Z"/>
        </w:trPr>
        <w:tc>
          <w:tcPr>
            <w:tcW w:w="3110" w:type="dxa"/>
            <w:gridSpan w:val="3"/>
            <w:shd w:val="clear" w:color="auto" w:fill="auto"/>
            <w:noWrap/>
            <w:vAlign w:val="bottom"/>
            <w:hideMark/>
          </w:tcPr>
          <w:p w14:paraId="6783AB07" w14:textId="77777777" w:rsidR="007F45A3" w:rsidRPr="006431AB" w:rsidRDefault="007F45A3" w:rsidP="006431AB">
            <w:pPr>
              <w:pStyle w:val="BangBody"/>
              <w:rPr>
                <w:ins w:id="10269" w:author="The Si Tran" w:date="2012-12-11T06:15:00Z"/>
                <w:sz w:val="26"/>
                <w:szCs w:val="26"/>
                <w:rPrChange w:id="10270" w:author="The Si Tran" w:date="2012-12-16T08:48:00Z">
                  <w:rPr>
                    <w:ins w:id="10271" w:author="The Si Tran" w:date="2012-12-11T06:15:00Z"/>
                  </w:rPr>
                </w:rPrChange>
              </w:rPr>
              <w:pPrChange w:id="10272" w:author="The Si Tran" w:date="2012-12-16T08:48:00Z">
                <w:pPr/>
              </w:pPrChange>
            </w:pPr>
            <w:ins w:id="10273" w:author="The Si Tran" w:date="2012-12-11T06:15:00Z">
              <w:r w:rsidRPr="006431AB">
                <w:rPr>
                  <w:sz w:val="26"/>
                  <w:szCs w:val="26"/>
                  <w:rPrChange w:id="10274" w:author="The Si Tran" w:date="2012-12-16T08:48:00Z">
                    <w:rPr/>
                  </w:rPrChange>
                </w:rPr>
                <w:t>Activation Function</w:t>
              </w:r>
            </w:ins>
          </w:p>
        </w:tc>
        <w:tc>
          <w:tcPr>
            <w:tcW w:w="960" w:type="dxa"/>
            <w:shd w:val="clear" w:color="auto" w:fill="auto"/>
            <w:noWrap/>
            <w:vAlign w:val="bottom"/>
            <w:hideMark/>
          </w:tcPr>
          <w:p w14:paraId="414512DF" w14:textId="77777777" w:rsidR="007F45A3" w:rsidRPr="006431AB" w:rsidRDefault="007F45A3" w:rsidP="006431AB">
            <w:pPr>
              <w:pStyle w:val="BangBody"/>
              <w:rPr>
                <w:ins w:id="10275" w:author="The Si Tran" w:date="2012-12-11T06:15:00Z"/>
                <w:sz w:val="26"/>
                <w:szCs w:val="26"/>
                <w:rPrChange w:id="10276" w:author="The Si Tran" w:date="2012-12-16T08:48:00Z">
                  <w:rPr>
                    <w:ins w:id="10277" w:author="The Si Tran" w:date="2012-12-11T06:15:00Z"/>
                  </w:rPr>
                </w:rPrChange>
              </w:rPr>
              <w:pPrChange w:id="10278" w:author="The Si Tran" w:date="2012-12-16T08:48:00Z">
                <w:pPr/>
              </w:pPrChange>
            </w:pPr>
          </w:p>
        </w:tc>
        <w:tc>
          <w:tcPr>
            <w:tcW w:w="3685" w:type="dxa"/>
            <w:shd w:val="clear" w:color="auto" w:fill="auto"/>
            <w:noWrap/>
            <w:vAlign w:val="bottom"/>
            <w:hideMark/>
          </w:tcPr>
          <w:p w14:paraId="11F1BAFF" w14:textId="77777777" w:rsidR="007F45A3" w:rsidRPr="006431AB" w:rsidRDefault="007F45A3" w:rsidP="006431AB">
            <w:pPr>
              <w:pStyle w:val="BangBody"/>
              <w:rPr>
                <w:ins w:id="10279" w:author="The Si Tran" w:date="2012-12-11T06:15:00Z"/>
                <w:sz w:val="26"/>
                <w:szCs w:val="26"/>
                <w:rPrChange w:id="10280" w:author="The Si Tran" w:date="2012-12-16T08:48:00Z">
                  <w:rPr>
                    <w:ins w:id="10281" w:author="The Si Tran" w:date="2012-12-11T06:15:00Z"/>
                  </w:rPr>
                </w:rPrChange>
              </w:rPr>
              <w:pPrChange w:id="10282" w:author="The Si Tran" w:date="2012-12-16T08:48:00Z">
                <w:pPr/>
              </w:pPrChange>
            </w:pPr>
            <w:ins w:id="10283" w:author="The Si Tran" w:date="2012-12-11T06:15:00Z">
              <w:r w:rsidRPr="006431AB">
                <w:rPr>
                  <w:sz w:val="26"/>
                  <w:szCs w:val="26"/>
                  <w:rPrChange w:id="10284" w:author="The Si Tran" w:date="2012-12-16T08:48:00Z">
                    <w:rPr/>
                  </w:rPrChange>
                </w:rPr>
                <w:t>Hàm kích hoFun</w:t>
              </w:r>
            </w:ins>
          </w:p>
        </w:tc>
      </w:tr>
      <w:tr w:rsidR="007F45A3" w:rsidRPr="006F1B6E" w14:paraId="102916D6" w14:textId="77777777" w:rsidTr="00142ADD">
        <w:trPr>
          <w:trHeight w:val="330"/>
          <w:jc w:val="center"/>
          <w:ins w:id="10285" w:author="The Si Tran" w:date="2012-12-11T06:15:00Z"/>
        </w:trPr>
        <w:tc>
          <w:tcPr>
            <w:tcW w:w="3110" w:type="dxa"/>
            <w:gridSpan w:val="3"/>
            <w:shd w:val="clear" w:color="auto" w:fill="auto"/>
            <w:noWrap/>
            <w:vAlign w:val="bottom"/>
            <w:hideMark/>
          </w:tcPr>
          <w:p w14:paraId="62294B03" w14:textId="77777777" w:rsidR="007F45A3" w:rsidRPr="006431AB" w:rsidRDefault="007F45A3" w:rsidP="006431AB">
            <w:pPr>
              <w:pStyle w:val="BangBody"/>
              <w:rPr>
                <w:ins w:id="10286" w:author="The Si Tran" w:date="2012-12-11T06:15:00Z"/>
                <w:sz w:val="26"/>
                <w:szCs w:val="26"/>
                <w:rPrChange w:id="10287" w:author="The Si Tran" w:date="2012-12-16T08:48:00Z">
                  <w:rPr>
                    <w:ins w:id="10288" w:author="The Si Tran" w:date="2012-12-11T06:15:00Z"/>
                  </w:rPr>
                </w:rPrChange>
              </w:rPr>
              <w:pPrChange w:id="10289" w:author="The Si Tran" w:date="2012-12-16T08:48:00Z">
                <w:pPr/>
              </w:pPrChange>
            </w:pPr>
            <w:ins w:id="10290" w:author="The Si Tran" w:date="2012-12-11T06:15:00Z">
              <w:r w:rsidRPr="006431AB">
                <w:rPr>
                  <w:sz w:val="26"/>
                  <w:szCs w:val="26"/>
                  <w:rPrChange w:id="10291" w:author="The Si Tran" w:date="2012-12-16T08:48:00Z">
                    <w:rPr/>
                  </w:rPrChange>
                </w:rPr>
                <w:t>Artificial Neural Network</w:t>
              </w:r>
            </w:ins>
          </w:p>
        </w:tc>
        <w:tc>
          <w:tcPr>
            <w:tcW w:w="960" w:type="dxa"/>
            <w:shd w:val="clear" w:color="auto" w:fill="auto"/>
            <w:noWrap/>
            <w:vAlign w:val="bottom"/>
            <w:hideMark/>
          </w:tcPr>
          <w:p w14:paraId="652F9020" w14:textId="77777777" w:rsidR="007F45A3" w:rsidRPr="006431AB" w:rsidRDefault="007F45A3" w:rsidP="006431AB">
            <w:pPr>
              <w:pStyle w:val="BangBody"/>
              <w:rPr>
                <w:ins w:id="10292" w:author="The Si Tran" w:date="2012-12-11T06:15:00Z"/>
                <w:sz w:val="26"/>
                <w:szCs w:val="26"/>
                <w:rPrChange w:id="10293" w:author="The Si Tran" w:date="2012-12-16T08:48:00Z">
                  <w:rPr>
                    <w:ins w:id="10294" w:author="The Si Tran" w:date="2012-12-11T06:15:00Z"/>
                  </w:rPr>
                </w:rPrChange>
              </w:rPr>
              <w:pPrChange w:id="10295" w:author="The Si Tran" w:date="2012-12-16T08:48:00Z">
                <w:pPr/>
              </w:pPrChange>
            </w:pPr>
          </w:p>
        </w:tc>
        <w:tc>
          <w:tcPr>
            <w:tcW w:w="3685" w:type="dxa"/>
            <w:shd w:val="clear" w:color="auto" w:fill="auto"/>
            <w:noWrap/>
            <w:vAlign w:val="bottom"/>
            <w:hideMark/>
          </w:tcPr>
          <w:p w14:paraId="6CB8FF5A" w14:textId="77777777" w:rsidR="007F45A3" w:rsidRPr="006431AB" w:rsidRDefault="007F45A3" w:rsidP="006431AB">
            <w:pPr>
              <w:pStyle w:val="BangBody"/>
              <w:rPr>
                <w:ins w:id="10296" w:author="The Si Tran" w:date="2012-12-11T06:15:00Z"/>
                <w:sz w:val="26"/>
                <w:szCs w:val="26"/>
                <w:rPrChange w:id="10297" w:author="The Si Tran" w:date="2012-12-16T08:48:00Z">
                  <w:rPr>
                    <w:ins w:id="10298" w:author="The Si Tran" w:date="2012-12-11T06:15:00Z"/>
                  </w:rPr>
                </w:rPrChange>
              </w:rPr>
              <w:pPrChange w:id="10299" w:author="The Si Tran" w:date="2012-12-16T08:48:00Z">
                <w:pPr/>
              </w:pPrChange>
            </w:pPr>
            <w:ins w:id="10300" w:author="The Si Tran" w:date="2012-12-11T06:15:00Z">
              <w:r w:rsidRPr="006431AB">
                <w:rPr>
                  <w:sz w:val="26"/>
                  <w:szCs w:val="26"/>
                  <w:rPrChange w:id="10301" w:author="The Si Tran" w:date="2012-12-16T08:48:00Z">
                    <w:rPr/>
                  </w:rPrChange>
                </w:rPr>
                <w:t>Mrtificial Neural Net</w:t>
              </w:r>
            </w:ins>
          </w:p>
        </w:tc>
      </w:tr>
      <w:tr w:rsidR="007F45A3" w:rsidRPr="006F1B6E" w14:paraId="701B73FE" w14:textId="77777777" w:rsidTr="00142ADD">
        <w:trPr>
          <w:trHeight w:val="330"/>
          <w:jc w:val="center"/>
          <w:ins w:id="10302" w:author="The Si Tran" w:date="2012-12-11T06:15:00Z"/>
        </w:trPr>
        <w:tc>
          <w:tcPr>
            <w:tcW w:w="2888" w:type="dxa"/>
            <w:gridSpan w:val="2"/>
            <w:shd w:val="clear" w:color="auto" w:fill="auto"/>
            <w:noWrap/>
            <w:vAlign w:val="bottom"/>
            <w:hideMark/>
          </w:tcPr>
          <w:p w14:paraId="135DBC07" w14:textId="77777777" w:rsidR="007F45A3" w:rsidRPr="006431AB" w:rsidRDefault="007F45A3" w:rsidP="006431AB">
            <w:pPr>
              <w:pStyle w:val="BangBody"/>
              <w:rPr>
                <w:ins w:id="10303" w:author="The Si Tran" w:date="2012-12-11T06:15:00Z"/>
                <w:sz w:val="26"/>
                <w:szCs w:val="26"/>
                <w:rPrChange w:id="10304" w:author="The Si Tran" w:date="2012-12-16T08:48:00Z">
                  <w:rPr>
                    <w:ins w:id="10305" w:author="The Si Tran" w:date="2012-12-11T06:15:00Z"/>
                  </w:rPr>
                </w:rPrChange>
              </w:rPr>
              <w:pPrChange w:id="10306" w:author="The Si Tran" w:date="2012-12-16T08:48:00Z">
                <w:pPr/>
              </w:pPrChange>
            </w:pPr>
            <w:ins w:id="10307" w:author="The Si Tran" w:date="2012-12-11T06:15:00Z">
              <w:r w:rsidRPr="006431AB">
                <w:rPr>
                  <w:sz w:val="26"/>
                  <w:szCs w:val="26"/>
                  <w:rPrChange w:id="10308" w:author="The Si Tran" w:date="2012-12-16T08:48:00Z">
                    <w:rPr/>
                  </w:rPrChange>
                </w:rPr>
                <w:t>Autocorrelation</w:t>
              </w:r>
            </w:ins>
          </w:p>
        </w:tc>
        <w:tc>
          <w:tcPr>
            <w:tcW w:w="222" w:type="dxa"/>
            <w:shd w:val="clear" w:color="auto" w:fill="auto"/>
            <w:noWrap/>
            <w:vAlign w:val="bottom"/>
            <w:hideMark/>
          </w:tcPr>
          <w:p w14:paraId="0E03196F" w14:textId="77777777" w:rsidR="007F45A3" w:rsidRPr="006431AB" w:rsidRDefault="007F45A3" w:rsidP="006431AB">
            <w:pPr>
              <w:pStyle w:val="BangBody"/>
              <w:rPr>
                <w:ins w:id="10309" w:author="The Si Tran" w:date="2012-12-11T06:15:00Z"/>
                <w:sz w:val="26"/>
                <w:szCs w:val="26"/>
                <w:rPrChange w:id="10310" w:author="The Si Tran" w:date="2012-12-16T08:48:00Z">
                  <w:rPr>
                    <w:ins w:id="10311" w:author="The Si Tran" w:date="2012-12-11T06:15:00Z"/>
                  </w:rPr>
                </w:rPrChange>
              </w:rPr>
              <w:pPrChange w:id="10312" w:author="The Si Tran" w:date="2012-12-16T08:48:00Z">
                <w:pPr/>
              </w:pPrChange>
            </w:pPr>
          </w:p>
        </w:tc>
        <w:tc>
          <w:tcPr>
            <w:tcW w:w="960" w:type="dxa"/>
            <w:shd w:val="clear" w:color="auto" w:fill="auto"/>
            <w:noWrap/>
            <w:vAlign w:val="bottom"/>
            <w:hideMark/>
          </w:tcPr>
          <w:p w14:paraId="27F37657" w14:textId="77777777" w:rsidR="007F45A3" w:rsidRPr="006431AB" w:rsidRDefault="007F45A3" w:rsidP="006431AB">
            <w:pPr>
              <w:pStyle w:val="BangBody"/>
              <w:rPr>
                <w:ins w:id="10313" w:author="The Si Tran" w:date="2012-12-11T06:15:00Z"/>
                <w:sz w:val="26"/>
                <w:szCs w:val="26"/>
                <w:rPrChange w:id="10314" w:author="The Si Tran" w:date="2012-12-16T08:48:00Z">
                  <w:rPr>
                    <w:ins w:id="10315" w:author="The Si Tran" w:date="2012-12-11T06:15:00Z"/>
                  </w:rPr>
                </w:rPrChange>
              </w:rPr>
              <w:pPrChange w:id="10316" w:author="The Si Tran" w:date="2012-12-16T08:48:00Z">
                <w:pPr/>
              </w:pPrChange>
            </w:pPr>
          </w:p>
        </w:tc>
        <w:tc>
          <w:tcPr>
            <w:tcW w:w="3685" w:type="dxa"/>
            <w:shd w:val="clear" w:color="auto" w:fill="auto"/>
            <w:noWrap/>
            <w:vAlign w:val="bottom"/>
            <w:hideMark/>
          </w:tcPr>
          <w:p w14:paraId="420FB83A" w14:textId="77777777" w:rsidR="007F45A3" w:rsidRPr="006431AB" w:rsidRDefault="007F45A3" w:rsidP="006431AB">
            <w:pPr>
              <w:pStyle w:val="BangBody"/>
              <w:rPr>
                <w:ins w:id="10317" w:author="The Si Tran" w:date="2012-12-11T06:15:00Z"/>
                <w:sz w:val="26"/>
                <w:szCs w:val="26"/>
                <w:rPrChange w:id="10318" w:author="The Si Tran" w:date="2012-12-16T08:48:00Z">
                  <w:rPr>
                    <w:ins w:id="10319" w:author="The Si Tran" w:date="2012-12-11T06:15:00Z"/>
                  </w:rPr>
                </w:rPrChange>
              </w:rPr>
              <w:pPrChange w:id="10320" w:author="The Si Tran" w:date="2012-12-16T08:48:00Z">
                <w:pPr/>
              </w:pPrChange>
            </w:pPr>
            <w:ins w:id="10321" w:author="The Si Tran" w:date="2012-12-11T06:15:00Z">
              <w:r w:rsidRPr="006431AB">
                <w:rPr>
                  <w:sz w:val="26"/>
                  <w:szCs w:val="26"/>
                  <w:rPrChange w:id="10322" w:author="The Si Tran" w:date="2012-12-16T08:48:00Z">
                    <w:rPr/>
                  </w:rPrChange>
                </w:rPr>
                <w:t>Hutocorrelational N</w:t>
              </w:r>
            </w:ins>
          </w:p>
        </w:tc>
      </w:tr>
      <w:tr w:rsidR="007F45A3" w:rsidRPr="006F1B6E" w14:paraId="18E871D6" w14:textId="77777777" w:rsidTr="00142ADD">
        <w:trPr>
          <w:trHeight w:val="330"/>
          <w:jc w:val="center"/>
          <w:ins w:id="10323" w:author="The Si Tran" w:date="2012-12-11T06:15:00Z"/>
        </w:trPr>
        <w:tc>
          <w:tcPr>
            <w:tcW w:w="3110" w:type="dxa"/>
            <w:gridSpan w:val="3"/>
            <w:shd w:val="clear" w:color="auto" w:fill="auto"/>
            <w:noWrap/>
            <w:vAlign w:val="bottom"/>
            <w:hideMark/>
          </w:tcPr>
          <w:p w14:paraId="683DB8D4" w14:textId="77777777" w:rsidR="007F45A3" w:rsidRPr="006431AB" w:rsidRDefault="007F45A3" w:rsidP="006431AB">
            <w:pPr>
              <w:pStyle w:val="BangBody"/>
              <w:rPr>
                <w:ins w:id="10324" w:author="The Si Tran" w:date="2012-12-11T06:15:00Z"/>
                <w:sz w:val="26"/>
                <w:szCs w:val="26"/>
                <w:rPrChange w:id="10325" w:author="The Si Tran" w:date="2012-12-16T08:48:00Z">
                  <w:rPr>
                    <w:ins w:id="10326" w:author="The Si Tran" w:date="2012-12-11T06:15:00Z"/>
                  </w:rPr>
                </w:rPrChange>
              </w:rPr>
              <w:pPrChange w:id="10327" w:author="The Si Tran" w:date="2012-12-16T08:48:00Z">
                <w:pPr/>
              </w:pPrChange>
            </w:pPr>
            <w:ins w:id="10328" w:author="The Si Tran" w:date="2012-12-11T06:15:00Z">
              <w:r w:rsidRPr="006431AB">
                <w:rPr>
                  <w:sz w:val="26"/>
                  <w:szCs w:val="26"/>
                  <w:lang w:val="fr-FR"/>
                  <w:rPrChange w:id="10329" w:author="The Si Tran" w:date="2012-12-16T08:48:00Z">
                    <w:rPr>
                      <w:lang w:val="fr-FR"/>
                    </w:rPr>
                  </w:rPrChange>
                </w:rPr>
                <w:t>Autocorrelation Function</w:t>
              </w:r>
            </w:ins>
          </w:p>
        </w:tc>
        <w:tc>
          <w:tcPr>
            <w:tcW w:w="960" w:type="dxa"/>
            <w:shd w:val="clear" w:color="auto" w:fill="auto"/>
            <w:noWrap/>
            <w:vAlign w:val="bottom"/>
            <w:hideMark/>
          </w:tcPr>
          <w:p w14:paraId="22E88A0A" w14:textId="77777777" w:rsidR="007F45A3" w:rsidRPr="006431AB" w:rsidRDefault="007F45A3" w:rsidP="006431AB">
            <w:pPr>
              <w:pStyle w:val="BangBody"/>
              <w:rPr>
                <w:ins w:id="10330" w:author="The Si Tran" w:date="2012-12-11T06:15:00Z"/>
                <w:sz w:val="26"/>
                <w:szCs w:val="26"/>
                <w:rPrChange w:id="10331" w:author="The Si Tran" w:date="2012-12-16T08:48:00Z">
                  <w:rPr>
                    <w:ins w:id="10332" w:author="The Si Tran" w:date="2012-12-11T06:15:00Z"/>
                  </w:rPr>
                </w:rPrChange>
              </w:rPr>
              <w:pPrChange w:id="10333" w:author="The Si Tran" w:date="2012-12-16T08:48:00Z">
                <w:pPr/>
              </w:pPrChange>
            </w:pPr>
          </w:p>
        </w:tc>
        <w:tc>
          <w:tcPr>
            <w:tcW w:w="3685" w:type="dxa"/>
            <w:shd w:val="clear" w:color="auto" w:fill="auto"/>
            <w:noWrap/>
            <w:vAlign w:val="bottom"/>
            <w:hideMark/>
          </w:tcPr>
          <w:p w14:paraId="4E04601F" w14:textId="77777777" w:rsidR="007F45A3" w:rsidRPr="006431AB" w:rsidRDefault="007F45A3" w:rsidP="006431AB">
            <w:pPr>
              <w:pStyle w:val="BangBody"/>
              <w:rPr>
                <w:ins w:id="10334" w:author="The Si Tran" w:date="2012-12-11T06:15:00Z"/>
                <w:sz w:val="26"/>
                <w:szCs w:val="26"/>
                <w:rPrChange w:id="10335" w:author="The Si Tran" w:date="2012-12-16T08:48:00Z">
                  <w:rPr>
                    <w:ins w:id="10336" w:author="The Si Tran" w:date="2012-12-11T06:15:00Z"/>
                  </w:rPr>
                </w:rPrChange>
              </w:rPr>
              <w:pPrChange w:id="10337" w:author="The Si Tran" w:date="2012-12-16T08:48:00Z">
                <w:pPr/>
              </w:pPrChange>
            </w:pPr>
            <w:ins w:id="10338" w:author="The Si Tran" w:date="2012-12-11T06:15:00Z">
              <w:r w:rsidRPr="006431AB">
                <w:rPr>
                  <w:sz w:val="26"/>
                  <w:szCs w:val="26"/>
                  <w:rPrChange w:id="10339" w:author="The Si Tran" w:date="2012-12-16T08:48:00Z">
                    <w:rPr/>
                  </w:rPrChange>
                </w:rPr>
                <w:t>Hàm torrelation Fu</w:t>
              </w:r>
            </w:ins>
          </w:p>
        </w:tc>
      </w:tr>
      <w:tr w:rsidR="007F45A3" w:rsidRPr="006F1B6E" w14:paraId="2FF7B9CD" w14:textId="77777777" w:rsidTr="00142ADD">
        <w:trPr>
          <w:trHeight w:val="330"/>
          <w:jc w:val="center"/>
          <w:ins w:id="10340" w:author="The Si Tran" w:date="2012-12-11T06:15:00Z"/>
        </w:trPr>
        <w:tc>
          <w:tcPr>
            <w:tcW w:w="4070" w:type="dxa"/>
            <w:gridSpan w:val="4"/>
            <w:shd w:val="clear" w:color="auto" w:fill="auto"/>
            <w:noWrap/>
            <w:vAlign w:val="bottom"/>
            <w:hideMark/>
          </w:tcPr>
          <w:p w14:paraId="2863D9CA" w14:textId="77777777" w:rsidR="007F45A3" w:rsidRPr="006431AB" w:rsidRDefault="007F45A3" w:rsidP="006431AB">
            <w:pPr>
              <w:pStyle w:val="BangBody"/>
              <w:rPr>
                <w:ins w:id="10341" w:author="The Si Tran" w:date="2012-12-11T06:15:00Z"/>
                <w:sz w:val="26"/>
                <w:szCs w:val="26"/>
                <w:rPrChange w:id="10342" w:author="The Si Tran" w:date="2012-12-16T08:48:00Z">
                  <w:rPr>
                    <w:ins w:id="10343" w:author="The Si Tran" w:date="2012-12-11T06:15:00Z"/>
                  </w:rPr>
                </w:rPrChange>
              </w:rPr>
              <w:pPrChange w:id="10344" w:author="The Si Tran" w:date="2012-12-16T08:48:00Z">
                <w:pPr/>
              </w:pPrChange>
            </w:pPr>
            <w:ins w:id="10345" w:author="The Si Tran" w:date="2012-12-11T06:15:00Z">
              <w:r w:rsidRPr="006431AB">
                <w:rPr>
                  <w:sz w:val="26"/>
                  <w:szCs w:val="26"/>
                  <w:rPrChange w:id="10346" w:author="The Si Tran" w:date="2012-12-16T08:48:00Z">
                    <w:rPr/>
                  </w:rPrChange>
                </w:rPr>
                <w:t>Backpropagation Algorithm</w:t>
              </w:r>
            </w:ins>
          </w:p>
        </w:tc>
        <w:tc>
          <w:tcPr>
            <w:tcW w:w="3685" w:type="dxa"/>
            <w:shd w:val="clear" w:color="auto" w:fill="auto"/>
            <w:noWrap/>
            <w:vAlign w:val="bottom"/>
            <w:hideMark/>
          </w:tcPr>
          <w:p w14:paraId="19A6D2F5" w14:textId="77777777" w:rsidR="007F45A3" w:rsidRPr="006431AB" w:rsidRDefault="007F45A3" w:rsidP="006431AB">
            <w:pPr>
              <w:pStyle w:val="BangBody"/>
              <w:rPr>
                <w:ins w:id="10347" w:author="The Si Tran" w:date="2012-12-11T06:15:00Z"/>
                <w:sz w:val="26"/>
                <w:szCs w:val="26"/>
                <w:rPrChange w:id="10348" w:author="The Si Tran" w:date="2012-12-16T08:48:00Z">
                  <w:rPr>
                    <w:ins w:id="10349" w:author="The Si Tran" w:date="2012-12-11T06:15:00Z"/>
                  </w:rPr>
                </w:rPrChange>
              </w:rPr>
              <w:pPrChange w:id="10350" w:author="The Si Tran" w:date="2012-12-16T08:48:00Z">
                <w:pPr/>
              </w:pPrChange>
            </w:pPr>
            <w:ins w:id="10351" w:author="The Si Tran" w:date="2012-12-11T06:15:00Z">
              <w:r w:rsidRPr="006431AB">
                <w:rPr>
                  <w:sz w:val="26"/>
                  <w:szCs w:val="26"/>
                  <w:rPrChange w:id="10352" w:author="The Si Tran" w:date="2012-12-16T08:48:00Z">
                    <w:rPr/>
                  </w:rPrChange>
                </w:rPr>
                <w:t>Gickpropagation Algorithmcom</w:t>
              </w:r>
            </w:ins>
          </w:p>
        </w:tc>
      </w:tr>
      <w:tr w:rsidR="007F45A3" w:rsidRPr="006F1B6E" w14:paraId="292EED3C" w14:textId="77777777" w:rsidTr="00142ADD">
        <w:trPr>
          <w:trHeight w:val="330"/>
          <w:jc w:val="center"/>
          <w:ins w:id="10353" w:author="The Si Tran" w:date="2012-12-11T06:15:00Z"/>
        </w:trPr>
        <w:tc>
          <w:tcPr>
            <w:tcW w:w="2888" w:type="dxa"/>
            <w:gridSpan w:val="2"/>
            <w:shd w:val="clear" w:color="auto" w:fill="auto"/>
            <w:noWrap/>
            <w:vAlign w:val="bottom"/>
            <w:hideMark/>
          </w:tcPr>
          <w:p w14:paraId="4D9FBB2C" w14:textId="77777777" w:rsidR="007F45A3" w:rsidRPr="006431AB" w:rsidRDefault="007F45A3" w:rsidP="006431AB">
            <w:pPr>
              <w:pStyle w:val="BangBody"/>
              <w:rPr>
                <w:ins w:id="10354" w:author="The Si Tran" w:date="2012-12-11T06:15:00Z"/>
                <w:sz w:val="26"/>
                <w:szCs w:val="26"/>
                <w:rPrChange w:id="10355" w:author="The Si Tran" w:date="2012-12-16T08:48:00Z">
                  <w:rPr>
                    <w:ins w:id="10356" w:author="The Si Tran" w:date="2012-12-11T06:15:00Z"/>
                  </w:rPr>
                </w:rPrChange>
              </w:rPr>
              <w:pPrChange w:id="10357" w:author="The Si Tran" w:date="2012-12-16T08:48:00Z">
                <w:pPr/>
              </w:pPrChange>
            </w:pPr>
            <w:ins w:id="10358" w:author="The Si Tran" w:date="2012-12-11T06:15:00Z">
              <w:r w:rsidRPr="006431AB">
                <w:rPr>
                  <w:sz w:val="26"/>
                  <w:szCs w:val="26"/>
                  <w:rPrChange w:id="10359" w:author="The Si Tran" w:date="2012-12-16T08:48:00Z">
                    <w:rPr/>
                  </w:rPrChange>
                </w:rPr>
                <w:t>Batch Learning</w:t>
              </w:r>
            </w:ins>
          </w:p>
        </w:tc>
        <w:tc>
          <w:tcPr>
            <w:tcW w:w="222" w:type="dxa"/>
            <w:shd w:val="clear" w:color="auto" w:fill="auto"/>
            <w:noWrap/>
            <w:vAlign w:val="bottom"/>
            <w:hideMark/>
          </w:tcPr>
          <w:p w14:paraId="03DC6EB0" w14:textId="77777777" w:rsidR="007F45A3" w:rsidRPr="006431AB" w:rsidRDefault="007F45A3" w:rsidP="006431AB">
            <w:pPr>
              <w:pStyle w:val="BangBody"/>
              <w:rPr>
                <w:ins w:id="10360" w:author="The Si Tran" w:date="2012-12-11T06:15:00Z"/>
                <w:sz w:val="26"/>
                <w:szCs w:val="26"/>
                <w:rPrChange w:id="10361" w:author="The Si Tran" w:date="2012-12-16T08:48:00Z">
                  <w:rPr>
                    <w:ins w:id="10362" w:author="The Si Tran" w:date="2012-12-11T06:15:00Z"/>
                  </w:rPr>
                </w:rPrChange>
              </w:rPr>
              <w:pPrChange w:id="10363" w:author="The Si Tran" w:date="2012-12-16T08:48:00Z">
                <w:pPr/>
              </w:pPrChange>
            </w:pPr>
          </w:p>
        </w:tc>
        <w:tc>
          <w:tcPr>
            <w:tcW w:w="960" w:type="dxa"/>
            <w:shd w:val="clear" w:color="auto" w:fill="auto"/>
            <w:noWrap/>
            <w:vAlign w:val="bottom"/>
            <w:hideMark/>
          </w:tcPr>
          <w:p w14:paraId="3A8F1866" w14:textId="77777777" w:rsidR="007F45A3" w:rsidRPr="006431AB" w:rsidRDefault="007F45A3" w:rsidP="006431AB">
            <w:pPr>
              <w:pStyle w:val="BangBody"/>
              <w:rPr>
                <w:ins w:id="10364" w:author="The Si Tran" w:date="2012-12-11T06:15:00Z"/>
                <w:sz w:val="26"/>
                <w:szCs w:val="26"/>
                <w:rPrChange w:id="10365" w:author="The Si Tran" w:date="2012-12-16T08:48:00Z">
                  <w:rPr>
                    <w:ins w:id="10366" w:author="The Si Tran" w:date="2012-12-11T06:15:00Z"/>
                  </w:rPr>
                </w:rPrChange>
              </w:rPr>
              <w:pPrChange w:id="10367" w:author="The Si Tran" w:date="2012-12-16T08:48:00Z">
                <w:pPr/>
              </w:pPrChange>
            </w:pPr>
          </w:p>
        </w:tc>
        <w:tc>
          <w:tcPr>
            <w:tcW w:w="3685" w:type="dxa"/>
            <w:shd w:val="clear" w:color="auto" w:fill="auto"/>
            <w:noWrap/>
            <w:vAlign w:val="bottom"/>
            <w:hideMark/>
          </w:tcPr>
          <w:p w14:paraId="1EA7DF51" w14:textId="77777777" w:rsidR="007F45A3" w:rsidRPr="006431AB" w:rsidRDefault="007F45A3" w:rsidP="006431AB">
            <w:pPr>
              <w:pStyle w:val="BangBody"/>
              <w:rPr>
                <w:ins w:id="10368" w:author="The Si Tran" w:date="2012-12-11T06:15:00Z"/>
                <w:sz w:val="26"/>
                <w:szCs w:val="26"/>
                <w:rPrChange w:id="10369" w:author="The Si Tran" w:date="2012-12-16T08:48:00Z">
                  <w:rPr>
                    <w:ins w:id="10370" w:author="The Si Tran" w:date="2012-12-11T06:15:00Z"/>
                  </w:rPr>
                </w:rPrChange>
              </w:rPr>
              <w:pPrChange w:id="10371" w:author="The Si Tran" w:date="2012-12-16T08:48:00Z">
                <w:pPr/>
              </w:pPrChange>
            </w:pPr>
            <w:ins w:id="10372" w:author="The Si Tran" w:date="2012-12-11T06:15:00Z">
              <w:r w:rsidRPr="006431AB">
                <w:rPr>
                  <w:sz w:val="26"/>
                  <w:szCs w:val="26"/>
                  <w:rPrChange w:id="10373" w:author="The Si Tran" w:date="2012-12-16T08:48:00Z">
                    <w:rPr/>
                  </w:rPrChange>
                </w:rPr>
                <w:t>Hatch Learni</w:t>
              </w:r>
            </w:ins>
          </w:p>
        </w:tc>
      </w:tr>
      <w:tr w:rsidR="007F45A3" w:rsidRPr="006F1B6E" w14:paraId="72EE5B4E" w14:textId="77777777" w:rsidTr="00142ADD">
        <w:trPr>
          <w:trHeight w:val="330"/>
          <w:jc w:val="center"/>
          <w:ins w:id="10374" w:author="The Si Tran" w:date="2012-12-11T06:15:00Z"/>
        </w:trPr>
        <w:tc>
          <w:tcPr>
            <w:tcW w:w="2666" w:type="dxa"/>
            <w:shd w:val="clear" w:color="auto" w:fill="auto"/>
            <w:noWrap/>
            <w:vAlign w:val="bottom"/>
            <w:hideMark/>
          </w:tcPr>
          <w:p w14:paraId="084FE33A" w14:textId="77777777" w:rsidR="007F45A3" w:rsidRPr="006431AB" w:rsidRDefault="007F45A3" w:rsidP="006431AB">
            <w:pPr>
              <w:pStyle w:val="BangBody"/>
              <w:rPr>
                <w:ins w:id="10375" w:author="The Si Tran" w:date="2012-12-11T06:15:00Z"/>
                <w:sz w:val="26"/>
                <w:szCs w:val="26"/>
                <w:rPrChange w:id="10376" w:author="The Si Tran" w:date="2012-12-16T08:48:00Z">
                  <w:rPr>
                    <w:ins w:id="10377" w:author="The Si Tran" w:date="2012-12-11T06:15:00Z"/>
                  </w:rPr>
                </w:rPrChange>
              </w:rPr>
              <w:pPrChange w:id="10378" w:author="The Si Tran" w:date="2012-12-16T08:48:00Z">
                <w:pPr/>
              </w:pPrChange>
            </w:pPr>
            <w:ins w:id="10379" w:author="The Si Tran" w:date="2012-12-11T06:15:00Z">
              <w:r w:rsidRPr="006431AB">
                <w:rPr>
                  <w:sz w:val="26"/>
                  <w:szCs w:val="26"/>
                  <w:rPrChange w:id="10380" w:author="The Si Tran" w:date="2012-12-16T08:48:00Z">
                    <w:rPr/>
                  </w:rPrChange>
                </w:rPr>
                <w:t>Bias</w:t>
              </w:r>
            </w:ins>
          </w:p>
        </w:tc>
        <w:tc>
          <w:tcPr>
            <w:tcW w:w="222" w:type="dxa"/>
            <w:shd w:val="clear" w:color="auto" w:fill="auto"/>
            <w:noWrap/>
            <w:vAlign w:val="bottom"/>
            <w:hideMark/>
          </w:tcPr>
          <w:p w14:paraId="7BCCE608" w14:textId="77777777" w:rsidR="007F45A3" w:rsidRPr="006431AB" w:rsidRDefault="007F45A3" w:rsidP="006431AB">
            <w:pPr>
              <w:pStyle w:val="BangBody"/>
              <w:rPr>
                <w:ins w:id="10381" w:author="The Si Tran" w:date="2012-12-11T06:15:00Z"/>
                <w:sz w:val="26"/>
                <w:szCs w:val="26"/>
                <w:rPrChange w:id="10382" w:author="The Si Tran" w:date="2012-12-16T08:48:00Z">
                  <w:rPr>
                    <w:ins w:id="10383" w:author="The Si Tran" w:date="2012-12-11T06:15:00Z"/>
                  </w:rPr>
                </w:rPrChange>
              </w:rPr>
              <w:pPrChange w:id="10384" w:author="The Si Tran" w:date="2012-12-16T08:48:00Z">
                <w:pPr/>
              </w:pPrChange>
            </w:pPr>
          </w:p>
        </w:tc>
        <w:tc>
          <w:tcPr>
            <w:tcW w:w="222" w:type="dxa"/>
            <w:shd w:val="clear" w:color="auto" w:fill="auto"/>
            <w:noWrap/>
            <w:vAlign w:val="bottom"/>
            <w:hideMark/>
          </w:tcPr>
          <w:p w14:paraId="7EA1C96C" w14:textId="77777777" w:rsidR="007F45A3" w:rsidRPr="006431AB" w:rsidRDefault="007F45A3" w:rsidP="006431AB">
            <w:pPr>
              <w:pStyle w:val="BangBody"/>
              <w:rPr>
                <w:ins w:id="10385" w:author="The Si Tran" w:date="2012-12-11T06:15:00Z"/>
                <w:sz w:val="26"/>
                <w:szCs w:val="26"/>
                <w:rPrChange w:id="10386" w:author="The Si Tran" w:date="2012-12-16T08:48:00Z">
                  <w:rPr>
                    <w:ins w:id="10387" w:author="The Si Tran" w:date="2012-12-11T06:15:00Z"/>
                  </w:rPr>
                </w:rPrChange>
              </w:rPr>
              <w:pPrChange w:id="10388" w:author="The Si Tran" w:date="2012-12-16T08:48:00Z">
                <w:pPr/>
              </w:pPrChange>
            </w:pPr>
          </w:p>
        </w:tc>
        <w:tc>
          <w:tcPr>
            <w:tcW w:w="960" w:type="dxa"/>
            <w:shd w:val="clear" w:color="auto" w:fill="auto"/>
            <w:noWrap/>
            <w:vAlign w:val="bottom"/>
            <w:hideMark/>
          </w:tcPr>
          <w:p w14:paraId="1FB932A4" w14:textId="77777777" w:rsidR="007F45A3" w:rsidRPr="006431AB" w:rsidRDefault="007F45A3" w:rsidP="006431AB">
            <w:pPr>
              <w:pStyle w:val="BangBody"/>
              <w:rPr>
                <w:ins w:id="10389" w:author="The Si Tran" w:date="2012-12-11T06:15:00Z"/>
                <w:sz w:val="26"/>
                <w:szCs w:val="26"/>
                <w:rPrChange w:id="10390" w:author="The Si Tran" w:date="2012-12-16T08:48:00Z">
                  <w:rPr>
                    <w:ins w:id="10391" w:author="The Si Tran" w:date="2012-12-11T06:15:00Z"/>
                  </w:rPr>
                </w:rPrChange>
              </w:rPr>
              <w:pPrChange w:id="10392" w:author="The Si Tran" w:date="2012-12-16T08:48:00Z">
                <w:pPr/>
              </w:pPrChange>
            </w:pPr>
          </w:p>
        </w:tc>
        <w:tc>
          <w:tcPr>
            <w:tcW w:w="3685" w:type="dxa"/>
            <w:shd w:val="clear" w:color="auto" w:fill="auto"/>
            <w:noWrap/>
            <w:vAlign w:val="bottom"/>
            <w:hideMark/>
          </w:tcPr>
          <w:p w14:paraId="1ED8818A" w14:textId="77777777" w:rsidR="007F45A3" w:rsidRPr="006431AB" w:rsidRDefault="007F45A3" w:rsidP="006431AB">
            <w:pPr>
              <w:pStyle w:val="BangBody"/>
              <w:rPr>
                <w:ins w:id="10393" w:author="The Si Tran" w:date="2012-12-11T06:15:00Z"/>
                <w:sz w:val="26"/>
                <w:szCs w:val="26"/>
                <w:rPrChange w:id="10394" w:author="The Si Tran" w:date="2012-12-16T08:48:00Z">
                  <w:rPr>
                    <w:ins w:id="10395" w:author="The Si Tran" w:date="2012-12-11T06:15:00Z"/>
                  </w:rPr>
                </w:rPrChange>
              </w:rPr>
              <w:pPrChange w:id="10396" w:author="The Si Tran" w:date="2012-12-16T08:48:00Z">
                <w:pPr/>
              </w:pPrChange>
            </w:pPr>
            <w:ins w:id="10397" w:author="The Si Tran" w:date="2012-12-11T06:15:00Z">
              <w:r w:rsidRPr="006431AB">
                <w:rPr>
                  <w:sz w:val="26"/>
                  <w:szCs w:val="26"/>
                  <w:rPrChange w:id="10398" w:author="The Si Tran" w:date="2012-12-16T08:48:00Z">
                    <w:rPr/>
                  </w:rPrChange>
                </w:rPr>
                <w:t>Điash Le</w:t>
              </w:r>
            </w:ins>
          </w:p>
        </w:tc>
      </w:tr>
      <w:tr w:rsidR="007F45A3" w:rsidRPr="006F1B6E" w14:paraId="79AE3801" w14:textId="77777777" w:rsidTr="00142ADD">
        <w:trPr>
          <w:trHeight w:val="330"/>
          <w:jc w:val="center"/>
          <w:ins w:id="10399" w:author="The Si Tran" w:date="2012-12-11T06:15:00Z"/>
        </w:trPr>
        <w:tc>
          <w:tcPr>
            <w:tcW w:w="2666" w:type="dxa"/>
            <w:shd w:val="clear" w:color="auto" w:fill="auto"/>
            <w:noWrap/>
            <w:vAlign w:val="bottom"/>
            <w:hideMark/>
          </w:tcPr>
          <w:p w14:paraId="3D31A6D0" w14:textId="77777777" w:rsidR="007F45A3" w:rsidRPr="006431AB" w:rsidRDefault="007F45A3" w:rsidP="006431AB">
            <w:pPr>
              <w:pStyle w:val="BangBody"/>
              <w:rPr>
                <w:ins w:id="10400" w:author="The Si Tran" w:date="2012-12-11T06:15:00Z"/>
                <w:sz w:val="26"/>
                <w:szCs w:val="26"/>
                <w:rPrChange w:id="10401" w:author="The Si Tran" w:date="2012-12-16T08:48:00Z">
                  <w:rPr>
                    <w:ins w:id="10402" w:author="The Si Tran" w:date="2012-12-11T06:15:00Z"/>
                  </w:rPr>
                </w:rPrChange>
              </w:rPr>
              <w:pPrChange w:id="10403" w:author="The Si Tran" w:date="2012-12-16T08:48:00Z">
                <w:pPr/>
              </w:pPrChange>
            </w:pPr>
            <w:ins w:id="10404" w:author="The Si Tran" w:date="2012-12-11T06:15:00Z">
              <w:r w:rsidRPr="006431AB">
                <w:rPr>
                  <w:sz w:val="26"/>
                  <w:szCs w:val="26"/>
                  <w:lang w:val="fr-FR"/>
                  <w:rPrChange w:id="10405" w:author="The Si Tran" w:date="2012-12-16T08:48:00Z">
                    <w:rPr>
                      <w:lang w:val="fr-FR"/>
                    </w:rPr>
                  </w:rPrChange>
                </w:rPr>
                <w:t>Cyclical</w:t>
              </w:r>
            </w:ins>
          </w:p>
        </w:tc>
        <w:tc>
          <w:tcPr>
            <w:tcW w:w="222" w:type="dxa"/>
            <w:shd w:val="clear" w:color="auto" w:fill="auto"/>
            <w:noWrap/>
            <w:vAlign w:val="bottom"/>
            <w:hideMark/>
          </w:tcPr>
          <w:p w14:paraId="34D94D8F" w14:textId="77777777" w:rsidR="007F45A3" w:rsidRPr="006431AB" w:rsidRDefault="007F45A3" w:rsidP="006431AB">
            <w:pPr>
              <w:pStyle w:val="BangBody"/>
              <w:rPr>
                <w:ins w:id="10406" w:author="The Si Tran" w:date="2012-12-11T06:15:00Z"/>
                <w:sz w:val="26"/>
                <w:szCs w:val="26"/>
                <w:rPrChange w:id="10407" w:author="The Si Tran" w:date="2012-12-16T08:48:00Z">
                  <w:rPr>
                    <w:ins w:id="10408" w:author="The Si Tran" w:date="2012-12-11T06:15:00Z"/>
                  </w:rPr>
                </w:rPrChange>
              </w:rPr>
              <w:pPrChange w:id="10409" w:author="The Si Tran" w:date="2012-12-16T08:48:00Z">
                <w:pPr/>
              </w:pPrChange>
            </w:pPr>
          </w:p>
        </w:tc>
        <w:tc>
          <w:tcPr>
            <w:tcW w:w="222" w:type="dxa"/>
            <w:shd w:val="clear" w:color="auto" w:fill="auto"/>
            <w:noWrap/>
            <w:vAlign w:val="bottom"/>
            <w:hideMark/>
          </w:tcPr>
          <w:p w14:paraId="0F81322E" w14:textId="77777777" w:rsidR="007F45A3" w:rsidRPr="006431AB" w:rsidRDefault="007F45A3" w:rsidP="006431AB">
            <w:pPr>
              <w:pStyle w:val="BangBody"/>
              <w:rPr>
                <w:ins w:id="10410" w:author="The Si Tran" w:date="2012-12-11T06:15:00Z"/>
                <w:sz w:val="26"/>
                <w:szCs w:val="26"/>
                <w:rPrChange w:id="10411" w:author="The Si Tran" w:date="2012-12-16T08:48:00Z">
                  <w:rPr>
                    <w:ins w:id="10412" w:author="The Si Tran" w:date="2012-12-11T06:15:00Z"/>
                  </w:rPr>
                </w:rPrChange>
              </w:rPr>
              <w:pPrChange w:id="10413" w:author="The Si Tran" w:date="2012-12-16T08:48:00Z">
                <w:pPr/>
              </w:pPrChange>
            </w:pPr>
          </w:p>
        </w:tc>
        <w:tc>
          <w:tcPr>
            <w:tcW w:w="960" w:type="dxa"/>
            <w:shd w:val="clear" w:color="auto" w:fill="auto"/>
            <w:noWrap/>
            <w:vAlign w:val="bottom"/>
            <w:hideMark/>
          </w:tcPr>
          <w:p w14:paraId="6A6ED045" w14:textId="77777777" w:rsidR="007F45A3" w:rsidRPr="006431AB" w:rsidRDefault="007F45A3" w:rsidP="006431AB">
            <w:pPr>
              <w:pStyle w:val="BangBody"/>
              <w:rPr>
                <w:ins w:id="10414" w:author="The Si Tran" w:date="2012-12-11T06:15:00Z"/>
                <w:sz w:val="26"/>
                <w:szCs w:val="26"/>
                <w:rPrChange w:id="10415" w:author="The Si Tran" w:date="2012-12-16T08:48:00Z">
                  <w:rPr>
                    <w:ins w:id="10416" w:author="The Si Tran" w:date="2012-12-11T06:15:00Z"/>
                  </w:rPr>
                </w:rPrChange>
              </w:rPr>
              <w:pPrChange w:id="10417" w:author="The Si Tran" w:date="2012-12-16T08:48:00Z">
                <w:pPr/>
              </w:pPrChange>
            </w:pPr>
          </w:p>
        </w:tc>
        <w:tc>
          <w:tcPr>
            <w:tcW w:w="3685" w:type="dxa"/>
            <w:shd w:val="clear" w:color="auto" w:fill="auto"/>
            <w:noWrap/>
            <w:vAlign w:val="bottom"/>
            <w:hideMark/>
          </w:tcPr>
          <w:p w14:paraId="3838E4CC" w14:textId="77777777" w:rsidR="007F45A3" w:rsidRPr="006431AB" w:rsidRDefault="007F45A3" w:rsidP="006431AB">
            <w:pPr>
              <w:pStyle w:val="BangBody"/>
              <w:rPr>
                <w:ins w:id="10418" w:author="The Si Tran" w:date="2012-12-11T06:15:00Z"/>
                <w:sz w:val="26"/>
                <w:szCs w:val="26"/>
                <w:rPrChange w:id="10419" w:author="The Si Tran" w:date="2012-12-16T08:48:00Z">
                  <w:rPr>
                    <w:ins w:id="10420" w:author="The Si Tran" w:date="2012-12-11T06:15:00Z"/>
                  </w:rPr>
                </w:rPrChange>
              </w:rPr>
              <w:pPrChange w:id="10421" w:author="The Si Tran" w:date="2012-12-16T08:48:00Z">
                <w:pPr/>
              </w:pPrChange>
            </w:pPr>
            <w:ins w:id="10422" w:author="The Si Tran" w:date="2012-12-11T06:15:00Z">
              <w:r w:rsidRPr="006431AB">
                <w:rPr>
                  <w:sz w:val="26"/>
                  <w:szCs w:val="26"/>
                  <w:rPrChange w:id="10423" w:author="The Si Tran" w:date="2012-12-16T08:48:00Z">
                    <w:rPr/>
                  </w:rPrChange>
                </w:rPr>
                <w:t>Tính chu kni</w:t>
              </w:r>
            </w:ins>
          </w:p>
        </w:tc>
      </w:tr>
      <w:tr w:rsidR="007F45A3" w:rsidRPr="006F1B6E" w14:paraId="2A75E8E3" w14:textId="77777777" w:rsidTr="00142ADD">
        <w:trPr>
          <w:trHeight w:val="330"/>
          <w:jc w:val="center"/>
          <w:ins w:id="10424" w:author="The Si Tran" w:date="2012-12-11T06:15:00Z"/>
        </w:trPr>
        <w:tc>
          <w:tcPr>
            <w:tcW w:w="2888" w:type="dxa"/>
            <w:gridSpan w:val="2"/>
            <w:shd w:val="clear" w:color="auto" w:fill="auto"/>
            <w:noWrap/>
            <w:vAlign w:val="bottom"/>
            <w:hideMark/>
          </w:tcPr>
          <w:p w14:paraId="2BA76CA9" w14:textId="77777777" w:rsidR="007F45A3" w:rsidRPr="006431AB" w:rsidRDefault="007F45A3" w:rsidP="006431AB">
            <w:pPr>
              <w:pStyle w:val="BangBody"/>
              <w:rPr>
                <w:ins w:id="10425" w:author="The Si Tran" w:date="2012-12-11T06:15:00Z"/>
                <w:sz w:val="26"/>
                <w:szCs w:val="26"/>
                <w:rPrChange w:id="10426" w:author="The Si Tran" w:date="2012-12-16T08:48:00Z">
                  <w:rPr>
                    <w:ins w:id="10427" w:author="The Si Tran" w:date="2012-12-11T06:15:00Z"/>
                  </w:rPr>
                </w:rPrChange>
              </w:rPr>
              <w:pPrChange w:id="10428" w:author="The Si Tran" w:date="2012-12-16T08:48:00Z">
                <w:pPr/>
              </w:pPrChange>
            </w:pPr>
            <w:ins w:id="10429" w:author="The Si Tran" w:date="2012-12-11T06:15:00Z">
              <w:r w:rsidRPr="006431AB">
                <w:rPr>
                  <w:sz w:val="26"/>
                  <w:szCs w:val="26"/>
                  <w:rPrChange w:id="10430" w:author="The Si Tran" w:date="2012-12-16T08:48:00Z">
                    <w:rPr/>
                  </w:rPrChange>
                </w:rPr>
                <w:t>Decision Surface</w:t>
              </w:r>
            </w:ins>
          </w:p>
        </w:tc>
        <w:tc>
          <w:tcPr>
            <w:tcW w:w="222" w:type="dxa"/>
            <w:shd w:val="clear" w:color="auto" w:fill="auto"/>
            <w:noWrap/>
            <w:vAlign w:val="bottom"/>
            <w:hideMark/>
          </w:tcPr>
          <w:p w14:paraId="51005141" w14:textId="77777777" w:rsidR="007F45A3" w:rsidRPr="006431AB" w:rsidRDefault="007F45A3" w:rsidP="006431AB">
            <w:pPr>
              <w:pStyle w:val="BangBody"/>
              <w:rPr>
                <w:ins w:id="10431" w:author="The Si Tran" w:date="2012-12-11T06:15:00Z"/>
                <w:sz w:val="26"/>
                <w:szCs w:val="26"/>
                <w:rPrChange w:id="10432" w:author="The Si Tran" w:date="2012-12-16T08:48:00Z">
                  <w:rPr>
                    <w:ins w:id="10433" w:author="The Si Tran" w:date="2012-12-11T06:15:00Z"/>
                  </w:rPr>
                </w:rPrChange>
              </w:rPr>
              <w:pPrChange w:id="10434" w:author="The Si Tran" w:date="2012-12-16T08:48:00Z">
                <w:pPr/>
              </w:pPrChange>
            </w:pPr>
          </w:p>
        </w:tc>
        <w:tc>
          <w:tcPr>
            <w:tcW w:w="960" w:type="dxa"/>
            <w:shd w:val="clear" w:color="auto" w:fill="auto"/>
            <w:noWrap/>
            <w:vAlign w:val="bottom"/>
            <w:hideMark/>
          </w:tcPr>
          <w:p w14:paraId="143A1DDB" w14:textId="77777777" w:rsidR="007F45A3" w:rsidRPr="006431AB" w:rsidRDefault="007F45A3" w:rsidP="006431AB">
            <w:pPr>
              <w:pStyle w:val="BangBody"/>
              <w:rPr>
                <w:ins w:id="10435" w:author="The Si Tran" w:date="2012-12-11T06:15:00Z"/>
                <w:sz w:val="26"/>
                <w:szCs w:val="26"/>
                <w:rPrChange w:id="10436" w:author="The Si Tran" w:date="2012-12-16T08:48:00Z">
                  <w:rPr>
                    <w:ins w:id="10437" w:author="The Si Tran" w:date="2012-12-11T06:15:00Z"/>
                  </w:rPr>
                </w:rPrChange>
              </w:rPr>
              <w:pPrChange w:id="10438" w:author="The Si Tran" w:date="2012-12-16T08:48:00Z">
                <w:pPr/>
              </w:pPrChange>
            </w:pPr>
          </w:p>
        </w:tc>
        <w:tc>
          <w:tcPr>
            <w:tcW w:w="3685" w:type="dxa"/>
            <w:shd w:val="clear" w:color="auto" w:fill="auto"/>
            <w:noWrap/>
            <w:vAlign w:val="bottom"/>
            <w:hideMark/>
          </w:tcPr>
          <w:p w14:paraId="14981BF9" w14:textId="77777777" w:rsidR="007F45A3" w:rsidRPr="006431AB" w:rsidRDefault="007F45A3" w:rsidP="006431AB">
            <w:pPr>
              <w:pStyle w:val="BangBody"/>
              <w:rPr>
                <w:ins w:id="10439" w:author="The Si Tran" w:date="2012-12-11T06:15:00Z"/>
                <w:sz w:val="26"/>
                <w:szCs w:val="26"/>
                <w:rPrChange w:id="10440" w:author="The Si Tran" w:date="2012-12-16T08:48:00Z">
                  <w:rPr>
                    <w:ins w:id="10441" w:author="The Si Tran" w:date="2012-12-11T06:15:00Z"/>
                  </w:rPr>
                </w:rPrChange>
              </w:rPr>
              <w:pPrChange w:id="10442" w:author="The Si Tran" w:date="2012-12-16T08:48:00Z">
                <w:pPr/>
              </w:pPrChange>
            </w:pPr>
            <w:ins w:id="10443" w:author="The Si Tran" w:date="2012-12-11T06:15:00Z">
              <w:r w:rsidRPr="006431AB">
                <w:rPr>
                  <w:sz w:val="26"/>
                  <w:szCs w:val="26"/>
                  <w:rPrChange w:id="10444" w:author="The Si Tran" w:date="2012-12-16T08:48:00Z">
                    <w:rPr/>
                  </w:rPrChange>
                </w:rPr>
                <w:t>Mecision Surfac</w:t>
              </w:r>
            </w:ins>
          </w:p>
        </w:tc>
      </w:tr>
      <w:tr w:rsidR="007F45A3" w:rsidRPr="006F1B6E" w14:paraId="1DD733BA" w14:textId="77777777" w:rsidTr="00142ADD">
        <w:trPr>
          <w:trHeight w:val="330"/>
          <w:jc w:val="center"/>
          <w:ins w:id="10445" w:author="The Si Tran" w:date="2012-12-11T06:15:00Z"/>
        </w:trPr>
        <w:tc>
          <w:tcPr>
            <w:tcW w:w="2888" w:type="dxa"/>
            <w:gridSpan w:val="2"/>
            <w:shd w:val="clear" w:color="auto" w:fill="auto"/>
            <w:noWrap/>
            <w:vAlign w:val="bottom"/>
            <w:hideMark/>
          </w:tcPr>
          <w:p w14:paraId="0874269B" w14:textId="77777777" w:rsidR="007F45A3" w:rsidRPr="006431AB" w:rsidRDefault="007F45A3" w:rsidP="006431AB">
            <w:pPr>
              <w:pStyle w:val="BangBody"/>
              <w:rPr>
                <w:ins w:id="10446" w:author="The Si Tran" w:date="2012-12-11T06:15:00Z"/>
                <w:sz w:val="26"/>
                <w:szCs w:val="26"/>
                <w:rPrChange w:id="10447" w:author="The Si Tran" w:date="2012-12-16T08:48:00Z">
                  <w:rPr>
                    <w:ins w:id="10448" w:author="The Si Tran" w:date="2012-12-11T06:15:00Z"/>
                  </w:rPr>
                </w:rPrChange>
              </w:rPr>
              <w:pPrChange w:id="10449" w:author="The Si Tran" w:date="2012-12-16T08:48:00Z">
                <w:pPr/>
              </w:pPrChange>
            </w:pPr>
            <w:ins w:id="10450" w:author="The Si Tran" w:date="2012-12-11T06:15:00Z">
              <w:r w:rsidRPr="006431AB">
                <w:rPr>
                  <w:sz w:val="26"/>
                  <w:szCs w:val="26"/>
                  <w:rPrChange w:id="10451" w:author="The Si Tran" w:date="2012-12-16T08:48:00Z">
                    <w:rPr/>
                  </w:rPrChange>
                </w:rPr>
                <w:t>Delta Rule</w:t>
              </w:r>
            </w:ins>
          </w:p>
        </w:tc>
        <w:tc>
          <w:tcPr>
            <w:tcW w:w="222" w:type="dxa"/>
            <w:shd w:val="clear" w:color="auto" w:fill="auto"/>
            <w:noWrap/>
            <w:vAlign w:val="bottom"/>
            <w:hideMark/>
          </w:tcPr>
          <w:p w14:paraId="6AF9CF7D" w14:textId="77777777" w:rsidR="007F45A3" w:rsidRPr="006431AB" w:rsidRDefault="007F45A3" w:rsidP="006431AB">
            <w:pPr>
              <w:pStyle w:val="BangBody"/>
              <w:rPr>
                <w:ins w:id="10452" w:author="The Si Tran" w:date="2012-12-11T06:15:00Z"/>
                <w:sz w:val="26"/>
                <w:szCs w:val="26"/>
                <w:rPrChange w:id="10453" w:author="The Si Tran" w:date="2012-12-16T08:48:00Z">
                  <w:rPr>
                    <w:ins w:id="10454" w:author="The Si Tran" w:date="2012-12-11T06:15:00Z"/>
                  </w:rPr>
                </w:rPrChange>
              </w:rPr>
              <w:pPrChange w:id="10455" w:author="The Si Tran" w:date="2012-12-16T08:48:00Z">
                <w:pPr/>
              </w:pPrChange>
            </w:pPr>
          </w:p>
        </w:tc>
        <w:tc>
          <w:tcPr>
            <w:tcW w:w="960" w:type="dxa"/>
            <w:shd w:val="clear" w:color="auto" w:fill="auto"/>
            <w:noWrap/>
            <w:vAlign w:val="bottom"/>
            <w:hideMark/>
          </w:tcPr>
          <w:p w14:paraId="0C99DDAF" w14:textId="77777777" w:rsidR="007F45A3" w:rsidRPr="006431AB" w:rsidRDefault="007F45A3" w:rsidP="006431AB">
            <w:pPr>
              <w:pStyle w:val="BangBody"/>
              <w:rPr>
                <w:ins w:id="10456" w:author="The Si Tran" w:date="2012-12-11T06:15:00Z"/>
                <w:sz w:val="26"/>
                <w:szCs w:val="26"/>
                <w:rPrChange w:id="10457" w:author="The Si Tran" w:date="2012-12-16T08:48:00Z">
                  <w:rPr>
                    <w:ins w:id="10458" w:author="The Si Tran" w:date="2012-12-11T06:15:00Z"/>
                  </w:rPr>
                </w:rPrChange>
              </w:rPr>
              <w:pPrChange w:id="10459" w:author="The Si Tran" w:date="2012-12-16T08:48:00Z">
                <w:pPr/>
              </w:pPrChange>
            </w:pPr>
          </w:p>
        </w:tc>
        <w:tc>
          <w:tcPr>
            <w:tcW w:w="3685" w:type="dxa"/>
            <w:shd w:val="clear" w:color="auto" w:fill="auto"/>
            <w:noWrap/>
            <w:vAlign w:val="bottom"/>
            <w:hideMark/>
          </w:tcPr>
          <w:p w14:paraId="05DA2C03" w14:textId="77777777" w:rsidR="007F45A3" w:rsidRPr="006431AB" w:rsidRDefault="007F45A3" w:rsidP="006431AB">
            <w:pPr>
              <w:pStyle w:val="BangBody"/>
              <w:rPr>
                <w:ins w:id="10460" w:author="The Si Tran" w:date="2012-12-11T06:15:00Z"/>
                <w:sz w:val="26"/>
                <w:szCs w:val="26"/>
                <w:rPrChange w:id="10461" w:author="The Si Tran" w:date="2012-12-16T08:48:00Z">
                  <w:rPr>
                    <w:ins w:id="10462" w:author="The Si Tran" w:date="2012-12-11T06:15:00Z"/>
                  </w:rPr>
                </w:rPrChange>
              </w:rPr>
              <w:pPrChange w:id="10463" w:author="The Si Tran" w:date="2012-12-16T08:48:00Z">
                <w:pPr/>
              </w:pPrChange>
            </w:pPr>
            <w:ins w:id="10464" w:author="The Si Tran" w:date="2012-12-11T06:15:00Z">
              <w:r w:rsidRPr="006431AB">
                <w:rPr>
                  <w:sz w:val="26"/>
                  <w:szCs w:val="26"/>
                  <w:rPrChange w:id="10465" w:author="The Si Tran" w:date="2012-12-16T08:48:00Z">
                    <w:rPr/>
                  </w:rPrChange>
                </w:rPr>
                <w:t>Lulta Ruleu</w:t>
              </w:r>
            </w:ins>
          </w:p>
        </w:tc>
      </w:tr>
      <w:tr w:rsidR="007F45A3" w:rsidRPr="006F1B6E" w14:paraId="0DF14AD2" w14:textId="77777777" w:rsidTr="00142ADD">
        <w:trPr>
          <w:trHeight w:val="330"/>
          <w:jc w:val="center"/>
          <w:ins w:id="10466" w:author="The Si Tran" w:date="2012-12-11T06:15:00Z"/>
        </w:trPr>
        <w:tc>
          <w:tcPr>
            <w:tcW w:w="2888" w:type="dxa"/>
            <w:gridSpan w:val="2"/>
            <w:shd w:val="clear" w:color="auto" w:fill="auto"/>
            <w:noWrap/>
            <w:vAlign w:val="bottom"/>
            <w:hideMark/>
          </w:tcPr>
          <w:p w14:paraId="63E828BB" w14:textId="77777777" w:rsidR="007F45A3" w:rsidRPr="006431AB" w:rsidRDefault="007F45A3" w:rsidP="006431AB">
            <w:pPr>
              <w:pStyle w:val="BangBody"/>
              <w:rPr>
                <w:ins w:id="10467" w:author="The Si Tran" w:date="2012-12-11T06:15:00Z"/>
                <w:sz w:val="26"/>
                <w:szCs w:val="26"/>
                <w:rPrChange w:id="10468" w:author="The Si Tran" w:date="2012-12-16T08:48:00Z">
                  <w:rPr>
                    <w:ins w:id="10469" w:author="The Si Tran" w:date="2012-12-11T06:15:00Z"/>
                  </w:rPr>
                </w:rPrChange>
              </w:rPr>
              <w:pPrChange w:id="10470" w:author="The Si Tran" w:date="2012-12-16T08:48:00Z">
                <w:pPr/>
              </w:pPrChange>
            </w:pPr>
            <w:ins w:id="10471" w:author="The Si Tran" w:date="2012-12-11T06:15:00Z">
              <w:r w:rsidRPr="006431AB">
                <w:rPr>
                  <w:sz w:val="26"/>
                  <w:szCs w:val="26"/>
                  <w:lang w:val="fr-FR"/>
                  <w:rPrChange w:id="10472" w:author="The Si Tran" w:date="2012-12-16T08:48:00Z">
                    <w:rPr>
                      <w:lang w:val="fr-FR"/>
                    </w:rPr>
                  </w:rPrChange>
                </w:rPr>
                <w:t>Differencing</w:t>
              </w:r>
            </w:ins>
          </w:p>
        </w:tc>
        <w:tc>
          <w:tcPr>
            <w:tcW w:w="222" w:type="dxa"/>
            <w:shd w:val="clear" w:color="auto" w:fill="auto"/>
            <w:noWrap/>
            <w:vAlign w:val="bottom"/>
            <w:hideMark/>
          </w:tcPr>
          <w:p w14:paraId="5C6F76AF" w14:textId="77777777" w:rsidR="007F45A3" w:rsidRPr="006431AB" w:rsidRDefault="007F45A3" w:rsidP="006431AB">
            <w:pPr>
              <w:pStyle w:val="BangBody"/>
              <w:rPr>
                <w:ins w:id="10473" w:author="The Si Tran" w:date="2012-12-11T06:15:00Z"/>
                <w:sz w:val="26"/>
                <w:szCs w:val="26"/>
                <w:rPrChange w:id="10474" w:author="The Si Tran" w:date="2012-12-16T08:48:00Z">
                  <w:rPr>
                    <w:ins w:id="10475" w:author="The Si Tran" w:date="2012-12-11T06:15:00Z"/>
                  </w:rPr>
                </w:rPrChange>
              </w:rPr>
              <w:pPrChange w:id="10476" w:author="The Si Tran" w:date="2012-12-16T08:48:00Z">
                <w:pPr/>
              </w:pPrChange>
            </w:pPr>
          </w:p>
        </w:tc>
        <w:tc>
          <w:tcPr>
            <w:tcW w:w="960" w:type="dxa"/>
            <w:shd w:val="clear" w:color="auto" w:fill="auto"/>
            <w:noWrap/>
            <w:vAlign w:val="bottom"/>
            <w:hideMark/>
          </w:tcPr>
          <w:p w14:paraId="3B28EEDE" w14:textId="77777777" w:rsidR="007F45A3" w:rsidRPr="006431AB" w:rsidRDefault="007F45A3" w:rsidP="006431AB">
            <w:pPr>
              <w:pStyle w:val="BangBody"/>
              <w:rPr>
                <w:ins w:id="10477" w:author="The Si Tran" w:date="2012-12-11T06:15:00Z"/>
                <w:sz w:val="26"/>
                <w:szCs w:val="26"/>
                <w:rPrChange w:id="10478" w:author="The Si Tran" w:date="2012-12-16T08:48:00Z">
                  <w:rPr>
                    <w:ins w:id="10479" w:author="The Si Tran" w:date="2012-12-11T06:15:00Z"/>
                  </w:rPr>
                </w:rPrChange>
              </w:rPr>
              <w:pPrChange w:id="10480" w:author="The Si Tran" w:date="2012-12-16T08:48:00Z">
                <w:pPr/>
              </w:pPrChange>
            </w:pPr>
          </w:p>
        </w:tc>
        <w:tc>
          <w:tcPr>
            <w:tcW w:w="3685" w:type="dxa"/>
            <w:shd w:val="clear" w:color="auto" w:fill="auto"/>
            <w:noWrap/>
            <w:vAlign w:val="bottom"/>
            <w:hideMark/>
          </w:tcPr>
          <w:p w14:paraId="2C608594" w14:textId="77777777" w:rsidR="007F45A3" w:rsidRPr="006431AB" w:rsidRDefault="007F45A3" w:rsidP="006431AB">
            <w:pPr>
              <w:pStyle w:val="BangBody"/>
              <w:rPr>
                <w:ins w:id="10481" w:author="The Si Tran" w:date="2012-12-11T06:15:00Z"/>
                <w:sz w:val="26"/>
                <w:szCs w:val="26"/>
                <w:rPrChange w:id="10482" w:author="The Si Tran" w:date="2012-12-16T08:48:00Z">
                  <w:rPr>
                    <w:ins w:id="10483" w:author="The Si Tran" w:date="2012-12-11T06:15:00Z"/>
                  </w:rPr>
                </w:rPrChange>
              </w:rPr>
              <w:pPrChange w:id="10484" w:author="The Si Tran" w:date="2012-12-16T08:48:00Z">
                <w:pPr/>
              </w:pPrChange>
            </w:pPr>
            <w:ins w:id="10485" w:author="The Si Tran" w:date="2012-12-11T06:15:00Z">
              <w:r w:rsidRPr="006431AB">
                <w:rPr>
                  <w:sz w:val="26"/>
                  <w:szCs w:val="26"/>
                  <w:rPrChange w:id="10486" w:author="The Si Tran" w:date="2012-12-16T08:48:00Z">
                    <w:rPr/>
                  </w:rPrChange>
                </w:rPr>
                <w:t>Liffereu</w:t>
              </w:r>
            </w:ins>
          </w:p>
        </w:tc>
      </w:tr>
      <w:tr w:rsidR="007F45A3" w:rsidRPr="006F1B6E" w14:paraId="16046965" w14:textId="77777777" w:rsidTr="00142ADD">
        <w:trPr>
          <w:trHeight w:val="330"/>
          <w:jc w:val="center"/>
          <w:ins w:id="10487" w:author="The Si Tran" w:date="2012-12-11T06:15:00Z"/>
        </w:trPr>
        <w:tc>
          <w:tcPr>
            <w:tcW w:w="4070" w:type="dxa"/>
            <w:gridSpan w:val="4"/>
            <w:shd w:val="clear" w:color="auto" w:fill="auto"/>
            <w:noWrap/>
            <w:vAlign w:val="bottom"/>
            <w:hideMark/>
          </w:tcPr>
          <w:p w14:paraId="7CD01BC6" w14:textId="77777777" w:rsidR="007F45A3" w:rsidRPr="006431AB" w:rsidRDefault="007F45A3" w:rsidP="006431AB">
            <w:pPr>
              <w:pStyle w:val="BangBody"/>
              <w:rPr>
                <w:ins w:id="10488" w:author="The Si Tran" w:date="2012-12-11T06:15:00Z"/>
                <w:sz w:val="26"/>
                <w:szCs w:val="26"/>
                <w:rPrChange w:id="10489" w:author="The Si Tran" w:date="2012-12-16T08:48:00Z">
                  <w:rPr>
                    <w:ins w:id="10490" w:author="The Si Tran" w:date="2012-12-11T06:15:00Z"/>
                  </w:rPr>
                </w:rPrChange>
              </w:rPr>
              <w:pPrChange w:id="10491" w:author="The Si Tran" w:date="2012-12-16T08:48:00Z">
                <w:pPr/>
              </w:pPrChange>
            </w:pPr>
            <w:ins w:id="10492" w:author="The Si Tran" w:date="2012-12-11T06:15:00Z">
              <w:r w:rsidRPr="006431AB">
                <w:rPr>
                  <w:sz w:val="26"/>
                  <w:szCs w:val="26"/>
                  <w:rPrChange w:id="10493" w:author="The Si Tran" w:date="2012-12-16T08:48:00Z">
                    <w:rPr/>
                  </w:rPrChange>
                </w:rPr>
                <w:t>Feed-forward neural network</w:t>
              </w:r>
            </w:ins>
          </w:p>
        </w:tc>
        <w:tc>
          <w:tcPr>
            <w:tcW w:w="3685" w:type="dxa"/>
            <w:shd w:val="clear" w:color="auto" w:fill="auto"/>
            <w:noWrap/>
            <w:vAlign w:val="bottom"/>
            <w:hideMark/>
          </w:tcPr>
          <w:p w14:paraId="56C671B1" w14:textId="77777777" w:rsidR="007F45A3" w:rsidRPr="006431AB" w:rsidRDefault="007F45A3" w:rsidP="006431AB">
            <w:pPr>
              <w:pStyle w:val="BangBody"/>
              <w:rPr>
                <w:ins w:id="10494" w:author="The Si Tran" w:date="2012-12-11T06:15:00Z"/>
                <w:sz w:val="26"/>
                <w:szCs w:val="26"/>
                <w:rPrChange w:id="10495" w:author="The Si Tran" w:date="2012-12-16T08:48:00Z">
                  <w:rPr>
                    <w:ins w:id="10496" w:author="The Si Tran" w:date="2012-12-11T06:15:00Z"/>
                  </w:rPr>
                </w:rPrChange>
              </w:rPr>
              <w:pPrChange w:id="10497" w:author="The Si Tran" w:date="2012-12-16T08:48:00Z">
                <w:pPr/>
              </w:pPrChange>
            </w:pPr>
            <w:ins w:id="10498" w:author="The Si Tran" w:date="2012-12-11T06:15:00Z">
              <w:r w:rsidRPr="006431AB">
                <w:rPr>
                  <w:sz w:val="26"/>
                  <w:szCs w:val="26"/>
                  <w:rPrChange w:id="10499" w:author="The Si Tran" w:date="2012-12-16T08:48:00Z">
                    <w:rPr/>
                  </w:rPrChange>
                </w:rPr>
                <w:t>Meed-forward neura</w:t>
              </w:r>
            </w:ins>
          </w:p>
        </w:tc>
      </w:tr>
      <w:tr w:rsidR="007F45A3" w:rsidRPr="006F1B6E" w14:paraId="2E201DC1" w14:textId="77777777" w:rsidTr="00142ADD">
        <w:trPr>
          <w:trHeight w:val="330"/>
          <w:jc w:val="center"/>
          <w:ins w:id="10500" w:author="The Si Tran" w:date="2012-12-11T06:15:00Z"/>
        </w:trPr>
        <w:tc>
          <w:tcPr>
            <w:tcW w:w="2888" w:type="dxa"/>
            <w:gridSpan w:val="2"/>
            <w:shd w:val="clear" w:color="auto" w:fill="auto"/>
            <w:noWrap/>
            <w:vAlign w:val="bottom"/>
            <w:hideMark/>
          </w:tcPr>
          <w:p w14:paraId="424C1637" w14:textId="77777777" w:rsidR="007F45A3" w:rsidRPr="006431AB" w:rsidRDefault="007F45A3" w:rsidP="006431AB">
            <w:pPr>
              <w:pStyle w:val="BangBody"/>
              <w:rPr>
                <w:ins w:id="10501" w:author="The Si Tran" w:date="2012-12-11T06:15:00Z"/>
                <w:sz w:val="26"/>
                <w:szCs w:val="26"/>
                <w:rPrChange w:id="10502" w:author="The Si Tran" w:date="2012-12-16T08:48:00Z">
                  <w:rPr>
                    <w:ins w:id="10503" w:author="The Si Tran" w:date="2012-12-11T06:15:00Z"/>
                  </w:rPr>
                </w:rPrChange>
              </w:rPr>
              <w:pPrChange w:id="10504" w:author="The Si Tran" w:date="2012-12-16T08:48:00Z">
                <w:pPr/>
              </w:pPrChange>
            </w:pPr>
            <w:ins w:id="10505" w:author="The Si Tran" w:date="2012-12-11T06:15:00Z">
              <w:r w:rsidRPr="006431AB">
                <w:rPr>
                  <w:sz w:val="26"/>
                  <w:szCs w:val="26"/>
                  <w:rPrChange w:id="10506" w:author="The Si Tran" w:date="2012-12-16T08:48:00Z">
                    <w:rPr/>
                  </w:rPrChange>
                </w:rPr>
                <w:t>Global Minimum</w:t>
              </w:r>
            </w:ins>
          </w:p>
        </w:tc>
        <w:tc>
          <w:tcPr>
            <w:tcW w:w="222" w:type="dxa"/>
            <w:shd w:val="clear" w:color="auto" w:fill="auto"/>
            <w:noWrap/>
            <w:vAlign w:val="bottom"/>
            <w:hideMark/>
          </w:tcPr>
          <w:p w14:paraId="7BFD239A" w14:textId="77777777" w:rsidR="007F45A3" w:rsidRPr="006431AB" w:rsidRDefault="007F45A3" w:rsidP="006431AB">
            <w:pPr>
              <w:pStyle w:val="BangBody"/>
              <w:rPr>
                <w:ins w:id="10507" w:author="The Si Tran" w:date="2012-12-11T06:15:00Z"/>
                <w:sz w:val="26"/>
                <w:szCs w:val="26"/>
                <w:rPrChange w:id="10508" w:author="The Si Tran" w:date="2012-12-16T08:48:00Z">
                  <w:rPr>
                    <w:ins w:id="10509" w:author="The Si Tran" w:date="2012-12-11T06:15:00Z"/>
                  </w:rPr>
                </w:rPrChange>
              </w:rPr>
              <w:pPrChange w:id="10510" w:author="The Si Tran" w:date="2012-12-16T08:48:00Z">
                <w:pPr/>
              </w:pPrChange>
            </w:pPr>
          </w:p>
        </w:tc>
        <w:tc>
          <w:tcPr>
            <w:tcW w:w="960" w:type="dxa"/>
            <w:shd w:val="clear" w:color="auto" w:fill="auto"/>
            <w:noWrap/>
            <w:vAlign w:val="bottom"/>
            <w:hideMark/>
          </w:tcPr>
          <w:p w14:paraId="394BD32A" w14:textId="77777777" w:rsidR="007F45A3" w:rsidRPr="006431AB" w:rsidRDefault="007F45A3" w:rsidP="006431AB">
            <w:pPr>
              <w:pStyle w:val="BangBody"/>
              <w:rPr>
                <w:ins w:id="10511" w:author="The Si Tran" w:date="2012-12-11T06:15:00Z"/>
                <w:sz w:val="26"/>
                <w:szCs w:val="26"/>
                <w:rPrChange w:id="10512" w:author="The Si Tran" w:date="2012-12-16T08:48:00Z">
                  <w:rPr>
                    <w:ins w:id="10513" w:author="The Si Tran" w:date="2012-12-11T06:15:00Z"/>
                  </w:rPr>
                </w:rPrChange>
              </w:rPr>
              <w:pPrChange w:id="10514" w:author="The Si Tran" w:date="2012-12-16T08:48:00Z">
                <w:pPr/>
              </w:pPrChange>
            </w:pPr>
          </w:p>
        </w:tc>
        <w:tc>
          <w:tcPr>
            <w:tcW w:w="3685" w:type="dxa"/>
            <w:shd w:val="clear" w:color="auto" w:fill="auto"/>
            <w:noWrap/>
            <w:vAlign w:val="bottom"/>
            <w:hideMark/>
          </w:tcPr>
          <w:p w14:paraId="2CF0D4CA" w14:textId="77777777" w:rsidR="007F45A3" w:rsidRPr="006431AB" w:rsidRDefault="007F45A3" w:rsidP="006431AB">
            <w:pPr>
              <w:pStyle w:val="BangBody"/>
              <w:rPr>
                <w:ins w:id="10515" w:author="The Si Tran" w:date="2012-12-11T06:15:00Z"/>
                <w:sz w:val="26"/>
                <w:szCs w:val="26"/>
                <w:rPrChange w:id="10516" w:author="The Si Tran" w:date="2012-12-16T08:48:00Z">
                  <w:rPr>
                    <w:ins w:id="10517" w:author="The Si Tran" w:date="2012-12-11T06:15:00Z"/>
                  </w:rPr>
                </w:rPrChange>
              </w:rPr>
              <w:pPrChange w:id="10518" w:author="The Si Tran" w:date="2012-12-16T08:48:00Z">
                <w:pPr/>
              </w:pPrChange>
            </w:pPr>
            <w:ins w:id="10519" w:author="The Si Tran" w:date="2012-12-11T06:15:00Z">
              <w:r w:rsidRPr="006431AB">
                <w:rPr>
                  <w:sz w:val="26"/>
                  <w:szCs w:val="26"/>
                  <w:rPrChange w:id="10520" w:author="The Si Tran" w:date="2012-12-16T08:48:00Z">
                    <w:rPr/>
                  </w:rPrChange>
                </w:rPr>
                <w:t>clobal Minimumeura</w:t>
              </w:r>
            </w:ins>
          </w:p>
        </w:tc>
      </w:tr>
      <w:tr w:rsidR="007F45A3" w:rsidRPr="006F1B6E" w14:paraId="6F8F589A" w14:textId="77777777" w:rsidTr="00142ADD">
        <w:trPr>
          <w:trHeight w:val="330"/>
          <w:jc w:val="center"/>
          <w:ins w:id="10521" w:author="The Si Tran" w:date="2012-12-11T06:15:00Z"/>
        </w:trPr>
        <w:tc>
          <w:tcPr>
            <w:tcW w:w="2888" w:type="dxa"/>
            <w:gridSpan w:val="2"/>
            <w:shd w:val="clear" w:color="auto" w:fill="auto"/>
            <w:noWrap/>
            <w:vAlign w:val="bottom"/>
            <w:hideMark/>
          </w:tcPr>
          <w:p w14:paraId="21223CD2" w14:textId="77777777" w:rsidR="007F45A3" w:rsidRPr="006431AB" w:rsidRDefault="007F45A3" w:rsidP="006431AB">
            <w:pPr>
              <w:pStyle w:val="BangBody"/>
              <w:rPr>
                <w:ins w:id="10522" w:author="The Si Tran" w:date="2012-12-11T06:15:00Z"/>
                <w:sz w:val="26"/>
                <w:szCs w:val="26"/>
                <w:rPrChange w:id="10523" w:author="The Si Tran" w:date="2012-12-16T08:48:00Z">
                  <w:rPr>
                    <w:ins w:id="10524" w:author="The Si Tran" w:date="2012-12-11T06:15:00Z"/>
                  </w:rPr>
                </w:rPrChange>
              </w:rPr>
              <w:pPrChange w:id="10525" w:author="The Si Tran" w:date="2012-12-16T08:48:00Z">
                <w:pPr/>
              </w:pPrChange>
            </w:pPr>
            <w:ins w:id="10526" w:author="The Si Tran" w:date="2012-12-11T06:15:00Z">
              <w:r w:rsidRPr="006431AB">
                <w:rPr>
                  <w:sz w:val="26"/>
                  <w:szCs w:val="26"/>
                  <w:rPrChange w:id="10527" w:author="The Si Tran" w:date="2012-12-16T08:48:00Z">
                    <w:rPr/>
                  </w:rPrChange>
                </w:rPr>
                <w:t>Global Strategy</w:t>
              </w:r>
            </w:ins>
          </w:p>
        </w:tc>
        <w:tc>
          <w:tcPr>
            <w:tcW w:w="222" w:type="dxa"/>
            <w:shd w:val="clear" w:color="auto" w:fill="auto"/>
            <w:noWrap/>
            <w:vAlign w:val="bottom"/>
            <w:hideMark/>
          </w:tcPr>
          <w:p w14:paraId="3984179C" w14:textId="77777777" w:rsidR="007F45A3" w:rsidRPr="006431AB" w:rsidRDefault="007F45A3" w:rsidP="006431AB">
            <w:pPr>
              <w:pStyle w:val="BangBody"/>
              <w:rPr>
                <w:ins w:id="10528" w:author="The Si Tran" w:date="2012-12-11T06:15:00Z"/>
                <w:sz w:val="26"/>
                <w:szCs w:val="26"/>
                <w:rPrChange w:id="10529" w:author="The Si Tran" w:date="2012-12-16T08:48:00Z">
                  <w:rPr>
                    <w:ins w:id="10530" w:author="The Si Tran" w:date="2012-12-11T06:15:00Z"/>
                  </w:rPr>
                </w:rPrChange>
              </w:rPr>
              <w:pPrChange w:id="10531" w:author="The Si Tran" w:date="2012-12-16T08:48:00Z">
                <w:pPr/>
              </w:pPrChange>
            </w:pPr>
          </w:p>
        </w:tc>
        <w:tc>
          <w:tcPr>
            <w:tcW w:w="960" w:type="dxa"/>
            <w:shd w:val="clear" w:color="auto" w:fill="auto"/>
            <w:noWrap/>
            <w:vAlign w:val="bottom"/>
            <w:hideMark/>
          </w:tcPr>
          <w:p w14:paraId="1B8A94EA" w14:textId="77777777" w:rsidR="007F45A3" w:rsidRPr="006431AB" w:rsidRDefault="007F45A3" w:rsidP="006431AB">
            <w:pPr>
              <w:pStyle w:val="BangBody"/>
              <w:rPr>
                <w:ins w:id="10532" w:author="The Si Tran" w:date="2012-12-11T06:15:00Z"/>
                <w:sz w:val="26"/>
                <w:szCs w:val="26"/>
                <w:rPrChange w:id="10533" w:author="The Si Tran" w:date="2012-12-16T08:48:00Z">
                  <w:rPr>
                    <w:ins w:id="10534" w:author="The Si Tran" w:date="2012-12-11T06:15:00Z"/>
                  </w:rPr>
                </w:rPrChange>
              </w:rPr>
              <w:pPrChange w:id="10535" w:author="The Si Tran" w:date="2012-12-16T08:48:00Z">
                <w:pPr/>
              </w:pPrChange>
            </w:pPr>
          </w:p>
        </w:tc>
        <w:tc>
          <w:tcPr>
            <w:tcW w:w="3685" w:type="dxa"/>
            <w:shd w:val="clear" w:color="auto" w:fill="auto"/>
            <w:noWrap/>
            <w:vAlign w:val="bottom"/>
            <w:hideMark/>
          </w:tcPr>
          <w:p w14:paraId="2E7F954C" w14:textId="77777777" w:rsidR="007F45A3" w:rsidRPr="006431AB" w:rsidRDefault="007F45A3" w:rsidP="006431AB">
            <w:pPr>
              <w:pStyle w:val="BangBody"/>
              <w:rPr>
                <w:ins w:id="10536" w:author="The Si Tran" w:date="2012-12-11T06:15:00Z"/>
                <w:sz w:val="26"/>
                <w:szCs w:val="26"/>
                <w:rPrChange w:id="10537" w:author="The Si Tran" w:date="2012-12-16T08:48:00Z">
                  <w:rPr>
                    <w:ins w:id="10538" w:author="The Si Tran" w:date="2012-12-11T06:15:00Z"/>
                  </w:rPr>
                </w:rPrChange>
              </w:rPr>
              <w:pPrChange w:id="10539" w:author="The Si Tran" w:date="2012-12-16T08:48:00Z">
                <w:pPr/>
              </w:pPrChange>
            </w:pPr>
            <w:ins w:id="10540" w:author="The Si Tran" w:date="2012-12-11T06:15:00Z">
              <w:r w:rsidRPr="006431AB">
                <w:rPr>
                  <w:sz w:val="26"/>
                  <w:szCs w:val="26"/>
                  <w:rPrChange w:id="10541" w:author="The Si Tran" w:date="2012-12-16T08:48:00Z">
                    <w:rPr/>
                  </w:rPrChange>
                </w:rPr>
                <w:t xml:space="preserve">chibal Strategyural </w:t>
              </w:r>
            </w:ins>
          </w:p>
        </w:tc>
      </w:tr>
      <w:tr w:rsidR="007F45A3" w:rsidRPr="006F1B6E" w14:paraId="447476C4" w14:textId="77777777" w:rsidTr="00142ADD">
        <w:trPr>
          <w:trHeight w:val="330"/>
          <w:jc w:val="center"/>
          <w:ins w:id="10542" w:author="The Si Tran" w:date="2012-12-11T06:15:00Z"/>
        </w:trPr>
        <w:tc>
          <w:tcPr>
            <w:tcW w:w="2888" w:type="dxa"/>
            <w:gridSpan w:val="2"/>
            <w:shd w:val="clear" w:color="auto" w:fill="auto"/>
            <w:noWrap/>
            <w:vAlign w:val="bottom"/>
            <w:hideMark/>
          </w:tcPr>
          <w:p w14:paraId="6946FD89" w14:textId="77777777" w:rsidR="007F45A3" w:rsidRPr="006431AB" w:rsidRDefault="007F45A3" w:rsidP="006431AB">
            <w:pPr>
              <w:pStyle w:val="BangBody"/>
              <w:rPr>
                <w:ins w:id="10543" w:author="The Si Tran" w:date="2012-12-11T06:15:00Z"/>
                <w:sz w:val="26"/>
                <w:szCs w:val="26"/>
                <w:rPrChange w:id="10544" w:author="The Si Tran" w:date="2012-12-16T08:48:00Z">
                  <w:rPr>
                    <w:ins w:id="10545" w:author="The Si Tran" w:date="2012-12-11T06:15:00Z"/>
                  </w:rPr>
                </w:rPrChange>
              </w:rPr>
              <w:pPrChange w:id="10546" w:author="The Si Tran" w:date="2012-12-16T08:48:00Z">
                <w:pPr/>
              </w:pPrChange>
            </w:pPr>
            <w:ins w:id="10547" w:author="The Si Tran" w:date="2012-12-11T06:15:00Z">
              <w:r w:rsidRPr="006431AB">
                <w:rPr>
                  <w:sz w:val="26"/>
                  <w:szCs w:val="26"/>
                  <w:rPrChange w:id="10548" w:author="The Si Tran" w:date="2012-12-16T08:48:00Z">
                    <w:rPr/>
                  </w:rPrChange>
                </w:rPr>
                <w:t>Gradient</w:t>
              </w:r>
            </w:ins>
          </w:p>
        </w:tc>
        <w:tc>
          <w:tcPr>
            <w:tcW w:w="222" w:type="dxa"/>
            <w:shd w:val="clear" w:color="auto" w:fill="auto"/>
            <w:noWrap/>
            <w:vAlign w:val="bottom"/>
            <w:hideMark/>
          </w:tcPr>
          <w:p w14:paraId="637958B1" w14:textId="77777777" w:rsidR="007F45A3" w:rsidRPr="006431AB" w:rsidRDefault="007F45A3" w:rsidP="006431AB">
            <w:pPr>
              <w:pStyle w:val="BangBody"/>
              <w:rPr>
                <w:ins w:id="10549" w:author="The Si Tran" w:date="2012-12-11T06:15:00Z"/>
                <w:sz w:val="26"/>
                <w:szCs w:val="26"/>
                <w:rPrChange w:id="10550" w:author="The Si Tran" w:date="2012-12-16T08:48:00Z">
                  <w:rPr>
                    <w:ins w:id="10551" w:author="The Si Tran" w:date="2012-12-11T06:15:00Z"/>
                  </w:rPr>
                </w:rPrChange>
              </w:rPr>
              <w:pPrChange w:id="10552" w:author="The Si Tran" w:date="2012-12-16T08:48:00Z">
                <w:pPr/>
              </w:pPrChange>
            </w:pPr>
          </w:p>
        </w:tc>
        <w:tc>
          <w:tcPr>
            <w:tcW w:w="960" w:type="dxa"/>
            <w:shd w:val="clear" w:color="auto" w:fill="auto"/>
            <w:noWrap/>
            <w:vAlign w:val="bottom"/>
            <w:hideMark/>
          </w:tcPr>
          <w:p w14:paraId="414C7C08" w14:textId="77777777" w:rsidR="007F45A3" w:rsidRPr="006431AB" w:rsidRDefault="007F45A3" w:rsidP="006431AB">
            <w:pPr>
              <w:pStyle w:val="BangBody"/>
              <w:rPr>
                <w:ins w:id="10553" w:author="The Si Tran" w:date="2012-12-11T06:15:00Z"/>
                <w:sz w:val="26"/>
                <w:szCs w:val="26"/>
                <w:rPrChange w:id="10554" w:author="The Si Tran" w:date="2012-12-16T08:48:00Z">
                  <w:rPr>
                    <w:ins w:id="10555" w:author="The Si Tran" w:date="2012-12-11T06:15:00Z"/>
                  </w:rPr>
                </w:rPrChange>
              </w:rPr>
              <w:pPrChange w:id="10556" w:author="The Si Tran" w:date="2012-12-16T08:48:00Z">
                <w:pPr/>
              </w:pPrChange>
            </w:pPr>
          </w:p>
        </w:tc>
        <w:tc>
          <w:tcPr>
            <w:tcW w:w="3685" w:type="dxa"/>
            <w:shd w:val="clear" w:color="auto" w:fill="auto"/>
            <w:noWrap/>
            <w:vAlign w:val="bottom"/>
            <w:hideMark/>
          </w:tcPr>
          <w:p w14:paraId="2E3F10CE" w14:textId="77777777" w:rsidR="007F45A3" w:rsidRPr="006431AB" w:rsidRDefault="007F45A3" w:rsidP="006431AB">
            <w:pPr>
              <w:pStyle w:val="BangBody"/>
              <w:rPr>
                <w:ins w:id="10557" w:author="The Si Tran" w:date="2012-12-11T06:15:00Z"/>
                <w:sz w:val="26"/>
                <w:szCs w:val="26"/>
                <w:rPrChange w:id="10558" w:author="The Si Tran" w:date="2012-12-16T08:48:00Z">
                  <w:rPr>
                    <w:ins w:id="10559" w:author="The Si Tran" w:date="2012-12-11T06:15:00Z"/>
                  </w:rPr>
                </w:rPrChange>
              </w:rPr>
              <w:pPrChange w:id="10560" w:author="The Si Tran" w:date="2012-12-16T08:48:00Z">
                <w:pPr/>
              </w:pPrChange>
            </w:pPr>
            <w:ins w:id="10561" w:author="The Si Tran" w:date="2012-12-11T06:15:00Z">
              <w:r w:rsidRPr="006431AB">
                <w:rPr>
                  <w:sz w:val="26"/>
                  <w:szCs w:val="26"/>
                  <w:rPrChange w:id="10562" w:author="The Si Tran" w:date="2012-12-16T08:48:00Z">
                    <w:rPr/>
                  </w:rPrChange>
                </w:rPr>
                <w:t>Đradien</w:t>
              </w:r>
            </w:ins>
          </w:p>
        </w:tc>
      </w:tr>
      <w:tr w:rsidR="007F45A3" w:rsidRPr="006F1B6E" w14:paraId="0CBB1287" w14:textId="77777777" w:rsidTr="00142ADD">
        <w:trPr>
          <w:trHeight w:val="330"/>
          <w:jc w:val="center"/>
          <w:ins w:id="10563" w:author="The Si Tran" w:date="2012-12-11T06:15:00Z"/>
        </w:trPr>
        <w:tc>
          <w:tcPr>
            <w:tcW w:w="2888" w:type="dxa"/>
            <w:gridSpan w:val="2"/>
            <w:shd w:val="clear" w:color="auto" w:fill="auto"/>
            <w:noWrap/>
            <w:vAlign w:val="bottom"/>
            <w:hideMark/>
          </w:tcPr>
          <w:p w14:paraId="42FD256E" w14:textId="77777777" w:rsidR="007F45A3" w:rsidRPr="006431AB" w:rsidRDefault="007F45A3" w:rsidP="006431AB">
            <w:pPr>
              <w:pStyle w:val="BangBody"/>
              <w:rPr>
                <w:ins w:id="10564" w:author="The Si Tran" w:date="2012-12-11T06:15:00Z"/>
                <w:sz w:val="26"/>
                <w:szCs w:val="26"/>
                <w:rPrChange w:id="10565" w:author="The Si Tran" w:date="2012-12-16T08:48:00Z">
                  <w:rPr>
                    <w:ins w:id="10566" w:author="The Si Tran" w:date="2012-12-11T06:15:00Z"/>
                  </w:rPr>
                </w:rPrChange>
              </w:rPr>
              <w:pPrChange w:id="10567" w:author="The Si Tran" w:date="2012-12-16T08:48:00Z">
                <w:pPr/>
              </w:pPrChange>
            </w:pPr>
            <w:ins w:id="10568" w:author="The Si Tran" w:date="2012-12-11T06:15:00Z">
              <w:r w:rsidRPr="006431AB">
                <w:rPr>
                  <w:sz w:val="26"/>
                  <w:szCs w:val="26"/>
                  <w:rPrChange w:id="10569" w:author="The Si Tran" w:date="2012-12-16T08:48:00Z">
                    <w:rPr/>
                  </w:rPrChange>
                </w:rPr>
                <w:t>Gradient Descent</w:t>
              </w:r>
            </w:ins>
          </w:p>
        </w:tc>
        <w:tc>
          <w:tcPr>
            <w:tcW w:w="222" w:type="dxa"/>
            <w:shd w:val="clear" w:color="auto" w:fill="auto"/>
            <w:noWrap/>
            <w:vAlign w:val="bottom"/>
            <w:hideMark/>
          </w:tcPr>
          <w:p w14:paraId="0491B9D7" w14:textId="77777777" w:rsidR="007F45A3" w:rsidRPr="006431AB" w:rsidRDefault="007F45A3" w:rsidP="006431AB">
            <w:pPr>
              <w:pStyle w:val="BangBody"/>
              <w:rPr>
                <w:ins w:id="10570" w:author="The Si Tran" w:date="2012-12-11T06:15:00Z"/>
                <w:sz w:val="26"/>
                <w:szCs w:val="26"/>
                <w:rPrChange w:id="10571" w:author="The Si Tran" w:date="2012-12-16T08:48:00Z">
                  <w:rPr>
                    <w:ins w:id="10572" w:author="The Si Tran" w:date="2012-12-11T06:15:00Z"/>
                  </w:rPr>
                </w:rPrChange>
              </w:rPr>
              <w:pPrChange w:id="10573" w:author="The Si Tran" w:date="2012-12-16T08:48:00Z">
                <w:pPr/>
              </w:pPrChange>
            </w:pPr>
          </w:p>
        </w:tc>
        <w:tc>
          <w:tcPr>
            <w:tcW w:w="960" w:type="dxa"/>
            <w:shd w:val="clear" w:color="auto" w:fill="auto"/>
            <w:noWrap/>
            <w:vAlign w:val="bottom"/>
            <w:hideMark/>
          </w:tcPr>
          <w:p w14:paraId="65932E84" w14:textId="77777777" w:rsidR="007F45A3" w:rsidRPr="006431AB" w:rsidRDefault="007F45A3" w:rsidP="006431AB">
            <w:pPr>
              <w:pStyle w:val="BangBody"/>
              <w:rPr>
                <w:ins w:id="10574" w:author="The Si Tran" w:date="2012-12-11T06:15:00Z"/>
                <w:sz w:val="26"/>
                <w:szCs w:val="26"/>
                <w:rPrChange w:id="10575" w:author="The Si Tran" w:date="2012-12-16T08:48:00Z">
                  <w:rPr>
                    <w:ins w:id="10576" w:author="The Si Tran" w:date="2012-12-11T06:15:00Z"/>
                  </w:rPr>
                </w:rPrChange>
              </w:rPr>
              <w:pPrChange w:id="10577" w:author="The Si Tran" w:date="2012-12-16T08:48:00Z">
                <w:pPr/>
              </w:pPrChange>
            </w:pPr>
          </w:p>
        </w:tc>
        <w:tc>
          <w:tcPr>
            <w:tcW w:w="3685" w:type="dxa"/>
            <w:shd w:val="clear" w:color="auto" w:fill="auto"/>
            <w:noWrap/>
            <w:vAlign w:val="bottom"/>
            <w:hideMark/>
          </w:tcPr>
          <w:p w14:paraId="5A6C6DBF" w14:textId="77777777" w:rsidR="007F45A3" w:rsidRPr="006431AB" w:rsidRDefault="007F45A3" w:rsidP="006431AB">
            <w:pPr>
              <w:pStyle w:val="BangBody"/>
              <w:rPr>
                <w:ins w:id="10578" w:author="The Si Tran" w:date="2012-12-11T06:15:00Z"/>
                <w:sz w:val="26"/>
                <w:szCs w:val="26"/>
                <w:rPrChange w:id="10579" w:author="The Si Tran" w:date="2012-12-16T08:48:00Z">
                  <w:rPr>
                    <w:ins w:id="10580" w:author="The Si Tran" w:date="2012-12-11T06:15:00Z"/>
                  </w:rPr>
                </w:rPrChange>
              </w:rPr>
              <w:pPrChange w:id="10581" w:author="The Si Tran" w:date="2012-12-16T08:48:00Z">
                <w:pPr/>
              </w:pPrChange>
            </w:pPr>
            <w:ins w:id="10582" w:author="The Si Tran" w:date="2012-12-11T06:15:00Z">
              <w:r w:rsidRPr="006431AB">
                <w:rPr>
                  <w:sz w:val="26"/>
                  <w:szCs w:val="26"/>
                  <w:rPrChange w:id="10583" w:author="The Si Tran" w:date="2012-12-16T08:48:00Z">
                    <w:rPr/>
                  </w:rPrChange>
                </w:rPr>
                <w:t>Giadient Des</w:t>
              </w:r>
            </w:ins>
          </w:p>
        </w:tc>
      </w:tr>
      <w:tr w:rsidR="007F45A3" w:rsidRPr="006F1B6E" w14:paraId="3539E238" w14:textId="77777777" w:rsidTr="00142ADD">
        <w:trPr>
          <w:trHeight w:val="330"/>
          <w:jc w:val="center"/>
          <w:ins w:id="10584" w:author="The Si Tran" w:date="2012-12-11T06:15:00Z"/>
        </w:trPr>
        <w:tc>
          <w:tcPr>
            <w:tcW w:w="2888" w:type="dxa"/>
            <w:gridSpan w:val="2"/>
            <w:shd w:val="clear" w:color="auto" w:fill="auto"/>
            <w:noWrap/>
            <w:vAlign w:val="bottom"/>
            <w:hideMark/>
          </w:tcPr>
          <w:p w14:paraId="7FC28C39" w14:textId="77777777" w:rsidR="007F45A3" w:rsidRPr="006431AB" w:rsidRDefault="007F45A3" w:rsidP="006431AB">
            <w:pPr>
              <w:pStyle w:val="BangBody"/>
              <w:rPr>
                <w:ins w:id="10585" w:author="The Si Tran" w:date="2012-12-11T06:15:00Z"/>
                <w:sz w:val="26"/>
                <w:szCs w:val="26"/>
                <w:rPrChange w:id="10586" w:author="The Si Tran" w:date="2012-12-16T08:48:00Z">
                  <w:rPr>
                    <w:ins w:id="10587" w:author="The Si Tran" w:date="2012-12-11T06:15:00Z"/>
                  </w:rPr>
                </w:rPrChange>
              </w:rPr>
              <w:pPrChange w:id="10588" w:author="The Si Tran" w:date="2012-12-16T08:48:00Z">
                <w:pPr/>
              </w:pPrChange>
            </w:pPr>
            <w:ins w:id="10589" w:author="The Si Tran" w:date="2012-12-11T06:15:00Z">
              <w:r w:rsidRPr="006431AB">
                <w:rPr>
                  <w:sz w:val="26"/>
                  <w:szCs w:val="26"/>
                  <w:rPrChange w:id="10590" w:author="The Si Tran" w:date="2012-12-16T08:48:00Z">
                    <w:rPr/>
                  </w:rPrChange>
                </w:rPr>
                <w:t>Hyperplane</w:t>
              </w:r>
            </w:ins>
          </w:p>
        </w:tc>
        <w:tc>
          <w:tcPr>
            <w:tcW w:w="222" w:type="dxa"/>
            <w:shd w:val="clear" w:color="auto" w:fill="auto"/>
            <w:noWrap/>
            <w:vAlign w:val="bottom"/>
            <w:hideMark/>
          </w:tcPr>
          <w:p w14:paraId="658A55F9" w14:textId="77777777" w:rsidR="007F45A3" w:rsidRPr="006431AB" w:rsidRDefault="007F45A3" w:rsidP="006431AB">
            <w:pPr>
              <w:pStyle w:val="BangBody"/>
              <w:rPr>
                <w:ins w:id="10591" w:author="The Si Tran" w:date="2012-12-11T06:15:00Z"/>
                <w:sz w:val="26"/>
                <w:szCs w:val="26"/>
                <w:rPrChange w:id="10592" w:author="The Si Tran" w:date="2012-12-16T08:48:00Z">
                  <w:rPr>
                    <w:ins w:id="10593" w:author="The Si Tran" w:date="2012-12-11T06:15:00Z"/>
                  </w:rPr>
                </w:rPrChange>
              </w:rPr>
              <w:pPrChange w:id="10594" w:author="The Si Tran" w:date="2012-12-16T08:48:00Z">
                <w:pPr/>
              </w:pPrChange>
            </w:pPr>
          </w:p>
        </w:tc>
        <w:tc>
          <w:tcPr>
            <w:tcW w:w="960" w:type="dxa"/>
            <w:shd w:val="clear" w:color="auto" w:fill="auto"/>
            <w:noWrap/>
            <w:vAlign w:val="bottom"/>
            <w:hideMark/>
          </w:tcPr>
          <w:p w14:paraId="0711279F" w14:textId="77777777" w:rsidR="007F45A3" w:rsidRPr="006431AB" w:rsidRDefault="007F45A3" w:rsidP="006431AB">
            <w:pPr>
              <w:pStyle w:val="BangBody"/>
              <w:rPr>
                <w:ins w:id="10595" w:author="The Si Tran" w:date="2012-12-11T06:15:00Z"/>
                <w:sz w:val="26"/>
                <w:szCs w:val="26"/>
                <w:rPrChange w:id="10596" w:author="The Si Tran" w:date="2012-12-16T08:48:00Z">
                  <w:rPr>
                    <w:ins w:id="10597" w:author="The Si Tran" w:date="2012-12-11T06:15:00Z"/>
                  </w:rPr>
                </w:rPrChange>
              </w:rPr>
              <w:pPrChange w:id="10598" w:author="The Si Tran" w:date="2012-12-16T08:48:00Z">
                <w:pPr/>
              </w:pPrChange>
            </w:pPr>
          </w:p>
        </w:tc>
        <w:tc>
          <w:tcPr>
            <w:tcW w:w="3685" w:type="dxa"/>
            <w:shd w:val="clear" w:color="auto" w:fill="auto"/>
            <w:noWrap/>
            <w:vAlign w:val="bottom"/>
            <w:hideMark/>
          </w:tcPr>
          <w:p w14:paraId="3829C366" w14:textId="77777777" w:rsidR="007F45A3" w:rsidRPr="006431AB" w:rsidRDefault="007F45A3" w:rsidP="006431AB">
            <w:pPr>
              <w:pStyle w:val="BangBody"/>
              <w:rPr>
                <w:ins w:id="10599" w:author="The Si Tran" w:date="2012-12-11T06:15:00Z"/>
                <w:sz w:val="26"/>
                <w:szCs w:val="26"/>
                <w:rPrChange w:id="10600" w:author="The Si Tran" w:date="2012-12-16T08:48:00Z">
                  <w:rPr>
                    <w:ins w:id="10601" w:author="The Si Tran" w:date="2012-12-11T06:15:00Z"/>
                  </w:rPr>
                </w:rPrChange>
              </w:rPr>
              <w:pPrChange w:id="10602" w:author="The Si Tran" w:date="2012-12-16T08:48:00Z">
                <w:pPr/>
              </w:pPrChange>
            </w:pPr>
            <w:ins w:id="10603" w:author="The Si Tran" w:date="2012-12-11T06:15:00Z">
              <w:r w:rsidRPr="006431AB">
                <w:rPr>
                  <w:sz w:val="26"/>
                  <w:szCs w:val="26"/>
                  <w:rPrChange w:id="10604" w:author="The Si Tran" w:date="2012-12-16T08:48:00Z">
                    <w:rPr/>
                  </w:rPrChange>
                </w:rPr>
                <w:t>Siêu phanee</w:t>
              </w:r>
            </w:ins>
          </w:p>
        </w:tc>
      </w:tr>
      <w:tr w:rsidR="007F45A3" w:rsidRPr="006F1B6E" w14:paraId="4D160500" w14:textId="77777777" w:rsidTr="00142ADD">
        <w:trPr>
          <w:trHeight w:val="330"/>
          <w:jc w:val="center"/>
          <w:ins w:id="10605" w:author="The Si Tran" w:date="2012-12-11T06:15:00Z"/>
        </w:trPr>
        <w:tc>
          <w:tcPr>
            <w:tcW w:w="4070" w:type="dxa"/>
            <w:gridSpan w:val="4"/>
            <w:shd w:val="clear" w:color="auto" w:fill="auto"/>
            <w:noWrap/>
            <w:vAlign w:val="bottom"/>
            <w:hideMark/>
          </w:tcPr>
          <w:p w14:paraId="08A840BC" w14:textId="77777777" w:rsidR="007F45A3" w:rsidRPr="006431AB" w:rsidRDefault="007F45A3" w:rsidP="006431AB">
            <w:pPr>
              <w:pStyle w:val="BangBody"/>
              <w:rPr>
                <w:ins w:id="10606" w:author="The Si Tran" w:date="2012-12-11T06:15:00Z"/>
                <w:sz w:val="26"/>
                <w:szCs w:val="26"/>
                <w:rPrChange w:id="10607" w:author="The Si Tran" w:date="2012-12-16T08:48:00Z">
                  <w:rPr>
                    <w:ins w:id="10608" w:author="The Si Tran" w:date="2012-12-11T06:15:00Z"/>
                  </w:rPr>
                </w:rPrChange>
              </w:rPr>
              <w:pPrChange w:id="10609" w:author="The Si Tran" w:date="2012-12-16T08:48:00Z">
                <w:pPr/>
              </w:pPrChange>
            </w:pPr>
            <w:ins w:id="10610" w:author="The Si Tran" w:date="2012-12-11T06:15:00Z">
              <w:r w:rsidRPr="006431AB">
                <w:rPr>
                  <w:sz w:val="26"/>
                  <w:szCs w:val="26"/>
                  <w:rPrChange w:id="10611" w:author="The Si Tran" w:date="2012-12-16T08:48:00Z">
                    <w:rPr/>
                  </w:rPrChange>
                </w:rPr>
                <w:t>Incremental Gradient Descent</w:t>
              </w:r>
            </w:ins>
          </w:p>
        </w:tc>
        <w:tc>
          <w:tcPr>
            <w:tcW w:w="3685" w:type="dxa"/>
            <w:shd w:val="clear" w:color="auto" w:fill="auto"/>
            <w:noWrap/>
            <w:vAlign w:val="bottom"/>
            <w:hideMark/>
          </w:tcPr>
          <w:p w14:paraId="39C81D3A" w14:textId="77777777" w:rsidR="007F45A3" w:rsidRPr="006431AB" w:rsidRDefault="007F45A3" w:rsidP="006431AB">
            <w:pPr>
              <w:pStyle w:val="BangBody"/>
              <w:rPr>
                <w:ins w:id="10612" w:author="The Si Tran" w:date="2012-12-11T06:15:00Z"/>
                <w:sz w:val="26"/>
                <w:szCs w:val="26"/>
                <w:rPrChange w:id="10613" w:author="The Si Tran" w:date="2012-12-16T08:48:00Z">
                  <w:rPr>
                    <w:ins w:id="10614" w:author="The Si Tran" w:date="2012-12-11T06:15:00Z"/>
                  </w:rPr>
                </w:rPrChange>
              </w:rPr>
              <w:pPrChange w:id="10615" w:author="The Si Tran" w:date="2012-12-16T08:48:00Z">
                <w:pPr/>
              </w:pPrChange>
            </w:pPr>
            <w:ins w:id="10616" w:author="The Si Tran" w:date="2012-12-11T06:15:00Z">
              <w:r w:rsidRPr="006431AB">
                <w:rPr>
                  <w:sz w:val="26"/>
                  <w:szCs w:val="26"/>
                  <w:rPrChange w:id="10617" w:author="The Si Tran" w:date="2012-12-16T08:48:00Z">
                    <w:rPr/>
                  </w:rPrChange>
                </w:rPr>
                <w:t>Gicremental Gradient De</w:t>
              </w:r>
            </w:ins>
          </w:p>
        </w:tc>
      </w:tr>
      <w:tr w:rsidR="007F45A3" w:rsidRPr="006F1B6E" w14:paraId="5B4B7D54" w14:textId="77777777" w:rsidTr="00142ADD">
        <w:trPr>
          <w:trHeight w:val="330"/>
          <w:jc w:val="center"/>
          <w:ins w:id="10618" w:author="The Si Tran" w:date="2012-12-11T06:15:00Z"/>
        </w:trPr>
        <w:tc>
          <w:tcPr>
            <w:tcW w:w="2888" w:type="dxa"/>
            <w:gridSpan w:val="2"/>
            <w:shd w:val="clear" w:color="auto" w:fill="auto"/>
            <w:noWrap/>
            <w:vAlign w:val="bottom"/>
            <w:hideMark/>
          </w:tcPr>
          <w:p w14:paraId="60CA9D0D" w14:textId="77777777" w:rsidR="007F45A3" w:rsidRPr="006431AB" w:rsidRDefault="007F45A3" w:rsidP="006431AB">
            <w:pPr>
              <w:pStyle w:val="BangBody"/>
              <w:rPr>
                <w:ins w:id="10619" w:author="The Si Tran" w:date="2012-12-11T06:15:00Z"/>
                <w:sz w:val="26"/>
                <w:szCs w:val="26"/>
                <w:rPrChange w:id="10620" w:author="The Si Tran" w:date="2012-12-16T08:48:00Z">
                  <w:rPr>
                    <w:ins w:id="10621" w:author="The Si Tran" w:date="2012-12-11T06:15:00Z"/>
                  </w:rPr>
                </w:rPrChange>
              </w:rPr>
              <w:pPrChange w:id="10622" w:author="The Si Tran" w:date="2012-12-16T08:48:00Z">
                <w:pPr/>
              </w:pPrChange>
            </w:pPr>
            <w:ins w:id="10623" w:author="The Si Tran" w:date="2012-12-11T06:15:00Z">
              <w:r w:rsidRPr="006431AB">
                <w:rPr>
                  <w:sz w:val="26"/>
                  <w:szCs w:val="26"/>
                  <w:lang w:val="fr-FR"/>
                  <w:rPrChange w:id="10624" w:author="The Si Tran" w:date="2012-12-16T08:48:00Z">
                    <w:rPr>
                      <w:lang w:val="fr-FR"/>
                    </w:rPr>
                  </w:rPrChange>
                </w:rPr>
                <w:t>Irregular</w:t>
              </w:r>
            </w:ins>
          </w:p>
        </w:tc>
        <w:tc>
          <w:tcPr>
            <w:tcW w:w="222" w:type="dxa"/>
            <w:shd w:val="clear" w:color="auto" w:fill="auto"/>
            <w:noWrap/>
            <w:vAlign w:val="bottom"/>
            <w:hideMark/>
          </w:tcPr>
          <w:p w14:paraId="57F7E392" w14:textId="77777777" w:rsidR="007F45A3" w:rsidRPr="006431AB" w:rsidRDefault="007F45A3" w:rsidP="006431AB">
            <w:pPr>
              <w:pStyle w:val="BangBody"/>
              <w:rPr>
                <w:ins w:id="10625" w:author="The Si Tran" w:date="2012-12-11T06:15:00Z"/>
                <w:sz w:val="26"/>
                <w:szCs w:val="26"/>
                <w:rPrChange w:id="10626" w:author="The Si Tran" w:date="2012-12-16T08:48:00Z">
                  <w:rPr>
                    <w:ins w:id="10627" w:author="The Si Tran" w:date="2012-12-11T06:15:00Z"/>
                  </w:rPr>
                </w:rPrChange>
              </w:rPr>
              <w:pPrChange w:id="10628" w:author="The Si Tran" w:date="2012-12-16T08:48:00Z">
                <w:pPr/>
              </w:pPrChange>
            </w:pPr>
          </w:p>
        </w:tc>
        <w:tc>
          <w:tcPr>
            <w:tcW w:w="960" w:type="dxa"/>
            <w:shd w:val="clear" w:color="auto" w:fill="auto"/>
            <w:noWrap/>
            <w:vAlign w:val="bottom"/>
            <w:hideMark/>
          </w:tcPr>
          <w:p w14:paraId="5BE24ECD" w14:textId="77777777" w:rsidR="007F45A3" w:rsidRPr="006431AB" w:rsidRDefault="007F45A3" w:rsidP="006431AB">
            <w:pPr>
              <w:pStyle w:val="BangBody"/>
              <w:rPr>
                <w:ins w:id="10629" w:author="The Si Tran" w:date="2012-12-11T06:15:00Z"/>
                <w:sz w:val="26"/>
                <w:szCs w:val="26"/>
                <w:rPrChange w:id="10630" w:author="The Si Tran" w:date="2012-12-16T08:48:00Z">
                  <w:rPr>
                    <w:ins w:id="10631" w:author="The Si Tran" w:date="2012-12-11T06:15:00Z"/>
                  </w:rPr>
                </w:rPrChange>
              </w:rPr>
              <w:pPrChange w:id="10632" w:author="The Si Tran" w:date="2012-12-16T08:48:00Z">
                <w:pPr/>
              </w:pPrChange>
            </w:pPr>
          </w:p>
        </w:tc>
        <w:tc>
          <w:tcPr>
            <w:tcW w:w="3685" w:type="dxa"/>
            <w:shd w:val="clear" w:color="auto" w:fill="auto"/>
            <w:noWrap/>
            <w:vAlign w:val="bottom"/>
            <w:hideMark/>
          </w:tcPr>
          <w:p w14:paraId="13F5E47E" w14:textId="77777777" w:rsidR="007F45A3" w:rsidRPr="006431AB" w:rsidRDefault="007F45A3" w:rsidP="006431AB">
            <w:pPr>
              <w:pStyle w:val="BangBody"/>
              <w:rPr>
                <w:ins w:id="10633" w:author="The Si Tran" w:date="2012-12-11T06:15:00Z"/>
                <w:sz w:val="26"/>
                <w:szCs w:val="26"/>
                <w:rPrChange w:id="10634" w:author="The Si Tran" w:date="2012-12-16T08:48:00Z">
                  <w:rPr>
                    <w:ins w:id="10635" w:author="The Si Tran" w:date="2012-12-11T06:15:00Z"/>
                  </w:rPr>
                </w:rPrChange>
              </w:rPr>
              <w:pPrChange w:id="10636" w:author="The Si Tran" w:date="2012-12-16T08:48:00Z">
                <w:pPr/>
              </w:pPrChange>
            </w:pPr>
            <w:ins w:id="10637" w:author="The Si Tran" w:date="2012-12-11T06:15:00Z">
              <w:r w:rsidRPr="006431AB">
                <w:rPr>
                  <w:sz w:val="26"/>
                  <w:szCs w:val="26"/>
                  <w:rPrChange w:id="10638" w:author="The Si Tran" w:date="2012-12-16T08:48:00Z">
                    <w:rPr/>
                  </w:rPrChange>
                </w:rPr>
                <w:t>Tính blaral Gradi</w:t>
              </w:r>
            </w:ins>
          </w:p>
        </w:tc>
      </w:tr>
      <w:tr w:rsidR="007F45A3" w:rsidRPr="006F1B6E" w14:paraId="38A252B6" w14:textId="77777777" w:rsidTr="00142ADD">
        <w:trPr>
          <w:trHeight w:val="330"/>
          <w:jc w:val="center"/>
          <w:ins w:id="10639" w:author="The Si Tran" w:date="2012-12-11T06:15:00Z"/>
        </w:trPr>
        <w:tc>
          <w:tcPr>
            <w:tcW w:w="3110" w:type="dxa"/>
            <w:gridSpan w:val="3"/>
            <w:shd w:val="clear" w:color="auto" w:fill="auto"/>
            <w:noWrap/>
            <w:vAlign w:val="bottom"/>
            <w:hideMark/>
          </w:tcPr>
          <w:p w14:paraId="7A13EB42" w14:textId="77777777" w:rsidR="007F45A3" w:rsidRPr="006431AB" w:rsidRDefault="007F45A3" w:rsidP="006431AB">
            <w:pPr>
              <w:pStyle w:val="BangBody"/>
              <w:rPr>
                <w:ins w:id="10640" w:author="The Si Tran" w:date="2012-12-11T06:15:00Z"/>
                <w:sz w:val="26"/>
                <w:szCs w:val="26"/>
                <w:rPrChange w:id="10641" w:author="The Si Tran" w:date="2012-12-16T08:48:00Z">
                  <w:rPr>
                    <w:ins w:id="10642" w:author="The Si Tran" w:date="2012-12-11T06:15:00Z"/>
                  </w:rPr>
                </w:rPrChange>
              </w:rPr>
              <w:pPrChange w:id="10643" w:author="The Si Tran" w:date="2012-12-16T08:48:00Z">
                <w:pPr/>
              </w:pPrChange>
            </w:pPr>
            <w:ins w:id="10644" w:author="The Si Tran" w:date="2012-12-11T06:15:00Z">
              <w:r w:rsidRPr="006431AB">
                <w:rPr>
                  <w:sz w:val="26"/>
                  <w:szCs w:val="26"/>
                  <w:rPrChange w:id="10645" w:author="The Si Tran" w:date="2012-12-16T08:48:00Z">
                    <w:rPr/>
                  </w:rPrChange>
                </w:rPr>
                <w:t>Learning By Epoch</w:t>
              </w:r>
            </w:ins>
          </w:p>
        </w:tc>
        <w:tc>
          <w:tcPr>
            <w:tcW w:w="960" w:type="dxa"/>
            <w:shd w:val="clear" w:color="auto" w:fill="auto"/>
            <w:noWrap/>
            <w:vAlign w:val="bottom"/>
            <w:hideMark/>
          </w:tcPr>
          <w:p w14:paraId="69354AD2" w14:textId="77777777" w:rsidR="007F45A3" w:rsidRPr="006431AB" w:rsidRDefault="007F45A3" w:rsidP="006431AB">
            <w:pPr>
              <w:pStyle w:val="BangBody"/>
              <w:rPr>
                <w:ins w:id="10646" w:author="The Si Tran" w:date="2012-12-11T06:15:00Z"/>
                <w:sz w:val="26"/>
                <w:szCs w:val="26"/>
                <w:rPrChange w:id="10647" w:author="The Si Tran" w:date="2012-12-16T08:48:00Z">
                  <w:rPr>
                    <w:ins w:id="10648" w:author="The Si Tran" w:date="2012-12-11T06:15:00Z"/>
                  </w:rPr>
                </w:rPrChange>
              </w:rPr>
              <w:pPrChange w:id="10649" w:author="The Si Tran" w:date="2012-12-16T08:48:00Z">
                <w:pPr/>
              </w:pPrChange>
            </w:pPr>
          </w:p>
        </w:tc>
        <w:tc>
          <w:tcPr>
            <w:tcW w:w="3685" w:type="dxa"/>
            <w:shd w:val="clear" w:color="auto" w:fill="auto"/>
            <w:noWrap/>
            <w:vAlign w:val="bottom"/>
            <w:hideMark/>
          </w:tcPr>
          <w:p w14:paraId="3C844044" w14:textId="77777777" w:rsidR="007F45A3" w:rsidRPr="006431AB" w:rsidRDefault="007F45A3" w:rsidP="006431AB">
            <w:pPr>
              <w:pStyle w:val="BangBody"/>
              <w:rPr>
                <w:ins w:id="10650" w:author="The Si Tran" w:date="2012-12-11T06:15:00Z"/>
                <w:sz w:val="26"/>
                <w:szCs w:val="26"/>
                <w:rPrChange w:id="10651" w:author="The Si Tran" w:date="2012-12-16T08:48:00Z">
                  <w:rPr>
                    <w:ins w:id="10652" w:author="The Si Tran" w:date="2012-12-11T06:15:00Z"/>
                  </w:rPr>
                </w:rPrChange>
              </w:rPr>
              <w:pPrChange w:id="10653" w:author="The Si Tran" w:date="2012-12-16T08:48:00Z">
                <w:pPr/>
              </w:pPrChange>
            </w:pPr>
            <w:ins w:id="10654" w:author="The Si Tran" w:date="2012-12-11T06:15:00Z">
              <w:r w:rsidRPr="006431AB">
                <w:rPr>
                  <w:sz w:val="26"/>
                  <w:szCs w:val="26"/>
                  <w:rPrChange w:id="10655" w:author="The Si Tran" w:date="2012-12-16T08:48:00Z">
                    <w:rPr/>
                  </w:rPrChange>
                </w:rPr>
                <w:t>Hearning By Epo</w:t>
              </w:r>
            </w:ins>
          </w:p>
        </w:tc>
      </w:tr>
      <w:tr w:rsidR="007F45A3" w:rsidRPr="006F1B6E" w14:paraId="1A2CCA67" w14:textId="77777777" w:rsidTr="00142ADD">
        <w:trPr>
          <w:trHeight w:val="330"/>
          <w:jc w:val="center"/>
          <w:ins w:id="10656" w:author="The Si Tran" w:date="2012-12-11T06:15:00Z"/>
        </w:trPr>
        <w:tc>
          <w:tcPr>
            <w:tcW w:w="3110" w:type="dxa"/>
            <w:gridSpan w:val="3"/>
            <w:shd w:val="clear" w:color="auto" w:fill="auto"/>
            <w:noWrap/>
            <w:vAlign w:val="bottom"/>
            <w:hideMark/>
          </w:tcPr>
          <w:p w14:paraId="464BDA12" w14:textId="77777777" w:rsidR="007F45A3" w:rsidRPr="006431AB" w:rsidRDefault="007F45A3" w:rsidP="006431AB">
            <w:pPr>
              <w:pStyle w:val="BangBody"/>
              <w:rPr>
                <w:ins w:id="10657" w:author="The Si Tran" w:date="2012-12-11T06:15:00Z"/>
                <w:sz w:val="26"/>
                <w:szCs w:val="26"/>
                <w:rPrChange w:id="10658" w:author="The Si Tran" w:date="2012-12-16T08:48:00Z">
                  <w:rPr>
                    <w:ins w:id="10659" w:author="The Si Tran" w:date="2012-12-11T06:15:00Z"/>
                  </w:rPr>
                </w:rPrChange>
              </w:rPr>
              <w:pPrChange w:id="10660" w:author="The Si Tran" w:date="2012-12-16T08:48:00Z">
                <w:pPr/>
              </w:pPrChange>
            </w:pPr>
            <w:ins w:id="10661" w:author="The Si Tran" w:date="2012-12-11T06:15:00Z">
              <w:r w:rsidRPr="006431AB">
                <w:rPr>
                  <w:sz w:val="26"/>
                  <w:szCs w:val="26"/>
                  <w:rPrChange w:id="10662" w:author="The Si Tran" w:date="2012-12-16T08:48:00Z">
                    <w:rPr/>
                  </w:rPrChange>
                </w:rPr>
                <w:t>Learning By Pattern</w:t>
              </w:r>
            </w:ins>
          </w:p>
        </w:tc>
        <w:tc>
          <w:tcPr>
            <w:tcW w:w="960" w:type="dxa"/>
            <w:shd w:val="clear" w:color="auto" w:fill="auto"/>
            <w:noWrap/>
            <w:vAlign w:val="bottom"/>
            <w:hideMark/>
          </w:tcPr>
          <w:p w14:paraId="66F9C917" w14:textId="77777777" w:rsidR="007F45A3" w:rsidRPr="006431AB" w:rsidRDefault="007F45A3" w:rsidP="006431AB">
            <w:pPr>
              <w:pStyle w:val="BangBody"/>
              <w:rPr>
                <w:ins w:id="10663" w:author="The Si Tran" w:date="2012-12-11T06:15:00Z"/>
                <w:sz w:val="26"/>
                <w:szCs w:val="26"/>
                <w:rPrChange w:id="10664" w:author="The Si Tran" w:date="2012-12-16T08:48:00Z">
                  <w:rPr>
                    <w:ins w:id="10665" w:author="The Si Tran" w:date="2012-12-11T06:15:00Z"/>
                  </w:rPr>
                </w:rPrChange>
              </w:rPr>
              <w:pPrChange w:id="10666" w:author="The Si Tran" w:date="2012-12-16T08:48:00Z">
                <w:pPr/>
              </w:pPrChange>
            </w:pPr>
          </w:p>
        </w:tc>
        <w:tc>
          <w:tcPr>
            <w:tcW w:w="3685" w:type="dxa"/>
            <w:shd w:val="clear" w:color="auto" w:fill="auto"/>
            <w:noWrap/>
            <w:vAlign w:val="bottom"/>
            <w:hideMark/>
          </w:tcPr>
          <w:p w14:paraId="17A46E6B" w14:textId="77777777" w:rsidR="007F45A3" w:rsidRPr="006431AB" w:rsidRDefault="007F45A3" w:rsidP="006431AB">
            <w:pPr>
              <w:pStyle w:val="BangBody"/>
              <w:rPr>
                <w:ins w:id="10667" w:author="The Si Tran" w:date="2012-12-11T06:15:00Z"/>
                <w:sz w:val="26"/>
                <w:szCs w:val="26"/>
                <w:rPrChange w:id="10668" w:author="The Si Tran" w:date="2012-12-16T08:48:00Z">
                  <w:rPr>
                    <w:ins w:id="10669" w:author="The Si Tran" w:date="2012-12-11T06:15:00Z"/>
                  </w:rPr>
                </w:rPrChange>
              </w:rPr>
              <w:pPrChange w:id="10670" w:author="The Si Tran" w:date="2012-12-16T08:48:00Z">
                <w:pPr/>
              </w:pPrChange>
            </w:pPr>
            <w:ins w:id="10671" w:author="The Si Tran" w:date="2012-12-11T06:15:00Z">
              <w:r w:rsidRPr="006431AB">
                <w:rPr>
                  <w:sz w:val="26"/>
                  <w:szCs w:val="26"/>
                  <w:rPrChange w:id="10672" w:author="The Si Tran" w:date="2012-12-16T08:48:00Z">
                    <w:rPr/>
                  </w:rPrChange>
                </w:rPr>
                <w:t>Hearning By P</w:t>
              </w:r>
            </w:ins>
          </w:p>
        </w:tc>
      </w:tr>
      <w:tr w:rsidR="007F45A3" w:rsidRPr="006F1B6E" w14:paraId="0571323E" w14:textId="77777777" w:rsidTr="00142ADD">
        <w:trPr>
          <w:trHeight w:val="330"/>
          <w:jc w:val="center"/>
          <w:ins w:id="10673" w:author="The Si Tran" w:date="2012-12-11T06:15:00Z"/>
        </w:trPr>
        <w:tc>
          <w:tcPr>
            <w:tcW w:w="2888" w:type="dxa"/>
            <w:gridSpan w:val="2"/>
            <w:shd w:val="clear" w:color="auto" w:fill="auto"/>
            <w:noWrap/>
            <w:vAlign w:val="bottom"/>
            <w:hideMark/>
          </w:tcPr>
          <w:p w14:paraId="435D887E" w14:textId="77777777" w:rsidR="007F45A3" w:rsidRPr="006431AB" w:rsidRDefault="007F45A3" w:rsidP="006431AB">
            <w:pPr>
              <w:pStyle w:val="BangBody"/>
              <w:rPr>
                <w:ins w:id="10674" w:author="The Si Tran" w:date="2012-12-11T06:15:00Z"/>
                <w:sz w:val="26"/>
                <w:szCs w:val="26"/>
                <w:rPrChange w:id="10675" w:author="The Si Tran" w:date="2012-12-16T08:48:00Z">
                  <w:rPr>
                    <w:ins w:id="10676" w:author="The Si Tran" w:date="2012-12-11T06:15:00Z"/>
                  </w:rPr>
                </w:rPrChange>
              </w:rPr>
              <w:pPrChange w:id="10677" w:author="The Si Tran" w:date="2012-12-16T08:48:00Z">
                <w:pPr/>
              </w:pPrChange>
            </w:pPr>
            <w:ins w:id="10678" w:author="The Si Tran" w:date="2012-12-11T06:15:00Z">
              <w:r w:rsidRPr="006431AB">
                <w:rPr>
                  <w:sz w:val="26"/>
                  <w:szCs w:val="26"/>
                  <w:rPrChange w:id="10679" w:author="The Si Tran" w:date="2012-12-16T08:48:00Z">
                    <w:rPr/>
                  </w:rPrChange>
                </w:rPr>
                <w:t>Learning Rate</w:t>
              </w:r>
            </w:ins>
          </w:p>
        </w:tc>
        <w:tc>
          <w:tcPr>
            <w:tcW w:w="222" w:type="dxa"/>
            <w:shd w:val="clear" w:color="auto" w:fill="auto"/>
            <w:noWrap/>
            <w:vAlign w:val="bottom"/>
            <w:hideMark/>
          </w:tcPr>
          <w:p w14:paraId="764A10A7" w14:textId="77777777" w:rsidR="007F45A3" w:rsidRPr="006431AB" w:rsidRDefault="007F45A3" w:rsidP="006431AB">
            <w:pPr>
              <w:pStyle w:val="BangBody"/>
              <w:rPr>
                <w:ins w:id="10680" w:author="The Si Tran" w:date="2012-12-11T06:15:00Z"/>
                <w:sz w:val="26"/>
                <w:szCs w:val="26"/>
                <w:rPrChange w:id="10681" w:author="The Si Tran" w:date="2012-12-16T08:48:00Z">
                  <w:rPr>
                    <w:ins w:id="10682" w:author="The Si Tran" w:date="2012-12-11T06:15:00Z"/>
                  </w:rPr>
                </w:rPrChange>
              </w:rPr>
              <w:pPrChange w:id="10683" w:author="The Si Tran" w:date="2012-12-16T08:48:00Z">
                <w:pPr/>
              </w:pPrChange>
            </w:pPr>
          </w:p>
        </w:tc>
        <w:tc>
          <w:tcPr>
            <w:tcW w:w="960" w:type="dxa"/>
            <w:shd w:val="clear" w:color="auto" w:fill="auto"/>
            <w:noWrap/>
            <w:vAlign w:val="bottom"/>
            <w:hideMark/>
          </w:tcPr>
          <w:p w14:paraId="126DD06E" w14:textId="77777777" w:rsidR="007F45A3" w:rsidRPr="006431AB" w:rsidRDefault="007F45A3" w:rsidP="006431AB">
            <w:pPr>
              <w:pStyle w:val="BangBody"/>
              <w:rPr>
                <w:ins w:id="10684" w:author="The Si Tran" w:date="2012-12-11T06:15:00Z"/>
                <w:sz w:val="26"/>
                <w:szCs w:val="26"/>
                <w:rPrChange w:id="10685" w:author="The Si Tran" w:date="2012-12-16T08:48:00Z">
                  <w:rPr>
                    <w:ins w:id="10686" w:author="The Si Tran" w:date="2012-12-11T06:15:00Z"/>
                  </w:rPr>
                </w:rPrChange>
              </w:rPr>
              <w:pPrChange w:id="10687" w:author="The Si Tran" w:date="2012-12-16T08:48:00Z">
                <w:pPr/>
              </w:pPrChange>
            </w:pPr>
          </w:p>
        </w:tc>
        <w:tc>
          <w:tcPr>
            <w:tcW w:w="3685" w:type="dxa"/>
            <w:shd w:val="clear" w:color="auto" w:fill="auto"/>
            <w:noWrap/>
            <w:vAlign w:val="bottom"/>
            <w:hideMark/>
          </w:tcPr>
          <w:p w14:paraId="19E1C5E2" w14:textId="77777777" w:rsidR="007F45A3" w:rsidRPr="006431AB" w:rsidRDefault="007F45A3" w:rsidP="006431AB">
            <w:pPr>
              <w:pStyle w:val="BangBody"/>
              <w:rPr>
                <w:ins w:id="10688" w:author="The Si Tran" w:date="2012-12-11T06:15:00Z"/>
                <w:sz w:val="26"/>
                <w:szCs w:val="26"/>
                <w:rPrChange w:id="10689" w:author="The Si Tran" w:date="2012-12-16T08:48:00Z">
                  <w:rPr>
                    <w:ins w:id="10690" w:author="The Si Tran" w:date="2012-12-11T06:15:00Z"/>
                  </w:rPr>
                </w:rPrChange>
              </w:rPr>
              <w:pPrChange w:id="10691" w:author="The Si Tran" w:date="2012-12-16T08:48:00Z">
                <w:pPr/>
              </w:pPrChange>
            </w:pPr>
            <w:ins w:id="10692" w:author="The Si Tran" w:date="2012-12-11T06:15:00Z">
              <w:r w:rsidRPr="006431AB">
                <w:rPr>
                  <w:sz w:val="26"/>
                  <w:szCs w:val="26"/>
                  <w:rPrChange w:id="10693" w:author="The Si Tran" w:date="2012-12-16T08:48:00Z">
                    <w:rPr/>
                  </w:rPrChange>
                </w:rPr>
                <w:t>Hearning R</w:t>
              </w:r>
            </w:ins>
          </w:p>
        </w:tc>
      </w:tr>
      <w:tr w:rsidR="007F45A3" w:rsidRPr="006F1B6E" w14:paraId="7C6AE9A5" w14:textId="77777777" w:rsidTr="00142ADD">
        <w:trPr>
          <w:trHeight w:val="330"/>
          <w:jc w:val="center"/>
          <w:ins w:id="10694" w:author="The Si Tran" w:date="2012-12-11T06:15:00Z"/>
        </w:trPr>
        <w:tc>
          <w:tcPr>
            <w:tcW w:w="3110" w:type="dxa"/>
            <w:gridSpan w:val="3"/>
            <w:shd w:val="clear" w:color="auto" w:fill="auto"/>
            <w:noWrap/>
            <w:vAlign w:val="bottom"/>
            <w:hideMark/>
          </w:tcPr>
          <w:p w14:paraId="62A11E68" w14:textId="77777777" w:rsidR="007F45A3" w:rsidRPr="006431AB" w:rsidRDefault="007F45A3" w:rsidP="006431AB">
            <w:pPr>
              <w:pStyle w:val="BangBody"/>
              <w:rPr>
                <w:ins w:id="10695" w:author="The Si Tran" w:date="2012-12-11T06:15:00Z"/>
                <w:sz w:val="26"/>
                <w:szCs w:val="26"/>
                <w:rPrChange w:id="10696" w:author="The Si Tran" w:date="2012-12-16T08:48:00Z">
                  <w:rPr>
                    <w:ins w:id="10697" w:author="The Si Tran" w:date="2012-12-11T06:15:00Z"/>
                  </w:rPr>
                </w:rPrChange>
              </w:rPr>
              <w:pPrChange w:id="10698" w:author="The Si Tran" w:date="2012-12-16T08:48:00Z">
                <w:pPr/>
              </w:pPrChange>
            </w:pPr>
            <w:ins w:id="10699" w:author="The Si Tran" w:date="2012-12-11T06:15:00Z">
              <w:r w:rsidRPr="006431AB">
                <w:rPr>
                  <w:sz w:val="26"/>
                  <w:szCs w:val="26"/>
                  <w:rPrChange w:id="10700" w:author="The Si Tran" w:date="2012-12-16T08:48:00Z">
                    <w:rPr/>
                  </w:rPrChange>
                </w:rPr>
                <w:t>Least Absolute Deviation</w:t>
              </w:r>
            </w:ins>
          </w:p>
        </w:tc>
        <w:tc>
          <w:tcPr>
            <w:tcW w:w="960" w:type="dxa"/>
            <w:shd w:val="clear" w:color="auto" w:fill="auto"/>
            <w:noWrap/>
            <w:vAlign w:val="bottom"/>
            <w:hideMark/>
          </w:tcPr>
          <w:p w14:paraId="5A186A39" w14:textId="77777777" w:rsidR="007F45A3" w:rsidRPr="006431AB" w:rsidRDefault="007F45A3" w:rsidP="006431AB">
            <w:pPr>
              <w:pStyle w:val="BangBody"/>
              <w:rPr>
                <w:ins w:id="10701" w:author="The Si Tran" w:date="2012-12-11T06:15:00Z"/>
                <w:sz w:val="26"/>
                <w:szCs w:val="26"/>
                <w:rPrChange w:id="10702" w:author="The Si Tran" w:date="2012-12-16T08:48:00Z">
                  <w:rPr>
                    <w:ins w:id="10703" w:author="The Si Tran" w:date="2012-12-11T06:15:00Z"/>
                  </w:rPr>
                </w:rPrChange>
              </w:rPr>
              <w:pPrChange w:id="10704" w:author="The Si Tran" w:date="2012-12-16T08:48:00Z">
                <w:pPr/>
              </w:pPrChange>
            </w:pPr>
          </w:p>
        </w:tc>
        <w:tc>
          <w:tcPr>
            <w:tcW w:w="3685" w:type="dxa"/>
            <w:shd w:val="clear" w:color="auto" w:fill="auto"/>
            <w:noWrap/>
            <w:vAlign w:val="bottom"/>
            <w:hideMark/>
          </w:tcPr>
          <w:p w14:paraId="75B002DE" w14:textId="77777777" w:rsidR="007F45A3" w:rsidRPr="006431AB" w:rsidRDefault="007F45A3" w:rsidP="006431AB">
            <w:pPr>
              <w:pStyle w:val="BangBody"/>
              <w:rPr>
                <w:ins w:id="10705" w:author="The Si Tran" w:date="2012-12-11T06:15:00Z"/>
                <w:sz w:val="26"/>
                <w:szCs w:val="26"/>
                <w:rPrChange w:id="10706" w:author="The Si Tran" w:date="2012-12-16T08:48:00Z">
                  <w:rPr>
                    <w:ins w:id="10707" w:author="The Si Tran" w:date="2012-12-11T06:15:00Z"/>
                  </w:rPr>
                </w:rPrChange>
              </w:rPr>
              <w:pPrChange w:id="10708" w:author="The Si Tran" w:date="2012-12-16T08:48:00Z">
                <w:pPr/>
              </w:pPrChange>
            </w:pPr>
            <w:ins w:id="10709" w:author="The Si Tran" w:date="2012-12-11T06:15:00Z">
              <w:r w:rsidRPr="006431AB">
                <w:rPr>
                  <w:sz w:val="26"/>
                  <w:szCs w:val="26"/>
                  <w:rPrChange w:id="10710" w:author="The Si Tran" w:date="2012-12-16T08:48:00Z">
                    <w:rPr/>
                  </w:rPrChange>
                </w:rPr>
                <w:t>Đeast Absolute Deviationcen</w:t>
              </w:r>
            </w:ins>
          </w:p>
        </w:tc>
      </w:tr>
      <w:tr w:rsidR="007F45A3" w:rsidRPr="006F1B6E" w14:paraId="2BFE6D82" w14:textId="77777777" w:rsidTr="00142ADD">
        <w:trPr>
          <w:trHeight w:val="330"/>
          <w:jc w:val="center"/>
          <w:ins w:id="10711" w:author="The Si Tran" w:date="2012-12-11T06:15:00Z"/>
        </w:trPr>
        <w:tc>
          <w:tcPr>
            <w:tcW w:w="2888" w:type="dxa"/>
            <w:gridSpan w:val="2"/>
            <w:shd w:val="clear" w:color="auto" w:fill="auto"/>
            <w:noWrap/>
            <w:vAlign w:val="bottom"/>
            <w:hideMark/>
          </w:tcPr>
          <w:p w14:paraId="2C924778" w14:textId="77777777" w:rsidR="007F45A3" w:rsidRPr="006431AB" w:rsidRDefault="007F45A3" w:rsidP="006431AB">
            <w:pPr>
              <w:pStyle w:val="BangBody"/>
              <w:rPr>
                <w:ins w:id="10712" w:author="The Si Tran" w:date="2012-12-11T06:15:00Z"/>
                <w:sz w:val="26"/>
                <w:szCs w:val="26"/>
                <w:rPrChange w:id="10713" w:author="The Si Tran" w:date="2012-12-16T08:48:00Z">
                  <w:rPr>
                    <w:ins w:id="10714" w:author="The Si Tran" w:date="2012-12-11T06:15:00Z"/>
                  </w:rPr>
                </w:rPrChange>
              </w:rPr>
              <w:pPrChange w:id="10715" w:author="The Si Tran" w:date="2012-12-16T08:48:00Z">
                <w:pPr/>
              </w:pPrChange>
            </w:pPr>
            <w:ins w:id="10716" w:author="The Si Tran" w:date="2012-12-11T06:15:00Z">
              <w:r w:rsidRPr="006431AB">
                <w:rPr>
                  <w:sz w:val="26"/>
                  <w:szCs w:val="26"/>
                  <w:rPrChange w:id="10717" w:author="The Si Tran" w:date="2012-12-16T08:48:00Z">
                    <w:rPr/>
                  </w:rPrChange>
                </w:rPr>
                <w:t>Linear Unit</w:t>
              </w:r>
            </w:ins>
          </w:p>
        </w:tc>
        <w:tc>
          <w:tcPr>
            <w:tcW w:w="222" w:type="dxa"/>
            <w:shd w:val="clear" w:color="auto" w:fill="auto"/>
            <w:noWrap/>
            <w:vAlign w:val="bottom"/>
            <w:hideMark/>
          </w:tcPr>
          <w:p w14:paraId="02CC890F" w14:textId="77777777" w:rsidR="007F45A3" w:rsidRPr="006431AB" w:rsidRDefault="007F45A3" w:rsidP="006431AB">
            <w:pPr>
              <w:pStyle w:val="BangBody"/>
              <w:rPr>
                <w:ins w:id="10718" w:author="The Si Tran" w:date="2012-12-11T06:15:00Z"/>
                <w:sz w:val="26"/>
                <w:szCs w:val="26"/>
                <w:rPrChange w:id="10719" w:author="The Si Tran" w:date="2012-12-16T08:48:00Z">
                  <w:rPr>
                    <w:ins w:id="10720" w:author="The Si Tran" w:date="2012-12-11T06:15:00Z"/>
                  </w:rPr>
                </w:rPrChange>
              </w:rPr>
              <w:pPrChange w:id="10721" w:author="The Si Tran" w:date="2012-12-16T08:48:00Z">
                <w:pPr/>
              </w:pPrChange>
            </w:pPr>
          </w:p>
        </w:tc>
        <w:tc>
          <w:tcPr>
            <w:tcW w:w="960" w:type="dxa"/>
            <w:shd w:val="clear" w:color="auto" w:fill="auto"/>
            <w:noWrap/>
            <w:vAlign w:val="bottom"/>
            <w:hideMark/>
          </w:tcPr>
          <w:p w14:paraId="7BB2BC58" w14:textId="77777777" w:rsidR="007F45A3" w:rsidRPr="006431AB" w:rsidRDefault="007F45A3" w:rsidP="006431AB">
            <w:pPr>
              <w:pStyle w:val="BangBody"/>
              <w:rPr>
                <w:ins w:id="10722" w:author="The Si Tran" w:date="2012-12-11T06:15:00Z"/>
                <w:sz w:val="26"/>
                <w:szCs w:val="26"/>
                <w:rPrChange w:id="10723" w:author="The Si Tran" w:date="2012-12-16T08:48:00Z">
                  <w:rPr>
                    <w:ins w:id="10724" w:author="The Si Tran" w:date="2012-12-11T06:15:00Z"/>
                  </w:rPr>
                </w:rPrChange>
              </w:rPr>
              <w:pPrChange w:id="10725" w:author="The Si Tran" w:date="2012-12-16T08:48:00Z">
                <w:pPr/>
              </w:pPrChange>
            </w:pPr>
          </w:p>
        </w:tc>
        <w:tc>
          <w:tcPr>
            <w:tcW w:w="3685" w:type="dxa"/>
            <w:shd w:val="clear" w:color="auto" w:fill="auto"/>
            <w:noWrap/>
            <w:vAlign w:val="bottom"/>
            <w:hideMark/>
          </w:tcPr>
          <w:p w14:paraId="12F06925" w14:textId="77777777" w:rsidR="007F45A3" w:rsidRPr="006431AB" w:rsidRDefault="007F45A3" w:rsidP="006431AB">
            <w:pPr>
              <w:pStyle w:val="BangBody"/>
              <w:rPr>
                <w:ins w:id="10726" w:author="The Si Tran" w:date="2012-12-11T06:15:00Z"/>
                <w:sz w:val="26"/>
                <w:szCs w:val="26"/>
                <w:rPrChange w:id="10727" w:author="The Si Tran" w:date="2012-12-16T08:48:00Z">
                  <w:rPr>
                    <w:ins w:id="10728" w:author="The Si Tran" w:date="2012-12-11T06:15:00Z"/>
                  </w:rPr>
                </w:rPrChange>
              </w:rPr>
              <w:pPrChange w:id="10729" w:author="The Si Tran" w:date="2012-12-16T08:48:00Z">
                <w:pPr/>
              </w:pPrChange>
            </w:pPr>
            <w:ins w:id="10730" w:author="The Si Tran" w:date="2012-12-11T06:15:00Z">
              <w:r w:rsidRPr="006431AB">
                <w:rPr>
                  <w:sz w:val="26"/>
                  <w:szCs w:val="26"/>
                  <w:rPrChange w:id="10731" w:author="The Si Tran" w:date="2012-12-16T08:48:00Z">
                    <w:rPr/>
                  </w:rPrChange>
                </w:rPr>
                <w:t>Đơn vr Unitute Dev</w:t>
              </w:r>
            </w:ins>
          </w:p>
        </w:tc>
      </w:tr>
      <w:tr w:rsidR="007F45A3" w:rsidRPr="006F1B6E" w14:paraId="30831DC9" w14:textId="77777777" w:rsidTr="00142ADD">
        <w:trPr>
          <w:trHeight w:val="330"/>
          <w:jc w:val="center"/>
          <w:ins w:id="10732" w:author="The Si Tran" w:date="2012-12-11T06:15:00Z"/>
        </w:trPr>
        <w:tc>
          <w:tcPr>
            <w:tcW w:w="3110" w:type="dxa"/>
            <w:gridSpan w:val="3"/>
            <w:shd w:val="clear" w:color="auto" w:fill="auto"/>
            <w:noWrap/>
            <w:vAlign w:val="bottom"/>
            <w:hideMark/>
          </w:tcPr>
          <w:p w14:paraId="5ABBEF7D" w14:textId="77777777" w:rsidR="007F45A3" w:rsidRPr="006431AB" w:rsidRDefault="007F45A3" w:rsidP="006431AB">
            <w:pPr>
              <w:pStyle w:val="BangBody"/>
              <w:rPr>
                <w:ins w:id="10733" w:author="The Si Tran" w:date="2012-12-11T06:15:00Z"/>
                <w:sz w:val="26"/>
                <w:szCs w:val="26"/>
                <w:rPrChange w:id="10734" w:author="The Si Tran" w:date="2012-12-16T08:48:00Z">
                  <w:rPr>
                    <w:ins w:id="10735" w:author="The Si Tran" w:date="2012-12-11T06:15:00Z"/>
                  </w:rPr>
                </w:rPrChange>
              </w:rPr>
              <w:pPrChange w:id="10736" w:author="The Si Tran" w:date="2012-12-16T08:48:00Z">
                <w:pPr/>
              </w:pPrChange>
            </w:pPr>
            <w:ins w:id="10737" w:author="The Si Tran" w:date="2012-12-11T06:15:00Z">
              <w:r w:rsidRPr="006431AB">
                <w:rPr>
                  <w:sz w:val="26"/>
                  <w:szCs w:val="26"/>
                  <w:rPrChange w:id="10738" w:author="The Si Tran" w:date="2012-12-16T08:48:00Z">
                    <w:rPr/>
                  </w:rPrChange>
                </w:rPr>
                <w:t>Linearly Separable</w:t>
              </w:r>
            </w:ins>
          </w:p>
        </w:tc>
        <w:tc>
          <w:tcPr>
            <w:tcW w:w="960" w:type="dxa"/>
            <w:shd w:val="clear" w:color="auto" w:fill="auto"/>
            <w:noWrap/>
            <w:vAlign w:val="bottom"/>
            <w:hideMark/>
          </w:tcPr>
          <w:p w14:paraId="76DF7163" w14:textId="77777777" w:rsidR="007F45A3" w:rsidRPr="006431AB" w:rsidRDefault="007F45A3" w:rsidP="006431AB">
            <w:pPr>
              <w:pStyle w:val="BangBody"/>
              <w:rPr>
                <w:ins w:id="10739" w:author="The Si Tran" w:date="2012-12-11T06:15:00Z"/>
                <w:sz w:val="26"/>
                <w:szCs w:val="26"/>
                <w:rPrChange w:id="10740" w:author="The Si Tran" w:date="2012-12-16T08:48:00Z">
                  <w:rPr>
                    <w:ins w:id="10741" w:author="The Si Tran" w:date="2012-12-11T06:15:00Z"/>
                  </w:rPr>
                </w:rPrChange>
              </w:rPr>
              <w:pPrChange w:id="10742" w:author="The Si Tran" w:date="2012-12-16T08:48:00Z">
                <w:pPr/>
              </w:pPrChange>
            </w:pPr>
          </w:p>
        </w:tc>
        <w:tc>
          <w:tcPr>
            <w:tcW w:w="3685" w:type="dxa"/>
            <w:shd w:val="clear" w:color="auto" w:fill="auto"/>
            <w:noWrap/>
            <w:vAlign w:val="bottom"/>
            <w:hideMark/>
          </w:tcPr>
          <w:p w14:paraId="750DE124" w14:textId="77777777" w:rsidR="007F45A3" w:rsidRPr="006431AB" w:rsidRDefault="007F45A3" w:rsidP="006431AB">
            <w:pPr>
              <w:pStyle w:val="BangBody"/>
              <w:rPr>
                <w:ins w:id="10743" w:author="The Si Tran" w:date="2012-12-11T06:15:00Z"/>
                <w:sz w:val="26"/>
                <w:szCs w:val="26"/>
                <w:rPrChange w:id="10744" w:author="The Si Tran" w:date="2012-12-16T08:48:00Z">
                  <w:rPr>
                    <w:ins w:id="10745" w:author="The Si Tran" w:date="2012-12-11T06:15:00Z"/>
                  </w:rPr>
                </w:rPrChange>
              </w:rPr>
              <w:pPrChange w:id="10746" w:author="The Si Tran" w:date="2012-12-16T08:48:00Z">
                <w:pPr/>
              </w:pPrChange>
            </w:pPr>
            <w:ins w:id="10747" w:author="The Si Tran" w:date="2012-12-11T06:15:00Z">
              <w:r w:rsidRPr="006431AB">
                <w:rPr>
                  <w:sz w:val="26"/>
                  <w:szCs w:val="26"/>
                  <w:rPrChange w:id="10748" w:author="The Si Tran" w:date="2012-12-16T08:48:00Z">
                    <w:rPr/>
                  </w:rPrChange>
                </w:rPr>
                <w:t>Khnearly Separableia</w:t>
              </w:r>
            </w:ins>
          </w:p>
        </w:tc>
      </w:tr>
      <w:tr w:rsidR="007F45A3" w:rsidRPr="006F1B6E" w14:paraId="3788BAA5" w14:textId="77777777" w:rsidTr="00142ADD">
        <w:trPr>
          <w:trHeight w:val="330"/>
          <w:jc w:val="center"/>
          <w:ins w:id="10749" w:author="The Si Tran" w:date="2012-12-11T06:15:00Z"/>
        </w:trPr>
        <w:tc>
          <w:tcPr>
            <w:tcW w:w="2888" w:type="dxa"/>
            <w:gridSpan w:val="2"/>
            <w:shd w:val="clear" w:color="auto" w:fill="auto"/>
            <w:noWrap/>
            <w:vAlign w:val="bottom"/>
            <w:hideMark/>
          </w:tcPr>
          <w:p w14:paraId="311A7DAA" w14:textId="77777777" w:rsidR="007F45A3" w:rsidRPr="006431AB" w:rsidRDefault="007F45A3" w:rsidP="006431AB">
            <w:pPr>
              <w:pStyle w:val="BangBody"/>
              <w:rPr>
                <w:ins w:id="10750" w:author="The Si Tran" w:date="2012-12-11T06:15:00Z"/>
                <w:sz w:val="26"/>
                <w:szCs w:val="26"/>
                <w:rPrChange w:id="10751" w:author="The Si Tran" w:date="2012-12-16T08:48:00Z">
                  <w:rPr>
                    <w:ins w:id="10752" w:author="The Si Tran" w:date="2012-12-11T06:15:00Z"/>
                  </w:rPr>
                </w:rPrChange>
              </w:rPr>
              <w:pPrChange w:id="10753" w:author="The Si Tran" w:date="2012-12-16T08:48:00Z">
                <w:pPr/>
              </w:pPrChange>
            </w:pPr>
            <w:ins w:id="10754" w:author="The Si Tran" w:date="2012-12-11T06:15:00Z">
              <w:r w:rsidRPr="006431AB">
                <w:rPr>
                  <w:sz w:val="26"/>
                  <w:szCs w:val="26"/>
                  <w:rPrChange w:id="10755" w:author="The Si Tran" w:date="2012-12-16T08:48:00Z">
                    <w:rPr/>
                  </w:rPrChange>
                </w:rPr>
                <w:t>Local Minimum</w:t>
              </w:r>
            </w:ins>
          </w:p>
        </w:tc>
        <w:tc>
          <w:tcPr>
            <w:tcW w:w="222" w:type="dxa"/>
            <w:shd w:val="clear" w:color="auto" w:fill="auto"/>
            <w:noWrap/>
            <w:vAlign w:val="bottom"/>
            <w:hideMark/>
          </w:tcPr>
          <w:p w14:paraId="6053ADD6" w14:textId="77777777" w:rsidR="007F45A3" w:rsidRPr="006431AB" w:rsidRDefault="007F45A3" w:rsidP="006431AB">
            <w:pPr>
              <w:pStyle w:val="BangBody"/>
              <w:rPr>
                <w:ins w:id="10756" w:author="The Si Tran" w:date="2012-12-11T06:15:00Z"/>
                <w:sz w:val="26"/>
                <w:szCs w:val="26"/>
                <w:rPrChange w:id="10757" w:author="The Si Tran" w:date="2012-12-16T08:48:00Z">
                  <w:rPr>
                    <w:ins w:id="10758" w:author="The Si Tran" w:date="2012-12-11T06:15:00Z"/>
                  </w:rPr>
                </w:rPrChange>
              </w:rPr>
              <w:pPrChange w:id="10759" w:author="The Si Tran" w:date="2012-12-16T08:48:00Z">
                <w:pPr/>
              </w:pPrChange>
            </w:pPr>
          </w:p>
        </w:tc>
        <w:tc>
          <w:tcPr>
            <w:tcW w:w="960" w:type="dxa"/>
            <w:shd w:val="clear" w:color="auto" w:fill="auto"/>
            <w:noWrap/>
            <w:vAlign w:val="bottom"/>
            <w:hideMark/>
          </w:tcPr>
          <w:p w14:paraId="0540C4BC" w14:textId="77777777" w:rsidR="007F45A3" w:rsidRPr="006431AB" w:rsidRDefault="007F45A3" w:rsidP="006431AB">
            <w:pPr>
              <w:pStyle w:val="BangBody"/>
              <w:rPr>
                <w:ins w:id="10760" w:author="The Si Tran" w:date="2012-12-11T06:15:00Z"/>
                <w:sz w:val="26"/>
                <w:szCs w:val="26"/>
                <w:rPrChange w:id="10761" w:author="The Si Tran" w:date="2012-12-16T08:48:00Z">
                  <w:rPr>
                    <w:ins w:id="10762" w:author="The Si Tran" w:date="2012-12-11T06:15:00Z"/>
                  </w:rPr>
                </w:rPrChange>
              </w:rPr>
              <w:pPrChange w:id="10763" w:author="The Si Tran" w:date="2012-12-16T08:48:00Z">
                <w:pPr/>
              </w:pPrChange>
            </w:pPr>
          </w:p>
        </w:tc>
        <w:tc>
          <w:tcPr>
            <w:tcW w:w="3685" w:type="dxa"/>
            <w:shd w:val="clear" w:color="auto" w:fill="auto"/>
            <w:noWrap/>
            <w:vAlign w:val="bottom"/>
            <w:hideMark/>
          </w:tcPr>
          <w:p w14:paraId="20C8198B" w14:textId="77777777" w:rsidR="007F45A3" w:rsidRPr="006431AB" w:rsidRDefault="007F45A3" w:rsidP="006431AB">
            <w:pPr>
              <w:pStyle w:val="BangBody"/>
              <w:rPr>
                <w:ins w:id="10764" w:author="The Si Tran" w:date="2012-12-11T06:15:00Z"/>
                <w:sz w:val="26"/>
                <w:szCs w:val="26"/>
                <w:rPrChange w:id="10765" w:author="The Si Tran" w:date="2012-12-16T08:48:00Z">
                  <w:rPr>
                    <w:ins w:id="10766" w:author="The Si Tran" w:date="2012-12-11T06:15:00Z"/>
                  </w:rPr>
                </w:rPrChange>
              </w:rPr>
              <w:pPrChange w:id="10767" w:author="The Si Tran" w:date="2012-12-16T08:48:00Z">
                <w:pPr/>
              </w:pPrChange>
            </w:pPr>
            <w:ins w:id="10768" w:author="The Si Tran" w:date="2012-12-11T06:15:00Z">
              <w:r w:rsidRPr="006431AB">
                <w:rPr>
                  <w:sz w:val="26"/>
                  <w:szCs w:val="26"/>
                  <w:rPrChange w:id="10769" w:author="The Si Tran" w:date="2012-12-16T08:48:00Z">
                    <w:rPr/>
                  </w:rPrChange>
                </w:rPr>
                <w:t>Tocal Minimum</w:t>
              </w:r>
            </w:ins>
          </w:p>
        </w:tc>
      </w:tr>
      <w:tr w:rsidR="007F45A3" w:rsidRPr="006F1B6E" w14:paraId="0289A27B" w14:textId="77777777" w:rsidTr="00142ADD">
        <w:trPr>
          <w:trHeight w:val="330"/>
          <w:jc w:val="center"/>
          <w:ins w:id="10770" w:author="The Si Tran" w:date="2012-12-11T06:15:00Z"/>
        </w:trPr>
        <w:tc>
          <w:tcPr>
            <w:tcW w:w="2888" w:type="dxa"/>
            <w:gridSpan w:val="2"/>
            <w:shd w:val="clear" w:color="auto" w:fill="auto"/>
            <w:noWrap/>
            <w:vAlign w:val="bottom"/>
            <w:hideMark/>
          </w:tcPr>
          <w:p w14:paraId="136D1AEB" w14:textId="77777777" w:rsidR="007F45A3" w:rsidRPr="006431AB" w:rsidRDefault="007F45A3" w:rsidP="006431AB">
            <w:pPr>
              <w:pStyle w:val="BangBody"/>
              <w:rPr>
                <w:ins w:id="10771" w:author="The Si Tran" w:date="2012-12-11T06:15:00Z"/>
                <w:sz w:val="26"/>
                <w:szCs w:val="26"/>
                <w:rPrChange w:id="10772" w:author="The Si Tran" w:date="2012-12-16T08:48:00Z">
                  <w:rPr>
                    <w:ins w:id="10773" w:author="The Si Tran" w:date="2012-12-11T06:15:00Z"/>
                  </w:rPr>
                </w:rPrChange>
              </w:rPr>
              <w:pPrChange w:id="10774" w:author="The Si Tran" w:date="2012-12-16T08:48:00Z">
                <w:pPr/>
              </w:pPrChange>
            </w:pPr>
            <w:ins w:id="10775" w:author="The Si Tran" w:date="2012-12-11T06:15:00Z">
              <w:r w:rsidRPr="006431AB">
                <w:rPr>
                  <w:sz w:val="26"/>
                  <w:szCs w:val="26"/>
                  <w:rPrChange w:id="10776" w:author="The Si Tran" w:date="2012-12-16T08:48:00Z">
                    <w:rPr/>
                  </w:rPrChange>
                </w:rPr>
                <w:lastRenderedPageBreak/>
                <w:t>Local Strategy</w:t>
              </w:r>
            </w:ins>
          </w:p>
        </w:tc>
        <w:tc>
          <w:tcPr>
            <w:tcW w:w="222" w:type="dxa"/>
            <w:shd w:val="clear" w:color="auto" w:fill="auto"/>
            <w:noWrap/>
            <w:vAlign w:val="bottom"/>
            <w:hideMark/>
          </w:tcPr>
          <w:p w14:paraId="5BAE6E14" w14:textId="77777777" w:rsidR="007F45A3" w:rsidRPr="006431AB" w:rsidRDefault="007F45A3" w:rsidP="006431AB">
            <w:pPr>
              <w:pStyle w:val="BangBody"/>
              <w:rPr>
                <w:ins w:id="10777" w:author="The Si Tran" w:date="2012-12-11T06:15:00Z"/>
                <w:sz w:val="26"/>
                <w:szCs w:val="26"/>
                <w:rPrChange w:id="10778" w:author="The Si Tran" w:date="2012-12-16T08:48:00Z">
                  <w:rPr>
                    <w:ins w:id="10779" w:author="The Si Tran" w:date="2012-12-11T06:15:00Z"/>
                  </w:rPr>
                </w:rPrChange>
              </w:rPr>
              <w:pPrChange w:id="10780" w:author="The Si Tran" w:date="2012-12-16T08:48:00Z">
                <w:pPr/>
              </w:pPrChange>
            </w:pPr>
          </w:p>
        </w:tc>
        <w:tc>
          <w:tcPr>
            <w:tcW w:w="960" w:type="dxa"/>
            <w:shd w:val="clear" w:color="auto" w:fill="auto"/>
            <w:noWrap/>
            <w:vAlign w:val="bottom"/>
            <w:hideMark/>
          </w:tcPr>
          <w:p w14:paraId="4DC1E4C2" w14:textId="77777777" w:rsidR="007F45A3" w:rsidRPr="006431AB" w:rsidRDefault="007F45A3" w:rsidP="006431AB">
            <w:pPr>
              <w:pStyle w:val="BangBody"/>
              <w:rPr>
                <w:ins w:id="10781" w:author="The Si Tran" w:date="2012-12-11T06:15:00Z"/>
                <w:sz w:val="26"/>
                <w:szCs w:val="26"/>
                <w:rPrChange w:id="10782" w:author="The Si Tran" w:date="2012-12-16T08:48:00Z">
                  <w:rPr>
                    <w:ins w:id="10783" w:author="The Si Tran" w:date="2012-12-11T06:15:00Z"/>
                  </w:rPr>
                </w:rPrChange>
              </w:rPr>
              <w:pPrChange w:id="10784" w:author="The Si Tran" w:date="2012-12-16T08:48:00Z">
                <w:pPr/>
              </w:pPrChange>
            </w:pPr>
          </w:p>
        </w:tc>
        <w:tc>
          <w:tcPr>
            <w:tcW w:w="3685" w:type="dxa"/>
            <w:shd w:val="clear" w:color="auto" w:fill="auto"/>
            <w:noWrap/>
            <w:vAlign w:val="bottom"/>
            <w:hideMark/>
          </w:tcPr>
          <w:p w14:paraId="2271CB1B" w14:textId="77777777" w:rsidR="007F45A3" w:rsidRPr="006431AB" w:rsidRDefault="007F45A3" w:rsidP="006431AB">
            <w:pPr>
              <w:pStyle w:val="BangBody"/>
              <w:rPr>
                <w:ins w:id="10785" w:author="The Si Tran" w:date="2012-12-11T06:15:00Z"/>
                <w:sz w:val="26"/>
                <w:szCs w:val="26"/>
                <w:rPrChange w:id="10786" w:author="The Si Tran" w:date="2012-12-16T08:48:00Z">
                  <w:rPr>
                    <w:ins w:id="10787" w:author="The Si Tran" w:date="2012-12-11T06:15:00Z"/>
                  </w:rPr>
                </w:rPrChange>
              </w:rPr>
              <w:pPrChange w:id="10788" w:author="The Si Tran" w:date="2012-12-16T08:48:00Z">
                <w:pPr/>
              </w:pPrChange>
            </w:pPr>
            <w:ins w:id="10789" w:author="The Si Tran" w:date="2012-12-11T06:15:00Z">
              <w:r w:rsidRPr="006431AB">
                <w:rPr>
                  <w:sz w:val="26"/>
                  <w:szCs w:val="26"/>
                  <w:rPrChange w:id="10790" w:author="The Si Tran" w:date="2012-12-16T08:48:00Z">
                    <w:rPr/>
                  </w:rPrChange>
                </w:rPr>
                <w:t>Chial Strategyable</w:t>
              </w:r>
            </w:ins>
          </w:p>
        </w:tc>
      </w:tr>
      <w:tr w:rsidR="007F45A3" w:rsidRPr="006F1B6E" w14:paraId="4EEF76B0" w14:textId="77777777" w:rsidTr="00142ADD">
        <w:trPr>
          <w:trHeight w:val="330"/>
          <w:jc w:val="center"/>
          <w:ins w:id="10791" w:author="The Si Tran" w:date="2012-12-11T06:15:00Z"/>
        </w:trPr>
        <w:tc>
          <w:tcPr>
            <w:tcW w:w="3110" w:type="dxa"/>
            <w:gridSpan w:val="3"/>
            <w:shd w:val="clear" w:color="auto" w:fill="auto"/>
            <w:noWrap/>
            <w:vAlign w:val="bottom"/>
            <w:hideMark/>
          </w:tcPr>
          <w:p w14:paraId="752AE9B9" w14:textId="77777777" w:rsidR="007F45A3" w:rsidRPr="006431AB" w:rsidRDefault="007F45A3" w:rsidP="006431AB">
            <w:pPr>
              <w:pStyle w:val="BangBody"/>
              <w:rPr>
                <w:ins w:id="10792" w:author="The Si Tran" w:date="2012-12-11T06:15:00Z"/>
                <w:sz w:val="26"/>
                <w:szCs w:val="26"/>
                <w:rPrChange w:id="10793" w:author="The Si Tran" w:date="2012-12-16T08:48:00Z">
                  <w:rPr>
                    <w:ins w:id="10794" w:author="The Si Tran" w:date="2012-12-11T06:15:00Z"/>
                  </w:rPr>
                </w:rPrChange>
              </w:rPr>
              <w:pPrChange w:id="10795" w:author="The Si Tran" w:date="2012-12-16T08:48:00Z">
                <w:pPr/>
              </w:pPrChange>
            </w:pPr>
            <w:ins w:id="10796" w:author="The Si Tran" w:date="2012-12-11T06:15:00Z">
              <w:r w:rsidRPr="006431AB">
                <w:rPr>
                  <w:sz w:val="26"/>
                  <w:szCs w:val="26"/>
                  <w:rPrChange w:id="10797" w:author="The Si Tran" w:date="2012-12-16T08:48:00Z">
                    <w:rPr/>
                  </w:rPrChange>
                </w:rPr>
                <w:t>Mean Absolute Errors</w:t>
              </w:r>
            </w:ins>
          </w:p>
        </w:tc>
        <w:tc>
          <w:tcPr>
            <w:tcW w:w="960" w:type="dxa"/>
            <w:shd w:val="clear" w:color="auto" w:fill="auto"/>
            <w:noWrap/>
            <w:vAlign w:val="bottom"/>
            <w:hideMark/>
          </w:tcPr>
          <w:p w14:paraId="0A556263" w14:textId="77777777" w:rsidR="007F45A3" w:rsidRPr="006431AB" w:rsidRDefault="007F45A3" w:rsidP="006431AB">
            <w:pPr>
              <w:pStyle w:val="BangBody"/>
              <w:rPr>
                <w:ins w:id="10798" w:author="The Si Tran" w:date="2012-12-11T06:15:00Z"/>
                <w:sz w:val="26"/>
                <w:szCs w:val="26"/>
                <w:rPrChange w:id="10799" w:author="The Si Tran" w:date="2012-12-16T08:48:00Z">
                  <w:rPr>
                    <w:ins w:id="10800" w:author="The Si Tran" w:date="2012-12-11T06:15:00Z"/>
                  </w:rPr>
                </w:rPrChange>
              </w:rPr>
              <w:pPrChange w:id="10801" w:author="The Si Tran" w:date="2012-12-16T08:48:00Z">
                <w:pPr/>
              </w:pPrChange>
            </w:pPr>
          </w:p>
        </w:tc>
        <w:tc>
          <w:tcPr>
            <w:tcW w:w="3685" w:type="dxa"/>
            <w:shd w:val="clear" w:color="auto" w:fill="auto"/>
            <w:noWrap/>
            <w:vAlign w:val="bottom"/>
            <w:hideMark/>
          </w:tcPr>
          <w:p w14:paraId="08AC240B" w14:textId="77777777" w:rsidR="007F45A3" w:rsidRPr="006431AB" w:rsidRDefault="007F45A3" w:rsidP="006431AB">
            <w:pPr>
              <w:pStyle w:val="BangBody"/>
              <w:rPr>
                <w:ins w:id="10802" w:author="The Si Tran" w:date="2012-12-11T06:15:00Z"/>
                <w:sz w:val="26"/>
                <w:szCs w:val="26"/>
                <w:rPrChange w:id="10803" w:author="The Si Tran" w:date="2012-12-16T08:48:00Z">
                  <w:rPr>
                    <w:ins w:id="10804" w:author="The Si Tran" w:date="2012-12-11T06:15:00Z"/>
                  </w:rPr>
                </w:rPrChange>
              </w:rPr>
              <w:pPrChange w:id="10805" w:author="The Si Tran" w:date="2012-12-16T08:48:00Z">
                <w:pPr/>
              </w:pPrChange>
            </w:pPr>
            <w:ins w:id="10806" w:author="The Si Tran" w:date="2012-12-11T06:15:00Z">
              <w:r w:rsidRPr="006431AB">
                <w:rPr>
                  <w:sz w:val="26"/>
                  <w:szCs w:val="26"/>
                  <w:rPrChange w:id="10807" w:author="The Si Tran" w:date="2012-12-16T08:48:00Z">
                    <w:rPr/>
                  </w:rPrChange>
                </w:rPr>
                <w:t>Trung bình tuyErrorstionc</w:t>
              </w:r>
            </w:ins>
          </w:p>
        </w:tc>
      </w:tr>
      <w:tr w:rsidR="007F45A3" w:rsidRPr="006F1B6E" w14:paraId="59BFD7DE" w14:textId="77777777" w:rsidTr="00142ADD">
        <w:trPr>
          <w:trHeight w:val="330"/>
          <w:jc w:val="center"/>
          <w:ins w:id="10808" w:author="The Si Tran" w:date="2012-12-11T06:15:00Z"/>
        </w:trPr>
        <w:tc>
          <w:tcPr>
            <w:tcW w:w="3110" w:type="dxa"/>
            <w:gridSpan w:val="3"/>
            <w:shd w:val="clear" w:color="auto" w:fill="auto"/>
            <w:noWrap/>
            <w:vAlign w:val="bottom"/>
            <w:hideMark/>
          </w:tcPr>
          <w:p w14:paraId="53A91CB9" w14:textId="77777777" w:rsidR="007F45A3" w:rsidRPr="006431AB" w:rsidRDefault="007F45A3" w:rsidP="006431AB">
            <w:pPr>
              <w:pStyle w:val="BangBody"/>
              <w:rPr>
                <w:ins w:id="10809" w:author="The Si Tran" w:date="2012-12-11T06:15:00Z"/>
                <w:sz w:val="26"/>
                <w:szCs w:val="26"/>
                <w:rPrChange w:id="10810" w:author="The Si Tran" w:date="2012-12-16T08:48:00Z">
                  <w:rPr>
                    <w:ins w:id="10811" w:author="The Si Tran" w:date="2012-12-11T06:15:00Z"/>
                  </w:rPr>
                </w:rPrChange>
              </w:rPr>
              <w:pPrChange w:id="10812" w:author="The Si Tran" w:date="2012-12-16T08:48:00Z">
                <w:pPr/>
              </w:pPrChange>
            </w:pPr>
            <w:ins w:id="10813" w:author="The Si Tran" w:date="2012-12-11T06:15:00Z">
              <w:r w:rsidRPr="006431AB">
                <w:rPr>
                  <w:sz w:val="26"/>
                  <w:szCs w:val="26"/>
                  <w:rPrChange w:id="10814" w:author="The Si Tran" w:date="2012-12-16T08:48:00Z">
                    <w:rPr/>
                  </w:rPrChange>
                </w:rPr>
                <w:t>Mean Squared Errors</w:t>
              </w:r>
            </w:ins>
          </w:p>
        </w:tc>
        <w:tc>
          <w:tcPr>
            <w:tcW w:w="960" w:type="dxa"/>
            <w:shd w:val="clear" w:color="auto" w:fill="auto"/>
            <w:noWrap/>
            <w:vAlign w:val="bottom"/>
            <w:hideMark/>
          </w:tcPr>
          <w:p w14:paraId="19BFB66F" w14:textId="77777777" w:rsidR="007F45A3" w:rsidRPr="006431AB" w:rsidRDefault="007F45A3" w:rsidP="006431AB">
            <w:pPr>
              <w:pStyle w:val="BangBody"/>
              <w:rPr>
                <w:ins w:id="10815" w:author="The Si Tran" w:date="2012-12-11T06:15:00Z"/>
                <w:sz w:val="26"/>
                <w:szCs w:val="26"/>
                <w:rPrChange w:id="10816" w:author="The Si Tran" w:date="2012-12-16T08:48:00Z">
                  <w:rPr>
                    <w:ins w:id="10817" w:author="The Si Tran" w:date="2012-12-11T06:15:00Z"/>
                  </w:rPr>
                </w:rPrChange>
              </w:rPr>
              <w:pPrChange w:id="10818" w:author="The Si Tran" w:date="2012-12-16T08:48:00Z">
                <w:pPr/>
              </w:pPrChange>
            </w:pPr>
          </w:p>
        </w:tc>
        <w:tc>
          <w:tcPr>
            <w:tcW w:w="3685" w:type="dxa"/>
            <w:shd w:val="clear" w:color="auto" w:fill="auto"/>
            <w:noWrap/>
            <w:vAlign w:val="bottom"/>
            <w:hideMark/>
          </w:tcPr>
          <w:p w14:paraId="6AC66FE7" w14:textId="77777777" w:rsidR="007F45A3" w:rsidRPr="006431AB" w:rsidRDefault="007F45A3" w:rsidP="006431AB">
            <w:pPr>
              <w:pStyle w:val="BangBody"/>
              <w:rPr>
                <w:ins w:id="10819" w:author="The Si Tran" w:date="2012-12-11T06:15:00Z"/>
                <w:sz w:val="26"/>
                <w:szCs w:val="26"/>
                <w:rPrChange w:id="10820" w:author="The Si Tran" w:date="2012-12-16T08:48:00Z">
                  <w:rPr>
                    <w:ins w:id="10821" w:author="The Si Tran" w:date="2012-12-11T06:15:00Z"/>
                  </w:rPr>
                </w:rPrChange>
              </w:rPr>
              <w:pPrChange w:id="10822" w:author="The Si Tran" w:date="2012-12-16T08:48:00Z">
                <w:pPr/>
              </w:pPrChange>
            </w:pPr>
            <w:ins w:id="10823" w:author="The Si Tran" w:date="2012-12-11T06:15:00Z">
              <w:r w:rsidRPr="006431AB">
                <w:rPr>
                  <w:sz w:val="26"/>
                  <w:szCs w:val="26"/>
                  <w:rPrChange w:id="10824" w:author="The Si Tran" w:date="2012-12-16T08:48:00Z">
                    <w:rPr/>
                  </w:rPrChange>
                </w:rPr>
                <w:t>Trung bình bình phương lcen</w:t>
              </w:r>
            </w:ins>
          </w:p>
        </w:tc>
      </w:tr>
      <w:tr w:rsidR="007F45A3" w:rsidRPr="006F1B6E" w14:paraId="0848BF10" w14:textId="77777777" w:rsidTr="00142ADD">
        <w:trPr>
          <w:trHeight w:val="330"/>
          <w:jc w:val="center"/>
          <w:ins w:id="10825" w:author="The Si Tran" w:date="2012-12-11T06:15:00Z"/>
        </w:trPr>
        <w:tc>
          <w:tcPr>
            <w:tcW w:w="3110" w:type="dxa"/>
            <w:gridSpan w:val="3"/>
            <w:shd w:val="clear" w:color="auto" w:fill="auto"/>
            <w:noWrap/>
            <w:vAlign w:val="bottom"/>
            <w:hideMark/>
          </w:tcPr>
          <w:p w14:paraId="2FC94FAB" w14:textId="77777777" w:rsidR="007F45A3" w:rsidRPr="006431AB" w:rsidRDefault="007F45A3" w:rsidP="006431AB">
            <w:pPr>
              <w:pStyle w:val="BangBody"/>
              <w:rPr>
                <w:ins w:id="10826" w:author="The Si Tran" w:date="2012-12-11T06:15:00Z"/>
                <w:sz w:val="26"/>
                <w:szCs w:val="26"/>
                <w:rPrChange w:id="10827" w:author="The Si Tran" w:date="2012-12-16T08:48:00Z">
                  <w:rPr>
                    <w:ins w:id="10828" w:author="The Si Tran" w:date="2012-12-11T06:15:00Z"/>
                  </w:rPr>
                </w:rPrChange>
              </w:rPr>
              <w:pPrChange w:id="10829" w:author="The Si Tran" w:date="2012-12-16T08:48:00Z">
                <w:pPr/>
              </w:pPrChange>
            </w:pPr>
            <w:ins w:id="10830" w:author="The Si Tran" w:date="2012-12-11T06:15:00Z">
              <w:r w:rsidRPr="006431AB">
                <w:rPr>
                  <w:sz w:val="26"/>
                  <w:szCs w:val="26"/>
                  <w:rPrChange w:id="10831" w:author="The Si Tran" w:date="2012-12-16T08:48:00Z">
                    <w:rPr/>
                  </w:rPrChange>
                </w:rPr>
                <w:t>Measurable Function</w:t>
              </w:r>
            </w:ins>
          </w:p>
        </w:tc>
        <w:tc>
          <w:tcPr>
            <w:tcW w:w="960" w:type="dxa"/>
            <w:shd w:val="clear" w:color="auto" w:fill="auto"/>
            <w:noWrap/>
            <w:vAlign w:val="bottom"/>
            <w:hideMark/>
          </w:tcPr>
          <w:p w14:paraId="59021BCD" w14:textId="77777777" w:rsidR="007F45A3" w:rsidRPr="006431AB" w:rsidRDefault="007F45A3" w:rsidP="006431AB">
            <w:pPr>
              <w:pStyle w:val="BangBody"/>
              <w:rPr>
                <w:ins w:id="10832" w:author="The Si Tran" w:date="2012-12-11T06:15:00Z"/>
                <w:sz w:val="26"/>
                <w:szCs w:val="26"/>
                <w:rPrChange w:id="10833" w:author="The Si Tran" w:date="2012-12-16T08:48:00Z">
                  <w:rPr>
                    <w:ins w:id="10834" w:author="The Si Tran" w:date="2012-12-11T06:15:00Z"/>
                  </w:rPr>
                </w:rPrChange>
              </w:rPr>
              <w:pPrChange w:id="10835" w:author="The Si Tran" w:date="2012-12-16T08:48:00Z">
                <w:pPr/>
              </w:pPrChange>
            </w:pPr>
          </w:p>
        </w:tc>
        <w:tc>
          <w:tcPr>
            <w:tcW w:w="3685" w:type="dxa"/>
            <w:shd w:val="clear" w:color="auto" w:fill="auto"/>
            <w:noWrap/>
            <w:vAlign w:val="bottom"/>
            <w:hideMark/>
          </w:tcPr>
          <w:p w14:paraId="40F168A8" w14:textId="77777777" w:rsidR="007F45A3" w:rsidRPr="006431AB" w:rsidRDefault="007F45A3" w:rsidP="006431AB">
            <w:pPr>
              <w:pStyle w:val="BangBody"/>
              <w:rPr>
                <w:ins w:id="10836" w:author="The Si Tran" w:date="2012-12-11T06:15:00Z"/>
                <w:sz w:val="26"/>
                <w:szCs w:val="26"/>
                <w:rPrChange w:id="10837" w:author="The Si Tran" w:date="2012-12-16T08:48:00Z">
                  <w:rPr>
                    <w:ins w:id="10838" w:author="The Si Tran" w:date="2012-12-11T06:15:00Z"/>
                  </w:rPr>
                </w:rPrChange>
              </w:rPr>
              <w:pPrChange w:id="10839" w:author="The Si Tran" w:date="2012-12-16T08:48:00Z">
                <w:pPr/>
              </w:pPrChange>
            </w:pPr>
            <w:ins w:id="10840" w:author="The Si Tran" w:date="2012-12-11T06:15:00Z">
              <w:r w:rsidRPr="006431AB">
                <w:rPr>
                  <w:sz w:val="26"/>
                  <w:szCs w:val="26"/>
                  <w:rPrChange w:id="10841" w:author="The Si Tran" w:date="2012-12-16T08:48:00Z">
                    <w:rPr/>
                  </w:rPrChange>
                </w:rPr>
                <w:t>Hàm khable Functi</w:t>
              </w:r>
            </w:ins>
          </w:p>
        </w:tc>
      </w:tr>
      <w:tr w:rsidR="007F45A3" w:rsidRPr="006F1B6E" w14:paraId="0EF81833" w14:textId="77777777" w:rsidTr="00142ADD">
        <w:trPr>
          <w:trHeight w:val="330"/>
          <w:jc w:val="center"/>
          <w:ins w:id="10842" w:author="The Si Tran" w:date="2012-12-11T06:15:00Z"/>
        </w:trPr>
        <w:tc>
          <w:tcPr>
            <w:tcW w:w="2888" w:type="dxa"/>
            <w:gridSpan w:val="2"/>
            <w:shd w:val="clear" w:color="auto" w:fill="auto"/>
            <w:noWrap/>
            <w:vAlign w:val="bottom"/>
            <w:hideMark/>
          </w:tcPr>
          <w:p w14:paraId="69D68DF8" w14:textId="77777777" w:rsidR="007F45A3" w:rsidRPr="006431AB" w:rsidRDefault="007F45A3" w:rsidP="006431AB">
            <w:pPr>
              <w:pStyle w:val="BangBody"/>
              <w:rPr>
                <w:ins w:id="10843" w:author="The Si Tran" w:date="2012-12-11T06:15:00Z"/>
                <w:sz w:val="26"/>
                <w:szCs w:val="26"/>
                <w:rPrChange w:id="10844" w:author="The Si Tran" w:date="2012-12-16T08:48:00Z">
                  <w:rPr>
                    <w:ins w:id="10845" w:author="The Si Tran" w:date="2012-12-11T06:15:00Z"/>
                  </w:rPr>
                </w:rPrChange>
              </w:rPr>
              <w:pPrChange w:id="10846" w:author="The Si Tran" w:date="2012-12-16T08:48:00Z">
                <w:pPr/>
              </w:pPrChange>
            </w:pPr>
            <w:ins w:id="10847" w:author="The Si Tran" w:date="2012-12-11T06:15:00Z">
              <w:r w:rsidRPr="006431AB">
                <w:rPr>
                  <w:sz w:val="26"/>
                  <w:szCs w:val="26"/>
                  <w:rPrChange w:id="10848" w:author="The Si Tran" w:date="2012-12-16T08:48:00Z">
                    <w:rPr/>
                  </w:rPrChange>
                </w:rPr>
                <w:t>Momentum Term</w:t>
              </w:r>
            </w:ins>
          </w:p>
        </w:tc>
        <w:tc>
          <w:tcPr>
            <w:tcW w:w="222" w:type="dxa"/>
            <w:shd w:val="clear" w:color="auto" w:fill="auto"/>
            <w:noWrap/>
            <w:vAlign w:val="bottom"/>
            <w:hideMark/>
          </w:tcPr>
          <w:p w14:paraId="67115608" w14:textId="77777777" w:rsidR="007F45A3" w:rsidRPr="006431AB" w:rsidRDefault="007F45A3" w:rsidP="006431AB">
            <w:pPr>
              <w:pStyle w:val="BangBody"/>
              <w:rPr>
                <w:ins w:id="10849" w:author="The Si Tran" w:date="2012-12-11T06:15:00Z"/>
                <w:sz w:val="26"/>
                <w:szCs w:val="26"/>
                <w:rPrChange w:id="10850" w:author="The Si Tran" w:date="2012-12-16T08:48:00Z">
                  <w:rPr>
                    <w:ins w:id="10851" w:author="The Si Tran" w:date="2012-12-11T06:15:00Z"/>
                  </w:rPr>
                </w:rPrChange>
              </w:rPr>
              <w:pPrChange w:id="10852" w:author="The Si Tran" w:date="2012-12-16T08:48:00Z">
                <w:pPr/>
              </w:pPrChange>
            </w:pPr>
          </w:p>
        </w:tc>
        <w:tc>
          <w:tcPr>
            <w:tcW w:w="960" w:type="dxa"/>
            <w:shd w:val="clear" w:color="auto" w:fill="auto"/>
            <w:noWrap/>
            <w:vAlign w:val="bottom"/>
            <w:hideMark/>
          </w:tcPr>
          <w:p w14:paraId="1F1E632D" w14:textId="77777777" w:rsidR="007F45A3" w:rsidRPr="006431AB" w:rsidRDefault="007F45A3" w:rsidP="006431AB">
            <w:pPr>
              <w:pStyle w:val="BangBody"/>
              <w:rPr>
                <w:ins w:id="10853" w:author="The Si Tran" w:date="2012-12-11T06:15:00Z"/>
                <w:sz w:val="26"/>
                <w:szCs w:val="26"/>
                <w:rPrChange w:id="10854" w:author="The Si Tran" w:date="2012-12-16T08:48:00Z">
                  <w:rPr>
                    <w:ins w:id="10855" w:author="The Si Tran" w:date="2012-12-11T06:15:00Z"/>
                  </w:rPr>
                </w:rPrChange>
              </w:rPr>
              <w:pPrChange w:id="10856" w:author="The Si Tran" w:date="2012-12-16T08:48:00Z">
                <w:pPr/>
              </w:pPrChange>
            </w:pPr>
          </w:p>
        </w:tc>
        <w:tc>
          <w:tcPr>
            <w:tcW w:w="3685" w:type="dxa"/>
            <w:shd w:val="clear" w:color="auto" w:fill="auto"/>
            <w:noWrap/>
            <w:vAlign w:val="bottom"/>
            <w:hideMark/>
          </w:tcPr>
          <w:p w14:paraId="6BCF68E5" w14:textId="77777777" w:rsidR="007F45A3" w:rsidRPr="006431AB" w:rsidRDefault="007F45A3" w:rsidP="006431AB">
            <w:pPr>
              <w:pStyle w:val="BangBody"/>
              <w:rPr>
                <w:ins w:id="10857" w:author="The Si Tran" w:date="2012-12-11T06:15:00Z"/>
                <w:sz w:val="26"/>
                <w:szCs w:val="26"/>
                <w:rPrChange w:id="10858" w:author="The Si Tran" w:date="2012-12-16T08:48:00Z">
                  <w:rPr>
                    <w:ins w:id="10859" w:author="The Si Tran" w:date="2012-12-11T06:15:00Z"/>
                  </w:rPr>
                </w:rPrChange>
              </w:rPr>
              <w:pPrChange w:id="10860" w:author="The Si Tran" w:date="2012-12-16T08:48:00Z">
                <w:pPr/>
              </w:pPrChange>
            </w:pPr>
            <w:ins w:id="10861" w:author="The Si Tran" w:date="2012-12-11T06:15:00Z">
              <w:r w:rsidRPr="006431AB">
                <w:rPr>
                  <w:sz w:val="26"/>
                  <w:szCs w:val="26"/>
                  <w:rPrChange w:id="10862" w:author="The Si Tran" w:date="2012-12-16T08:48:00Z">
                    <w:rPr/>
                  </w:rPrChange>
                </w:rPr>
                <w:t>Homentum Termnct</w:t>
              </w:r>
            </w:ins>
          </w:p>
        </w:tc>
      </w:tr>
      <w:tr w:rsidR="007F45A3" w:rsidRPr="006F1B6E" w14:paraId="53944C60" w14:textId="77777777" w:rsidTr="00142ADD">
        <w:trPr>
          <w:trHeight w:val="330"/>
          <w:jc w:val="center"/>
          <w:ins w:id="10863" w:author="The Si Tran" w:date="2012-12-11T06:15:00Z"/>
        </w:trPr>
        <w:tc>
          <w:tcPr>
            <w:tcW w:w="2888" w:type="dxa"/>
            <w:gridSpan w:val="2"/>
            <w:shd w:val="clear" w:color="auto" w:fill="auto"/>
            <w:noWrap/>
            <w:vAlign w:val="bottom"/>
            <w:hideMark/>
          </w:tcPr>
          <w:p w14:paraId="5EC50B81" w14:textId="77777777" w:rsidR="007F45A3" w:rsidRPr="006431AB" w:rsidRDefault="007F45A3" w:rsidP="006431AB">
            <w:pPr>
              <w:pStyle w:val="BangBody"/>
              <w:rPr>
                <w:ins w:id="10864" w:author="The Si Tran" w:date="2012-12-11T06:15:00Z"/>
                <w:sz w:val="26"/>
                <w:szCs w:val="26"/>
                <w:rPrChange w:id="10865" w:author="The Si Tran" w:date="2012-12-16T08:48:00Z">
                  <w:rPr>
                    <w:ins w:id="10866" w:author="The Si Tran" w:date="2012-12-11T06:15:00Z"/>
                  </w:rPr>
                </w:rPrChange>
              </w:rPr>
              <w:pPrChange w:id="10867" w:author="The Si Tran" w:date="2012-12-16T08:48:00Z">
                <w:pPr/>
              </w:pPrChange>
            </w:pPr>
            <w:ins w:id="10868" w:author="The Si Tran" w:date="2012-12-11T06:15:00Z">
              <w:r w:rsidRPr="006431AB">
                <w:rPr>
                  <w:sz w:val="26"/>
                  <w:szCs w:val="26"/>
                  <w:rPrChange w:id="10869" w:author="The Si Tran" w:date="2012-12-16T08:48:00Z">
                    <w:rPr/>
                  </w:rPrChange>
                </w:rPr>
                <w:t>Online Learning</w:t>
              </w:r>
            </w:ins>
          </w:p>
        </w:tc>
        <w:tc>
          <w:tcPr>
            <w:tcW w:w="222" w:type="dxa"/>
            <w:shd w:val="clear" w:color="auto" w:fill="auto"/>
            <w:noWrap/>
            <w:vAlign w:val="bottom"/>
            <w:hideMark/>
          </w:tcPr>
          <w:p w14:paraId="48574FCB" w14:textId="77777777" w:rsidR="007F45A3" w:rsidRPr="006431AB" w:rsidRDefault="007F45A3" w:rsidP="006431AB">
            <w:pPr>
              <w:pStyle w:val="BangBody"/>
              <w:rPr>
                <w:ins w:id="10870" w:author="The Si Tran" w:date="2012-12-11T06:15:00Z"/>
                <w:sz w:val="26"/>
                <w:szCs w:val="26"/>
                <w:rPrChange w:id="10871" w:author="The Si Tran" w:date="2012-12-16T08:48:00Z">
                  <w:rPr>
                    <w:ins w:id="10872" w:author="The Si Tran" w:date="2012-12-11T06:15:00Z"/>
                  </w:rPr>
                </w:rPrChange>
              </w:rPr>
              <w:pPrChange w:id="10873" w:author="The Si Tran" w:date="2012-12-16T08:48:00Z">
                <w:pPr/>
              </w:pPrChange>
            </w:pPr>
          </w:p>
        </w:tc>
        <w:tc>
          <w:tcPr>
            <w:tcW w:w="960" w:type="dxa"/>
            <w:shd w:val="clear" w:color="auto" w:fill="auto"/>
            <w:noWrap/>
            <w:vAlign w:val="bottom"/>
            <w:hideMark/>
          </w:tcPr>
          <w:p w14:paraId="589D0938" w14:textId="77777777" w:rsidR="007F45A3" w:rsidRPr="006431AB" w:rsidRDefault="007F45A3" w:rsidP="006431AB">
            <w:pPr>
              <w:pStyle w:val="BangBody"/>
              <w:rPr>
                <w:ins w:id="10874" w:author="The Si Tran" w:date="2012-12-11T06:15:00Z"/>
                <w:sz w:val="26"/>
                <w:szCs w:val="26"/>
                <w:rPrChange w:id="10875" w:author="The Si Tran" w:date="2012-12-16T08:48:00Z">
                  <w:rPr>
                    <w:ins w:id="10876" w:author="The Si Tran" w:date="2012-12-11T06:15:00Z"/>
                  </w:rPr>
                </w:rPrChange>
              </w:rPr>
              <w:pPrChange w:id="10877" w:author="The Si Tran" w:date="2012-12-16T08:48:00Z">
                <w:pPr/>
              </w:pPrChange>
            </w:pPr>
          </w:p>
        </w:tc>
        <w:tc>
          <w:tcPr>
            <w:tcW w:w="3685" w:type="dxa"/>
            <w:shd w:val="clear" w:color="auto" w:fill="auto"/>
            <w:noWrap/>
            <w:vAlign w:val="bottom"/>
            <w:hideMark/>
          </w:tcPr>
          <w:p w14:paraId="1B778775" w14:textId="77777777" w:rsidR="007F45A3" w:rsidRPr="006431AB" w:rsidRDefault="007F45A3" w:rsidP="006431AB">
            <w:pPr>
              <w:pStyle w:val="BangBody"/>
              <w:rPr>
                <w:ins w:id="10878" w:author="The Si Tran" w:date="2012-12-11T06:15:00Z"/>
                <w:sz w:val="26"/>
                <w:szCs w:val="26"/>
                <w:rPrChange w:id="10879" w:author="The Si Tran" w:date="2012-12-16T08:48:00Z">
                  <w:rPr>
                    <w:ins w:id="10880" w:author="The Si Tran" w:date="2012-12-11T06:15:00Z"/>
                  </w:rPr>
                </w:rPrChange>
              </w:rPr>
              <w:pPrChange w:id="10881" w:author="The Si Tran" w:date="2012-12-16T08:48:00Z">
                <w:pPr/>
              </w:pPrChange>
            </w:pPr>
            <w:ins w:id="10882" w:author="The Si Tran" w:date="2012-12-11T06:15:00Z">
              <w:r w:rsidRPr="006431AB">
                <w:rPr>
                  <w:sz w:val="26"/>
                  <w:szCs w:val="26"/>
                  <w:rPrChange w:id="10883" w:author="The Si Tran" w:date="2012-12-16T08:48:00Z">
                    <w:rPr/>
                  </w:rPrChange>
                </w:rPr>
                <w:t>Hnlinrực tuyến</w:t>
              </w:r>
            </w:ins>
          </w:p>
        </w:tc>
      </w:tr>
      <w:tr w:rsidR="007F45A3" w:rsidRPr="006F1B6E" w14:paraId="66653A88" w14:textId="77777777" w:rsidTr="00142ADD">
        <w:trPr>
          <w:trHeight w:val="330"/>
          <w:jc w:val="center"/>
          <w:ins w:id="10884" w:author="The Si Tran" w:date="2012-12-11T06:15:00Z"/>
        </w:trPr>
        <w:tc>
          <w:tcPr>
            <w:tcW w:w="2888" w:type="dxa"/>
            <w:gridSpan w:val="2"/>
            <w:shd w:val="clear" w:color="auto" w:fill="auto"/>
            <w:noWrap/>
            <w:vAlign w:val="bottom"/>
            <w:hideMark/>
          </w:tcPr>
          <w:p w14:paraId="7B42D38A" w14:textId="77777777" w:rsidR="007F45A3" w:rsidRPr="006431AB" w:rsidRDefault="007F45A3" w:rsidP="006431AB">
            <w:pPr>
              <w:pStyle w:val="BangBody"/>
              <w:rPr>
                <w:ins w:id="10885" w:author="The Si Tran" w:date="2012-12-11T06:15:00Z"/>
                <w:sz w:val="26"/>
                <w:szCs w:val="26"/>
                <w:rPrChange w:id="10886" w:author="The Si Tran" w:date="2012-12-16T08:48:00Z">
                  <w:rPr>
                    <w:ins w:id="10887" w:author="The Si Tran" w:date="2012-12-11T06:15:00Z"/>
                  </w:rPr>
                </w:rPrChange>
              </w:rPr>
              <w:pPrChange w:id="10888" w:author="The Si Tran" w:date="2012-12-16T08:48:00Z">
                <w:pPr/>
              </w:pPrChange>
            </w:pPr>
            <w:ins w:id="10889" w:author="The Si Tran" w:date="2012-12-11T06:15:00Z">
              <w:r w:rsidRPr="006431AB">
                <w:rPr>
                  <w:sz w:val="26"/>
                  <w:szCs w:val="26"/>
                  <w:rPrChange w:id="10890" w:author="The Si Tran" w:date="2012-12-16T08:48:00Z">
                    <w:rPr/>
                  </w:rPrChange>
                </w:rPr>
                <w:t>Oscillation</w:t>
              </w:r>
            </w:ins>
          </w:p>
        </w:tc>
        <w:tc>
          <w:tcPr>
            <w:tcW w:w="222" w:type="dxa"/>
            <w:shd w:val="clear" w:color="auto" w:fill="auto"/>
            <w:noWrap/>
            <w:vAlign w:val="bottom"/>
            <w:hideMark/>
          </w:tcPr>
          <w:p w14:paraId="4DBA5F13" w14:textId="77777777" w:rsidR="007F45A3" w:rsidRPr="006431AB" w:rsidRDefault="007F45A3" w:rsidP="006431AB">
            <w:pPr>
              <w:pStyle w:val="BangBody"/>
              <w:rPr>
                <w:ins w:id="10891" w:author="The Si Tran" w:date="2012-12-11T06:15:00Z"/>
                <w:sz w:val="26"/>
                <w:szCs w:val="26"/>
                <w:rPrChange w:id="10892" w:author="The Si Tran" w:date="2012-12-16T08:48:00Z">
                  <w:rPr>
                    <w:ins w:id="10893" w:author="The Si Tran" w:date="2012-12-11T06:15:00Z"/>
                  </w:rPr>
                </w:rPrChange>
              </w:rPr>
              <w:pPrChange w:id="10894" w:author="The Si Tran" w:date="2012-12-16T08:48:00Z">
                <w:pPr/>
              </w:pPrChange>
            </w:pPr>
          </w:p>
        </w:tc>
        <w:tc>
          <w:tcPr>
            <w:tcW w:w="960" w:type="dxa"/>
            <w:shd w:val="clear" w:color="auto" w:fill="auto"/>
            <w:noWrap/>
            <w:vAlign w:val="bottom"/>
            <w:hideMark/>
          </w:tcPr>
          <w:p w14:paraId="01DE452E" w14:textId="77777777" w:rsidR="007F45A3" w:rsidRPr="006431AB" w:rsidRDefault="007F45A3" w:rsidP="006431AB">
            <w:pPr>
              <w:pStyle w:val="BangBody"/>
              <w:rPr>
                <w:ins w:id="10895" w:author="The Si Tran" w:date="2012-12-11T06:15:00Z"/>
                <w:sz w:val="26"/>
                <w:szCs w:val="26"/>
                <w:rPrChange w:id="10896" w:author="The Si Tran" w:date="2012-12-16T08:48:00Z">
                  <w:rPr>
                    <w:ins w:id="10897" w:author="The Si Tran" w:date="2012-12-11T06:15:00Z"/>
                  </w:rPr>
                </w:rPrChange>
              </w:rPr>
              <w:pPrChange w:id="10898" w:author="The Si Tran" w:date="2012-12-16T08:48:00Z">
                <w:pPr/>
              </w:pPrChange>
            </w:pPr>
          </w:p>
        </w:tc>
        <w:tc>
          <w:tcPr>
            <w:tcW w:w="3685" w:type="dxa"/>
            <w:shd w:val="clear" w:color="auto" w:fill="auto"/>
            <w:noWrap/>
            <w:vAlign w:val="bottom"/>
            <w:hideMark/>
          </w:tcPr>
          <w:p w14:paraId="4710B10E" w14:textId="77777777" w:rsidR="007F45A3" w:rsidRPr="006431AB" w:rsidRDefault="007F45A3" w:rsidP="006431AB">
            <w:pPr>
              <w:pStyle w:val="BangBody"/>
              <w:rPr>
                <w:ins w:id="10899" w:author="The Si Tran" w:date="2012-12-11T06:15:00Z"/>
                <w:sz w:val="26"/>
                <w:szCs w:val="26"/>
                <w:rPrChange w:id="10900" w:author="The Si Tran" w:date="2012-12-16T08:48:00Z">
                  <w:rPr>
                    <w:ins w:id="10901" w:author="The Si Tran" w:date="2012-12-11T06:15:00Z"/>
                  </w:rPr>
                </w:rPrChange>
              </w:rPr>
              <w:pPrChange w:id="10902" w:author="The Si Tran" w:date="2012-12-16T08:48:00Z">
                <w:pPr/>
              </w:pPrChange>
            </w:pPr>
            <w:ins w:id="10903" w:author="The Si Tran" w:date="2012-12-11T06:15:00Z">
              <w:r w:rsidRPr="006431AB">
                <w:rPr>
                  <w:sz w:val="26"/>
                  <w:szCs w:val="26"/>
                  <w:rPrChange w:id="10904" w:author="The Si Tran" w:date="2012-12-16T08:48:00Z">
                    <w:rPr/>
                  </w:rPrChange>
                </w:rPr>
                <w:t>Giao đatio</w:t>
              </w:r>
            </w:ins>
          </w:p>
        </w:tc>
      </w:tr>
      <w:tr w:rsidR="007F45A3" w:rsidRPr="006F1B6E" w14:paraId="3A3FA46F" w14:textId="77777777" w:rsidTr="00142ADD">
        <w:trPr>
          <w:trHeight w:val="330"/>
          <w:jc w:val="center"/>
          <w:ins w:id="10905" w:author="The Si Tran" w:date="2012-12-11T06:15:00Z"/>
        </w:trPr>
        <w:tc>
          <w:tcPr>
            <w:tcW w:w="2888" w:type="dxa"/>
            <w:gridSpan w:val="2"/>
            <w:shd w:val="clear" w:color="auto" w:fill="auto"/>
            <w:noWrap/>
            <w:vAlign w:val="bottom"/>
            <w:hideMark/>
          </w:tcPr>
          <w:p w14:paraId="54835915" w14:textId="77777777" w:rsidR="007F45A3" w:rsidRPr="006431AB" w:rsidRDefault="007F45A3" w:rsidP="006431AB">
            <w:pPr>
              <w:pStyle w:val="BangBody"/>
              <w:rPr>
                <w:ins w:id="10906" w:author="The Si Tran" w:date="2012-12-11T06:15:00Z"/>
                <w:sz w:val="26"/>
                <w:szCs w:val="26"/>
                <w:rPrChange w:id="10907" w:author="The Si Tran" w:date="2012-12-16T08:48:00Z">
                  <w:rPr>
                    <w:ins w:id="10908" w:author="The Si Tran" w:date="2012-12-11T06:15:00Z"/>
                  </w:rPr>
                </w:rPrChange>
              </w:rPr>
              <w:pPrChange w:id="10909" w:author="The Si Tran" w:date="2012-12-16T08:48:00Z">
                <w:pPr/>
              </w:pPrChange>
            </w:pPr>
            <w:ins w:id="10910" w:author="The Si Tran" w:date="2012-12-11T06:15:00Z">
              <w:r w:rsidRPr="006431AB">
                <w:rPr>
                  <w:sz w:val="26"/>
                  <w:szCs w:val="26"/>
                  <w:rPrChange w:id="10911" w:author="The Si Tran" w:date="2012-12-16T08:48:00Z">
                    <w:rPr/>
                  </w:rPrChange>
                </w:rPr>
                <w:t>Overall Error</w:t>
              </w:r>
            </w:ins>
          </w:p>
        </w:tc>
        <w:tc>
          <w:tcPr>
            <w:tcW w:w="222" w:type="dxa"/>
            <w:shd w:val="clear" w:color="auto" w:fill="auto"/>
            <w:noWrap/>
            <w:vAlign w:val="bottom"/>
            <w:hideMark/>
          </w:tcPr>
          <w:p w14:paraId="4DFD6720" w14:textId="77777777" w:rsidR="007F45A3" w:rsidRPr="006431AB" w:rsidRDefault="007F45A3" w:rsidP="006431AB">
            <w:pPr>
              <w:pStyle w:val="BangBody"/>
              <w:rPr>
                <w:ins w:id="10912" w:author="The Si Tran" w:date="2012-12-11T06:15:00Z"/>
                <w:sz w:val="26"/>
                <w:szCs w:val="26"/>
                <w:rPrChange w:id="10913" w:author="The Si Tran" w:date="2012-12-16T08:48:00Z">
                  <w:rPr>
                    <w:ins w:id="10914" w:author="The Si Tran" w:date="2012-12-11T06:15:00Z"/>
                  </w:rPr>
                </w:rPrChange>
              </w:rPr>
              <w:pPrChange w:id="10915" w:author="The Si Tran" w:date="2012-12-16T08:48:00Z">
                <w:pPr/>
              </w:pPrChange>
            </w:pPr>
          </w:p>
        </w:tc>
        <w:tc>
          <w:tcPr>
            <w:tcW w:w="960" w:type="dxa"/>
            <w:shd w:val="clear" w:color="auto" w:fill="auto"/>
            <w:noWrap/>
            <w:vAlign w:val="bottom"/>
            <w:hideMark/>
          </w:tcPr>
          <w:p w14:paraId="0D6A1111" w14:textId="77777777" w:rsidR="007F45A3" w:rsidRPr="006431AB" w:rsidRDefault="007F45A3" w:rsidP="006431AB">
            <w:pPr>
              <w:pStyle w:val="BangBody"/>
              <w:rPr>
                <w:ins w:id="10916" w:author="The Si Tran" w:date="2012-12-11T06:15:00Z"/>
                <w:sz w:val="26"/>
                <w:szCs w:val="26"/>
                <w:rPrChange w:id="10917" w:author="The Si Tran" w:date="2012-12-16T08:48:00Z">
                  <w:rPr>
                    <w:ins w:id="10918" w:author="The Si Tran" w:date="2012-12-11T06:15:00Z"/>
                  </w:rPr>
                </w:rPrChange>
              </w:rPr>
              <w:pPrChange w:id="10919" w:author="The Si Tran" w:date="2012-12-16T08:48:00Z">
                <w:pPr/>
              </w:pPrChange>
            </w:pPr>
          </w:p>
        </w:tc>
        <w:tc>
          <w:tcPr>
            <w:tcW w:w="3685" w:type="dxa"/>
            <w:shd w:val="clear" w:color="auto" w:fill="auto"/>
            <w:noWrap/>
            <w:vAlign w:val="bottom"/>
            <w:hideMark/>
          </w:tcPr>
          <w:p w14:paraId="391D75DE" w14:textId="77777777" w:rsidR="007F45A3" w:rsidRPr="006431AB" w:rsidRDefault="007F45A3" w:rsidP="006431AB">
            <w:pPr>
              <w:pStyle w:val="BangBody"/>
              <w:rPr>
                <w:ins w:id="10920" w:author="The Si Tran" w:date="2012-12-11T06:15:00Z"/>
                <w:sz w:val="26"/>
                <w:szCs w:val="26"/>
                <w:rPrChange w:id="10921" w:author="The Si Tran" w:date="2012-12-16T08:48:00Z">
                  <w:rPr>
                    <w:ins w:id="10922" w:author="The Si Tran" w:date="2012-12-11T06:15:00Z"/>
                  </w:rPr>
                </w:rPrChange>
              </w:rPr>
              <w:pPrChange w:id="10923" w:author="The Si Tran" w:date="2012-12-16T08:48:00Z">
                <w:pPr/>
              </w:pPrChange>
            </w:pPr>
            <w:ins w:id="10924" w:author="The Si Tran" w:date="2012-12-11T06:15:00Z">
              <w:r w:rsidRPr="006431AB">
                <w:rPr>
                  <w:sz w:val="26"/>
                  <w:szCs w:val="26"/>
                  <w:rPrChange w:id="10925" w:author="The Si Tran" w:date="2012-12-16T08:48:00Z">
                    <w:rPr/>
                  </w:rPrChange>
                </w:rPr>
                <w:t>Lverall Error</w:t>
              </w:r>
            </w:ins>
          </w:p>
        </w:tc>
      </w:tr>
      <w:tr w:rsidR="007F45A3" w:rsidRPr="006F1B6E" w14:paraId="51B5A78D" w14:textId="77777777" w:rsidTr="00142ADD">
        <w:trPr>
          <w:trHeight w:val="330"/>
          <w:jc w:val="center"/>
          <w:ins w:id="10926" w:author="The Si Tran" w:date="2012-12-11T06:15:00Z"/>
        </w:trPr>
        <w:tc>
          <w:tcPr>
            <w:tcW w:w="2888" w:type="dxa"/>
            <w:gridSpan w:val="2"/>
            <w:shd w:val="clear" w:color="auto" w:fill="auto"/>
            <w:noWrap/>
            <w:vAlign w:val="bottom"/>
            <w:hideMark/>
          </w:tcPr>
          <w:p w14:paraId="3694078C" w14:textId="77777777" w:rsidR="007F45A3" w:rsidRPr="006431AB" w:rsidRDefault="007F45A3" w:rsidP="006431AB">
            <w:pPr>
              <w:pStyle w:val="BangBody"/>
              <w:rPr>
                <w:ins w:id="10927" w:author="The Si Tran" w:date="2012-12-11T06:15:00Z"/>
                <w:sz w:val="26"/>
                <w:szCs w:val="26"/>
                <w:rPrChange w:id="10928" w:author="The Si Tran" w:date="2012-12-16T08:48:00Z">
                  <w:rPr>
                    <w:ins w:id="10929" w:author="The Si Tran" w:date="2012-12-11T06:15:00Z"/>
                  </w:rPr>
                </w:rPrChange>
              </w:rPr>
              <w:pPrChange w:id="10930" w:author="The Si Tran" w:date="2012-12-16T08:48:00Z">
                <w:pPr/>
              </w:pPrChange>
            </w:pPr>
            <w:ins w:id="10931" w:author="The Si Tran" w:date="2012-12-11T06:15:00Z">
              <w:r w:rsidRPr="006431AB">
                <w:rPr>
                  <w:sz w:val="26"/>
                  <w:szCs w:val="26"/>
                  <w:rPrChange w:id="10932" w:author="The Si Tran" w:date="2012-12-16T08:48:00Z">
                    <w:rPr/>
                  </w:rPrChange>
                </w:rPr>
                <w:t>Overfitting</w:t>
              </w:r>
            </w:ins>
          </w:p>
        </w:tc>
        <w:tc>
          <w:tcPr>
            <w:tcW w:w="222" w:type="dxa"/>
            <w:shd w:val="clear" w:color="auto" w:fill="auto"/>
            <w:noWrap/>
            <w:vAlign w:val="bottom"/>
            <w:hideMark/>
          </w:tcPr>
          <w:p w14:paraId="67F25BCD" w14:textId="77777777" w:rsidR="007F45A3" w:rsidRPr="006431AB" w:rsidRDefault="007F45A3" w:rsidP="006431AB">
            <w:pPr>
              <w:pStyle w:val="BangBody"/>
              <w:rPr>
                <w:ins w:id="10933" w:author="The Si Tran" w:date="2012-12-11T06:15:00Z"/>
                <w:sz w:val="26"/>
                <w:szCs w:val="26"/>
                <w:rPrChange w:id="10934" w:author="The Si Tran" w:date="2012-12-16T08:48:00Z">
                  <w:rPr>
                    <w:ins w:id="10935" w:author="The Si Tran" w:date="2012-12-11T06:15:00Z"/>
                  </w:rPr>
                </w:rPrChange>
              </w:rPr>
              <w:pPrChange w:id="10936" w:author="The Si Tran" w:date="2012-12-16T08:48:00Z">
                <w:pPr/>
              </w:pPrChange>
            </w:pPr>
          </w:p>
        </w:tc>
        <w:tc>
          <w:tcPr>
            <w:tcW w:w="960" w:type="dxa"/>
            <w:shd w:val="clear" w:color="auto" w:fill="auto"/>
            <w:noWrap/>
            <w:vAlign w:val="bottom"/>
            <w:hideMark/>
          </w:tcPr>
          <w:p w14:paraId="57B8AE6C" w14:textId="77777777" w:rsidR="007F45A3" w:rsidRPr="006431AB" w:rsidRDefault="007F45A3" w:rsidP="006431AB">
            <w:pPr>
              <w:pStyle w:val="BangBody"/>
              <w:rPr>
                <w:ins w:id="10937" w:author="The Si Tran" w:date="2012-12-11T06:15:00Z"/>
                <w:sz w:val="26"/>
                <w:szCs w:val="26"/>
                <w:rPrChange w:id="10938" w:author="The Si Tran" w:date="2012-12-16T08:48:00Z">
                  <w:rPr>
                    <w:ins w:id="10939" w:author="The Si Tran" w:date="2012-12-11T06:15:00Z"/>
                  </w:rPr>
                </w:rPrChange>
              </w:rPr>
              <w:pPrChange w:id="10940" w:author="The Si Tran" w:date="2012-12-16T08:48:00Z">
                <w:pPr/>
              </w:pPrChange>
            </w:pPr>
          </w:p>
        </w:tc>
        <w:tc>
          <w:tcPr>
            <w:tcW w:w="3685" w:type="dxa"/>
            <w:shd w:val="clear" w:color="auto" w:fill="auto"/>
            <w:noWrap/>
            <w:vAlign w:val="bottom"/>
            <w:hideMark/>
          </w:tcPr>
          <w:p w14:paraId="6308551A" w14:textId="77777777" w:rsidR="007F45A3" w:rsidRPr="006431AB" w:rsidRDefault="007F45A3" w:rsidP="006431AB">
            <w:pPr>
              <w:pStyle w:val="BangBody"/>
              <w:rPr>
                <w:ins w:id="10941" w:author="The Si Tran" w:date="2012-12-11T06:15:00Z"/>
                <w:sz w:val="26"/>
                <w:szCs w:val="26"/>
                <w:rPrChange w:id="10942" w:author="The Si Tran" w:date="2012-12-16T08:48:00Z">
                  <w:rPr>
                    <w:ins w:id="10943" w:author="The Si Tran" w:date="2012-12-11T06:15:00Z"/>
                  </w:rPr>
                </w:rPrChange>
              </w:rPr>
              <w:pPrChange w:id="10944" w:author="The Si Tran" w:date="2012-12-16T08:48:00Z">
                <w:pPr/>
              </w:pPrChange>
            </w:pPr>
            <w:ins w:id="10945" w:author="The Si Tran" w:date="2012-12-11T06:15:00Z">
              <w:r w:rsidRPr="006431AB">
                <w:rPr>
                  <w:sz w:val="26"/>
                  <w:szCs w:val="26"/>
                  <w:rPrChange w:id="10946" w:author="The Si Tran" w:date="2012-12-16T08:48:00Z">
                    <w:rPr/>
                  </w:rPrChange>
                </w:rPr>
                <w:t>Quá khtti</w:t>
              </w:r>
            </w:ins>
          </w:p>
        </w:tc>
      </w:tr>
      <w:tr w:rsidR="007F45A3" w:rsidRPr="006F1B6E" w14:paraId="4D944E83" w14:textId="77777777" w:rsidTr="00142ADD">
        <w:trPr>
          <w:trHeight w:val="330"/>
          <w:jc w:val="center"/>
          <w:ins w:id="10947" w:author="The Si Tran" w:date="2012-12-11T06:15:00Z"/>
        </w:trPr>
        <w:tc>
          <w:tcPr>
            <w:tcW w:w="2888" w:type="dxa"/>
            <w:gridSpan w:val="2"/>
            <w:shd w:val="clear" w:color="auto" w:fill="auto"/>
            <w:noWrap/>
            <w:vAlign w:val="bottom"/>
            <w:hideMark/>
          </w:tcPr>
          <w:p w14:paraId="40E9B5A6" w14:textId="77777777" w:rsidR="007F45A3" w:rsidRPr="006431AB" w:rsidRDefault="007F45A3" w:rsidP="006431AB">
            <w:pPr>
              <w:pStyle w:val="BangBody"/>
              <w:rPr>
                <w:ins w:id="10948" w:author="The Si Tran" w:date="2012-12-11T06:15:00Z"/>
                <w:sz w:val="26"/>
                <w:szCs w:val="26"/>
                <w:rPrChange w:id="10949" w:author="The Si Tran" w:date="2012-12-16T08:48:00Z">
                  <w:rPr>
                    <w:ins w:id="10950" w:author="The Si Tran" w:date="2012-12-11T06:15:00Z"/>
                  </w:rPr>
                </w:rPrChange>
              </w:rPr>
              <w:pPrChange w:id="10951" w:author="The Si Tran" w:date="2012-12-16T08:48:00Z">
                <w:pPr/>
              </w:pPrChange>
            </w:pPr>
            <w:ins w:id="10952" w:author="The Si Tran" w:date="2012-12-11T06:15:00Z">
              <w:r w:rsidRPr="006431AB">
                <w:rPr>
                  <w:sz w:val="26"/>
                  <w:szCs w:val="26"/>
                  <w:rPrChange w:id="10953" w:author="The Si Tran" w:date="2012-12-16T08:48:00Z">
                    <w:rPr/>
                  </w:rPrChange>
                </w:rPr>
                <w:t>Pattern Set</w:t>
              </w:r>
            </w:ins>
          </w:p>
        </w:tc>
        <w:tc>
          <w:tcPr>
            <w:tcW w:w="222" w:type="dxa"/>
            <w:shd w:val="clear" w:color="auto" w:fill="auto"/>
            <w:noWrap/>
            <w:vAlign w:val="bottom"/>
            <w:hideMark/>
          </w:tcPr>
          <w:p w14:paraId="60EA6A95" w14:textId="77777777" w:rsidR="007F45A3" w:rsidRPr="006431AB" w:rsidRDefault="007F45A3" w:rsidP="006431AB">
            <w:pPr>
              <w:pStyle w:val="BangBody"/>
              <w:rPr>
                <w:ins w:id="10954" w:author="The Si Tran" w:date="2012-12-11T06:15:00Z"/>
                <w:sz w:val="26"/>
                <w:szCs w:val="26"/>
                <w:rPrChange w:id="10955" w:author="The Si Tran" w:date="2012-12-16T08:48:00Z">
                  <w:rPr>
                    <w:ins w:id="10956" w:author="The Si Tran" w:date="2012-12-11T06:15:00Z"/>
                  </w:rPr>
                </w:rPrChange>
              </w:rPr>
              <w:pPrChange w:id="10957" w:author="The Si Tran" w:date="2012-12-16T08:48:00Z">
                <w:pPr/>
              </w:pPrChange>
            </w:pPr>
          </w:p>
        </w:tc>
        <w:tc>
          <w:tcPr>
            <w:tcW w:w="960" w:type="dxa"/>
            <w:shd w:val="clear" w:color="auto" w:fill="auto"/>
            <w:noWrap/>
            <w:vAlign w:val="bottom"/>
            <w:hideMark/>
          </w:tcPr>
          <w:p w14:paraId="1C07C8B2" w14:textId="77777777" w:rsidR="007F45A3" w:rsidRPr="006431AB" w:rsidRDefault="007F45A3" w:rsidP="006431AB">
            <w:pPr>
              <w:pStyle w:val="BangBody"/>
              <w:rPr>
                <w:ins w:id="10958" w:author="The Si Tran" w:date="2012-12-11T06:15:00Z"/>
                <w:sz w:val="26"/>
                <w:szCs w:val="26"/>
                <w:rPrChange w:id="10959" w:author="The Si Tran" w:date="2012-12-16T08:48:00Z">
                  <w:rPr>
                    <w:ins w:id="10960" w:author="The Si Tran" w:date="2012-12-11T06:15:00Z"/>
                  </w:rPr>
                </w:rPrChange>
              </w:rPr>
              <w:pPrChange w:id="10961" w:author="The Si Tran" w:date="2012-12-16T08:48:00Z">
                <w:pPr/>
              </w:pPrChange>
            </w:pPr>
          </w:p>
        </w:tc>
        <w:tc>
          <w:tcPr>
            <w:tcW w:w="3685" w:type="dxa"/>
            <w:shd w:val="clear" w:color="auto" w:fill="auto"/>
            <w:noWrap/>
            <w:vAlign w:val="bottom"/>
            <w:hideMark/>
          </w:tcPr>
          <w:p w14:paraId="71AB2416" w14:textId="77777777" w:rsidR="007F45A3" w:rsidRPr="006431AB" w:rsidRDefault="007F45A3" w:rsidP="006431AB">
            <w:pPr>
              <w:pStyle w:val="BangBody"/>
              <w:rPr>
                <w:ins w:id="10962" w:author="The Si Tran" w:date="2012-12-11T06:15:00Z"/>
                <w:sz w:val="26"/>
                <w:szCs w:val="26"/>
                <w:rPrChange w:id="10963" w:author="The Si Tran" w:date="2012-12-16T08:48:00Z">
                  <w:rPr>
                    <w:ins w:id="10964" w:author="The Si Tran" w:date="2012-12-11T06:15:00Z"/>
                  </w:rPr>
                </w:rPrChange>
              </w:rPr>
              <w:pPrChange w:id="10965" w:author="The Si Tran" w:date="2012-12-16T08:48:00Z">
                <w:pPr/>
              </w:pPrChange>
            </w:pPr>
            <w:ins w:id="10966" w:author="The Si Tran" w:date="2012-12-11T06:15:00Z">
              <w:r w:rsidRPr="006431AB">
                <w:rPr>
                  <w:sz w:val="26"/>
                  <w:szCs w:val="26"/>
                  <w:rPrChange w:id="10967" w:author="The Si Tran" w:date="2012-12-16T08:48:00Z">
                    <w:rPr/>
                  </w:rPrChange>
                </w:rPr>
                <w:t xml:space="preserve">Tattern </w:t>
              </w:r>
            </w:ins>
          </w:p>
        </w:tc>
      </w:tr>
      <w:tr w:rsidR="007F45A3" w:rsidRPr="006F1B6E" w14:paraId="5F70BAA3" w14:textId="77777777" w:rsidTr="00142ADD">
        <w:trPr>
          <w:trHeight w:val="330"/>
          <w:jc w:val="center"/>
          <w:ins w:id="10968" w:author="The Si Tran" w:date="2012-12-11T06:15:00Z"/>
        </w:trPr>
        <w:tc>
          <w:tcPr>
            <w:tcW w:w="3110" w:type="dxa"/>
            <w:gridSpan w:val="3"/>
            <w:shd w:val="clear" w:color="auto" w:fill="auto"/>
            <w:noWrap/>
            <w:vAlign w:val="bottom"/>
            <w:hideMark/>
          </w:tcPr>
          <w:p w14:paraId="4D94CE6E" w14:textId="77777777" w:rsidR="007F45A3" w:rsidRPr="006431AB" w:rsidRDefault="007F45A3" w:rsidP="006431AB">
            <w:pPr>
              <w:pStyle w:val="BangBody"/>
              <w:rPr>
                <w:ins w:id="10969" w:author="The Si Tran" w:date="2012-12-11T06:15:00Z"/>
                <w:sz w:val="26"/>
                <w:szCs w:val="26"/>
                <w:rPrChange w:id="10970" w:author="The Si Tran" w:date="2012-12-16T08:48:00Z">
                  <w:rPr>
                    <w:ins w:id="10971" w:author="The Si Tran" w:date="2012-12-11T06:15:00Z"/>
                  </w:rPr>
                </w:rPrChange>
              </w:rPr>
              <w:pPrChange w:id="10972" w:author="The Si Tran" w:date="2012-12-16T08:48:00Z">
                <w:pPr/>
              </w:pPrChange>
            </w:pPr>
            <w:ins w:id="10973" w:author="The Si Tran" w:date="2012-12-11T06:15:00Z">
              <w:r w:rsidRPr="006431AB">
                <w:rPr>
                  <w:sz w:val="26"/>
                  <w:szCs w:val="26"/>
                  <w:rPrChange w:id="10974" w:author="The Si Tran" w:date="2012-12-16T08:48:00Z">
                    <w:rPr/>
                  </w:rPrChange>
                </w:rPr>
                <w:t>Percentage Differences</w:t>
              </w:r>
            </w:ins>
          </w:p>
        </w:tc>
        <w:tc>
          <w:tcPr>
            <w:tcW w:w="960" w:type="dxa"/>
            <w:shd w:val="clear" w:color="auto" w:fill="auto"/>
            <w:noWrap/>
            <w:vAlign w:val="bottom"/>
            <w:hideMark/>
          </w:tcPr>
          <w:p w14:paraId="60C03FCE" w14:textId="77777777" w:rsidR="007F45A3" w:rsidRPr="006431AB" w:rsidRDefault="007F45A3" w:rsidP="006431AB">
            <w:pPr>
              <w:pStyle w:val="BangBody"/>
              <w:rPr>
                <w:ins w:id="10975" w:author="The Si Tran" w:date="2012-12-11T06:15:00Z"/>
                <w:sz w:val="26"/>
                <w:szCs w:val="26"/>
                <w:rPrChange w:id="10976" w:author="The Si Tran" w:date="2012-12-16T08:48:00Z">
                  <w:rPr>
                    <w:ins w:id="10977" w:author="The Si Tran" w:date="2012-12-11T06:15:00Z"/>
                  </w:rPr>
                </w:rPrChange>
              </w:rPr>
              <w:pPrChange w:id="10978" w:author="The Si Tran" w:date="2012-12-16T08:48:00Z">
                <w:pPr/>
              </w:pPrChange>
            </w:pPr>
          </w:p>
        </w:tc>
        <w:tc>
          <w:tcPr>
            <w:tcW w:w="3685" w:type="dxa"/>
            <w:shd w:val="clear" w:color="auto" w:fill="auto"/>
            <w:noWrap/>
            <w:vAlign w:val="bottom"/>
            <w:hideMark/>
          </w:tcPr>
          <w:p w14:paraId="4A5CA69D" w14:textId="77777777" w:rsidR="007F45A3" w:rsidRPr="006431AB" w:rsidRDefault="007F45A3" w:rsidP="006431AB">
            <w:pPr>
              <w:pStyle w:val="BangBody"/>
              <w:rPr>
                <w:ins w:id="10979" w:author="The Si Tran" w:date="2012-12-11T06:15:00Z"/>
                <w:sz w:val="26"/>
                <w:szCs w:val="26"/>
                <w:rPrChange w:id="10980" w:author="The Si Tran" w:date="2012-12-16T08:48:00Z">
                  <w:rPr>
                    <w:ins w:id="10981" w:author="The Si Tran" w:date="2012-12-11T06:15:00Z"/>
                  </w:rPr>
                </w:rPrChange>
              </w:rPr>
              <w:pPrChange w:id="10982" w:author="The Si Tran" w:date="2012-12-16T08:48:00Z">
                <w:pPr/>
              </w:pPrChange>
            </w:pPr>
            <w:ins w:id="10983" w:author="The Si Tran" w:date="2012-12-11T06:15:00Z">
              <w:r w:rsidRPr="006431AB">
                <w:rPr>
                  <w:sz w:val="26"/>
                  <w:szCs w:val="26"/>
                  <w:rPrChange w:id="10984" w:author="The Si Tran" w:date="2012-12-16T08:48:00Z">
                    <w:rPr/>
                  </w:rPrChange>
                </w:rPr>
                <w:t>Hircentage Diff</w:t>
              </w:r>
            </w:ins>
          </w:p>
        </w:tc>
      </w:tr>
      <w:tr w:rsidR="007F45A3" w:rsidRPr="006F1B6E" w14:paraId="3E535F82" w14:textId="77777777" w:rsidTr="00142ADD">
        <w:trPr>
          <w:trHeight w:val="330"/>
          <w:jc w:val="center"/>
          <w:ins w:id="10985" w:author="The Si Tran" w:date="2012-12-11T06:15:00Z"/>
        </w:trPr>
        <w:tc>
          <w:tcPr>
            <w:tcW w:w="3110" w:type="dxa"/>
            <w:gridSpan w:val="3"/>
            <w:shd w:val="clear" w:color="auto" w:fill="auto"/>
            <w:noWrap/>
            <w:vAlign w:val="bottom"/>
            <w:hideMark/>
          </w:tcPr>
          <w:p w14:paraId="02B4E4BF" w14:textId="77777777" w:rsidR="007F45A3" w:rsidRPr="006431AB" w:rsidRDefault="007F45A3" w:rsidP="006431AB">
            <w:pPr>
              <w:pStyle w:val="BangBody"/>
              <w:rPr>
                <w:ins w:id="10986" w:author="The Si Tran" w:date="2012-12-11T06:15:00Z"/>
                <w:sz w:val="26"/>
                <w:szCs w:val="26"/>
                <w:rPrChange w:id="10987" w:author="The Si Tran" w:date="2012-12-16T08:48:00Z">
                  <w:rPr>
                    <w:ins w:id="10988" w:author="The Si Tran" w:date="2012-12-11T06:15:00Z"/>
                  </w:rPr>
                </w:rPrChange>
              </w:rPr>
              <w:pPrChange w:id="10989" w:author="The Si Tran" w:date="2012-12-16T08:48:00Z">
                <w:pPr/>
              </w:pPrChange>
            </w:pPr>
            <w:ins w:id="10990" w:author="The Si Tran" w:date="2012-12-11T06:15:00Z">
              <w:r w:rsidRPr="006431AB">
                <w:rPr>
                  <w:sz w:val="26"/>
                  <w:szCs w:val="26"/>
                  <w:rPrChange w:id="10991" w:author="The Si Tran" w:date="2012-12-16T08:48:00Z">
                    <w:rPr/>
                  </w:rPrChange>
                </w:rPr>
                <w:t>Perceptron Training Rule</w:t>
              </w:r>
            </w:ins>
          </w:p>
        </w:tc>
        <w:tc>
          <w:tcPr>
            <w:tcW w:w="960" w:type="dxa"/>
            <w:shd w:val="clear" w:color="auto" w:fill="auto"/>
            <w:noWrap/>
            <w:vAlign w:val="bottom"/>
            <w:hideMark/>
          </w:tcPr>
          <w:p w14:paraId="70B82B95" w14:textId="77777777" w:rsidR="007F45A3" w:rsidRPr="006431AB" w:rsidRDefault="007F45A3" w:rsidP="006431AB">
            <w:pPr>
              <w:pStyle w:val="BangBody"/>
              <w:rPr>
                <w:ins w:id="10992" w:author="The Si Tran" w:date="2012-12-11T06:15:00Z"/>
                <w:sz w:val="26"/>
                <w:szCs w:val="26"/>
                <w:rPrChange w:id="10993" w:author="The Si Tran" w:date="2012-12-16T08:48:00Z">
                  <w:rPr>
                    <w:ins w:id="10994" w:author="The Si Tran" w:date="2012-12-11T06:15:00Z"/>
                  </w:rPr>
                </w:rPrChange>
              </w:rPr>
              <w:pPrChange w:id="10995" w:author="The Si Tran" w:date="2012-12-16T08:48:00Z">
                <w:pPr/>
              </w:pPrChange>
            </w:pPr>
          </w:p>
        </w:tc>
        <w:tc>
          <w:tcPr>
            <w:tcW w:w="3685" w:type="dxa"/>
            <w:shd w:val="clear" w:color="auto" w:fill="auto"/>
            <w:noWrap/>
            <w:vAlign w:val="bottom"/>
            <w:hideMark/>
          </w:tcPr>
          <w:p w14:paraId="646CD5CF" w14:textId="77777777" w:rsidR="007F45A3" w:rsidRPr="006431AB" w:rsidRDefault="007F45A3" w:rsidP="006431AB">
            <w:pPr>
              <w:pStyle w:val="BangBody"/>
              <w:rPr>
                <w:ins w:id="10996" w:author="The Si Tran" w:date="2012-12-11T06:15:00Z"/>
                <w:sz w:val="26"/>
                <w:szCs w:val="26"/>
                <w:rPrChange w:id="10997" w:author="The Si Tran" w:date="2012-12-16T08:48:00Z">
                  <w:rPr>
                    <w:ins w:id="10998" w:author="The Si Tran" w:date="2012-12-11T06:15:00Z"/>
                  </w:rPr>
                </w:rPrChange>
              </w:rPr>
              <w:pPrChange w:id="10999" w:author="The Si Tran" w:date="2012-12-16T08:48:00Z">
                <w:pPr/>
              </w:pPrChange>
            </w:pPr>
            <w:ins w:id="11000" w:author="The Si Tran" w:date="2012-12-11T06:15:00Z">
              <w:r w:rsidRPr="006431AB">
                <w:rPr>
                  <w:sz w:val="26"/>
                  <w:szCs w:val="26"/>
                  <w:rPrChange w:id="11001" w:author="The Si Tran" w:date="2012-12-16T08:48:00Z">
                    <w:rPr/>
                  </w:rPrChange>
                </w:rPr>
                <w:t>Lurceptron Training Rulecen</w:t>
              </w:r>
            </w:ins>
          </w:p>
        </w:tc>
      </w:tr>
      <w:tr w:rsidR="007F45A3" w:rsidRPr="006F1B6E" w14:paraId="5730F3D7" w14:textId="77777777" w:rsidTr="00142ADD">
        <w:trPr>
          <w:trHeight w:val="330"/>
          <w:jc w:val="center"/>
          <w:ins w:id="11002" w:author="The Si Tran" w:date="2012-12-11T06:15:00Z"/>
        </w:trPr>
        <w:tc>
          <w:tcPr>
            <w:tcW w:w="3110" w:type="dxa"/>
            <w:gridSpan w:val="3"/>
            <w:shd w:val="clear" w:color="auto" w:fill="auto"/>
            <w:noWrap/>
            <w:vAlign w:val="bottom"/>
            <w:hideMark/>
          </w:tcPr>
          <w:p w14:paraId="1F83DAFD" w14:textId="77777777" w:rsidR="007F45A3" w:rsidRPr="006431AB" w:rsidRDefault="007F45A3" w:rsidP="006431AB">
            <w:pPr>
              <w:pStyle w:val="BangBody"/>
              <w:rPr>
                <w:ins w:id="11003" w:author="The Si Tran" w:date="2012-12-11T06:15:00Z"/>
                <w:sz w:val="26"/>
                <w:szCs w:val="26"/>
                <w:rPrChange w:id="11004" w:author="The Si Tran" w:date="2012-12-16T08:48:00Z">
                  <w:rPr>
                    <w:ins w:id="11005" w:author="The Si Tran" w:date="2012-12-11T06:15:00Z"/>
                  </w:rPr>
                </w:rPrChange>
              </w:rPr>
              <w:pPrChange w:id="11006" w:author="The Si Tran" w:date="2012-12-16T08:48:00Z">
                <w:pPr/>
              </w:pPrChange>
            </w:pPr>
            <w:ins w:id="11007" w:author="The Si Tran" w:date="2012-12-11T06:15:00Z">
              <w:r w:rsidRPr="006431AB">
                <w:rPr>
                  <w:sz w:val="26"/>
                  <w:szCs w:val="26"/>
                  <w:rPrChange w:id="11008" w:author="The Si Tran" w:date="2012-12-16T08:48:00Z">
                    <w:rPr/>
                  </w:rPrChange>
                </w:rPr>
                <w:t>Probability Distribution</w:t>
              </w:r>
            </w:ins>
          </w:p>
        </w:tc>
        <w:tc>
          <w:tcPr>
            <w:tcW w:w="960" w:type="dxa"/>
            <w:shd w:val="clear" w:color="auto" w:fill="auto"/>
            <w:noWrap/>
            <w:vAlign w:val="bottom"/>
            <w:hideMark/>
          </w:tcPr>
          <w:p w14:paraId="2074F0CE" w14:textId="77777777" w:rsidR="007F45A3" w:rsidRPr="006431AB" w:rsidRDefault="007F45A3" w:rsidP="006431AB">
            <w:pPr>
              <w:pStyle w:val="BangBody"/>
              <w:rPr>
                <w:ins w:id="11009" w:author="The Si Tran" w:date="2012-12-11T06:15:00Z"/>
                <w:sz w:val="26"/>
                <w:szCs w:val="26"/>
                <w:rPrChange w:id="11010" w:author="The Si Tran" w:date="2012-12-16T08:48:00Z">
                  <w:rPr>
                    <w:ins w:id="11011" w:author="The Si Tran" w:date="2012-12-11T06:15:00Z"/>
                  </w:rPr>
                </w:rPrChange>
              </w:rPr>
              <w:pPrChange w:id="11012" w:author="The Si Tran" w:date="2012-12-16T08:48:00Z">
                <w:pPr/>
              </w:pPrChange>
            </w:pPr>
          </w:p>
        </w:tc>
        <w:tc>
          <w:tcPr>
            <w:tcW w:w="3685" w:type="dxa"/>
            <w:shd w:val="clear" w:color="auto" w:fill="auto"/>
            <w:noWrap/>
            <w:vAlign w:val="bottom"/>
            <w:hideMark/>
          </w:tcPr>
          <w:p w14:paraId="4146E0F5" w14:textId="77777777" w:rsidR="007F45A3" w:rsidRPr="006431AB" w:rsidRDefault="007F45A3" w:rsidP="006431AB">
            <w:pPr>
              <w:pStyle w:val="BangBody"/>
              <w:rPr>
                <w:ins w:id="11013" w:author="The Si Tran" w:date="2012-12-11T06:15:00Z"/>
                <w:sz w:val="26"/>
                <w:szCs w:val="26"/>
                <w:rPrChange w:id="11014" w:author="The Si Tran" w:date="2012-12-16T08:48:00Z">
                  <w:rPr>
                    <w:ins w:id="11015" w:author="The Si Tran" w:date="2012-12-11T06:15:00Z"/>
                  </w:rPr>
                </w:rPrChange>
              </w:rPr>
              <w:pPrChange w:id="11016" w:author="The Si Tran" w:date="2012-12-16T08:48:00Z">
                <w:pPr/>
              </w:pPrChange>
            </w:pPr>
            <w:ins w:id="11017" w:author="The Si Tran" w:date="2012-12-11T06:15:00Z">
              <w:r w:rsidRPr="006431AB">
                <w:rPr>
                  <w:sz w:val="26"/>
                  <w:szCs w:val="26"/>
                  <w:rPrChange w:id="11018" w:author="The Si Tran" w:date="2012-12-16T08:48:00Z">
                    <w:rPr/>
                  </w:rPrChange>
                </w:rPr>
                <w:t>Phân bility Distr</w:t>
              </w:r>
            </w:ins>
          </w:p>
        </w:tc>
      </w:tr>
      <w:tr w:rsidR="007F45A3" w:rsidRPr="006F1B6E" w14:paraId="6154014E" w14:textId="77777777" w:rsidTr="00142ADD">
        <w:trPr>
          <w:trHeight w:val="330"/>
          <w:jc w:val="center"/>
          <w:ins w:id="11019" w:author="The Si Tran" w:date="2012-12-11T06:15:00Z"/>
        </w:trPr>
        <w:tc>
          <w:tcPr>
            <w:tcW w:w="2888" w:type="dxa"/>
            <w:gridSpan w:val="2"/>
            <w:shd w:val="clear" w:color="auto" w:fill="auto"/>
            <w:noWrap/>
            <w:vAlign w:val="bottom"/>
            <w:hideMark/>
          </w:tcPr>
          <w:p w14:paraId="0C075AF9" w14:textId="77777777" w:rsidR="007F45A3" w:rsidRPr="006431AB" w:rsidRDefault="007F45A3" w:rsidP="006431AB">
            <w:pPr>
              <w:pStyle w:val="BangBody"/>
              <w:rPr>
                <w:ins w:id="11020" w:author="The Si Tran" w:date="2012-12-11T06:15:00Z"/>
                <w:sz w:val="26"/>
                <w:szCs w:val="26"/>
                <w:rPrChange w:id="11021" w:author="The Si Tran" w:date="2012-12-16T08:48:00Z">
                  <w:rPr>
                    <w:ins w:id="11022" w:author="The Si Tran" w:date="2012-12-11T06:15:00Z"/>
                  </w:rPr>
                </w:rPrChange>
              </w:rPr>
              <w:pPrChange w:id="11023" w:author="The Si Tran" w:date="2012-12-16T08:48:00Z">
                <w:pPr/>
              </w:pPrChange>
            </w:pPr>
            <w:ins w:id="11024" w:author="The Si Tran" w:date="2012-12-11T06:15:00Z">
              <w:r w:rsidRPr="006431AB">
                <w:rPr>
                  <w:sz w:val="26"/>
                  <w:szCs w:val="26"/>
                  <w:rPrChange w:id="11025" w:author="The Si Tran" w:date="2012-12-16T08:48:00Z">
                    <w:rPr/>
                  </w:rPrChange>
                </w:rPr>
                <w:t>Random Variable</w:t>
              </w:r>
            </w:ins>
          </w:p>
        </w:tc>
        <w:tc>
          <w:tcPr>
            <w:tcW w:w="222" w:type="dxa"/>
            <w:shd w:val="clear" w:color="auto" w:fill="auto"/>
            <w:noWrap/>
            <w:vAlign w:val="bottom"/>
            <w:hideMark/>
          </w:tcPr>
          <w:p w14:paraId="1139AA19" w14:textId="77777777" w:rsidR="007F45A3" w:rsidRPr="006431AB" w:rsidRDefault="007F45A3" w:rsidP="006431AB">
            <w:pPr>
              <w:pStyle w:val="BangBody"/>
              <w:rPr>
                <w:ins w:id="11026" w:author="The Si Tran" w:date="2012-12-11T06:15:00Z"/>
                <w:sz w:val="26"/>
                <w:szCs w:val="26"/>
                <w:rPrChange w:id="11027" w:author="The Si Tran" w:date="2012-12-16T08:48:00Z">
                  <w:rPr>
                    <w:ins w:id="11028" w:author="The Si Tran" w:date="2012-12-11T06:15:00Z"/>
                  </w:rPr>
                </w:rPrChange>
              </w:rPr>
              <w:pPrChange w:id="11029" w:author="The Si Tran" w:date="2012-12-16T08:48:00Z">
                <w:pPr/>
              </w:pPrChange>
            </w:pPr>
          </w:p>
        </w:tc>
        <w:tc>
          <w:tcPr>
            <w:tcW w:w="960" w:type="dxa"/>
            <w:shd w:val="clear" w:color="auto" w:fill="auto"/>
            <w:noWrap/>
            <w:vAlign w:val="bottom"/>
            <w:hideMark/>
          </w:tcPr>
          <w:p w14:paraId="6C3F37ED" w14:textId="77777777" w:rsidR="007F45A3" w:rsidRPr="006431AB" w:rsidRDefault="007F45A3" w:rsidP="006431AB">
            <w:pPr>
              <w:pStyle w:val="BangBody"/>
              <w:rPr>
                <w:ins w:id="11030" w:author="The Si Tran" w:date="2012-12-11T06:15:00Z"/>
                <w:sz w:val="26"/>
                <w:szCs w:val="26"/>
                <w:rPrChange w:id="11031" w:author="The Si Tran" w:date="2012-12-16T08:48:00Z">
                  <w:rPr>
                    <w:ins w:id="11032" w:author="The Si Tran" w:date="2012-12-11T06:15:00Z"/>
                  </w:rPr>
                </w:rPrChange>
              </w:rPr>
              <w:pPrChange w:id="11033" w:author="The Si Tran" w:date="2012-12-16T08:48:00Z">
                <w:pPr/>
              </w:pPrChange>
            </w:pPr>
          </w:p>
        </w:tc>
        <w:tc>
          <w:tcPr>
            <w:tcW w:w="3685" w:type="dxa"/>
            <w:shd w:val="clear" w:color="auto" w:fill="auto"/>
            <w:noWrap/>
            <w:vAlign w:val="bottom"/>
            <w:hideMark/>
          </w:tcPr>
          <w:p w14:paraId="50517DCD" w14:textId="77777777" w:rsidR="007F45A3" w:rsidRPr="006431AB" w:rsidRDefault="007F45A3" w:rsidP="006431AB">
            <w:pPr>
              <w:pStyle w:val="BangBody"/>
              <w:rPr>
                <w:ins w:id="11034" w:author="The Si Tran" w:date="2012-12-11T06:15:00Z"/>
                <w:sz w:val="26"/>
                <w:szCs w:val="26"/>
                <w:rPrChange w:id="11035" w:author="The Si Tran" w:date="2012-12-16T08:48:00Z">
                  <w:rPr>
                    <w:ins w:id="11036" w:author="The Si Tran" w:date="2012-12-11T06:15:00Z"/>
                  </w:rPr>
                </w:rPrChange>
              </w:rPr>
              <w:pPrChange w:id="11037" w:author="The Si Tran" w:date="2012-12-16T08:48:00Z">
                <w:pPr/>
              </w:pPrChange>
            </w:pPr>
            <w:ins w:id="11038" w:author="The Si Tran" w:date="2012-12-11T06:15:00Z">
              <w:r w:rsidRPr="006431AB">
                <w:rPr>
                  <w:sz w:val="26"/>
                  <w:szCs w:val="26"/>
                  <w:rPrChange w:id="11039" w:author="The Si Tran" w:date="2012-12-16T08:48:00Z">
                    <w:rPr/>
                  </w:rPrChange>
                </w:rPr>
                <w:t>Bindom Variablet</w:t>
              </w:r>
            </w:ins>
          </w:p>
        </w:tc>
      </w:tr>
      <w:tr w:rsidR="007F45A3" w:rsidRPr="006F1B6E" w14:paraId="0447D868" w14:textId="77777777" w:rsidTr="00142ADD">
        <w:trPr>
          <w:trHeight w:val="330"/>
          <w:jc w:val="center"/>
          <w:ins w:id="11040" w:author="The Si Tran" w:date="2012-12-11T06:15:00Z"/>
        </w:trPr>
        <w:tc>
          <w:tcPr>
            <w:tcW w:w="3110" w:type="dxa"/>
            <w:gridSpan w:val="3"/>
            <w:shd w:val="clear" w:color="auto" w:fill="auto"/>
            <w:noWrap/>
            <w:vAlign w:val="bottom"/>
            <w:hideMark/>
          </w:tcPr>
          <w:p w14:paraId="6EC2F363" w14:textId="77777777" w:rsidR="007F45A3" w:rsidRPr="006431AB" w:rsidRDefault="007F45A3" w:rsidP="006431AB">
            <w:pPr>
              <w:pStyle w:val="BangBody"/>
              <w:rPr>
                <w:ins w:id="11041" w:author="The Si Tran" w:date="2012-12-11T06:15:00Z"/>
                <w:sz w:val="26"/>
                <w:szCs w:val="26"/>
                <w:rPrChange w:id="11042" w:author="The Si Tran" w:date="2012-12-16T08:48:00Z">
                  <w:rPr>
                    <w:ins w:id="11043" w:author="The Si Tran" w:date="2012-12-11T06:15:00Z"/>
                  </w:rPr>
                </w:rPrChange>
              </w:rPr>
              <w:pPrChange w:id="11044" w:author="The Si Tran" w:date="2012-12-16T08:48:00Z">
                <w:pPr/>
              </w:pPrChange>
            </w:pPr>
            <w:ins w:id="11045" w:author="The Si Tran" w:date="2012-12-11T06:15:00Z">
              <w:r w:rsidRPr="006431AB">
                <w:rPr>
                  <w:sz w:val="26"/>
                  <w:szCs w:val="26"/>
                  <w:rPrChange w:id="11046" w:author="The Si Tran" w:date="2012-12-16T08:48:00Z">
                    <w:rPr/>
                  </w:rPrChange>
                </w:rPr>
                <w:t>Recurrent Neural Network</w:t>
              </w:r>
            </w:ins>
          </w:p>
        </w:tc>
        <w:tc>
          <w:tcPr>
            <w:tcW w:w="960" w:type="dxa"/>
            <w:shd w:val="clear" w:color="auto" w:fill="auto"/>
            <w:noWrap/>
            <w:vAlign w:val="bottom"/>
            <w:hideMark/>
          </w:tcPr>
          <w:p w14:paraId="480005F0" w14:textId="77777777" w:rsidR="007F45A3" w:rsidRPr="006431AB" w:rsidRDefault="007F45A3" w:rsidP="006431AB">
            <w:pPr>
              <w:pStyle w:val="BangBody"/>
              <w:rPr>
                <w:ins w:id="11047" w:author="The Si Tran" w:date="2012-12-11T06:15:00Z"/>
                <w:sz w:val="26"/>
                <w:szCs w:val="26"/>
                <w:rPrChange w:id="11048" w:author="The Si Tran" w:date="2012-12-16T08:48:00Z">
                  <w:rPr>
                    <w:ins w:id="11049" w:author="The Si Tran" w:date="2012-12-11T06:15:00Z"/>
                  </w:rPr>
                </w:rPrChange>
              </w:rPr>
              <w:pPrChange w:id="11050" w:author="The Si Tran" w:date="2012-12-16T08:48:00Z">
                <w:pPr/>
              </w:pPrChange>
            </w:pPr>
          </w:p>
        </w:tc>
        <w:tc>
          <w:tcPr>
            <w:tcW w:w="3685" w:type="dxa"/>
            <w:shd w:val="clear" w:color="auto" w:fill="auto"/>
            <w:noWrap/>
            <w:vAlign w:val="bottom"/>
            <w:hideMark/>
          </w:tcPr>
          <w:p w14:paraId="43F0B475" w14:textId="77777777" w:rsidR="007F45A3" w:rsidRPr="006431AB" w:rsidRDefault="007F45A3" w:rsidP="006431AB">
            <w:pPr>
              <w:pStyle w:val="BangBody"/>
              <w:rPr>
                <w:ins w:id="11051" w:author="The Si Tran" w:date="2012-12-11T06:15:00Z"/>
                <w:sz w:val="26"/>
                <w:szCs w:val="26"/>
                <w:rPrChange w:id="11052" w:author="The Si Tran" w:date="2012-12-16T08:48:00Z">
                  <w:rPr>
                    <w:ins w:id="11053" w:author="The Si Tran" w:date="2012-12-11T06:15:00Z"/>
                  </w:rPr>
                </w:rPrChange>
              </w:rPr>
              <w:pPrChange w:id="11054" w:author="The Si Tran" w:date="2012-12-16T08:48:00Z">
                <w:pPr/>
              </w:pPrChange>
            </w:pPr>
            <w:ins w:id="11055" w:author="The Si Tran" w:date="2012-12-11T06:15:00Z">
              <w:r w:rsidRPr="006431AB">
                <w:rPr>
                  <w:sz w:val="26"/>
                  <w:szCs w:val="26"/>
                  <w:rPrChange w:id="11056" w:author="The Si Tran" w:date="2012-12-16T08:48:00Z">
                    <w:rPr/>
                  </w:rPrChange>
                </w:rPr>
                <w:t>Mecurrent Neu</w:t>
              </w:r>
            </w:ins>
          </w:p>
        </w:tc>
      </w:tr>
      <w:tr w:rsidR="007F45A3" w:rsidRPr="006F1B6E" w14:paraId="598C30ED" w14:textId="77777777" w:rsidTr="00142ADD">
        <w:trPr>
          <w:trHeight w:val="330"/>
          <w:jc w:val="center"/>
          <w:ins w:id="11057" w:author="The Si Tran" w:date="2012-12-11T06:15:00Z"/>
        </w:trPr>
        <w:tc>
          <w:tcPr>
            <w:tcW w:w="2888" w:type="dxa"/>
            <w:gridSpan w:val="2"/>
            <w:shd w:val="clear" w:color="auto" w:fill="auto"/>
            <w:noWrap/>
            <w:vAlign w:val="bottom"/>
            <w:hideMark/>
          </w:tcPr>
          <w:p w14:paraId="5345B079" w14:textId="77777777" w:rsidR="007F45A3" w:rsidRPr="006431AB" w:rsidRDefault="007F45A3" w:rsidP="006431AB">
            <w:pPr>
              <w:pStyle w:val="BangBody"/>
              <w:rPr>
                <w:ins w:id="11058" w:author="The Si Tran" w:date="2012-12-11T06:15:00Z"/>
                <w:sz w:val="26"/>
                <w:szCs w:val="26"/>
                <w:rPrChange w:id="11059" w:author="The Si Tran" w:date="2012-12-16T08:48:00Z">
                  <w:rPr>
                    <w:ins w:id="11060" w:author="The Si Tran" w:date="2012-12-11T06:15:00Z"/>
                  </w:rPr>
                </w:rPrChange>
              </w:rPr>
              <w:pPrChange w:id="11061" w:author="The Si Tran" w:date="2012-12-16T08:48:00Z">
                <w:pPr/>
              </w:pPrChange>
            </w:pPr>
            <w:ins w:id="11062" w:author="The Si Tran" w:date="2012-12-11T06:15:00Z">
              <w:r w:rsidRPr="006431AB">
                <w:rPr>
                  <w:sz w:val="26"/>
                  <w:szCs w:val="26"/>
                  <w:lang w:val="fr-FR"/>
                  <w:rPrChange w:id="11063" w:author="The Si Tran" w:date="2012-12-16T08:48:00Z">
                    <w:rPr>
                      <w:lang w:val="fr-FR"/>
                    </w:rPr>
                  </w:rPrChange>
                </w:rPr>
                <w:t>Seasonal</w:t>
              </w:r>
            </w:ins>
          </w:p>
        </w:tc>
        <w:tc>
          <w:tcPr>
            <w:tcW w:w="222" w:type="dxa"/>
            <w:shd w:val="clear" w:color="auto" w:fill="auto"/>
            <w:noWrap/>
            <w:vAlign w:val="bottom"/>
            <w:hideMark/>
          </w:tcPr>
          <w:p w14:paraId="338FEF9E" w14:textId="77777777" w:rsidR="007F45A3" w:rsidRPr="006431AB" w:rsidRDefault="007F45A3" w:rsidP="006431AB">
            <w:pPr>
              <w:pStyle w:val="BangBody"/>
              <w:rPr>
                <w:ins w:id="11064" w:author="The Si Tran" w:date="2012-12-11T06:15:00Z"/>
                <w:sz w:val="26"/>
                <w:szCs w:val="26"/>
                <w:rPrChange w:id="11065" w:author="The Si Tran" w:date="2012-12-16T08:48:00Z">
                  <w:rPr>
                    <w:ins w:id="11066" w:author="The Si Tran" w:date="2012-12-11T06:15:00Z"/>
                  </w:rPr>
                </w:rPrChange>
              </w:rPr>
              <w:pPrChange w:id="11067" w:author="The Si Tran" w:date="2012-12-16T08:48:00Z">
                <w:pPr/>
              </w:pPrChange>
            </w:pPr>
          </w:p>
        </w:tc>
        <w:tc>
          <w:tcPr>
            <w:tcW w:w="960" w:type="dxa"/>
            <w:shd w:val="clear" w:color="auto" w:fill="auto"/>
            <w:noWrap/>
            <w:vAlign w:val="bottom"/>
            <w:hideMark/>
          </w:tcPr>
          <w:p w14:paraId="33E85C30" w14:textId="77777777" w:rsidR="007F45A3" w:rsidRPr="006431AB" w:rsidRDefault="007F45A3" w:rsidP="006431AB">
            <w:pPr>
              <w:pStyle w:val="BangBody"/>
              <w:rPr>
                <w:ins w:id="11068" w:author="The Si Tran" w:date="2012-12-11T06:15:00Z"/>
                <w:sz w:val="26"/>
                <w:szCs w:val="26"/>
                <w:rPrChange w:id="11069" w:author="The Si Tran" w:date="2012-12-16T08:48:00Z">
                  <w:rPr>
                    <w:ins w:id="11070" w:author="The Si Tran" w:date="2012-12-11T06:15:00Z"/>
                  </w:rPr>
                </w:rPrChange>
              </w:rPr>
              <w:pPrChange w:id="11071" w:author="The Si Tran" w:date="2012-12-16T08:48:00Z">
                <w:pPr/>
              </w:pPrChange>
            </w:pPr>
          </w:p>
        </w:tc>
        <w:tc>
          <w:tcPr>
            <w:tcW w:w="3685" w:type="dxa"/>
            <w:shd w:val="clear" w:color="auto" w:fill="auto"/>
            <w:noWrap/>
            <w:vAlign w:val="bottom"/>
            <w:hideMark/>
          </w:tcPr>
          <w:p w14:paraId="74256477" w14:textId="77777777" w:rsidR="007F45A3" w:rsidRPr="006431AB" w:rsidRDefault="007F45A3" w:rsidP="006431AB">
            <w:pPr>
              <w:pStyle w:val="BangBody"/>
              <w:rPr>
                <w:ins w:id="11072" w:author="The Si Tran" w:date="2012-12-11T06:15:00Z"/>
                <w:sz w:val="26"/>
                <w:szCs w:val="26"/>
                <w:rPrChange w:id="11073" w:author="The Si Tran" w:date="2012-12-16T08:48:00Z">
                  <w:rPr>
                    <w:ins w:id="11074" w:author="The Si Tran" w:date="2012-12-11T06:15:00Z"/>
                  </w:rPr>
                </w:rPrChange>
              </w:rPr>
              <w:pPrChange w:id="11075" w:author="The Si Tran" w:date="2012-12-16T08:48:00Z">
                <w:pPr/>
              </w:pPrChange>
            </w:pPr>
            <w:ins w:id="11076" w:author="The Si Tran" w:date="2012-12-11T06:15:00Z">
              <w:r w:rsidRPr="006431AB">
                <w:rPr>
                  <w:sz w:val="26"/>
                  <w:szCs w:val="26"/>
                  <w:rPrChange w:id="11077" w:author="The Si Tran" w:date="2012-12-16T08:48:00Z">
                    <w:rPr/>
                  </w:rPrChange>
                </w:rPr>
                <w:t>Tính mùa</w:t>
              </w:r>
            </w:ins>
          </w:p>
        </w:tc>
      </w:tr>
      <w:tr w:rsidR="007F45A3" w:rsidRPr="006F1B6E" w14:paraId="361DA290" w14:textId="77777777" w:rsidTr="00142ADD">
        <w:trPr>
          <w:trHeight w:val="330"/>
          <w:jc w:val="center"/>
          <w:ins w:id="11078" w:author="The Si Tran" w:date="2012-12-11T06:15:00Z"/>
        </w:trPr>
        <w:tc>
          <w:tcPr>
            <w:tcW w:w="2888" w:type="dxa"/>
            <w:gridSpan w:val="2"/>
            <w:shd w:val="clear" w:color="auto" w:fill="auto"/>
            <w:noWrap/>
            <w:vAlign w:val="bottom"/>
            <w:hideMark/>
          </w:tcPr>
          <w:p w14:paraId="723DCC23" w14:textId="77777777" w:rsidR="007F45A3" w:rsidRPr="006431AB" w:rsidRDefault="007F45A3" w:rsidP="006431AB">
            <w:pPr>
              <w:pStyle w:val="BangBody"/>
              <w:rPr>
                <w:ins w:id="11079" w:author="The Si Tran" w:date="2012-12-11T06:15:00Z"/>
                <w:sz w:val="26"/>
                <w:szCs w:val="26"/>
                <w:rPrChange w:id="11080" w:author="The Si Tran" w:date="2012-12-16T08:48:00Z">
                  <w:rPr>
                    <w:ins w:id="11081" w:author="The Si Tran" w:date="2012-12-11T06:15:00Z"/>
                  </w:rPr>
                </w:rPrChange>
              </w:rPr>
              <w:pPrChange w:id="11082" w:author="The Si Tran" w:date="2012-12-16T08:48:00Z">
                <w:pPr/>
              </w:pPrChange>
            </w:pPr>
            <w:ins w:id="11083" w:author="The Si Tran" w:date="2012-12-11T06:15:00Z">
              <w:r w:rsidRPr="006431AB">
                <w:rPr>
                  <w:sz w:val="26"/>
                  <w:szCs w:val="26"/>
                  <w:rPrChange w:id="11084" w:author="The Si Tran" w:date="2012-12-16T08:48:00Z">
                    <w:rPr/>
                  </w:rPrChange>
                </w:rPr>
                <w:t>Sigmoid Unit</w:t>
              </w:r>
            </w:ins>
          </w:p>
        </w:tc>
        <w:tc>
          <w:tcPr>
            <w:tcW w:w="222" w:type="dxa"/>
            <w:shd w:val="clear" w:color="auto" w:fill="auto"/>
            <w:noWrap/>
            <w:vAlign w:val="bottom"/>
            <w:hideMark/>
          </w:tcPr>
          <w:p w14:paraId="47CD44F7" w14:textId="77777777" w:rsidR="007F45A3" w:rsidRPr="006431AB" w:rsidRDefault="007F45A3" w:rsidP="006431AB">
            <w:pPr>
              <w:pStyle w:val="BangBody"/>
              <w:rPr>
                <w:ins w:id="11085" w:author="The Si Tran" w:date="2012-12-11T06:15:00Z"/>
                <w:sz w:val="26"/>
                <w:szCs w:val="26"/>
                <w:rPrChange w:id="11086" w:author="The Si Tran" w:date="2012-12-16T08:48:00Z">
                  <w:rPr>
                    <w:ins w:id="11087" w:author="The Si Tran" w:date="2012-12-11T06:15:00Z"/>
                  </w:rPr>
                </w:rPrChange>
              </w:rPr>
              <w:pPrChange w:id="11088" w:author="The Si Tran" w:date="2012-12-16T08:48:00Z">
                <w:pPr/>
              </w:pPrChange>
            </w:pPr>
          </w:p>
        </w:tc>
        <w:tc>
          <w:tcPr>
            <w:tcW w:w="960" w:type="dxa"/>
            <w:shd w:val="clear" w:color="auto" w:fill="auto"/>
            <w:noWrap/>
            <w:vAlign w:val="bottom"/>
            <w:hideMark/>
          </w:tcPr>
          <w:p w14:paraId="28DB8116" w14:textId="77777777" w:rsidR="007F45A3" w:rsidRPr="006431AB" w:rsidRDefault="007F45A3" w:rsidP="006431AB">
            <w:pPr>
              <w:pStyle w:val="BangBody"/>
              <w:rPr>
                <w:ins w:id="11089" w:author="The Si Tran" w:date="2012-12-11T06:15:00Z"/>
                <w:sz w:val="26"/>
                <w:szCs w:val="26"/>
                <w:rPrChange w:id="11090" w:author="The Si Tran" w:date="2012-12-16T08:48:00Z">
                  <w:rPr>
                    <w:ins w:id="11091" w:author="The Si Tran" w:date="2012-12-11T06:15:00Z"/>
                  </w:rPr>
                </w:rPrChange>
              </w:rPr>
              <w:pPrChange w:id="11092" w:author="The Si Tran" w:date="2012-12-16T08:48:00Z">
                <w:pPr/>
              </w:pPrChange>
            </w:pPr>
          </w:p>
        </w:tc>
        <w:tc>
          <w:tcPr>
            <w:tcW w:w="3685" w:type="dxa"/>
            <w:shd w:val="clear" w:color="auto" w:fill="auto"/>
            <w:noWrap/>
            <w:vAlign w:val="bottom"/>
            <w:hideMark/>
          </w:tcPr>
          <w:p w14:paraId="07F3FC2B" w14:textId="77777777" w:rsidR="007F45A3" w:rsidRPr="006431AB" w:rsidRDefault="007F45A3" w:rsidP="006431AB">
            <w:pPr>
              <w:pStyle w:val="BangBody"/>
              <w:rPr>
                <w:ins w:id="11093" w:author="The Si Tran" w:date="2012-12-11T06:15:00Z"/>
                <w:sz w:val="26"/>
                <w:szCs w:val="26"/>
                <w:rPrChange w:id="11094" w:author="The Si Tran" w:date="2012-12-16T08:48:00Z">
                  <w:rPr>
                    <w:ins w:id="11095" w:author="The Si Tran" w:date="2012-12-11T06:15:00Z"/>
                  </w:rPr>
                </w:rPrChange>
              </w:rPr>
              <w:pPrChange w:id="11096" w:author="The Si Tran" w:date="2012-12-16T08:48:00Z">
                <w:pPr/>
              </w:pPrChange>
            </w:pPr>
            <w:ins w:id="11097" w:author="The Si Tran" w:date="2012-12-11T06:15:00Z">
              <w:r w:rsidRPr="006431AB">
                <w:rPr>
                  <w:sz w:val="26"/>
                  <w:szCs w:val="26"/>
                  <w:rPrChange w:id="11098" w:author="The Si Tran" w:date="2012-12-16T08:48:00Z">
                    <w:rPr/>
                  </w:rPrChange>
                </w:rPr>
                <w:t>Đơn vid Unitura</w:t>
              </w:r>
            </w:ins>
          </w:p>
        </w:tc>
      </w:tr>
      <w:tr w:rsidR="007F45A3" w:rsidRPr="006F1B6E" w14:paraId="428FBD86" w14:textId="77777777" w:rsidTr="00142ADD">
        <w:trPr>
          <w:trHeight w:val="330"/>
          <w:jc w:val="center"/>
          <w:ins w:id="11099" w:author="The Si Tran" w:date="2012-12-11T06:15:00Z"/>
        </w:trPr>
        <w:tc>
          <w:tcPr>
            <w:tcW w:w="3110" w:type="dxa"/>
            <w:gridSpan w:val="3"/>
            <w:shd w:val="clear" w:color="auto" w:fill="auto"/>
            <w:noWrap/>
            <w:vAlign w:val="bottom"/>
            <w:hideMark/>
          </w:tcPr>
          <w:p w14:paraId="29F236D8" w14:textId="77777777" w:rsidR="007F45A3" w:rsidRPr="006431AB" w:rsidRDefault="007F45A3" w:rsidP="006431AB">
            <w:pPr>
              <w:pStyle w:val="BangBody"/>
              <w:rPr>
                <w:ins w:id="11100" w:author="The Si Tran" w:date="2012-12-11T06:15:00Z"/>
                <w:sz w:val="26"/>
                <w:szCs w:val="26"/>
                <w:rPrChange w:id="11101" w:author="The Si Tran" w:date="2012-12-16T08:48:00Z">
                  <w:rPr>
                    <w:ins w:id="11102" w:author="The Si Tran" w:date="2012-12-11T06:15:00Z"/>
                  </w:rPr>
                </w:rPrChange>
              </w:rPr>
              <w:pPrChange w:id="11103" w:author="The Si Tran" w:date="2012-12-16T08:48:00Z">
                <w:pPr/>
              </w:pPrChange>
            </w:pPr>
            <w:ins w:id="11104" w:author="The Si Tran" w:date="2012-12-11T06:15:00Z">
              <w:r w:rsidRPr="006431AB">
                <w:rPr>
                  <w:sz w:val="26"/>
                  <w:szCs w:val="26"/>
                  <w:rPrChange w:id="11105" w:author="The Si Tran" w:date="2012-12-16T08:48:00Z">
                    <w:rPr/>
                  </w:rPrChange>
                </w:rPr>
                <w:t>Sum Of Squared Errors</w:t>
              </w:r>
            </w:ins>
          </w:p>
        </w:tc>
        <w:tc>
          <w:tcPr>
            <w:tcW w:w="960" w:type="dxa"/>
            <w:shd w:val="clear" w:color="auto" w:fill="auto"/>
            <w:noWrap/>
            <w:vAlign w:val="bottom"/>
            <w:hideMark/>
          </w:tcPr>
          <w:p w14:paraId="4C2ECFB7" w14:textId="77777777" w:rsidR="007F45A3" w:rsidRPr="006431AB" w:rsidRDefault="007F45A3" w:rsidP="006431AB">
            <w:pPr>
              <w:pStyle w:val="BangBody"/>
              <w:rPr>
                <w:ins w:id="11106" w:author="The Si Tran" w:date="2012-12-11T06:15:00Z"/>
                <w:sz w:val="26"/>
                <w:szCs w:val="26"/>
                <w:rPrChange w:id="11107" w:author="The Si Tran" w:date="2012-12-16T08:48:00Z">
                  <w:rPr>
                    <w:ins w:id="11108" w:author="The Si Tran" w:date="2012-12-11T06:15:00Z"/>
                  </w:rPr>
                </w:rPrChange>
              </w:rPr>
              <w:pPrChange w:id="11109" w:author="The Si Tran" w:date="2012-12-16T08:48:00Z">
                <w:pPr/>
              </w:pPrChange>
            </w:pPr>
          </w:p>
        </w:tc>
        <w:tc>
          <w:tcPr>
            <w:tcW w:w="3685" w:type="dxa"/>
            <w:shd w:val="clear" w:color="auto" w:fill="auto"/>
            <w:noWrap/>
            <w:vAlign w:val="bottom"/>
            <w:hideMark/>
          </w:tcPr>
          <w:p w14:paraId="3AE371C1" w14:textId="77777777" w:rsidR="007F45A3" w:rsidRPr="006431AB" w:rsidRDefault="007F45A3" w:rsidP="006431AB">
            <w:pPr>
              <w:pStyle w:val="BangBody"/>
              <w:rPr>
                <w:ins w:id="11110" w:author="The Si Tran" w:date="2012-12-11T06:15:00Z"/>
                <w:sz w:val="26"/>
                <w:szCs w:val="26"/>
                <w:rPrChange w:id="11111" w:author="The Si Tran" w:date="2012-12-16T08:48:00Z">
                  <w:rPr>
                    <w:ins w:id="11112" w:author="The Si Tran" w:date="2012-12-11T06:15:00Z"/>
                  </w:rPr>
                </w:rPrChange>
              </w:rPr>
              <w:pPrChange w:id="11113" w:author="The Si Tran" w:date="2012-12-16T08:48:00Z">
                <w:pPr/>
              </w:pPrChange>
            </w:pPr>
            <w:ins w:id="11114" w:author="The Si Tran" w:date="2012-12-11T06:15:00Z">
              <w:r w:rsidRPr="006431AB">
                <w:rPr>
                  <w:sz w:val="26"/>
                  <w:szCs w:val="26"/>
                  <w:rPrChange w:id="11115" w:author="The Si Tran" w:date="2012-12-16T08:48:00Z">
                    <w:rPr/>
                  </w:rPrChange>
                </w:rPr>
                <w:t>Tum Of Squared Errors</w:t>
              </w:r>
            </w:ins>
          </w:p>
        </w:tc>
      </w:tr>
      <w:tr w:rsidR="007F45A3" w:rsidRPr="006F1B6E" w14:paraId="266F185F" w14:textId="77777777" w:rsidTr="00142ADD">
        <w:trPr>
          <w:trHeight w:val="330"/>
          <w:jc w:val="center"/>
          <w:ins w:id="11116" w:author="The Si Tran" w:date="2012-12-11T06:15:00Z"/>
        </w:trPr>
        <w:tc>
          <w:tcPr>
            <w:tcW w:w="3110" w:type="dxa"/>
            <w:gridSpan w:val="3"/>
            <w:shd w:val="clear" w:color="auto" w:fill="auto"/>
            <w:noWrap/>
            <w:vAlign w:val="bottom"/>
            <w:hideMark/>
          </w:tcPr>
          <w:p w14:paraId="1F66914D" w14:textId="77777777" w:rsidR="007F45A3" w:rsidRPr="006431AB" w:rsidRDefault="007F45A3" w:rsidP="006431AB">
            <w:pPr>
              <w:pStyle w:val="BangBody"/>
              <w:rPr>
                <w:ins w:id="11117" w:author="The Si Tran" w:date="2012-12-11T06:15:00Z"/>
                <w:sz w:val="26"/>
                <w:szCs w:val="26"/>
                <w:rPrChange w:id="11118" w:author="The Si Tran" w:date="2012-12-16T08:48:00Z">
                  <w:rPr>
                    <w:ins w:id="11119" w:author="The Si Tran" w:date="2012-12-11T06:15:00Z"/>
                  </w:rPr>
                </w:rPrChange>
              </w:rPr>
              <w:pPrChange w:id="11120" w:author="The Si Tran" w:date="2012-12-16T08:48:00Z">
                <w:pPr/>
              </w:pPrChange>
            </w:pPr>
            <w:ins w:id="11121" w:author="The Si Tran" w:date="2012-12-11T06:15:00Z">
              <w:r w:rsidRPr="006431AB">
                <w:rPr>
                  <w:sz w:val="26"/>
                  <w:szCs w:val="26"/>
                  <w:rPrChange w:id="11122" w:author="The Si Tran" w:date="2012-12-16T08:48:00Z">
                    <w:rPr/>
                  </w:rPrChange>
                </w:rPr>
                <w:t>Supervised Learning</w:t>
              </w:r>
            </w:ins>
          </w:p>
        </w:tc>
        <w:tc>
          <w:tcPr>
            <w:tcW w:w="960" w:type="dxa"/>
            <w:shd w:val="clear" w:color="auto" w:fill="auto"/>
            <w:noWrap/>
            <w:vAlign w:val="bottom"/>
            <w:hideMark/>
          </w:tcPr>
          <w:p w14:paraId="3CE105B9" w14:textId="77777777" w:rsidR="007F45A3" w:rsidRPr="006431AB" w:rsidRDefault="007F45A3" w:rsidP="006431AB">
            <w:pPr>
              <w:pStyle w:val="BangBody"/>
              <w:rPr>
                <w:ins w:id="11123" w:author="The Si Tran" w:date="2012-12-11T06:15:00Z"/>
                <w:sz w:val="26"/>
                <w:szCs w:val="26"/>
                <w:rPrChange w:id="11124" w:author="The Si Tran" w:date="2012-12-16T08:48:00Z">
                  <w:rPr>
                    <w:ins w:id="11125" w:author="The Si Tran" w:date="2012-12-11T06:15:00Z"/>
                  </w:rPr>
                </w:rPrChange>
              </w:rPr>
              <w:pPrChange w:id="11126" w:author="The Si Tran" w:date="2012-12-16T08:48:00Z">
                <w:pPr/>
              </w:pPrChange>
            </w:pPr>
          </w:p>
        </w:tc>
        <w:tc>
          <w:tcPr>
            <w:tcW w:w="3685" w:type="dxa"/>
            <w:shd w:val="clear" w:color="auto" w:fill="auto"/>
            <w:noWrap/>
            <w:vAlign w:val="bottom"/>
            <w:hideMark/>
          </w:tcPr>
          <w:p w14:paraId="1FA56060" w14:textId="77777777" w:rsidR="007F45A3" w:rsidRPr="006431AB" w:rsidRDefault="007F45A3" w:rsidP="006431AB">
            <w:pPr>
              <w:pStyle w:val="BangBody"/>
              <w:rPr>
                <w:ins w:id="11127" w:author="The Si Tran" w:date="2012-12-11T06:15:00Z"/>
                <w:sz w:val="26"/>
                <w:szCs w:val="26"/>
                <w:rPrChange w:id="11128" w:author="The Si Tran" w:date="2012-12-16T08:48:00Z">
                  <w:rPr>
                    <w:ins w:id="11129" w:author="The Si Tran" w:date="2012-12-11T06:15:00Z"/>
                  </w:rPr>
                </w:rPrChange>
              </w:rPr>
              <w:pPrChange w:id="11130" w:author="The Si Tran" w:date="2012-12-16T08:48:00Z">
                <w:pPr/>
              </w:pPrChange>
            </w:pPr>
            <w:ins w:id="11131" w:author="The Si Tran" w:date="2012-12-11T06:15:00Z">
              <w:r w:rsidRPr="006431AB">
                <w:rPr>
                  <w:sz w:val="26"/>
                  <w:szCs w:val="26"/>
                  <w:rPrChange w:id="11132" w:author="The Si Tran" w:date="2012-12-16T08:48:00Z">
                    <w:rPr/>
                  </w:rPrChange>
                </w:rPr>
                <w:t>Hupervised Learn</w:t>
              </w:r>
            </w:ins>
          </w:p>
        </w:tc>
      </w:tr>
      <w:tr w:rsidR="007F45A3" w:rsidRPr="006F1B6E" w14:paraId="1060FD29" w14:textId="77777777" w:rsidTr="00142ADD">
        <w:trPr>
          <w:trHeight w:val="330"/>
          <w:jc w:val="center"/>
          <w:ins w:id="11133" w:author="The Si Tran" w:date="2012-12-11T06:15:00Z"/>
        </w:trPr>
        <w:tc>
          <w:tcPr>
            <w:tcW w:w="2666" w:type="dxa"/>
            <w:shd w:val="clear" w:color="auto" w:fill="auto"/>
            <w:noWrap/>
            <w:vAlign w:val="bottom"/>
            <w:hideMark/>
          </w:tcPr>
          <w:p w14:paraId="0F06B1A8" w14:textId="77777777" w:rsidR="007F45A3" w:rsidRPr="006431AB" w:rsidRDefault="007F45A3" w:rsidP="006431AB">
            <w:pPr>
              <w:pStyle w:val="BangBody"/>
              <w:rPr>
                <w:ins w:id="11134" w:author="The Si Tran" w:date="2012-12-11T06:15:00Z"/>
                <w:sz w:val="26"/>
                <w:szCs w:val="26"/>
                <w:rPrChange w:id="11135" w:author="The Si Tran" w:date="2012-12-16T08:48:00Z">
                  <w:rPr>
                    <w:ins w:id="11136" w:author="The Si Tran" w:date="2012-12-11T06:15:00Z"/>
                  </w:rPr>
                </w:rPrChange>
              </w:rPr>
              <w:pPrChange w:id="11137" w:author="The Si Tran" w:date="2012-12-16T08:48:00Z">
                <w:pPr/>
              </w:pPrChange>
            </w:pPr>
            <w:ins w:id="11138" w:author="The Si Tran" w:date="2012-12-11T06:15:00Z">
              <w:r w:rsidRPr="006431AB">
                <w:rPr>
                  <w:sz w:val="26"/>
                  <w:szCs w:val="26"/>
                  <w:rPrChange w:id="11139" w:author="The Si Tran" w:date="2012-12-16T08:48:00Z">
                    <w:rPr/>
                  </w:rPrChange>
                </w:rPr>
                <w:t>Synapse</w:t>
              </w:r>
            </w:ins>
          </w:p>
        </w:tc>
        <w:tc>
          <w:tcPr>
            <w:tcW w:w="222" w:type="dxa"/>
            <w:shd w:val="clear" w:color="auto" w:fill="auto"/>
            <w:noWrap/>
            <w:vAlign w:val="bottom"/>
            <w:hideMark/>
          </w:tcPr>
          <w:p w14:paraId="0EDA35E7" w14:textId="77777777" w:rsidR="007F45A3" w:rsidRPr="006431AB" w:rsidRDefault="007F45A3" w:rsidP="006431AB">
            <w:pPr>
              <w:pStyle w:val="BangBody"/>
              <w:rPr>
                <w:ins w:id="11140" w:author="The Si Tran" w:date="2012-12-11T06:15:00Z"/>
                <w:sz w:val="26"/>
                <w:szCs w:val="26"/>
                <w:rPrChange w:id="11141" w:author="The Si Tran" w:date="2012-12-16T08:48:00Z">
                  <w:rPr>
                    <w:ins w:id="11142" w:author="The Si Tran" w:date="2012-12-11T06:15:00Z"/>
                  </w:rPr>
                </w:rPrChange>
              </w:rPr>
              <w:pPrChange w:id="11143" w:author="The Si Tran" w:date="2012-12-16T08:48:00Z">
                <w:pPr/>
              </w:pPrChange>
            </w:pPr>
          </w:p>
        </w:tc>
        <w:tc>
          <w:tcPr>
            <w:tcW w:w="222" w:type="dxa"/>
            <w:shd w:val="clear" w:color="auto" w:fill="auto"/>
            <w:noWrap/>
            <w:vAlign w:val="bottom"/>
            <w:hideMark/>
          </w:tcPr>
          <w:p w14:paraId="64529769" w14:textId="77777777" w:rsidR="007F45A3" w:rsidRPr="006431AB" w:rsidRDefault="007F45A3" w:rsidP="006431AB">
            <w:pPr>
              <w:pStyle w:val="BangBody"/>
              <w:rPr>
                <w:ins w:id="11144" w:author="The Si Tran" w:date="2012-12-11T06:15:00Z"/>
                <w:sz w:val="26"/>
                <w:szCs w:val="26"/>
                <w:rPrChange w:id="11145" w:author="The Si Tran" w:date="2012-12-16T08:48:00Z">
                  <w:rPr>
                    <w:ins w:id="11146" w:author="The Si Tran" w:date="2012-12-11T06:15:00Z"/>
                  </w:rPr>
                </w:rPrChange>
              </w:rPr>
              <w:pPrChange w:id="11147" w:author="The Si Tran" w:date="2012-12-16T08:48:00Z">
                <w:pPr/>
              </w:pPrChange>
            </w:pPr>
          </w:p>
        </w:tc>
        <w:tc>
          <w:tcPr>
            <w:tcW w:w="960" w:type="dxa"/>
            <w:shd w:val="clear" w:color="auto" w:fill="auto"/>
            <w:noWrap/>
            <w:vAlign w:val="bottom"/>
            <w:hideMark/>
          </w:tcPr>
          <w:p w14:paraId="4F8795B3" w14:textId="77777777" w:rsidR="007F45A3" w:rsidRPr="006431AB" w:rsidRDefault="007F45A3" w:rsidP="006431AB">
            <w:pPr>
              <w:pStyle w:val="BangBody"/>
              <w:rPr>
                <w:ins w:id="11148" w:author="The Si Tran" w:date="2012-12-11T06:15:00Z"/>
                <w:sz w:val="26"/>
                <w:szCs w:val="26"/>
                <w:rPrChange w:id="11149" w:author="The Si Tran" w:date="2012-12-16T08:48:00Z">
                  <w:rPr>
                    <w:ins w:id="11150" w:author="The Si Tran" w:date="2012-12-11T06:15:00Z"/>
                  </w:rPr>
                </w:rPrChange>
              </w:rPr>
              <w:pPrChange w:id="11151" w:author="The Si Tran" w:date="2012-12-16T08:48:00Z">
                <w:pPr/>
              </w:pPrChange>
            </w:pPr>
          </w:p>
        </w:tc>
        <w:tc>
          <w:tcPr>
            <w:tcW w:w="3685" w:type="dxa"/>
            <w:shd w:val="clear" w:color="auto" w:fill="auto"/>
            <w:noWrap/>
            <w:vAlign w:val="bottom"/>
            <w:hideMark/>
          </w:tcPr>
          <w:p w14:paraId="1F86C5DA" w14:textId="77777777" w:rsidR="007F45A3" w:rsidRPr="006431AB" w:rsidRDefault="007F45A3" w:rsidP="006431AB">
            <w:pPr>
              <w:pStyle w:val="BangBody"/>
              <w:rPr>
                <w:ins w:id="11152" w:author="The Si Tran" w:date="2012-12-11T06:15:00Z"/>
                <w:sz w:val="26"/>
                <w:szCs w:val="26"/>
                <w:rPrChange w:id="11153" w:author="The Si Tran" w:date="2012-12-16T08:48:00Z">
                  <w:rPr>
                    <w:ins w:id="11154" w:author="The Si Tran" w:date="2012-12-11T06:15:00Z"/>
                  </w:rPr>
                </w:rPrChange>
              </w:rPr>
              <w:pPrChange w:id="11155" w:author="The Si Tran" w:date="2012-12-16T08:48:00Z">
                <w:pPr/>
              </w:pPrChange>
            </w:pPr>
            <w:ins w:id="11156" w:author="The Si Tran" w:date="2012-12-11T06:15:00Z">
              <w:r w:rsidRPr="006431AB">
                <w:rPr>
                  <w:sz w:val="26"/>
                  <w:szCs w:val="26"/>
                  <w:rPrChange w:id="11157" w:author="The Si Tran" w:date="2012-12-16T08:48:00Z">
                    <w:rPr/>
                  </w:rPrChange>
                </w:rPr>
                <w:t>Khnapsesed Lear</w:t>
              </w:r>
            </w:ins>
          </w:p>
        </w:tc>
      </w:tr>
      <w:tr w:rsidR="007F45A3" w:rsidRPr="006F1B6E" w14:paraId="20347C29" w14:textId="77777777" w:rsidTr="00142ADD">
        <w:trPr>
          <w:trHeight w:val="330"/>
          <w:jc w:val="center"/>
          <w:ins w:id="11158" w:author="The Si Tran" w:date="2012-12-11T06:15:00Z"/>
        </w:trPr>
        <w:tc>
          <w:tcPr>
            <w:tcW w:w="2888" w:type="dxa"/>
            <w:gridSpan w:val="2"/>
            <w:shd w:val="clear" w:color="auto" w:fill="auto"/>
            <w:noWrap/>
            <w:vAlign w:val="bottom"/>
            <w:hideMark/>
          </w:tcPr>
          <w:p w14:paraId="73DCD3E0" w14:textId="77777777" w:rsidR="007F45A3" w:rsidRPr="006431AB" w:rsidRDefault="007F45A3" w:rsidP="006431AB">
            <w:pPr>
              <w:pStyle w:val="BangBody"/>
              <w:rPr>
                <w:ins w:id="11159" w:author="The Si Tran" w:date="2012-12-11T06:15:00Z"/>
                <w:sz w:val="26"/>
                <w:szCs w:val="26"/>
                <w:rPrChange w:id="11160" w:author="The Si Tran" w:date="2012-12-16T08:48:00Z">
                  <w:rPr>
                    <w:ins w:id="11161" w:author="The Si Tran" w:date="2012-12-11T06:15:00Z"/>
                  </w:rPr>
                </w:rPrChange>
              </w:rPr>
              <w:pPrChange w:id="11162" w:author="The Si Tran" w:date="2012-12-16T08:48:00Z">
                <w:pPr/>
              </w:pPrChange>
            </w:pPr>
            <w:ins w:id="11163" w:author="The Si Tran" w:date="2012-12-11T06:15:00Z">
              <w:r w:rsidRPr="006431AB">
                <w:rPr>
                  <w:sz w:val="26"/>
                  <w:szCs w:val="26"/>
                  <w:rPrChange w:id="11164" w:author="The Si Tran" w:date="2012-12-16T08:48:00Z">
                    <w:rPr/>
                  </w:rPrChange>
                </w:rPr>
                <w:t>Thresholds</w:t>
              </w:r>
            </w:ins>
          </w:p>
        </w:tc>
        <w:tc>
          <w:tcPr>
            <w:tcW w:w="222" w:type="dxa"/>
            <w:shd w:val="clear" w:color="auto" w:fill="auto"/>
            <w:noWrap/>
            <w:vAlign w:val="bottom"/>
            <w:hideMark/>
          </w:tcPr>
          <w:p w14:paraId="79B92B3D" w14:textId="77777777" w:rsidR="007F45A3" w:rsidRPr="006431AB" w:rsidRDefault="007F45A3" w:rsidP="006431AB">
            <w:pPr>
              <w:pStyle w:val="BangBody"/>
              <w:rPr>
                <w:ins w:id="11165" w:author="The Si Tran" w:date="2012-12-11T06:15:00Z"/>
                <w:sz w:val="26"/>
                <w:szCs w:val="26"/>
                <w:rPrChange w:id="11166" w:author="The Si Tran" w:date="2012-12-16T08:48:00Z">
                  <w:rPr>
                    <w:ins w:id="11167" w:author="The Si Tran" w:date="2012-12-11T06:15:00Z"/>
                  </w:rPr>
                </w:rPrChange>
              </w:rPr>
              <w:pPrChange w:id="11168" w:author="The Si Tran" w:date="2012-12-16T08:48:00Z">
                <w:pPr/>
              </w:pPrChange>
            </w:pPr>
          </w:p>
        </w:tc>
        <w:tc>
          <w:tcPr>
            <w:tcW w:w="960" w:type="dxa"/>
            <w:shd w:val="clear" w:color="auto" w:fill="auto"/>
            <w:noWrap/>
            <w:vAlign w:val="bottom"/>
            <w:hideMark/>
          </w:tcPr>
          <w:p w14:paraId="4FBCAE88" w14:textId="77777777" w:rsidR="007F45A3" w:rsidRPr="006431AB" w:rsidRDefault="007F45A3" w:rsidP="006431AB">
            <w:pPr>
              <w:pStyle w:val="BangBody"/>
              <w:rPr>
                <w:ins w:id="11169" w:author="The Si Tran" w:date="2012-12-11T06:15:00Z"/>
                <w:sz w:val="26"/>
                <w:szCs w:val="26"/>
                <w:rPrChange w:id="11170" w:author="The Si Tran" w:date="2012-12-16T08:48:00Z">
                  <w:rPr>
                    <w:ins w:id="11171" w:author="The Si Tran" w:date="2012-12-11T06:15:00Z"/>
                  </w:rPr>
                </w:rPrChange>
              </w:rPr>
              <w:pPrChange w:id="11172" w:author="The Si Tran" w:date="2012-12-16T08:48:00Z">
                <w:pPr/>
              </w:pPrChange>
            </w:pPr>
          </w:p>
        </w:tc>
        <w:tc>
          <w:tcPr>
            <w:tcW w:w="3685" w:type="dxa"/>
            <w:shd w:val="clear" w:color="auto" w:fill="auto"/>
            <w:noWrap/>
            <w:vAlign w:val="bottom"/>
            <w:hideMark/>
          </w:tcPr>
          <w:p w14:paraId="14807C7D" w14:textId="77777777" w:rsidR="007F45A3" w:rsidRPr="006431AB" w:rsidRDefault="007F45A3" w:rsidP="006431AB">
            <w:pPr>
              <w:pStyle w:val="BangBody"/>
              <w:rPr>
                <w:ins w:id="11173" w:author="The Si Tran" w:date="2012-12-11T06:15:00Z"/>
                <w:sz w:val="26"/>
                <w:szCs w:val="26"/>
                <w:rPrChange w:id="11174" w:author="The Si Tran" w:date="2012-12-16T08:48:00Z">
                  <w:rPr>
                    <w:ins w:id="11175" w:author="The Si Tran" w:date="2012-12-11T06:15:00Z"/>
                  </w:rPr>
                </w:rPrChange>
              </w:rPr>
              <w:pPrChange w:id="11176" w:author="The Si Tran" w:date="2012-12-16T08:48:00Z">
                <w:pPr/>
              </w:pPrChange>
            </w:pPr>
            <w:ins w:id="11177" w:author="The Si Tran" w:date="2012-12-11T06:15:00Z">
              <w:r w:rsidRPr="006431AB">
                <w:rPr>
                  <w:sz w:val="26"/>
                  <w:szCs w:val="26"/>
                  <w:rPrChange w:id="11178" w:author="The Si Tran" w:date="2012-12-16T08:48:00Z">
                    <w:rPr/>
                  </w:rPrChange>
                </w:rPr>
                <w:t xml:space="preserve">Phân ngưds </w:t>
              </w:r>
            </w:ins>
          </w:p>
        </w:tc>
      </w:tr>
      <w:tr w:rsidR="007F45A3" w:rsidRPr="006F1B6E" w14:paraId="3044DE91" w14:textId="77777777" w:rsidTr="00142ADD">
        <w:trPr>
          <w:trHeight w:val="330"/>
          <w:jc w:val="center"/>
          <w:ins w:id="11179" w:author="The Si Tran" w:date="2012-12-11T06:15:00Z"/>
        </w:trPr>
        <w:tc>
          <w:tcPr>
            <w:tcW w:w="2888" w:type="dxa"/>
            <w:gridSpan w:val="2"/>
            <w:shd w:val="clear" w:color="auto" w:fill="auto"/>
            <w:noWrap/>
            <w:vAlign w:val="bottom"/>
            <w:hideMark/>
          </w:tcPr>
          <w:p w14:paraId="188C05F1" w14:textId="77777777" w:rsidR="007F45A3" w:rsidRPr="006431AB" w:rsidRDefault="007F45A3" w:rsidP="006431AB">
            <w:pPr>
              <w:pStyle w:val="BangBody"/>
              <w:rPr>
                <w:ins w:id="11180" w:author="The Si Tran" w:date="2012-12-11T06:15:00Z"/>
                <w:sz w:val="26"/>
                <w:szCs w:val="26"/>
                <w:rPrChange w:id="11181" w:author="The Si Tran" w:date="2012-12-16T08:48:00Z">
                  <w:rPr>
                    <w:ins w:id="11182" w:author="The Si Tran" w:date="2012-12-11T06:15:00Z"/>
                  </w:rPr>
                </w:rPrChange>
              </w:rPr>
              <w:pPrChange w:id="11183" w:author="The Si Tran" w:date="2012-12-16T08:48:00Z">
                <w:pPr/>
              </w:pPrChange>
            </w:pPr>
            <w:ins w:id="11184" w:author="The Si Tran" w:date="2012-12-11T06:15:00Z">
              <w:r w:rsidRPr="006431AB">
                <w:rPr>
                  <w:sz w:val="26"/>
                  <w:szCs w:val="26"/>
                  <w:rPrChange w:id="11185" w:author="The Si Tran" w:date="2012-12-16T08:48:00Z">
                    <w:rPr/>
                  </w:rPrChange>
                </w:rPr>
                <w:t>Time Series</w:t>
              </w:r>
            </w:ins>
          </w:p>
        </w:tc>
        <w:tc>
          <w:tcPr>
            <w:tcW w:w="222" w:type="dxa"/>
            <w:shd w:val="clear" w:color="auto" w:fill="auto"/>
            <w:noWrap/>
            <w:vAlign w:val="bottom"/>
            <w:hideMark/>
          </w:tcPr>
          <w:p w14:paraId="4ECCA83F" w14:textId="77777777" w:rsidR="007F45A3" w:rsidRPr="006431AB" w:rsidRDefault="007F45A3" w:rsidP="006431AB">
            <w:pPr>
              <w:pStyle w:val="BangBody"/>
              <w:rPr>
                <w:ins w:id="11186" w:author="The Si Tran" w:date="2012-12-11T06:15:00Z"/>
                <w:sz w:val="26"/>
                <w:szCs w:val="26"/>
                <w:rPrChange w:id="11187" w:author="The Si Tran" w:date="2012-12-16T08:48:00Z">
                  <w:rPr>
                    <w:ins w:id="11188" w:author="The Si Tran" w:date="2012-12-11T06:15:00Z"/>
                  </w:rPr>
                </w:rPrChange>
              </w:rPr>
              <w:pPrChange w:id="11189" w:author="The Si Tran" w:date="2012-12-16T08:48:00Z">
                <w:pPr/>
              </w:pPrChange>
            </w:pPr>
          </w:p>
        </w:tc>
        <w:tc>
          <w:tcPr>
            <w:tcW w:w="960" w:type="dxa"/>
            <w:shd w:val="clear" w:color="auto" w:fill="auto"/>
            <w:noWrap/>
            <w:vAlign w:val="bottom"/>
            <w:hideMark/>
          </w:tcPr>
          <w:p w14:paraId="1C5F4D7C" w14:textId="77777777" w:rsidR="007F45A3" w:rsidRPr="006431AB" w:rsidRDefault="007F45A3" w:rsidP="006431AB">
            <w:pPr>
              <w:pStyle w:val="BangBody"/>
              <w:rPr>
                <w:ins w:id="11190" w:author="The Si Tran" w:date="2012-12-11T06:15:00Z"/>
                <w:sz w:val="26"/>
                <w:szCs w:val="26"/>
                <w:rPrChange w:id="11191" w:author="The Si Tran" w:date="2012-12-16T08:48:00Z">
                  <w:rPr>
                    <w:ins w:id="11192" w:author="The Si Tran" w:date="2012-12-11T06:15:00Z"/>
                  </w:rPr>
                </w:rPrChange>
              </w:rPr>
              <w:pPrChange w:id="11193" w:author="The Si Tran" w:date="2012-12-16T08:48:00Z">
                <w:pPr/>
              </w:pPrChange>
            </w:pPr>
          </w:p>
        </w:tc>
        <w:tc>
          <w:tcPr>
            <w:tcW w:w="3685" w:type="dxa"/>
            <w:shd w:val="clear" w:color="auto" w:fill="auto"/>
            <w:noWrap/>
            <w:vAlign w:val="bottom"/>
            <w:hideMark/>
          </w:tcPr>
          <w:p w14:paraId="0F2C444C" w14:textId="77777777" w:rsidR="007F45A3" w:rsidRPr="006431AB" w:rsidRDefault="007F45A3" w:rsidP="006431AB">
            <w:pPr>
              <w:pStyle w:val="BangBody"/>
              <w:rPr>
                <w:ins w:id="11194" w:author="The Si Tran" w:date="2012-12-11T06:15:00Z"/>
                <w:sz w:val="26"/>
                <w:szCs w:val="26"/>
                <w:rPrChange w:id="11195" w:author="The Si Tran" w:date="2012-12-16T08:48:00Z">
                  <w:rPr>
                    <w:ins w:id="11196" w:author="The Si Tran" w:date="2012-12-11T06:15:00Z"/>
                  </w:rPr>
                </w:rPrChange>
              </w:rPr>
              <w:pPrChange w:id="11197" w:author="The Si Tran" w:date="2012-12-16T08:48:00Z">
                <w:pPr/>
              </w:pPrChange>
            </w:pPr>
            <w:ins w:id="11198" w:author="The Si Tran" w:date="2012-12-11T06:15:00Z">
              <w:r w:rsidRPr="006431AB">
                <w:rPr>
                  <w:sz w:val="26"/>
                  <w:szCs w:val="26"/>
                  <w:rPrChange w:id="11199" w:author="The Si Tran" w:date="2012-12-16T08:48:00Z">
                    <w:rPr/>
                  </w:rPrChange>
                </w:rPr>
                <w:t>Chue SeriesLearn</w:t>
              </w:r>
            </w:ins>
          </w:p>
        </w:tc>
      </w:tr>
      <w:tr w:rsidR="007F45A3" w:rsidRPr="006F1B6E" w14:paraId="6F4EB198" w14:textId="77777777" w:rsidTr="00142ADD">
        <w:trPr>
          <w:trHeight w:val="330"/>
          <w:jc w:val="center"/>
          <w:ins w:id="11200" w:author="The Si Tran" w:date="2012-12-11T06:15:00Z"/>
        </w:trPr>
        <w:tc>
          <w:tcPr>
            <w:tcW w:w="3110" w:type="dxa"/>
            <w:gridSpan w:val="3"/>
            <w:shd w:val="clear" w:color="auto" w:fill="auto"/>
            <w:noWrap/>
            <w:vAlign w:val="bottom"/>
            <w:hideMark/>
          </w:tcPr>
          <w:p w14:paraId="5D1B3B0A" w14:textId="77777777" w:rsidR="007F45A3" w:rsidRPr="006431AB" w:rsidRDefault="007F45A3" w:rsidP="006431AB">
            <w:pPr>
              <w:pStyle w:val="BangBody"/>
              <w:rPr>
                <w:ins w:id="11201" w:author="The Si Tran" w:date="2012-12-11T06:15:00Z"/>
                <w:sz w:val="26"/>
                <w:szCs w:val="26"/>
                <w:rPrChange w:id="11202" w:author="The Si Tran" w:date="2012-12-16T08:48:00Z">
                  <w:rPr>
                    <w:ins w:id="11203" w:author="The Si Tran" w:date="2012-12-11T06:15:00Z"/>
                  </w:rPr>
                </w:rPrChange>
              </w:rPr>
              <w:pPrChange w:id="11204" w:author="The Si Tran" w:date="2012-12-16T08:48:00Z">
                <w:pPr/>
              </w:pPrChange>
            </w:pPr>
            <w:ins w:id="11205" w:author="The Si Tran" w:date="2012-12-11T06:15:00Z">
              <w:r w:rsidRPr="006431AB">
                <w:rPr>
                  <w:sz w:val="26"/>
                  <w:szCs w:val="26"/>
                  <w:rPrChange w:id="11206" w:author="The Si Tran" w:date="2012-12-16T08:48:00Z">
                    <w:rPr/>
                  </w:rPrChange>
                </w:rPr>
                <w:t>Training Algorithm</w:t>
              </w:r>
            </w:ins>
          </w:p>
        </w:tc>
        <w:tc>
          <w:tcPr>
            <w:tcW w:w="960" w:type="dxa"/>
            <w:shd w:val="clear" w:color="auto" w:fill="auto"/>
            <w:noWrap/>
            <w:vAlign w:val="bottom"/>
            <w:hideMark/>
          </w:tcPr>
          <w:p w14:paraId="78B4CAB7" w14:textId="77777777" w:rsidR="007F45A3" w:rsidRPr="006431AB" w:rsidRDefault="007F45A3" w:rsidP="006431AB">
            <w:pPr>
              <w:pStyle w:val="BangBody"/>
              <w:rPr>
                <w:ins w:id="11207" w:author="The Si Tran" w:date="2012-12-11T06:15:00Z"/>
                <w:sz w:val="26"/>
                <w:szCs w:val="26"/>
                <w:rPrChange w:id="11208" w:author="The Si Tran" w:date="2012-12-16T08:48:00Z">
                  <w:rPr>
                    <w:ins w:id="11209" w:author="The Si Tran" w:date="2012-12-11T06:15:00Z"/>
                  </w:rPr>
                </w:rPrChange>
              </w:rPr>
              <w:pPrChange w:id="11210" w:author="The Si Tran" w:date="2012-12-16T08:48:00Z">
                <w:pPr/>
              </w:pPrChange>
            </w:pPr>
          </w:p>
        </w:tc>
        <w:tc>
          <w:tcPr>
            <w:tcW w:w="3685" w:type="dxa"/>
            <w:shd w:val="clear" w:color="auto" w:fill="auto"/>
            <w:noWrap/>
            <w:vAlign w:val="bottom"/>
            <w:hideMark/>
          </w:tcPr>
          <w:p w14:paraId="4AD1D7C0" w14:textId="77777777" w:rsidR="007F45A3" w:rsidRPr="006431AB" w:rsidRDefault="007F45A3" w:rsidP="006431AB">
            <w:pPr>
              <w:pStyle w:val="BangBody"/>
              <w:rPr>
                <w:ins w:id="11211" w:author="The Si Tran" w:date="2012-12-11T06:15:00Z"/>
                <w:sz w:val="26"/>
                <w:szCs w:val="26"/>
                <w:rPrChange w:id="11212" w:author="The Si Tran" w:date="2012-12-16T08:48:00Z">
                  <w:rPr>
                    <w:ins w:id="11213" w:author="The Si Tran" w:date="2012-12-11T06:15:00Z"/>
                  </w:rPr>
                </w:rPrChange>
              </w:rPr>
              <w:pPrChange w:id="11214" w:author="The Si Tran" w:date="2012-12-16T08:48:00Z">
                <w:pPr/>
              </w:pPrChange>
            </w:pPr>
            <w:ins w:id="11215" w:author="The Si Tran" w:date="2012-12-11T06:15:00Z">
              <w:r w:rsidRPr="006431AB">
                <w:rPr>
                  <w:sz w:val="26"/>
                  <w:szCs w:val="26"/>
                  <w:rPrChange w:id="11216" w:author="The Si Tran" w:date="2012-12-16T08:48:00Z">
                    <w:rPr/>
                  </w:rPrChange>
                </w:rPr>
                <w:t>Giaining Algorithmgrso</w:t>
              </w:r>
            </w:ins>
          </w:p>
        </w:tc>
      </w:tr>
      <w:tr w:rsidR="007F45A3" w:rsidRPr="006F1B6E" w14:paraId="3435447A" w14:textId="77777777" w:rsidTr="00142ADD">
        <w:trPr>
          <w:trHeight w:val="330"/>
          <w:jc w:val="center"/>
          <w:ins w:id="11217" w:author="The Si Tran" w:date="2012-12-11T06:15:00Z"/>
        </w:trPr>
        <w:tc>
          <w:tcPr>
            <w:tcW w:w="3110" w:type="dxa"/>
            <w:gridSpan w:val="3"/>
            <w:shd w:val="clear" w:color="auto" w:fill="auto"/>
            <w:noWrap/>
            <w:vAlign w:val="bottom"/>
            <w:hideMark/>
          </w:tcPr>
          <w:p w14:paraId="3900140C" w14:textId="77777777" w:rsidR="007F45A3" w:rsidRPr="006431AB" w:rsidRDefault="007F45A3" w:rsidP="006431AB">
            <w:pPr>
              <w:pStyle w:val="BangBody"/>
              <w:rPr>
                <w:ins w:id="11218" w:author="The Si Tran" w:date="2012-12-11T06:15:00Z"/>
                <w:sz w:val="26"/>
                <w:szCs w:val="26"/>
                <w:rPrChange w:id="11219" w:author="The Si Tran" w:date="2012-12-16T08:48:00Z">
                  <w:rPr>
                    <w:ins w:id="11220" w:author="The Si Tran" w:date="2012-12-11T06:15:00Z"/>
                  </w:rPr>
                </w:rPrChange>
              </w:rPr>
              <w:pPrChange w:id="11221" w:author="The Si Tran" w:date="2012-12-16T08:48:00Z">
                <w:pPr/>
              </w:pPrChange>
            </w:pPr>
            <w:ins w:id="11222" w:author="The Si Tran" w:date="2012-12-11T06:15:00Z">
              <w:r w:rsidRPr="006431AB">
                <w:rPr>
                  <w:sz w:val="26"/>
                  <w:szCs w:val="26"/>
                  <w:rPrChange w:id="11223" w:author="The Si Tran" w:date="2012-12-16T08:48:00Z">
                    <w:rPr/>
                  </w:rPrChange>
                </w:rPr>
                <w:t>Training Error Function</w:t>
              </w:r>
            </w:ins>
          </w:p>
        </w:tc>
        <w:tc>
          <w:tcPr>
            <w:tcW w:w="960" w:type="dxa"/>
            <w:shd w:val="clear" w:color="auto" w:fill="auto"/>
            <w:noWrap/>
            <w:vAlign w:val="bottom"/>
            <w:hideMark/>
          </w:tcPr>
          <w:p w14:paraId="530DE5B4" w14:textId="77777777" w:rsidR="007F45A3" w:rsidRPr="006431AB" w:rsidRDefault="007F45A3" w:rsidP="006431AB">
            <w:pPr>
              <w:pStyle w:val="BangBody"/>
              <w:rPr>
                <w:ins w:id="11224" w:author="The Si Tran" w:date="2012-12-11T06:15:00Z"/>
                <w:sz w:val="26"/>
                <w:szCs w:val="26"/>
                <w:rPrChange w:id="11225" w:author="The Si Tran" w:date="2012-12-16T08:48:00Z">
                  <w:rPr>
                    <w:ins w:id="11226" w:author="The Si Tran" w:date="2012-12-11T06:15:00Z"/>
                  </w:rPr>
                </w:rPrChange>
              </w:rPr>
              <w:pPrChange w:id="11227" w:author="The Si Tran" w:date="2012-12-16T08:48:00Z">
                <w:pPr/>
              </w:pPrChange>
            </w:pPr>
          </w:p>
        </w:tc>
        <w:tc>
          <w:tcPr>
            <w:tcW w:w="3685" w:type="dxa"/>
            <w:shd w:val="clear" w:color="auto" w:fill="auto"/>
            <w:noWrap/>
            <w:vAlign w:val="bottom"/>
            <w:hideMark/>
          </w:tcPr>
          <w:p w14:paraId="5731FFF5" w14:textId="77777777" w:rsidR="007F45A3" w:rsidRPr="006431AB" w:rsidRDefault="007F45A3" w:rsidP="006431AB">
            <w:pPr>
              <w:pStyle w:val="BangBody"/>
              <w:rPr>
                <w:ins w:id="11228" w:author="The Si Tran" w:date="2012-12-11T06:15:00Z"/>
                <w:sz w:val="26"/>
                <w:szCs w:val="26"/>
                <w:rPrChange w:id="11229" w:author="The Si Tran" w:date="2012-12-16T08:48:00Z">
                  <w:rPr>
                    <w:ins w:id="11230" w:author="The Si Tran" w:date="2012-12-11T06:15:00Z"/>
                  </w:rPr>
                </w:rPrChange>
              </w:rPr>
              <w:pPrChange w:id="11231" w:author="The Si Tran" w:date="2012-12-16T08:48:00Z">
                <w:pPr/>
              </w:pPrChange>
            </w:pPr>
            <w:ins w:id="11232" w:author="The Si Tran" w:date="2012-12-11T06:15:00Z">
              <w:r w:rsidRPr="006431AB">
                <w:rPr>
                  <w:sz w:val="26"/>
                  <w:szCs w:val="26"/>
                  <w:rPrChange w:id="11233" w:author="The Si Tran" w:date="2012-12-16T08:48:00Z">
                    <w:rPr/>
                  </w:rPrChange>
                </w:rPr>
                <w:t>Hàm ling</w:t>
              </w:r>
            </w:ins>
          </w:p>
        </w:tc>
      </w:tr>
      <w:tr w:rsidR="007F45A3" w:rsidRPr="006F1B6E" w14:paraId="4DA78AD5" w14:textId="77777777" w:rsidTr="00142ADD">
        <w:trPr>
          <w:trHeight w:val="330"/>
          <w:jc w:val="center"/>
          <w:ins w:id="11234" w:author="The Si Tran" w:date="2012-12-11T06:15:00Z"/>
        </w:trPr>
        <w:tc>
          <w:tcPr>
            <w:tcW w:w="2666" w:type="dxa"/>
            <w:shd w:val="clear" w:color="auto" w:fill="auto"/>
            <w:noWrap/>
            <w:vAlign w:val="bottom"/>
            <w:hideMark/>
          </w:tcPr>
          <w:p w14:paraId="7A90DA6D" w14:textId="77777777" w:rsidR="007F45A3" w:rsidRPr="006431AB" w:rsidRDefault="007F45A3" w:rsidP="006431AB">
            <w:pPr>
              <w:pStyle w:val="BangBody"/>
              <w:rPr>
                <w:ins w:id="11235" w:author="The Si Tran" w:date="2012-12-11T06:15:00Z"/>
                <w:sz w:val="26"/>
                <w:szCs w:val="26"/>
                <w:rPrChange w:id="11236" w:author="The Si Tran" w:date="2012-12-16T08:48:00Z">
                  <w:rPr>
                    <w:ins w:id="11237" w:author="The Si Tran" w:date="2012-12-11T06:15:00Z"/>
                  </w:rPr>
                </w:rPrChange>
              </w:rPr>
              <w:pPrChange w:id="11238" w:author="The Si Tran" w:date="2012-12-16T08:48:00Z">
                <w:pPr/>
              </w:pPrChange>
            </w:pPr>
            <w:ins w:id="11239" w:author="The Si Tran" w:date="2012-12-11T06:15:00Z">
              <w:r w:rsidRPr="006431AB">
                <w:rPr>
                  <w:sz w:val="26"/>
                  <w:szCs w:val="26"/>
                  <w:lang w:val="fr-FR"/>
                  <w:rPrChange w:id="11240" w:author="The Si Tran" w:date="2012-12-16T08:48:00Z">
                    <w:rPr>
                      <w:lang w:val="fr-FR"/>
                    </w:rPr>
                  </w:rPrChange>
                </w:rPr>
                <w:t>Trend</w:t>
              </w:r>
            </w:ins>
          </w:p>
        </w:tc>
        <w:tc>
          <w:tcPr>
            <w:tcW w:w="222" w:type="dxa"/>
            <w:shd w:val="clear" w:color="auto" w:fill="auto"/>
            <w:noWrap/>
            <w:vAlign w:val="bottom"/>
            <w:hideMark/>
          </w:tcPr>
          <w:p w14:paraId="22188D32" w14:textId="77777777" w:rsidR="007F45A3" w:rsidRPr="006431AB" w:rsidRDefault="007F45A3" w:rsidP="006431AB">
            <w:pPr>
              <w:pStyle w:val="BangBody"/>
              <w:rPr>
                <w:ins w:id="11241" w:author="The Si Tran" w:date="2012-12-11T06:15:00Z"/>
                <w:sz w:val="26"/>
                <w:szCs w:val="26"/>
                <w:rPrChange w:id="11242" w:author="The Si Tran" w:date="2012-12-16T08:48:00Z">
                  <w:rPr>
                    <w:ins w:id="11243" w:author="The Si Tran" w:date="2012-12-11T06:15:00Z"/>
                  </w:rPr>
                </w:rPrChange>
              </w:rPr>
              <w:pPrChange w:id="11244" w:author="The Si Tran" w:date="2012-12-16T08:48:00Z">
                <w:pPr/>
              </w:pPrChange>
            </w:pPr>
          </w:p>
        </w:tc>
        <w:tc>
          <w:tcPr>
            <w:tcW w:w="222" w:type="dxa"/>
            <w:shd w:val="clear" w:color="auto" w:fill="auto"/>
            <w:noWrap/>
            <w:vAlign w:val="bottom"/>
            <w:hideMark/>
          </w:tcPr>
          <w:p w14:paraId="22ED8BE9" w14:textId="77777777" w:rsidR="007F45A3" w:rsidRPr="006431AB" w:rsidRDefault="007F45A3" w:rsidP="006431AB">
            <w:pPr>
              <w:pStyle w:val="BangBody"/>
              <w:rPr>
                <w:ins w:id="11245" w:author="The Si Tran" w:date="2012-12-11T06:15:00Z"/>
                <w:sz w:val="26"/>
                <w:szCs w:val="26"/>
                <w:rPrChange w:id="11246" w:author="The Si Tran" w:date="2012-12-16T08:48:00Z">
                  <w:rPr>
                    <w:ins w:id="11247" w:author="The Si Tran" w:date="2012-12-11T06:15:00Z"/>
                  </w:rPr>
                </w:rPrChange>
              </w:rPr>
              <w:pPrChange w:id="11248" w:author="The Si Tran" w:date="2012-12-16T08:48:00Z">
                <w:pPr/>
              </w:pPrChange>
            </w:pPr>
          </w:p>
        </w:tc>
        <w:tc>
          <w:tcPr>
            <w:tcW w:w="960" w:type="dxa"/>
            <w:shd w:val="clear" w:color="auto" w:fill="auto"/>
            <w:noWrap/>
            <w:vAlign w:val="bottom"/>
            <w:hideMark/>
          </w:tcPr>
          <w:p w14:paraId="0E1D2DD5" w14:textId="77777777" w:rsidR="007F45A3" w:rsidRPr="006431AB" w:rsidRDefault="007F45A3" w:rsidP="006431AB">
            <w:pPr>
              <w:pStyle w:val="BangBody"/>
              <w:rPr>
                <w:ins w:id="11249" w:author="The Si Tran" w:date="2012-12-11T06:15:00Z"/>
                <w:sz w:val="26"/>
                <w:szCs w:val="26"/>
                <w:rPrChange w:id="11250" w:author="The Si Tran" w:date="2012-12-16T08:48:00Z">
                  <w:rPr>
                    <w:ins w:id="11251" w:author="The Si Tran" w:date="2012-12-11T06:15:00Z"/>
                  </w:rPr>
                </w:rPrChange>
              </w:rPr>
              <w:pPrChange w:id="11252" w:author="The Si Tran" w:date="2012-12-16T08:48:00Z">
                <w:pPr/>
              </w:pPrChange>
            </w:pPr>
          </w:p>
        </w:tc>
        <w:tc>
          <w:tcPr>
            <w:tcW w:w="3685" w:type="dxa"/>
            <w:shd w:val="clear" w:color="auto" w:fill="auto"/>
            <w:noWrap/>
            <w:vAlign w:val="bottom"/>
            <w:hideMark/>
          </w:tcPr>
          <w:p w14:paraId="10740319" w14:textId="77777777" w:rsidR="007F45A3" w:rsidRPr="006431AB" w:rsidRDefault="007F45A3" w:rsidP="006431AB">
            <w:pPr>
              <w:pStyle w:val="BangBody"/>
              <w:rPr>
                <w:ins w:id="11253" w:author="The Si Tran" w:date="2012-12-11T06:15:00Z"/>
                <w:sz w:val="26"/>
                <w:szCs w:val="26"/>
                <w:rPrChange w:id="11254" w:author="The Si Tran" w:date="2012-12-16T08:48:00Z">
                  <w:rPr>
                    <w:ins w:id="11255" w:author="The Si Tran" w:date="2012-12-11T06:15:00Z"/>
                  </w:rPr>
                </w:rPrChange>
              </w:rPr>
              <w:pPrChange w:id="11256" w:author="The Si Tran" w:date="2012-12-16T08:48:00Z">
                <w:pPr/>
              </w:pPrChange>
            </w:pPr>
            <w:ins w:id="11257" w:author="The Si Tran" w:date="2012-12-11T06:15:00Z">
              <w:r w:rsidRPr="006431AB">
                <w:rPr>
                  <w:sz w:val="26"/>
                  <w:szCs w:val="26"/>
                  <w:rPrChange w:id="11258" w:author="The Si Tran" w:date="2012-12-16T08:48:00Z">
                    <w:rPr/>
                  </w:rPrChange>
                </w:rPr>
                <w:t>Tính xu hưrror</w:t>
              </w:r>
            </w:ins>
          </w:p>
        </w:tc>
      </w:tr>
      <w:tr w:rsidR="007F45A3" w:rsidRPr="006F1B6E" w14:paraId="408272B8" w14:textId="77777777" w:rsidTr="00142ADD">
        <w:trPr>
          <w:trHeight w:val="330"/>
          <w:jc w:val="center"/>
          <w:ins w:id="11259" w:author="The Si Tran" w:date="2012-12-11T06:15:00Z"/>
        </w:trPr>
        <w:tc>
          <w:tcPr>
            <w:tcW w:w="3110" w:type="dxa"/>
            <w:gridSpan w:val="3"/>
            <w:shd w:val="clear" w:color="auto" w:fill="auto"/>
            <w:noWrap/>
            <w:vAlign w:val="bottom"/>
            <w:hideMark/>
          </w:tcPr>
          <w:p w14:paraId="2F85E26D" w14:textId="77777777" w:rsidR="007F45A3" w:rsidRPr="006431AB" w:rsidRDefault="007F45A3" w:rsidP="006431AB">
            <w:pPr>
              <w:pStyle w:val="BangBody"/>
              <w:rPr>
                <w:ins w:id="11260" w:author="The Si Tran" w:date="2012-12-11T06:15:00Z"/>
                <w:sz w:val="26"/>
                <w:szCs w:val="26"/>
                <w:rPrChange w:id="11261" w:author="The Si Tran" w:date="2012-12-16T08:48:00Z">
                  <w:rPr>
                    <w:ins w:id="11262" w:author="The Si Tran" w:date="2012-12-11T06:15:00Z"/>
                  </w:rPr>
                </w:rPrChange>
              </w:rPr>
              <w:pPrChange w:id="11263" w:author="The Si Tran" w:date="2012-12-16T08:48:00Z">
                <w:pPr/>
              </w:pPrChange>
            </w:pPr>
            <w:ins w:id="11264" w:author="The Si Tran" w:date="2012-12-11T06:15:00Z">
              <w:r w:rsidRPr="006431AB">
                <w:rPr>
                  <w:sz w:val="26"/>
                  <w:szCs w:val="26"/>
                  <w:rPrChange w:id="11265" w:author="The Si Tran" w:date="2012-12-16T08:48:00Z">
                    <w:rPr/>
                  </w:rPrChange>
                </w:rPr>
                <w:t>Unsupervised Learning</w:t>
              </w:r>
            </w:ins>
          </w:p>
        </w:tc>
        <w:tc>
          <w:tcPr>
            <w:tcW w:w="960" w:type="dxa"/>
            <w:shd w:val="clear" w:color="auto" w:fill="auto"/>
            <w:noWrap/>
            <w:vAlign w:val="bottom"/>
            <w:hideMark/>
          </w:tcPr>
          <w:p w14:paraId="3E4C294B" w14:textId="77777777" w:rsidR="007F45A3" w:rsidRPr="006431AB" w:rsidRDefault="007F45A3" w:rsidP="006431AB">
            <w:pPr>
              <w:pStyle w:val="BangBody"/>
              <w:rPr>
                <w:ins w:id="11266" w:author="The Si Tran" w:date="2012-12-11T06:15:00Z"/>
                <w:sz w:val="26"/>
                <w:szCs w:val="26"/>
                <w:rPrChange w:id="11267" w:author="The Si Tran" w:date="2012-12-16T08:48:00Z">
                  <w:rPr>
                    <w:ins w:id="11268" w:author="The Si Tran" w:date="2012-12-11T06:15:00Z"/>
                  </w:rPr>
                </w:rPrChange>
              </w:rPr>
              <w:pPrChange w:id="11269" w:author="The Si Tran" w:date="2012-12-16T08:48:00Z">
                <w:pPr/>
              </w:pPrChange>
            </w:pPr>
          </w:p>
        </w:tc>
        <w:tc>
          <w:tcPr>
            <w:tcW w:w="3685" w:type="dxa"/>
            <w:shd w:val="clear" w:color="auto" w:fill="auto"/>
            <w:noWrap/>
            <w:vAlign w:val="bottom"/>
            <w:hideMark/>
          </w:tcPr>
          <w:p w14:paraId="0AD8F6D8" w14:textId="77777777" w:rsidR="007F45A3" w:rsidRPr="006431AB" w:rsidRDefault="007F45A3" w:rsidP="006431AB">
            <w:pPr>
              <w:pStyle w:val="BangBody"/>
              <w:rPr>
                <w:ins w:id="11270" w:author="The Si Tran" w:date="2012-12-11T06:15:00Z"/>
                <w:sz w:val="26"/>
                <w:szCs w:val="26"/>
                <w:rPrChange w:id="11271" w:author="The Si Tran" w:date="2012-12-16T08:48:00Z">
                  <w:rPr>
                    <w:ins w:id="11272" w:author="The Si Tran" w:date="2012-12-11T06:15:00Z"/>
                  </w:rPr>
                </w:rPrChange>
              </w:rPr>
              <w:pPrChange w:id="11273" w:author="The Si Tran" w:date="2012-12-16T08:48:00Z">
                <w:pPr/>
              </w:pPrChange>
            </w:pPr>
            <w:ins w:id="11274" w:author="The Si Tran" w:date="2012-12-11T06:15:00Z">
              <w:r w:rsidRPr="006431AB">
                <w:rPr>
                  <w:sz w:val="26"/>
                  <w:szCs w:val="26"/>
                  <w:rPrChange w:id="11275" w:author="The Si Tran" w:date="2012-12-16T08:48:00Z">
                    <w:rPr/>
                  </w:rPrChange>
                </w:rPr>
                <w:t>Hnsupervised Learningo</w:t>
              </w:r>
            </w:ins>
          </w:p>
        </w:tc>
      </w:tr>
      <w:tr w:rsidR="007F45A3" w:rsidRPr="006F1B6E" w14:paraId="625B31FE" w14:textId="77777777" w:rsidTr="00142ADD">
        <w:trPr>
          <w:trHeight w:val="330"/>
          <w:jc w:val="center"/>
          <w:ins w:id="11276" w:author="The Si Tran" w:date="2012-12-11T06:15:00Z"/>
        </w:trPr>
        <w:tc>
          <w:tcPr>
            <w:tcW w:w="3110" w:type="dxa"/>
            <w:gridSpan w:val="3"/>
            <w:shd w:val="clear" w:color="auto" w:fill="auto"/>
            <w:noWrap/>
            <w:vAlign w:val="bottom"/>
            <w:hideMark/>
          </w:tcPr>
          <w:p w14:paraId="6777C3CC" w14:textId="77777777" w:rsidR="007F45A3" w:rsidRPr="006431AB" w:rsidRDefault="007F45A3" w:rsidP="006431AB">
            <w:pPr>
              <w:pStyle w:val="BangBody"/>
              <w:rPr>
                <w:ins w:id="11277" w:author="The Si Tran" w:date="2012-12-11T06:15:00Z"/>
                <w:sz w:val="26"/>
                <w:szCs w:val="26"/>
                <w:rPrChange w:id="11278" w:author="The Si Tran" w:date="2012-12-16T08:48:00Z">
                  <w:rPr>
                    <w:ins w:id="11279" w:author="The Si Tran" w:date="2012-12-11T06:15:00Z"/>
                  </w:rPr>
                </w:rPrChange>
              </w:rPr>
              <w:pPrChange w:id="11280" w:author="The Si Tran" w:date="2012-12-16T08:48:00Z">
                <w:pPr/>
              </w:pPrChange>
            </w:pPr>
            <w:ins w:id="11281" w:author="The Si Tran" w:date="2012-12-11T06:15:00Z">
              <w:r w:rsidRPr="006431AB">
                <w:rPr>
                  <w:sz w:val="26"/>
                  <w:szCs w:val="26"/>
                  <w:rPrChange w:id="11282" w:author="The Si Tran" w:date="2012-12-16T08:48:00Z">
                    <w:rPr/>
                  </w:rPrChange>
                </w:rPr>
                <w:t>Unthresholded Perceptron</w:t>
              </w:r>
            </w:ins>
          </w:p>
        </w:tc>
        <w:tc>
          <w:tcPr>
            <w:tcW w:w="960" w:type="dxa"/>
            <w:shd w:val="clear" w:color="auto" w:fill="auto"/>
            <w:noWrap/>
            <w:vAlign w:val="bottom"/>
            <w:hideMark/>
          </w:tcPr>
          <w:p w14:paraId="789F69D5" w14:textId="77777777" w:rsidR="007F45A3" w:rsidRPr="006431AB" w:rsidRDefault="007F45A3" w:rsidP="006431AB">
            <w:pPr>
              <w:pStyle w:val="BangBody"/>
              <w:rPr>
                <w:ins w:id="11283" w:author="The Si Tran" w:date="2012-12-11T06:15:00Z"/>
                <w:sz w:val="26"/>
                <w:szCs w:val="26"/>
                <w:rPrChange w:id="11284" w:author="The Si Tran" w:date="2012-12-16T08:48:00Z">
                  <w:rPr>
                    <w:ins w:id="11285" w:author="The Si Tran" w:date="2012-12-11T06:15:00Z"/>
                  </w:rPr>
                </w:rPrChange>
              </w:rPr>
              <w:pPrChange w:id="11286" w:author="The Si Tran" w:date="2012-12-16T08:48:00Z">
                <w:pPr/>
              </w:pPrChange>
            </w:pPr>
          </w:p>
        </w:tc>
        <w:tc>
          <w:tcPr>
            <w:tcW w:w="3685" w:type="dxa"/>
            <w:shd w:val="clear" w:color="auto" w:fill="auto"/>
            <w:noWrap/>
            <w:vAlign w:val="bottom"/>
            <w:hideMark/>
          </w:tcPr>
          <w:p w14:paraId="16AC12D5" w14:textId="77777777" w:rsidR="007F45A3" w:rsidRPr="006431AB" w:rsidRDefault="007F45A3" w:rsidP="006431AB">
            <w:pPr>
              <w:pStyle w:val="BangBody"/>
              <w:rPr>
                <w:ins w:id="11287" w:author="The Si Tran" w:date="2012-12-11T06:15:00Z"/>
                <w:sz w:val="26"/>
                <w:szCs w:val="26"/>
                <w:rPrChange w:id="11288" w:author="The Si Tran" w:date="2012-12-16T08:48:00Z">
                  <w:rPr>
                    <w:ins w:id="11289" w:author="The Si Tran" w:date="2012-12-11T06:15:00Z"/>
                  </w:rPr>
                </w:rPrChange>
              </w:rPr>
              <w:pPrChange w:id="11290" w:author="The Si Tran" w:date="2012-12-16T08:48:00Z">
                <w:pPr>
                  <w:ind w:right="-217"/>
                </w:pPr>
              </w:pPrChange>
            </w:pPr>
            <w:ins w:id="11291" w:author="The Si Tran" w:date="2012-12-11T06:15:00Z">
              <w:r w:rsidRPr="006431AB">
                <w:rPr>
                  <w:sz w:val="26"/>
                  <w:szCs w:val="26"/>
                  <w:rPrChange w:id="11292" w:author="The Si Tran" w:date="2012-12-16T08:48:00Z">
                    <w:rPr/>
                  </w:rPrChange>
                </w:rPr>
                <w:t>Perceptron không phân ngưent/</w:t>
              </w:r>
            </w:ins>
          </w:p>
        </w:tc>
      </w:tr>
    </w:tbl>
    <w:p w14:paraId="5F99DB73" w14:textId="77777777" w:rsidR="008C1D28" w:rsidRDefault="008C1D28">
      <w:pPr>
        <w:spacing w:before="0" w:after="200" w:line="276" w:lineRule="auto"/>
        <w:jc w:val="left"/>
        <w:rPr>
          <w:ins w:id="11293" w:author="The Si Tran" w:date="2012-12-12T00:03:00Z"/>
          <w:rFonts w:cs="Arial"/>
          <w:b/>
          <w:bCs/>
          <w:kern w:val="32"/>
          <w:sz w:val="32"/>
          <w:szCs w:val="32"/>
        </w:rPr>
      </w:pPr>
      <w:ins w:id="11294" w:author="The Si Tran" w:date="2012-12-12T00:03:00Z">
        <w:r>
          <w:br w:type="page"/>
        </w:r>
      </w:ins>
    </w:p>
    <w:p w14:paraId="47BDBF3B" w14:textId="77777777" w:rsidR="00585340" w:rsidRDefault="00585340">
      <w:pPr>
        <w:pStyle w:val="Heading1"/>
        <w:numPr>
          <w:ilvl w:val="0"/>
          <w:numId w:val="0"/>
        </w:numPr>
        <w:ind w:left="360"/>
        <w:rPr>
          <w:ins w:id="11295" w:author="The Si Tran" w:date="2012-12-14T06:51:00Z"/>
        </w:rPr>
        <w:sectPr w:rsidR="00585340" w:rsidSect="00071995">
          <w:footerReference w:type="default" r:id="rId378"/>
          <w:pgSz w:w="12240" w:h="15840"/>
          <w:pgMar w:top="1440" w:right="1440" w:bottom="1440" w:left="1260" w:header="720" w:footer="720" w:gutter="0"/>
          <w:pgNumType w:start="1"/>
          <w:cols w:space="720"/>
          <w:docGrid w:linePitch="360"/>
        </w:sectPr>
      </w:pPr>
    </w:p>
    <w:p w14:paraId="2C84C67C" w14:textId="5148F627" w:rsidR="004B145B" w:rsidRDefault="00C64004">
      <w:pPr>
        <w:pStyle w:val="Heading1"/>
        <w:numPr>
          <w:ilvl w:val="0"/>
          <w:numId w:val="0"/>
        </w:numPr>
        <w:ind w:left="360"/>
        <w:rPr>
          <w:ins w:id="11302" w:author="The Si Tran" w:date="2012-12-11T06:25:00Z"/>
        </w:rPr>
        <w:pPrChange w:id="11303" w:author="The Si Tran" w:date="2012-12-11T06:25:00Z">
          <w:pPr/>
        </w:pPrChange>
      </w:pPr>
      <w:bookmarkStart w:id="11304" w:name="_Toc343233080"/>
      <w:ins w:id="11305" w:author="The Si Tran" w:date="2012-12-11T06:18:00Z">
        <w:r>
          <w:lastRenderedPageBreak/>
          <w:t>PHỤ LỤC B</w:t>
        </w:r>
      </w:ins>
      <w:bookmarkEnd w:id="11304"/>
    </w:p>
    <w:p w14:paraId="7CBF589D" w14:textId="1F460DE6" w:rsidR="00C64004" w:rsidRPr="004B145B" w:rsidRDefault="00C64004">
      <w:pPr>
        <w:pStyle w:val="Heading1"/>
        <w:numPr>
          <w:ilvl w:val="0"/>
          <w:numId w:val="0"/>
        </w:numPr>
        <w:ind w:left="360"/>
        <w:rPr>
          <w:ins w:id="11306" w:author="The Si Tran" w:date="2012-12-11T06:20:00Z"/>
          <w:b w:val="0"/>
          <w:rPrChange w:id="11307" w:author="The Si Tran" w:date="2012-12-11T06:25:00Z">
            <w:rPr>
              <w:ins w:id="11308" w:author="The Si Tran" w:date="2012-12-11T06:20:00Z"/>
              <w:b/>
              <w:szCs w:val="26"/>
            </w:rPr>
          </w:rPrChange>
        </w:rPr>
        <w:pPrChange w:id="11309" w:author="The Si Tran" w:date="2012-12-11T06:25:00Z">
          <w:pPr/>
        </w:pPrChange>
      </w:pPr>
      <w:bookmarkStart w:id="11310" w:name="_Toc343233081"/>
      <w:ins w:id="11311" w:author="The Si Tran" w:date="2012-12-11T06:18:00Z">
        <w:r>
          <w:rPr>
            <w:szCs w:val="26"/>
          </w:rPr>
          <w:t>H</w:t>
        </w:r>
      </w:ins>
      <w:ins w:id="11312" w:author="The Si Tran" w:date="2012-12-11T06:19:00Z">
        <w:r>
          <w:rPr>
            <w:szCs w:val="26"/>
          </w:rPr>
          <w:t>ướng dẫn sử dụng chương trình</w:t>
        </w:r>
      </w:ins>
      <w:bookmarkEnd w:id="11310"/>
    </w:p>
    <w:p w14:paraId="53B76982" w14:textId="7892115F" w:rsidR="00A33636" w:rsidRPr="00A33636" w:rsidRDefault="00A33636">
      <w:pPr>
        <w:pStyle w:val="Heading2"/>
        <w:numPr>
          <w:ilvl w:val="0"/>
          <w:numId w:val="42"/>
        </w:numPr>
        <w:ind w:left="720"/>
        <w:rPr>
          <w:ins w:id="11313" w:author="The Si Tran" w:date="2012-12-11T06:26:00Z"/>
          <w:rPrChange w:id="11314" w:author="The Si Tran" w:date="2012-12-11T06:26:00Z">
            <w:rPr>
              <w:ins w:id="11315" w:author="The Si Tran" w:date="2012-12-11T06:26:00Z"/>
              <w:rFonts w:ascii="Times New Roman" w:hAnsi="Times New Roman"/>
            </w:rPr>
          </w:rPrChange>
        </w:rPr>
        <w:pPrChange w:id="11316" w:author="The Si Tran" w:date="2012-12-11T07:03:00Z">
          <w:pPr>
            <w:pStyle w:val="ListParagraph"/>
            <w:numPr>
              <w:numId w:val="40"/>
            </w:numPr>
            <w:spacing w:after="160" w:line="259" w:lineRule="auto"/>
            <w:ind w:hanging="360"/>
          </w:pPr>
        </w:pPrChange>
      </w:pPr>
      <w:bookmarkStart w:id="11317" w:name="_Toc343233082"/>
      <w:ins w:id="11318" w:author="The Si Tran" w:date="2012-12-11T06:26:00Z">
        <w:r w:rsidRPr="00835F6C">
          <w:t>Xây d</w:t>
        </w:r>
        <w:r w:rsidRPr="008E61D1">
          <w:t>ự</w:t>
        </w:r>
        <w:r w:rsidRPr="00097101">
          <w:t xml:space="preserve">ng mô hình </w:t>
        </w:r>
        <w:r w:rsidRPr="00A33636">
          <w:rPr>
            <w:rPrChange w:id="11319" w:author="The Si Tran" w:date="2012-12-11T06:26:00Z">
              <w:rPr>
                <w:b/>
                <w:bCs/>
                <w:iCs/>
              </w:rPr>
            </w:rPrChange>
          </w:rPr>
          <w:t>SARIMA</w:t>
        </w:r>
        <w:bookmarkEnd w:id="11317"/>
      </w:ins>
    </w:p>
    <w:p w14:paraId="3E577E69" w14:textId="77777777" w:rsidR="00A33636" w:rsidRPr="001B545C" w:rsidRDefault="00A33636">
      <w:pPr>
        <w:pStyle w:val="Caption"/>
        <w:rPr>
          <w:ins w:id="11320" w:author="The Si Tran" w:date="2012-12-11T06:20:00Z"/>
          <w:rPrChange w:id="11321" w:author="The Si Tran" w:date="2012-12-11T06:24:00Z">
            <w:rPr>
              <w:ins w:id="11322" w:author="The Si Tran" w:date="2012-12-11T06:20:00Z"/>
            </w:rPr>
          </w:rPrChange>
        </w:rPr>
        <w:pPrChange w:id="11323"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324" w:author="The Si Tran" w:date="2012-12-11T06:28:00Z"/>
          <w:rFonts w:ascii="Times New Roman" w:hAnsi="Times New Roman"/>
        </w:rPr>
        <w:pPrChange w:id="11325" w:author="The Si Tran" w:date="2012-12-11T06:29:00Z">
          <w:pPr>
            <w:pStyle w:val="ListParagraph"/>
          </w:pPr>
        </w:pPrChange>
      </w:pPr>
      <w:ins w:id="11326" w:author="The Si Tran" w:date="2012-12-11T06:20:00Z">
        <w:r w:rsidRPr="001B545C">
          <w:rPr>
            <w:rFonts w:ascii="Times New Roman" w:hAnsi="Times New Roman"/>
            <w:noProof/>
            <w:rPrChange w:id="11327" w:author="Unknown">
              <w:rPr>
                <w:noProof/>
              </w:rPr>
            </w:rPrChange>
          </w:rPr>
          <w:drawing>
            <wp:inline distT="0" distB="0" distL="0" distR="0" wp14:anchorId="066BD0F2" wp14:editId="0567B3BF">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328" w:author="The Si Tran" w:date="2012-12-11T06:27:00Z"/>
          <w:rFonts w:ascii="Times New Roman" w:hAnsi="Times New Roman"/>
          <w:sz w:val="26"/>
          <w:szCs w:val="26"/>
          <w:rPrChange w:id="11329" w:author="The Si Tran" w:date="2012-12-11T06:31:00Z">
            <w:rPr>
              <w:ins w:id="11330" w:author="The Si Tran" w:date="2012-12-11T06:27:00Z"/>
              <w:rFonts w:ascii="Times New Roman" w:hAnsi="Times New Roman"/>
            </w:rPr>
          </w:rPrChange>
        </w:rPr>
        <w:pPrChange w:id="11331" w:author="The Si Tran" w:date="2012-12-11T06:28:00Z">
          <w:pPr>
            <w:pStyle w:val="ListParagraph"/>
          </w:pPr>
        </w:pPrChange>
      </w:pPr>
      <w:ins w:id="11332" w:author="The Si Tran" w:date="2012-12-11T06:30:00Z">
        <w:r w:rsidRPr="00E64586">
          <w:rPr>
            <w:rFonts w:ascii="Times New Roman" w:hAnsi="Times New Roman"/>
            <w:sz w:val="26"/>
            <w:szCs w:val="26"/>
            <w:rPrChange w:id="11333"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334" w:author="The Si Tran" w:date="2012-12-11T06:31:00Z"/>
          <w:sz w:val="26"/>
          <w:szCs w:val="26"/>
        </w:rPr>
        <w:pPrChange w:id="11335" w:author="The Si Tran" w:date="2012-12-11T06:27:00Z">
          <w:pPr>
            <w:pStyle w:val="ListParagraph"/>
          </w:pPr>
        </w:pPrChange>
      </w:pPr>
      <w:bookmarkStart w:id="11336" w:name="_Toc343029971"/>
      <w:ins w:id="11337" w:author="The Si Tran" w:date="2012-12-11T06:27:00Z">
        <w:r w:rsidRPr="00A33636">
          <w:rPr>
            <w:b w:val="0"/>
            <w:sz w:val="26"/>
            <w:szCs w:val="26"/>
            <w:rPrChange w:id="11338" w:author="The Si Tran" w:date="2012-12-11T06:27:00Z">
              <w:rPr>
                <w:b/>
                <w:bCs/>
              </w:rPr>
            </w:rPrChange>
          </w:rPr>
          <w:t>Chọn tập dữ liệu</w:t>
        </w:r>
      </w:ins>
      <w:bookmarkEnd w:id="11336"/>
    </w:p>
    <w:p w14:paraId="1AEC98FB" w14:textId="77777777" w:rsidR="00142ADD" w:rsidRPr="008E61D1" w:rsidRDefault="00911202">
      <w:pPr>
        <w:rPr>
          <w:ins w:id="11339" w:author="The Si Tran" w:date="2012-12-11T06:20:00Z"/>
        </w:rPr>
        <w:pPrChange w:id="11340" w:author="The Si Tran" w:date="2012-12-11T06:31:00Z">
          <w:pPr>
            <w:pStyle w:val="ListParagraph"/>
          </w:pPr>
        </w:pPrChange>
      </w:pPr>
      <w:ins w:id="11341" w:author="The Si Tran" w:date="2012-12-11T06:34:00Z">
        <w:r w:rsidRPr="00097101">
          <w:rPr>
            <w:noProof/>
            <w:rPrChange w:id="11342" w:author="Unknown">
              <w:rPr>
                <w:noProof/>
              </w:rPr>
            </w:rPrChange>
          </w:rPr>
          <w:lastRenderedPageBreak/>
          <mc:AlternateContent>
            <mc:Choice Requires="wps">
              <w:drawing>
                <wp:anchor distT="0" distB="0" distL="114300" distR="114300" simplePos="0" relativeHeight="251683840" behindDoc="0" locked="0" layoutInCell="1" allowOverlap="1" wp14:anchorId="1192725A" wp14:editId="76674DDF">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77777777" w:rsidR="00B0605D" w:rsidRDefault="00B0605D" w:rsidP="00097101">
                              <w:pPr>
                                <w:spacing w:before="0" w:line="240" w:lineRule="auto"/>
                              </w:pPr>
                              <w:ins w:id="11343"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122" type="#_x0000_t202" style="position:absolute;left:0;text-align:left;margin-left:169.5pt;margin-top:129.75pt;width:84pt;height:23.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" fillcolor="white [3201]" strokecolor="red" strokeweight="2.25pt">
                  <v:textbox>
                    <w:txbxContent>
                      <w:p w14:paraId="3716734A" w14:textId="77777777" w:rsidR="00B0605D" w:rsidRDefault="00B0605D" w:rsidP="00097101">
                        <w:pPr>
                          <w:spacing w:before="0" w:line="240" w:lineRule="auto"/>
                        </w:pPr>
                        <w:ins w:id="11344" w:author="The Si Tran" w:date="2012-12-11T06:34:00Z">
                          <w:r>
                            <w:t>Chọn dữ liệu</w:t>
                          </w:r>
                        </w:ins>
                      </w:p>
                    </w:txbxContent>
                  </v:textbox>
                </v:shape>
              </w:pict>
            </mc:Fallback>
          </mc:AlternateContent>
        </w:r>
        <w:r>
          <w:rPr>
            <w:noProof/>
            <w:rPrChange w:id="11345" w:author="Unknown">
              <w:rPr>
                <w:noProof/>
              </w:rPr>
            </w:rPrChange>
          </w:rPr>
          <mc:AlternateContent>
            <mc:Choice Requires="wps">
              <w:drawing>
                <wp:anchor distT="0" distB="0" distL="114300" distR="114300" simplePos="0" relativeHeight="251680768" behindDoc="0" locked="0" layoutInCell="1" allowOverlap="1" wp14:anchorId="4F21588D" wp14:editId="742359A5">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B0605D" w:rsidRDefault="00B0605D" w:rsidP="00097101">
                              <w:pPr>
                                <w:spacing w:before="0" w:line="240" w:lineRule="auto"/>
                              </w:pPr>
                              <w:ins w:id="11346"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123" type="#_x0000_t202" style="position:absolute;left:0;text-align:left;margin-left:214.5pt;margin-top:93pt;width:119.25pt;height:23.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Q73d3p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B0605D" w:rsidRDefault="00B0605D" w:rsidP="00097101">
                        <w:pPr>
                          <w:spacing w:before="0" w:line="240" w:lineRule="auto"/>
                        </w:pPr>
                        <w:ins w:id="11347" w:author="The Si Tran" w:date="2012-12-11T06:35:00Z">
                          <w:r>
                            <w:t>Thông tin dữ liệu</w:t>
                          </w:r>
                        </w:ins>
                      </w:p>
                    </w:txbxContent>
                  </v:textbox>
                </v:shape>
              </w:pict>
            </mc:Fallback>
          </mc:AlternateContent>
        </w:r>
      </w:ins>
      <w:ins w:id="11348" w:author="The Si Tran" w:date="2012-12-11T06:33:00Z">
        <w:r w:rsidR="00B737B9">
          <w:rPr>
            <w:noProof/>
            <w:rPrChange w:id="11349" w:author="Unknown">
              <w:rPr>
                <w:noProof/>
              </w:rPr>
            </w:rPrChange>
          </w:rPr>
          <mc:AlternateContent>
            <mc:Choice Requires="wps">
              <w:drawing>
                <wp:anchor distT="0" distB="0" distL="114300" distR="114300" simplePos="0" relativeHeight="251677696" behindDoc="0" locked="0" layoutInCell="1" allowOverlap="1" wp14:anchorId="6B2B2353" wp14:editId="0B33160A">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B0605D" w:rsidRDefault="00B0605D" w:rsidP="00097101">
                              <w:pPr>
                                <w:spacing w:before="0" w:line="240" w:lineRule="auto"/>
                              </w:pPr>
                              <w:ins w:id="11350"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124" type="#_x0000_t202" style="position:absolute;left:0;text-align:left;margin-left:211.5pt;margin-top:54pt;width:119.25pt;height:23.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9g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b96fY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B0605D" w:rsidRDefault="00B0605D" w:rsidP="00097101">
                        <w:pPr>
                          <w:spacing w:before="0" w:line="240" w:lineRule="auto"/>
                        </w:pPr>
                        <w:ins w:id="11351" w:author="The Si Tran" w:date="2012-12-11T06:33:00Z">
                          <w:r>
                            <w:t>Chọn tập tin dữ liệu</w:t>
                          </w:r>
                        </w:ins>
                      </w:p>
                    </w:txbxContent>
                  </v:textbox>
                </v:shape>
              </w:pict>
            </mc:Fallback>
          </mc:AlternateContent>
        </w:r>
      </w:ins>
      <w:ins w:id="11352" w:author="The Si Tran" w:date="2012-12-11T06:32:00Z">
        <w:r w:rsidR="00B737B9">
          <w:rPr>
            <w:noProof/>
            <w:rPrChange w:id="11353" w:author="Unknown">
              <w:rPr>
                <w:noProof/>
              </w:rPr>
            </w:rPrChange>
          </w:rPr>
          <mc:AlternateContent>
            <mc:Choice Requires="wps">
              <w:drawing>
                <wp:anchor distT="0" distB="0" distL="114300" distR="114300" simplePos="0" relativeHeight="251664384" behindDoc="0" locked="0" layoutInCell="1" allowOverlap="1" wp14:anchorId="51664591" wp14:editId="41E1444A">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9658E" id="Straight Connector 15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354" w:author="Unknown">
              <w:rPr>
                <w:noProof/>
              </w:rPr>
            </w:rPrChange>
          </w:rPr>
          <mc:AlternateContent>
            <mc:Choice Requires="wps">
              <w:drawing>
                <wp:anchor distT="0" distB="0" distL="114300" distR="114300" simplePos="0" relativeHeight="251649024" behindDoc="0" locked="0" layoutInCell="1" allowOverlap="1" wp14:anchorId="00FEE6EF" wp14:editId="7A05AFBC">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CDD85" id="Straight Connector 157"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355" w:author="Unknown">
              <w:rPr>
                <w:noProof/>
              </w:rPr>
            </w:rPrChange>
          </w:rPr>
          <mc:AlternateContent>
            <mc:Choice Requires="wps">
              <w:drawing>
                <wp:anchor distT="0" distB="0" distL="114300" distR="114300" simplePos="0" relativeHeight="251640832" behindDoc="0" locked="0" layoutInCell="1" allowOverlap="1" wp14:anchorId="43350F25" wp14:editId="4733ABDE">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8B0C3" id="Straight Connector 156"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356" w:author="The Si Tran" w:date="2012-12-11T06:31:00Z">
        <w:r w:rsidR="00B737B9">
          <w:rPr>
            <w:noProof/>
            <w:rPrChange w:id="11357" w:author="Unknown">
              <w:rPr>
                <w:noProof/>
              </w:rPr>
            </w:rPrChange>
          </w:rPr>
          <mc:AlternateContent>
            <mc:Choice Requires="wps">
              <w:drawing>
                <wp:anchor distT="0" distB="0" distL="114300" distR="114300" simplePos="0" relativeHeight="251632640" behindDoc="0" locked="0" layoutInCell="1" allowOverlap="1" wp14:anchorId="4B2D0E99" wp14:editId="24554522">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42ADE"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358" w:author="Unknown">
              <w:rPr>
                <w:noProof/>
              </w:rPr>
            </w:rPrChange>
          </w:rPr>
          <mc:AlternateContent>
            <mc:Choice Requires="wps">
              <w:drawing>
                <wp:anchor distT="0" distB="0" distL="114300" distR="114300" simplePos="0" relativeHeight="251637760" behindDoc="0" locked="0" layoutInCell="1" allowOverlap="1" wp14:anchorId="03A6DB0A" wp14:editId="7649E8E3">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1BDB1" id="Straight Connector 154"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359" w:author="Unknown">
              <w:rPr>
                <w:noProof/>
              </w:rPr>
            </w:rPrChange>
          </w:rPr>
          <w:drawing>
            <wp:inline distT="0" distB="0" distL="0" distR="0" wp14:anchorId="7B62F606" wp14:editId="0C784DDF">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360" w:author="The Si Tran" w:date="2012-12-11T06:29:00Z"/>
          <w:rFonts w:ascii="Times New Roman" w:hAnsi="Times New Roman"/>
          <w:sz w:val="26"/>
          <w:szCs w:val="26"/>
        </w:rPr>
      </w:pPr>
      <w:ins w:id="11361" w:author="The Si Tran" w:date="2012-12-11T06:20:00Z">
        <w:r w:rsidRPr="00B20D96">
          <w:rPr>
            <w:rFonts w:ascii="Times New Roman" w:hAnsi="Times New Roman"/>
            <w:sz w:val="26"/>
            <w:szCs w:val="26"/>
            <w:rPrChange w:id="11362" w:author="The Si Tran" w:date="2012-12-11T06:28:00Z">
              <w:rPr/>
            </w:rPrChange>
          </w:rPr>
          <w:t xml:space="preserve">Ta nhấp vào </w:t>
        </w:r>
      </w:ins>
      <w:ins w:id="11363" w:author="The Si Tran" w:date="2012-12-11T06:27:00Z">
        <w:r w:rsidR="00A33636" w:rsidRPr="00B20D96">
          <w:rPr>
            <w:rFonts w:ascii="Times New Roman" w:hAnsi="Times New Roman"/>
            <w:sz w:val="26"/>
            <w:szCs w:val="26"/>
            <w:rPrChange w:id="11364" w:author="The Si Tran" w:date="2012-12-11T06:28:00Z">
              <w:rPr>
                <w:rFonts w:ascii="Times New Roman" w:hAnsi="Times New Roman"/>
              </w:rPr>
            </w:rPrChange>
          </w:rPr>
          <w:t>nút</w:t>
        </w:r>
      </w:ins>
      <w:ins w:id="11365" w:author="The Si Tran" w:date="2012-12-11T06:20:00Z">
        <w:r w:rsidRPr="00B20D96">
          <w:rPr>
            <w:rFonts w:ascii="Times New Roman" w:hAnsi="Times New Roman"/>
            <w:sz w:val="26"/>
            <w:szCs w:val="26"/>
            <w:rPrChange w:id="11366"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367" w:author="The Si Tran" w:date="2012-12-11T06:20:00Z"/>
          <w:rFonts w:ascii="Times New Roman" w:hAnsi="Times New Roman"/>
          <w:sz w:val="26"/>
          <w:szCs w:val="26"/>
          <w:rPrChange w:id="11368" w:author="The Si Tran" w:date="2012-12-11T06:28:00Z">
            <w:rPr>
              <w:ins w:id="11369" w:author="The Si Tran" w:date="2012-12-11T06:20:00Z"/>
            </w:rPr>
          </w:rPrChange>
        </w:rPr>
        <w:pPrChange w:id="11370"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371" w:author="The Si Tran" w:date="2012-12-11T06:36:00Z"/>
          <w:rFonts w:ascii="Times New Roman" w:hAnsi="Times New Roman"/>
        </w:rPr>
      </w:pPr>
      <w:ins w:id="11372" w:author="The Si Tran" w:date="2012-12-11T06:20:00Z">
        <w:r w:rsidRPr="001B545C">
          <w:rPr>
            <w:rFonts w:ascii="Times New Roman" w:hAnsi="Times New Roman"/>
            <w:noProof/>
            <w:rPrChange w:id="11373" w:author="Unknown">
              <w:rPr>
                <w:noProof/>
              </w:rPr>
            </w:rPrChange>
          </w:rPr>
          <w:drawing>
            <wp:inline distT="0" distB="0" distL="0" distR="0" wp14:anchorId="7A0D5060" wp14:editId="7E500BCC">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374" w:author="The Si Tran" w:date="2012-12-11T06:20:00Z"/>
          <w:rFonts w:ascii="Times New Roman" w:hAnsi="Times New Roman"/>
          <w:rPrChange w:id="11375" w:author="The Si Tran" w:date="2012-12-11T06:24:00Z">
            <w:rPr>
              <w:ins w:id="11376" w:author="The Si Tran" w:date="2012-12-11T06:20:00Z"/>
            </w:rPr>
          </w:rPrChange>
        </w:rPr>
      </w:pPr>
    </w:p>
    <w:p w14:paraId="4708D2D9" w14:textId="77777777" w:rsidR="00667F2E" w:rsidRPr="001B545C" w:rsidRDefault="00667F2E" w:rsidP="00667F2E">
      <w:pPr>
        <w:pStyle w:val="ListParagraph"/>
        <w:numPr>
          <w:ilvl w:val="0"/>
          <w:numId w:val="36"/>
        </w:numPr>
        <w:spacing w:after="160" w:line="259" w:lineRule="auto"/>
        <w:rPr>
          <w:ins w:id="11377" w:author="The Si Tran" w:date="2012-12-11T06:20:00Z"/>
          <w:rFonts w:ascii="Times New Roman" w:hAnsi="Times New Roman"/>
          <w:rPrChange w:id="11378" w:author="The Si Tran" w:date="2012-12-11T06:24:00Z">
            <w:rPr>
              <w:ins w:id="11379" w:author="The Si Tran" w:date="2012-12-11T06:20:00Z"/>
            </w:rPr>
          </w:rPrChange>
        </w:rPr>
      </w:pPr>
      <w:ins w:id="11380" w:author="The Si Tran" w:date="2012-12-11T06:20:00Z">
        <w:r w:rsidRPr="001B545C">
          <w:rPr>
            <w:rFonts w:ascii="Times New Roman" w:hAnsi="Times New Roman"/>
            <w:rPrChange w:id="11381"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382" w:author="The Si Tran" w:date="2012-12-11T06:37:00Z"/>
          <w:sz w:val="26"/>
          <w:szCs w:val="26"/>
          <w:rPrChange w:id="11383" w:author="The Si Tran" w:date="2012-12-11T06:38:00Z">
            <w:rPr>
              <w:ins w:id="11384" w:author="The Si Tran" w:date="2012-12-11T06:37:00Z"/>
            </w:rPr>
          </w:rPrChange>
        </w:rPr>
        <w:pPrChange w:id="11385" w:author="The Si Tran" w:date="2012-12-11T06:38:00Z">
          <w:pPr>
            <w:pStyle w:val="ListParagraph"/>
            <w:numPr>
              <w:numId w:val="35"/>
            </w:numPr>
            <w:spacing w:after="160" w:line="259" w:lineRule="auto"/>
            <w:ind w:left="1080" w:hanging="360"/>
          </w:pPr>
        </w:pPrChange>
      </w:pPr>
      <w:bookmarkStart w:id="11386" w:name="_Toc343029972"/>
      <w:ins w:id="11387" w:author="The Si Tran" w:date="2012-12-11T06:38:00Z">
        <w:r w:rsidRPr="00554AC4">
          <w:rPr>
            <w:b w:val="0"/>
            <w:sz w:val="26"/>
            <w:szCs w:val="26"/>
            <w:rPrChange w:id="11388" w:author="The Si Tran" w:date="2012-12-11T06:38:00Z">
              <w:rPr>
                <w:b/>
                <w:bCs/>
              </w:rPr>
            </w:rPrChange>
          </w:rPr>
          <w:lastRenderedPageBreak/>
          <w:t>Phân tích tập dữ liệu qua đồ thị</w:t>
        </w:r>
      </w:ins>
      <w:bookmarkEnd w:id="11386"/>
    </w:p>
    <w:p w14:paraId="2D19A555" w14:textId="77777777" w:rsidR="00667F2E" w:rsidRPr="003E01A2" w:rsidRDefault="00667F2E" w:rsidP="00667F2E">
      <w:pPr>
        <w:pStyle w:val="ListParagraph"/>
        <w:numPr>
          <w:ilvl w:val="0"/>
          <w:numId w:val="36"/>
        </w:numPr>
        <w:spacing w:after="160" w:line="259" w:lineRule="auto"/>
        <w:rPr>
          <w:ins w:id="11389" w:author="The Si Tran" w:date="2012-12-11T06:20:00Z"/>
          <w:rFonts w:ascii="Times New Roman" w:hAnsi="Times New Roman"/>
          <w:sz w:val="26"/>
          <w:szCs w:val="26"/>
          <w:rPrChange w:id="11390" w:author="The Si Tran" w:date="2012-12-11T06:41:00Z">
            <w:rPr>
              <w:ins w:id="11391" w:author="The Si Tran" w:date="2012-12-11T06:20:00Z"/>
            </w:rPr>
          </w:rPrChange>
        </w:rPr>
      </w:pPr>
      <w:ins w:id="11392" w:author="The Si Tran" w:date="2012-12-11T06:20:00Z">
        <w:r w:rsidRPr="003E01A2">
          <w:rPr>
            <w:rFonts w:ascii="Times New Roman" w:hAnsi="Times New Roman"/>
            <w:sz w:val="26"/>
            <w:szCs w:val="26"/>
            <w:rPrChange w:id="11393" w:author="The Si Tran" w:date="2012-12-11T06:41:00Z">
              <w:rPr/>
            </w:rPrChange>
          </w:rPr>
          <w:t xml:space="preserve">Xem đồ thị chuỗi dữ liệu bằng cách chọn </w:t>
        </w:r>
      </w:ins>
      <w:ins w:id="11394" w:author="The Si Tran" w:date="2012-12-11T06:39:00Z">
        <w:r w:rsidR="00554AC4" w:rsidRPr="003E01A2">
          <w:rPr>
            <w:rFonts w:ascii="Times New Roman" w:hAnsi="Times New Roman"/>
            <w:sz w:val="26"/>
            <w:szCs w:val="26"/>
            <w:rPrChange w:id="11395" w:author="The Si Tran" w:date="2012-12-11T06:41:00Z">
              <w:rPr>
                <w:rFonts w:ascii="Times New Roman" w:hAnsi="Times New Roman"/>
              </w:rPr>
            </w:rPrChange>
          </w:rPr>
          <w:t>nút</w:t>
        </w:r>
      </w:ins>
      <w:ins w:id="11396" w:author="The Si Tran" w:date="2012-12-11T06:20:00Z">
        <w:r w:rsidRPr="003E01A2">
          <w:rPr>
            <w:rFonts w:ascii="Times New Roman" w:hAnsi="Times New Roman"/>
            <w:sz w:val="26"/>
            <w:szCs w:val="26"/>
            <w:rPrChange w:id="11397" w:author="The Si Tran" w:date="2012-12-11T06:41:00Z">
              <w:rPr/>
            </w:rPrChange>
          </w:rPr>
          <w:t xml:space="preserve"> [Plot]</w:t>
        </w:r>
      </w:ins>
    </w:p>
    <w:p w14:paraId="4BE86C4B" w14:textId="77777777" w:rsidR="00667F2E" w:rsidRPr="001B545C" w:rsidRDefault="00667F2E" w:rsidP="00667F2E">
      <w:pPr>
        <w:pStyle w:val="ListParagraph"/>
        <w:ind w:left="1440"/>
        <w:rPr>
          <w:ins w:id="11398" w:author="The Si Tran" w:date="2012-12-11T06:20:00Z"/>
          <w:rFonts w:ascii="Times New Roman" w:hAnsi="Times New Roman"/>
          <w:rPrChange w:id="11399" w:author="The Si Tran" w:date="2012-12-11T06:24:00Z">
            <w:rPr>
              <w:ins w:id="11400" w:author="The Si Tran" w:date="2012-12-11T06:20:00Z"/>
            </w:rPr>
          </w:rPrChange>
        </w:rPr>
      </w:pPr>
      <w:ins w:id="11401" w:author="The Si Tran" w:date="2012-12-11T06:20:00Z">
        <w:r w:rsidRPr="001B545C">
          <w:rPr>
            <w:rFonts w:ascii="Times New Roman" w:hAnsi="Times New Roman"/>
            <w:noProof/>
            <w:rPrChange w:id="11402" w:author="Unknown">
              <w:rPr>
                <w:noProof/>
              </w:rPr>
            </w:rPrChange>
          </w:rPr>
          <w:drawing>
            <wp:inline distT="0" distB="0" distL="0" distR="0" wp14:anchorId="5E272D5A" wp14:editId="5FE17C41">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403" w:author="The Si Tran" w:date="2012-12-11T06:20:00Z"/>
          <w:rFonts w:ascii="Times New Roman" w:hAnsi="Times New Roman"/>
          <w:sz w:val="26"/>
          <w:szCs w:val="26"/>
          <w:rPrChange w:id="11404" w:author="The Si Tran" w:date="2012-12-11T06:41:00Z">
            <w:rPr>
              <w:ins w:id="11405" w:author="The Si Tran" w:date="2012-12-11T06:20:00Z"/>
            </w:rPr>
          </w:rPrChange>
        </w:rPr>
        <w:pPrChange w:id="11406" w:author="The Si Tran" w:date="2012-12-11T06:40:00Z">
          <w:pPr>
            <w:pStyle w:val="ListParagraph"/>
            <w:ind w:left="1440"/>
          </w:pPr>
        </w:pPrChange>
      </w:pPr>
      <w:ins w:id="11407" w:author="The Si Tran" w:date="2012-12-11T06:40:00Z">
        <w:r w:rsidRPr="003E01A2">
          <w:rPr>
            <w:rFonts w:ascii="Times New Roman" w:hAnsi="Times New Roman"/>
            <w:sz w:val="26"/>
            <w:szCs w:val="26"/>
            <w:rPrChange w:id="11408"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409" w:author="The Si Tran" w:date="2012-12-11T06:39:00Z"/>
          <w:rFonts w:ascii="Times New Roman" w:hAnsi="Times New Roman"/>
          <w:sz w:val="26"/>
          <w:szCs w:val="26"/>
          <w:rPrChange w:id="11410" w:author="The Si Tran" w:date="2012-12-11T06:41:00Z">
            <w:rPr>
              <w:ins w:id="11411" w:author="The Si Tran" w:date="2012-12-11T06:39:00Z"/>
              <w:rFonts w:ascii="Times New Roman" w:hAnsi="Times New Roman"/>
            </w:rPr>
          </w:rPrChange>
        </w:rPr>
      </w:pPr>
      <w:ins w:id="11412" w:author="The Si Tran" w:date="2012-12-11T06:20:00Z">
        <w:r w:rsidRPr="003E01A2">
          <w:rPr>
            <w:rFonts w:ascii="Times New Roman" w:hAnsi="Times New Roman"/>
            <w:sz w:val="26"/>
            <w:szCs w:val="26"/>
            <w:rPrChange w:id="11413"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414" w:author="The Si Tran" w:date="2012-12-11T06:41:00Z"/>
          <w:rFonts w:ascii="Times New Roman" w:hAnsi="Times New Roman"/>
          <w:sz w:val="26"/>
          <w:szCs w:val="26"/>
        </w:rPr>
        <w:pPrChange w:id="11415" w:author="The Si Tran" w:date="2012-12-11T06:39:00Z">
          <w:pPr>
            <w:pStyle w:val="ListParagraph"/>
            <w:numPr>
              <w:numId w:val="36"/>
            </w:numPr>
            <w:spacing w:after="160" w:line="259" w:lineRule="auto"/>
            <w:ind w:left="1440" w:hanging="360"/>
          </w:pPr>
        </w:pPrChange>
      </w:pPr>
      <w:ins w:id="11416" w:author="The Si Tran" w:date="2012-12-11T06:39:00Z">
        <w:r w:rsidRPr="003E01A2">
          <w:rPr>
            <w:rFonts w:ascii="Times New Roman" w:hAnsi="Times New Roman"/>
            <w:sz w:val="26"/>
            <w:szCs w:val="26"/>
            <w:rPrChange w:id="11417" w:author="The Si Tran" w:date="2012-12-11T06:41:00Z">
              <w:rPr>
                <w:rFonts w:ascii="Times New Roman" w:hAnsi="Times New Roman"/>
              </w:rPr>
            </w:rPrChange>
          </w:rPr>
          <w:t>Thông qua đồ thị này, ta có thể ước lượng được tính xu hướng và tính m</w:t>
        </w:r>
      </w:ins>
      <w:ins w:id="11418" w:author="The Si Tran" w:date="2012-12-11T06:40:00Z">
        <w:r w:rsidRPr="003E01A2">
          <w:rPr>
            <w:rFonts w:ascii="Times New Roman" w:hAnsi="Times New Roman"/>
            <w:sz w:val="26"/>
            <w:szCs w:val="26"/>
            <w:rPrChange w:id="11419" w:author="The Si Tran" w:date="2012-12-11T06:41:00Z">
              <w:rPr>
                <w:rFonts w:ascii="Times New Roman" w:hAnsi="Times New Roman"/>
              </w:rPr>
            </w:rPrChange>
          </w:rPr>
          <w:t>ùa trong chuỗi dữ liệu</w:t>
        </w:r>
      </w:ins>
      <w:ins w:id="11420"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421" w:author="The Si Tran" w:date="2012-12-11T06:20:00Z"/>
          <w:rFonts w:ascii="Times New Roman" w:hAnsi="Times New Roman"/>
          <w:sz w:val="26"/>
          <w:szCs w:val="26"/>
          <w:rPrChange w:id="11422" w:author="The Si Tran" w:date="2012-12-11T06:41:00Z">
            <w:rPr>
              <w:ins w:id="11423" w:author="The Si Tran" w:date="2012-12-11T06:20:00Z"/>
            </w:rPr>
          </w:rPrChange>
        </w:rPr>
        <w:pPrChange w:id="11424"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425" w:author="The Si Tran" w:date="2012-12-11T06:20:00Z"/>
          <w:rFonts w:ascii="Times New Roman" w:hAnsi="Times New Roman"/>
          <w:rPrChange w:id="11426" w:author="The Si Tran" w:date="2012-12-11T06:24:00Z">
            <w:rPr>
              <w:ins w:id="11427" w:author="The Si Tran" w:date="2012-12-11T06:20:00Z"/>
            </w:rPr>
          </w:rPrChange>
        </w:rPr>
      </w:pPr>
      <w:ins w:id="11428" w:author="The Si Tran" w:date="2012-12-11T06:20:00Z">
        <w:r w:rsidRPr="001B545C">
          <w:rPr>
            <w:rFonts w:ascii="Times New Roman" w:hAnsi="Times New Roman"/>
            <w:noProof/>
            <w:rPrChange w:id="11429" w:author="Unknown">
              <w:rPr>
                <w:noProof/>
              </w:rPr>
            </w:rPrChange>
          </w:rPr>
          <w:drawing>
            <wp:inline distT="0" distB="0" distL="0" distR="0" wp14:anchorId="4AF5CF79" wp14:editId="6868C039">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430" w:author="The Si Tran" w:date="2012-12-11T06:41:00Z"/>
          <w:rFonts w:ascii="Times New Roman" w:hAnsi="Times New Roman"/>
          <w:sz w:val="26"/>
          <w:szCs w:val="26"/>
        </w:rPr>
      </w:pPr>
      <w:ins w:id="11431"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432"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433" w:author="The Si Tran" w:date="2012-12-11T06:20:00Z"/>
          <w:rFonts w:ascii="Times New Roman" w:hAnsi="Times New Roman"/>
          <w:rPrChange w:id="11434" w:author="The Si Tran" w:date="2012-12-11T06:24:00Z">
            <w:rPr>
              <w:ins w:id="11435"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436" w:author="The Si Tran" w:date="2012-12-11T06:43:00Z"/>
          <w:rFonts w:ascii="Times New Roman" w:hAnsi="Times New Roman"/>
          <w:sz w:val="26"/>
          <w:szCs w:val="26"/>
        </w:rPr>
      </w:pPr>
      <w:ins w:id="11437" w:author="The Si Tran" w:date="2012-12-11T06:20:00Z">
        <w:r w:rsidRPr="0097191E">
          <w:rPr>
            <w:rFonts w:ascii="Times New Roman" w:hAnsi="Times New Roman"/>
            <w:sz w:val="26"/>
            <w:szCs w:val="26"/>
            <w:rPrChange w:id="11438"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439" w:author="The Si Tran" w:date="2012-12-11T06:43:00Z"/>
          <w:rFonts w:ascii="Times New Roman" w:hAnsi="Times New Roman"/>
          <w:sz w:val="26"/>
          <w:szCs w:val="26"/>
        </w:rPr>
        <w:pPrChange w:id="11440" w:author="The Si Tran" w:date="2012-12-11T06:43:00Z">
          <w:pPr>
            <w:pStyle w:val="ListParagraph"/>
            <w:numPr>
              <w:numId w:val="36"/>
            </w:numPr>
            <w:spacing w:after="160" w:line="259" w:lineRule="auto"/>
            <w:ind w:left="1440" w:hanging="360"/>
          </w:pPr>
        </w:pPrChange>
      </w:pPr>
      <w:ins w:id="11441" w:author="The Si Tran" w:date="2012-12-11T06:43:00Z">
        <w:r>
          <w:rPr>
            <w:rFonts w:ascii="Times New Roman" w:hAnsi="Times New Roman"/>
            <w:sz w:val="26"/>
            <w:szCs w:val="26"/>
          </w:rPr>
          <w:lastRenderedPageBreak/>
          <w:t>Thông qua đồ thị này và đồ thị hệ số tự tương quan</w:t>
        </w:r>
      </w:ins>
      <w:ins w:id="11442"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443" w:author="The Si Tran" w:date="2012-12-11T06:20:00Z"/>
          <w:rFonts w:ascii="Times New Roman" w:hAnsi="Times New Roman"/>
          <w:sz w:val="26"/>
          <w:szCs w:val="26"/>
          <w:rPrChange w:id="11444" w:author="The Si Tran" w:date="2012-12-11T06:42:00Z">
            <w:rPr>
              <w:ins w:id="11445" w:author="The Si Tran" w:date="2012-12-11T06:20:00Z"/>
            </w:rPr>
          </w:rPrChange>
        </w:rPr>
        <w:pPrChange w:id="11446"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447" w:author="The Si Tran" w:date="2012-12-11T06:44:00Z"/>
          <w:rFonts w:ascii="Times New Roman" w:hAnsi="Times New Roman"/>
        </w:rPr>
      </w:pPr>
      <w:ins w:id="11448" w:author="The Si Tran" w:date="2012-12-11T06:20:00Z">
        <w:r w:rsidRPr="001B545C">
          <w:rPr>
            <w:rFonts w:ascii="Times New Roman" w:hAnsi="Times New Roman"/>
            <w:noProof/>
            <w:rPrChange w:id="11449" w:author="Unknown">
              <w:rPr>
                <w:noProof/>
              </w:rPr>
            </w:rPrChange>
          </w:rPr>
          <w:drawing>
            <wp:inline distT="0" distB="0" distL="0" distR="0" wp14:anchorId="5413DEB2" wp14:editId="15A33927">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450" w:author="The Si Tran" w:date="2012-12-11T06:44:00Z"/>
          <w:rFonts w:ascii="Times New Roman" w:hAnsi="Times New Roman"/>
          <w:sz w:val="26"/>
          <w:szCs w:val="26"/>
        </w:rPr>
      </w:pPr>
      <w:ins w:id="11451"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452" w:author="The Si Tran" w:date="2012-12-11T06:20:00Z"/>
          <w:rFonts w:ascii="Times New Roman" w:hAnsi="Times New Roman"/>
          <w:rPrChange w:id="11453" w:author="The Si Tran" w:date="2012-12-11T06:24:00Z">
            <w:rPr>
              <w:ins w:id="11454" w:author="The Si Tran" w:date="2012-12-11T06:20:00Z"/>
            </w:rPr>
          </w:rPrChange>
        </w:rPr>
      </w:pPr>
    </w:p>
    <w:p w14:paraId="07908807" w14:textId="77777777" w:rsidR="00667F2E" w:rsidRPr="001B545C" w:rsidRDefault="00667F2E" w:rsidP="00667F2E">
      <w:pPr>
        <w:pStyle w:val="ListParagraph"/>
        <w:ind w:left="1440"/>
        <w:rPr>
          <w:ins w:id="11455" w:author="The Si Tran" w:date="2012-12-11T06:20:00Z"/>
          <w:rFonts w:ascii="Times New Roman" w:hAnsi="Times New Roman"/>
          <w:rPrChange w:id="11456" w:author="The Si Tran" w:date="2012-12-11T06:24:00Z">
            <w:rPr>
              <w:ins w:id="11457"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458" w:author="The Si Tran" w:date="2012-12-11T06:45:00Z"/>
          <w:rFonts w:ascii="Times New Roman" w:hAnsi="Times New Roman"/>
          <w:sz w:val="26"/>
          <w:szCs w:val="26"/>
        </w:rPr>
      </w:pPr>
      <w:ins w:id="11459" w:author="The Si Tran" w:date="2012-12-11T06:20:00Z">
        <w:r w:rsidRPr="00C14E00">
          <w:rPr>
            <w:rFonts w:ascii="Times New Roman" w:hAnsi="Times New Roman"/>
            <w:sz w:val="26"/>
            <w:szCs w:val="26"/>
            <w:rPrChange w:id="11460"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461" w:author="The Si Tran" w:date="2012-12-11T06:20:00Z"/>
          <w:rFonts w:ascii="Times New Roman" w:hAnsi="Times New Roman"/>
          <w:sz w:val="26"/>
          <w:szCs w:val="26"/>
          <w:rPrChange w:id="11462" w:author="The Si Tran" w:date="2012-12-11T06:45:00Z">
            <w:rPr>
              <w:ins w:id="11463" w:author="The Si Tran" w:date="2012-12-11T06:20:00Z"/>
            </w:rPr>
          </w:rPrChange>
        </w:rPr>
        <w:pPrChange w:id="11464" w:author="The Si Tran" w:date="2012-12-11T06:45:00Z">
          <w:pPr>
            <w:pStyle w:val="ListParagraph"/>
            <w:numPr>
              <w:numId w:val="36"/>
            </w:numPr>
            <w:spacing w:after="160" w:line="259" w:lineRule="auto"/>
            <w:ind w:left="1440" w:hanging="360"/>
          </w:pPr>
        </w:pPrChange>
      </w:pPr>
      <w:ins w:id="11465" w:author="The Si Tran" w:date="2012-12-11T06:45:00Z">
        <w:r>
          <w:rPr>
            <w:rFonts w:ascii="Times New Roman" w:hAnsi="Times New Roman"/>
            <w:sz w:val="26"/>
            <w:szCs w:val="26"/>
          </w:rPr>
          <w:t>Thông qua đồ thị này, ta có thể đánh giá được độ chính xác của</w:t>
        </w:r>
      </w:ins>
      <w:ins w:id="11466"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467" w:author="The Si Tran" w:date="2012-12-11T06:49:00Z"/>
          <w:rFonts w:ascii="Times New Roman" w:hAnsi="Times New Roman"/>
        </w:rPr>
      </w:pPr>
      <w:ins w:id="11468" w:author="The Si Tran" w:date="2012-12-11T06:20:00Z">
        <w:r w:rsidRPr="001B545C">
          <w:rPr>
            <w:rFonts w:ascii="Times New Roman" w:hAnsi="Times New Roman"/>
            <w:noProof/>
            <w:rPrChange w:id="11469" w:author="Unknown">
              <w:rPr>
                <w:noProof/>
              </w:rPr>
            </w:rPrChange>
          </w:rPr>
          <w:drawing>
            <wp:inline distT="0" distB="0" distL="0" distR="0" wp14:anchorId="27469DE2" wp14:editId="31D45CF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470" w:author="The Si Tran" w:date="2012-12-11T06:49:00Z"/>
          <w:rFonts w:ascii="Times New Roman" w:hAnsi="Times New Roman"/>
          <w:sz w:val="26"/>
          <w:szCs w:val="26"/>
        </w:rPr>
      </w:pPr>
      <w:ins w:id="11471"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472" w:author="The Si Tran" w:date="2012-12-11T06:20:00Z"/>
        </w:rPr>
        <w:pPrChange w:id="11473" w:author="The Si Tran" w:date="2012-12-11T06:50:00Z">
          <w:pPr>
            <w:pStyle w:val="ListParagraph"/>
            <w:ind w:left="1440"/>
          </w:pPr>
        </w:pPrChange>
      </w:pPr>
      <w:bookmarkStart w:id="11474" w:name="_Toc343029973"/>
      <w:ins w:id="11475" w:author="The Si Tran" w:date="2012-12-11T06:50:00Z">
        <w:r>
          <w:rPr>
            <w:b w:val="0"/>
            <w:sz w:val="26"/>
            <w:szCs w:val="26"/>
          </w:rPr>
          <w:lastRenderedPageBreak/>
          <w:t>Ước lượng tham số cho mô hình SARIMA</w:t>
        </w:r>
        <w:bookmarkEnd w:id="11474"/>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476" w:author="The Si Tran" w:date="2012-12-11T06:20:00Z"/>
          <w:rFonts w:ascii="Times New Roman" w:hAnsi="Times New Roman"/>
          <w:sz w:val="26"/>
          <w:szCs w:val="26"/>
          <w:rPrChange w:id="11477" w:author="The Si Tran" w:date="2012-12-11T06:51:00Z">
            <w:rPr>
              <w:ins w:id="11478" w:author="The Si Tran" w:date="2012-12-11T06:20:00Z"/>
            </w:rPr>
          </w:rPrChange>
        </w:rPr>
      </w:pPr>
      <w:ins w:id="11479" w:author="The Si Tran" w:date="2012-12-11T06:20:00Z">
        <w:r w:rsidRPr="00FF6A63">
          <w:rPr>
            <w:rFonts w:ascii="Times New Roman" w:hAnsi="Times New Roman"/>
            <w:sz w:val="26"/>
            <w:szCs w:val="26"/>
            <w:rPrChange w:id="11480" w:author="The Si Tran" w:date="2012-12-11T06:51:00Z">
              <w:rPr/>
            </w:rPrChange>
          </w:rPr>
          <w:t>Ước lượng tự động</w:t>
        </w:r>
      </w:ins>
    </w:p>
    <w:p w14:paraId="1F3B2740" w14:textId="77777777" w:rsidR="00667F2E" w:rsidRPr="00FF6A63" w:rsidRDefault="00667F2E" w:rsidP="00667F2E">
      <w:pPr>
        <w:pStyle w:val="ListParagraph"/>
        <w:ind w:left="1440"/>
        <w:rPr>
          <w:ins w:id="11481" w:author="The Si Tran" w:date="2012-12-11T06:20:00Z"/>
          <w:rFonts w:ascii="Times New Roman" w:hAnsi="Times New Roman"/>
          <w:sz w:val="26"/>
          <w:szCs w:val="26"/>
          <w:rPrChange w:id="11482" w:author="The Si Tran" w:date="2012-12-11T06:51:00Z">
            <w:rPr>
              <w:ins w:id="11483" w:author="The Si Tran" w:date="2012-12-11T06:20:00Z"/>
            </w:rPr>
          </w:rPrChange>
        </w:rPr>
      </w:pPr>
      <w:ins w:id="11484" w:author="The Si Tran" w:date="2012-12-11T06:20:00Z">
        <w:r w:rsidRPr="00FF6A63">
          <w:rPr>
            <w:rFonts w:ascii="Times New Roman" w:hAnsi="Times New Roman"/>
            <w:sz w:val="26"/>
            <w:szCs w:val="26"/>
            <w:rPrChange w:id="11485"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486" w:author="The Si Tran" w:date="2012-12-11T06:20:00Z"/>
          <w:rFonts w:ascii="Times New Roman" w:hAnsi="Times New Roman"/>
          <w:sz w:val="26"/>
          <w:szCs w:val="26"/>
          <w:rPrChange w:id="11487" w:author="The Si Tran" w:date="2012-12-11T06:51:00Z">
            <w:rPr>
              <w:ins w:id="11488" w:author="The Si Tran" w:date="2012-12-11T06:20:00Z"/>
            </w:rPr>
          </w:rPrChange>
        </w:rPr>
      </w:pPr>
      <w:ins w:id="11489" w:author="The Si Tran" w:date="2012-12-11T06:20:00Z">
        <w:r w:rsidRPr="00FF6A63">
          <w:rPr>
            <w:rFonts w:ascii="Times New Roman" w:hAnsi="Times New Roman"/>
            <w:sz w:val="26"/>
            <w:szCs w:val="26"/>
            <w:rPrChange w:id="11490"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491" w:author="The Si Tran" w:date="2012-12-11T06:20:00Z"/>
          <w:rFonts w:ascii="Times New Roman" w:hAnsi="Times New Roman"/>
          <w:rPrChange w:id="11492" w:author="The Si Tran" w:date="2012-12-11T06:24:00Z">
            <w:rPr>
              <w:ins w:id="11493" w:author="The Si Tran" w:date="2012-12-11T06:20:00Z"/>
            </w:rPr>
          </w:rPrChange>
        </w:rPr>
      </w:pPr>
    </w:p>
    <w:p w14:paraId="5D840CAC" w14:textId="77777777" w:rsidR="00667F2E" w:rsidRPr="001B545C" w:rsidRDefault="00667F2E" w:rsidP="00667F2E">
      <w:pPr>
        <w:pStyle w:val="ListParagraph"/>
        <w:ind w:left="1440"/>
        <w:rPr>
          <w:ins w:id="11494" w:author="The Si Tran" w:date="2012-12-11T06:20:00Z"/>
          <w:rFonts w:ascii="Times New Roman" w:hAnsi="Times New Roman"/>
          <w:rPrChange w:id="11495" w:author="The Si Tran" w:date="2012-12-11T06:24:00Z">
            <w:rPr>
              <w:ins w:id="11496" w:author="The Si Tran" w:date="2012-12-11T06:20:00Z"/>
            </w:rPr>
          </w:rPrChange>
        </w:rPr>
      </w:pPr>
    </w:p>
    <w:p w14:paraId="2DE715E0" w14:textId="77777777" w:rsidR="00667F2E" w:rsidRPr="001B545C" w:rsidRDefault="00667F2E" w:rsidP="00667F2E">
      <w:pPr>
        <w:pStyle w:val="ListParagraph"/>
        <w:ind w:left="1440"/>
        <w:rPr>
          <w:ins w:id="11497" w:author="The Si Tran" w:date="2012-12-11T06:20:00Z"/>
          <w:rFonts w:ascii="Times New Roman" w:hAnsi="Times New Roman"/>
          <w:rPrChange w:id="11498" w:author="The Si Tran" w:date="2012-12-11T06:24:00Z">
            <w:rPr>
              <w:ins w:id="11499" w:author="The Si Tran" w:date="2012-12-11T06:20:00Z"/>
            </w:rPr>
          </w:rPrChange>
        </w:rPr>
      </w:pPr>
    </w:p>
    <w:p w14:paraId="153F01BA" w14:textId="77777777" w:rsidR="00667F2E" w:rsidRPr="001B545C" w:rsidRDefault="007E692E">
      <w:pPr>
        <w:pStyle w:val="ListParagraph"/>
        <w:ind w:left="0"/>
        <w:jc w:val="center"/>
        <w:rPr>
          <w:ins w:id="11500" w:author="The Si Tran" w:date="2012-12-11T06:20:00Z"/>
          <w:rFonts w:ascii="Times New Roman" w:hAnsi="Times New Roman"/>
          <w:rPrChange w:id="11501" w:author="The Si Tran" w:date="2012-12-11T06:24:00Z">
            <w:rPr>
              <w:ins w:id="11502" w:author="The Si Tran" w:date="2012-12-11T06:20:00Z"/>
            </w:rPr>
          </w:rPrChange>
        </w:rPr>
        <w:pPrChange w:id="11503" w:author="The Si Tran" w:date="2012-12-11T06:47:00Z">
          <w:pPr>
            <w:pStyle w:val="ListParagraph"/>
            <w:ind w:left="0"/>
          </w:pPr>
        </w:pPrChange>
      </w:pPr>
      <w:ins w:id="11504" w:author="The Si Tran" w:date="2012-12-11T06:20:00Z">
        <w:r w:rsidRPr="001B545C">
          <w:rPr>
            <w:rFonts w:ascii="Times New Roman" w:hAnsi="Times New Roman"/>
            <w:noProof/>
            <w:rPrChange w:id="11505" w:author="Unknown">
              <w:rPr>
                <w:noProof/>
              </w:rPr>
            </w:rPrChange>
          </w:rPr>
          <mc:AlternateContent>
            <mc:Choice Requires="wps">
              <w:drawing>
                <wp:anchor distT="0" distB="0" distL="114300" distR="114300" simplePos="0" relativeHeight="251623424" behindDoc="0" locked="0" layoutInCell="1" allowOverlap="1" wp14:anchorId="00A0296C" wp14:editId="3AFF5ABB">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B0605D" w:rsidRDefault="00B0605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5" type="#_x0000_t47" style="position:absolute;left:0;text-align:left;margin-left:228.55pt;margin-top:178.5pt;width:279.75pt;height:85.5pt;z-index:2516234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VY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2dgxeyjO2F8G+sGzmm9qfN4ts27HDE4aNh1uD/eIRykBHw+GGyUVmF/vfff2&#10;OACopaTFyc2p/XlkRlAivykcjZtkNvOjHoRZ9iVFwVxq9pcadWzWgA2R4J7SPFy9vZPjtTTQvGAz&#10;rnxUVDHFMXZOuTOjsHb9RsE1xcVqFcxwvDVzW/WkuQf3RPumfe5emNFDjzscjwcYp5wt3jR4b+s9&#10;FayODso6dL+nuud1eAJcDaGXhjXmd8+lHKxel+3yN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q+GVWLICAAC0BQAADgAA&#10;AAAAAAAAAAAAAAAuAgAAZHJzL2Uyb0RvYy54bWxQSwECLQAUAAYACAAAACEA57hXctwAAAAIAQAA&#10;DwAAAAAAAAAAAAAAAAAMBQAAZHJzL2Rvd25yZXYueG1sUEsFBgAAAAAEAAQA8wAAABUGAAAAAA==&#10;" filled="f" strokecolor="red" strokeweight="2pt">
                  <v:textbox>
                    <w:txbxContent>
                      <w:p w14:paraId="29E95B31" w14:textId="77777777" w:rsidR="00B0605D" w:rsidRDefault="00B0605D" w:rsidP="00667F2E">
                        <w:pPr>
                          <w:jc w:val="center"/>
                        </w:pPr>
                      </w:p>
                    </w:txbxContent>
                  </v:textbox>
                  <o:callout v:ext="edit" minusy="t"/>
                  <w10:wrap anchorx="margin"/>
                </v:shape>
              </w:pict>
            </mc:Fallback>
          </mc:AlternateContent>
        </w:r>
      </w:ins>
      <w:ins w:id="11506" w:author="The Si Tran" w:date="2012-12-11T06:53:00Z">
        <w:r w:rsidRPr="00FF6A63">
          <w:rPr>
            <w:rFonts w:ascii="Times New Roman" w:hAnsi="Times New Roman"/>
            <w:noProof/>
            <w:rPrChange w:id="11507" w:author="Unknown">
              <w:rPr>
                <w:noProof/>
              </w:rPr>
            </w:rPrChange>
          </w:rPr>
          <mc:AlternateContent>
            <mc:Choice Requires="wps">
              <w:drawing>
                <wp:anchor distT="0" distB="0" distL="114300" distR="114300" simplePos="0" relativeHeight="251694080" behindDoc="0" locked="0" layoutInCell="1" allowOverlap="1" wp14:anchorId="131A4D11" wp14:editId="71487A18">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B0605D" w:rsidRDefault="00B0605D">
                              <w:pPr>
                                <w:spacing w:before="0" w:line="240" w:lineRule="auto"/>
                                <w:jc w:val="center"/>
                                <w:pPrChange w:id="11508" w:author="The Si Tran" w:date="2012-12-11T06:53:00Z">
                                  <w:pPr/>
                                </w:pPrChange>
                              </w:pPr>
                              <w:ins w:id="11509" w:author="The Si Tran" w:date="2012-12-11T06:53:00Z">
                                <w:r>
                                  <w:t>Tham số cho</w:t>
                                </w:r>
                              </w:ins>
                              <w:ins w:id="11510" w:author="The Si Tran" w:date="2012-12-11T06:51:00Z">
                                <w:r>
                                  <w:t xml:space="preserve"> </w:t>
                                </w:r>
                              </w:ins>
                              <w:ins w:id="11511" w:author="The Si Tran" w:date="2012-12-11T06:53:00Z">
                                <w:r>
                                  <w:t>ước</w:t>
                                </w:r>
                              </w:ins>
                              <w:ins w:id="11512"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126" type="#_x0000_t202" style="position:absolute;left:0;text-align:left;margin-left:22.5pt;margin-top:129.45pt;width:119.25pt;height:3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NMI5cO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B0605D" w:rsidRDefault="00B0605D">
                        <w:pPr>
                          <w:spacing w:before="0" w:line="240" w:lineRule="auto"/>
                          <w:jc w:val="center"/>
                          <w:pPrChange w:id="11513" w:author="The Si Tran" w:date="2012-12-11T06:53:00Z">
                            <w:pPr/>
                          </w:pPrChange>
                        </w:pPr>
                        <w:ins w:id="11514" w:author="The Si Tran" w:date="2012-12-11T06:53:00Z">
                          <w:r>
                            <w:t>Tham số cho</w:t>
                          </w:r>
                        </w:ins>
                        <w:ins w:id="11515" w:author="The Si Tran" w:date="2012-12-11T06:51:00Z">
                          <w:r>
                            <w:t xml:space="preserve"> </w:t>
                          </w:r>
                        </w:ins>
                        <w:ins w:id="11516" w:author="The Si Tran" w:date="2012-12-11T06:53:00Z">
                          <w:r>
                            <w:t>ước</w:t>
                          </w:r>
                        </w:ins>
                        <w:ins w:id="11517" w:author="The Si Tran" w:date="2012-12-11T06:51:00Z">
                          <w:r>
                            <w:t xml:space="preserve"> lượng tự chọn</w:t>
                          </w:r>
                        </w:ins>
                      </w:p>
                    </w:txbxContent>
                  </v:textbox>
                </v:shape>
              </w:pict>
            </mc:Fallback>
          </mc:AlternateContent>
        </w:r>
      </w:ins>
      <w:ins w:id="11518" w:author="The Si Tran" w:date="2012-12-11T06:52:00Z">
        <w:r w:rsidRPr="001B545C">
          <w:rPr>
            <w:rFonts w:ascii="Times New Roman" w:hAnsi="Times New Roman"/>
            <w:noProof/>
            <w:rPrChange w:id="11519" w:author="Unknown">
              <w:rPr>
                <w:noProof/>
              </w:rPr>
            </w:rPrChange>
          </w:rPr>
          <mc:AlternateContent>
            <mc:Choice Requires="wps">
              <w:drawing>
                <wp:anchor distT="0" distB="0" distL="114300" distR="114300" simplePos="0" relativeHeight="251693056" behindDoc="0" locked="0" layoutInCell="1" allowOverlap="1" wp14:anchorId="11EC305F" wp14:editId="0480D37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B0605D" w:rsidRDefault="00B0605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127" type="#_x0000_t47" style="position:absolute;left:0;text-align:left;margin-left:279.75pt;margin-top:49.95pt;width:248.25pt;height:99.7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" adj="-10238,16992" filled="f" strokecolor="red" strokeweight="2pt">
                  <v:textbox>
                    <w:txbxContent>
                      <w:p w14:paraId="6A0CFA90" w14:textId="77777777" w:rsidR="00B0605D" w:rsidRDefault="00B0605D" w:rsidP="00667F2E">
                        <w:pPr>
                          <w:jc w:val="center"/>
                        </w:pPr>
                      </w:p>
                    </w:txbxContent>
                  </v:textbox>
                  <o:callout v:ext="edit" minusy="t"/>
                  <w10:wrap anchorx="page"/>
                </v:shape>
              </w:pict>
            </mc:Fallback>
          </mc:AlternateContent>
        </w:r>
        <w:r w:rsidR="0004647E" w:rsidRPr="00FF6A63">
          <w:rPr>
            <w:rFonts w:ascii="Times New Roman" w:hAnsi="Times New Roman"/>
            <w:noProof/>
            <w:rPrChange w:id="11520" w:author="Unknown">
              <w:rPr>
                <w:noProof/>
              </w:rPr>
            </w:rPrChange>
          </w:rPr>
          <mc:AlternateContent>
            <mc:Choice Requires="wps">
              <w:drawing>
                <wp:anchor distT="0" distB="0" distL="114300" distR="114300" simplePos="0" relativeHeight="251692032" behindDoc="0" locked="0" layoutInCell="1" allowOverlap="1" wp14:anchorId="369EEFD7" wp14:editId="5D3D7A09">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04916" id="Straight Connector 166"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521" w:author="Unknown">
              <w:rPr>
                <w:noProof/>
              </w:rPr>
            </w:rPrChange>
          </w:rPr>
          <mc:AlternateContent>
            <mc:Choice Requires="wps">
              <w:drawing>
                <wp:anchor distT="0" distB="0" distL="114300" distR="114300" simplePos="0" relativeHeight="251691008" behindDoc="0" locked="0" layoutInCell="1" allowOverlap="1" wp14:anchorId="33D77AA8" wp14:editId="1A7F8423">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B0605D" w:rsidRDefault="00B0605D" w:rsidP="00097101">
                              <w:pPr>
                                <w:spacing w:before="0" w:line="240" w:lineRule="auto"/>
                              </w:pPr>
                              <w:ins w:id="11522"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128" type="#_x0000_t202" style="position:absolute;left:0;text-align:left;margin-left:48pt;margin-top:7.2pt;width:119.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lfR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B0605D" w:rsidRDefault="00B0605D" w:rsidP="00097101">
                        <w:pPr>
                          <w:spacing w:before="0" w:line="240" w:lineRule="auto"/>
                        </w:pPr>
                        <w:ins w:id="11523" w:author="The Si Tran" w:date="2012-12-11T06:51:00Z">
                          <w:r>
                            <w:t>Ước lượng tự động</w:t>
                          </w:r>
                        </w:ins>
                      </w:p>
                    </w:txbxContent>
                  </v:textbox>
                </v:shape>
              </w:pict>
            </mc:Fallback>
          </mc:AlternateContent>
        </w:r>
      </w:ins>
      <w:ins w:id="11524" w:author="The Si Tran" w:date="2012-12-11T06:51:00Z">
        <w:r w:rsidR="00FF6A63" w:rsidRPr="00FF6A63">
          <w:rPr>
            <w:rFonts w:ascii="Times New Roman" w:hAnsi="Times New Roman"/>
            <w:noProof/>
            <w:rPrChange w:id="11525" w:author="Unknown">
              <w:rPr>
                <w:noProof/>
              </w:rPr>
            </w:rPrChange>
          </w:rPr>
          <mc:AlternateContent>
            <mc:Choice Requires="wps">
              <w:drawing>
                <wp:anchor distT="0" distB="0" distL="114300" distR="114300" simplePos="0" relativeHeight="251689984" behindDoc="0" locked="0" layoutInCell="1" allowOverlap="1" wp14:anchorId="6D1A698F" wp14:editId="28FCF68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B0605D" w:rsidRDefault="00B0605D" w:rsidP="00097101">
                              <w:pPr>
                                <w:spacing w:before="0" w:line="240" w:lineRule="auto"/>
                              </w:pPr>
                              <w:ins w:id="11526"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129" type="#_x0000_t202" style="position:absolute;left:0;text-align:left;margin-left:337.5pt;margin-top:18.45pt;width:119.25pt;height:23.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dM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iIdM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B0605D" w:rsidRDefault="00B0605D" w:rsidP="00097101">
                        <w:pPr>
                          <w:spacing w:before="0" w:line="240" w:lineRule="auto"/>
                        </w:pPr>
                        <w:ins w:id="11527" w:author="The Si Tran" w:date="2012-12-11T06:51:00Z">
                          <w:r>
                            <w:t>Ước lượng tự chọn</w:t>
                          </w:r>
                        </w:ins>
                      </w:p>
                    </w:txbxContent>
                  </v:textbox>
                </v:shape>
              </w:pict>
            </mc:Fallback>
          </mc:AlternateContent>
        </w:r>
        <w:r w:rsidR="00FF6A63" w:rsidRPr="00FF6A63">
          <w:rPr>
            <w:rFonts w:ascii="Times New Roman" w:hAnsi="Times New Roman"/>
            <w:noProof/>
            <w:rPrChange w:id="11528" w:author="Unknown">
              <w:rPr>
                <w:noProof/>
              </w:rPr>
            </w:rPrChange>
          </w:rPr>
          <mc:AlternateContent>
            <mc:Choice Requires="wps">
              <w:drawing>
                <wp:anchor distT="0" distB="0" distL="114300" distR="114300" simplePos="0" relativeHeight="251687936" behindDoc="0" locked="0" layoutInCell="1" allowOverlap="1" wp14:anchorId="11BA2179" wp14:editId="0B8A5B48">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F2977" id="Straight Connector 163"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529" w:author="The Si Tran" w:date="2012-12-11T06:20:00Z">
        <w:r w:rsidR="00667F2E" w:rsidRPr="001B545C">
          <w:rPr>
            <w:rFonts w:ascii="Times New Roman" w:hAnsi="Times New Roman"/>
            <w:noProof/>
            <w:rPrChange w:id="11530" w:author="Unknown">
              <w:rPr>
                <w:noProof/>
              </w:rPr>
            </w:rPrChange>
          </w:rPr>
          <w:drawing>
            <wp:inline distT="0" distB="0" distL="0" distR="0" wp14:anchorId="7CF9E34C" wp14:editId="55DCA283">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531" w:author="The Si Tran" w:date="2012-12-11T06:20:00Z"/>
          <w:rFonts w:ascii="Times New Roman" w:hAnsi="Times New Roman"/>
          <w:rPrChange w:id="11532" w:author="The Si Tran" w:date="2012-12-11T06:24:00Z">
            <w:rPr>
              <w:ins w:id="11533" w:author="The Si Tran" w:date="2012-12-11T06:20:00Z"/>
            </w:rPr>
          </w:rPrChange>
        </w:rPr>
      </w:pPr>
      <w:ins w:id="11534" w:author="The Si Tran" w:date="2012-12-11T06:20:00Z">
        <w:r w:rsidRPr="001B545C">
          <w:rPr>
            <w:rFonts w:ascii="Times New Roman" w:hAnsi="Times New Roman"/>
            <w:noProof/>
            <w:rPrChange w:id="11535" w:author="Unknown">
              <w:rPr>
                <w:noProof/>
              </w:rPr>
            </w:rPrChange>
          </w:rPr>
          <mc:AlternateContent>
            <mc:Choice Requires="wps">
              <w:drawing>
                <wp:anchor distT="0" distB="0" distL="114300" distR="114300" simplePos="0" relativeHeight="251627520" behindDoc="0" locked="0" layoutInCell="1" allowOverlap="1" wp14:anchorId="08063775" wp14:editId="0C534EC4">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B0605D" w:rsidRDefault="00B0605D"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130" type="#_x0000_t202" style="position:absolute;left:0;text-align:left;margin-left:20.25pt;margin-top:3.3pt;width:175.5pt;height:33.7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CZ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i8Rh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iM+QmZ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B0605D" w:rsidRDefault="00B0605D" w:rsidP="00667F2E">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536" w:author="The Si Tran" w:date="2012-12-11T06:20:00Z"/>
          <w:rFonts w:ascii="Times New Roman" w:hAnsi="Times New Roman"/>
          <w:rPrChange w:id="11537" w:author="The Si Tran" w:date="2012-12-11T06:24:00Z">
            <w:rPr>
              <w:ins w:id="11538" w:author="The Si Tran" w:date="2012-12-11T06:20:00Z"/>
            </w:rPr>
          </w:rPrChange>
        </w:rPr>
      </w:pPr>
    </w:p>
    <w:p w14:paraId="598C9449" w14:textId="77777777" w:rsidR="00667F2E" w:rsidRPr="001B545C" w:rsidRDefault="00667F2E" w:rsidP="00667F2E">
      <w:pPr>
        <w:pStyle w:val="ListParagraph"/>
        <w:ind w:left="1440"/>
        <w:rPr>
          <w:ins w:id="11539" w:author="The Si Tran" w:date="2012-12-11T06:20:00Z"/>
          <w:rFonts w:ascii="Times New Roman" w:hAnsi="Times New Roman"/>
          <w:rPrChange w:id="11540" w:author="The Si Tran" w:date="2012-12-11T06:24:00Z">
            <w:rPr>
              <w:ins w:id="11541"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542" w:author="The Si Tran" w:date="2012-12-11T06:20:00Z"/>
          <w:rFonts w:ascii="Times New Roman" w:hAnsi="Times New Roman"/>
          <w:sz w:val="26"/>
          <w:szCs w:val="26"/>
          <w:rPrChange w:id="11543" w:author="The Si Tran" w:date="2012-12-11T06:54:00Z">
            <w:rPr>
              <w:ins w:id="11544" w:author="The Si Tran" w:date="2012-12-11T06:20:00Z"/>
            </w:rPr>
          </w:rPrChange>
        </w:rPr>
      </w:pPr>
      <w:ins w:id="11545" w:author="The Si Tran" w:date="2012-12-11T06:20:00Z">
        <w:r w:rsidRPr="007E692E">
          <w:rPr>
            <w:rFonts w:ascii="Times New Roman" w:hAnsi="Times New Roman"/>
            <w:sz w:val="26"/>
            <w:szCs w:val="26"/>
            <w:rPrChange w:id="11546" w:author="The Si Tran" w:date="2012-12-11T06:54:00Z">
              <w:rPr/>
            </w:rPrChange>
          </w:rPr>
          <w:t>Ước lượng tự chọn</w:t>
        </w:r>
      </w:ins>
    </w:p>
    <w:p w14:paraId="02281106" w14:textId="77777777" w:rsidR="00667F2E" w:rsidRPr="007E692E" w:rsidRDefault="00667F2E" w:rsidP="00667F2E">
      <w:pPr>
        <w:pStyle w:val="ListParagraph"/>
        <w:ind w:left="1440"/>
        <w:rPr>
          <w:ins w:id="11547" w:author="The Si Tran" w:date="2012-12-11T06:20:00Z"/>
          <w:rFonts w:ascii="Times New Roman" w:hAnsi="Times New Roman"/>
          <w:sz w:val="26"/>
          <w:szCs w:val="26"/>
          <w:rPrChange w:id="11548" w:author="The Si Tran" w:date="2012-12-11T06:54:00Z">
            <w:rPr>
              <w:ins w:id="11549" w:author="The Si Tran" w:date="2012-12-11T06:20:00Z"/>
            </w:rPr>
          </w:rPrChange>
        </w:rPr>
      </w:pPr>
      <w:ins w:id="11550" w:author="The Si Tran" w:date="2012-12-11T06:20:00Z">
        <w:r w:rsidRPr="007E692E">
          <w:rPr>
            <w:rFonts w:ascii="Times New Roman" w:hAnsi="Times New Roman"/>
            <w:sz w:val="26"/>
            <w:szCs w:val="26"/>
            <w:rPrChange w:id="11551"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552" w:author="The Si Tran" w:date="2012-12-11T06:20:00Z"/>
          <w:rFonts w:ascii="Times New Roman" w:hAnsi="Times New Roman"/>
          <w:sz w:val="26"/>
          <w:szCs w:val="26"/>
          <w:rPrChange w:id="11553" w:author="The Si Tran" w:date="2012-12-11T06:54:00Z">
            <w:rPr>
              <w:ins w:id="11554" w:author="The Si Tran" w:date="2012-12-11T06:20:00Z"/>
            </w:rPr>
          </w:rPrChange>
        </w:rPr>
      </w:pPr>
      <w:ins w:id="11555" w:author="The Si Tran" w:date="2012-12-11T06:20:00Z">
        <w:r w:rsidRPr="007E692E">
          <w:rPr>
            <w:rFonts w:ascii="Times New Roman" w:hAnsi="Times New Roman"/>
            <w:sz w:val="26"/>
            <w:szCs w:val="26"/>
            <w:rPrChange w:id="11556"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557" w:author="The Si Tran" w:date="2012-12-11T06:20:00Z"/>
          <w:sz w:val="26"/>
          <w:szCs w:val="26"/>
          <w:rPrChange w:id="11558" w:author="The Si Tran" w:date="2012-12-11T06:57:00Z">
            <w:rPr>
              <w:ins w:id="11559" w:author="The Si Tran" w:date="2012-12-11T06:20:00Z"/>
            </w:rPr>
          </w:rPrChange>
        </w:rPr>
        <w:pPrChange w:id="11560" w:author="The Si Tran" w:date="2012-12-11T06:56:00Z">
          <w:pPr>
            <w:pStyle w:val="ListParagraph"/>
            <w:ind w:left="1440"/>
          </w:pPr>
        </w:pPrChange>
      </w:pPr>
      <w:bookmarkStart w:id="11561" w:name="_Toc343029974"/>
      <w:ins w:id="11562" w:author="The Si Tran" w:date="2012-12-11T06:56:00Z">
        <w:r w:rsidRPr="00351FEC">
          <w:rPr>
            <w:b w:val="0"/>
            <w:sz w:val="26"/>
            <w:szCs w:val="26"/>
            <w:rPrChange w:id="11563" w:author="The Si Tran" w:date="2012-12-11T06:57:00Z">
              <w:rPr>
                <w:b/>
                <w:bCs/>
              </w:rPr>
            </w:rPrChange>
          </w:rPr>
          <w:t>Kiểm tra mô hình SARIMA</w:t>
        </w:r>
      </w:ins>
      <w:bookmarkEnd w:id="11561"/>
    </w:p>
    <w:p w14:paraId="140A5481" w14:textId="77777777" w:rsidR="00667F2E" w:rsidRPr="00522B9B" w:rsidRDefault="00667F2E" w:rsidP="00667F2E">
      <w:pPr>
        <w:pStyle w:val="ListParagraph"/>
        <w:numPr>
          <w:ilvl w:val="0"/>
          <w:numId w:val="36"/>
        </w:numPr>
        <w:spacing w:after="160" w:line="259" w:lineRule="auto"/>
        <w:rPr>
          <w:ins w:id="11564" w:author="The Si Tran" w:date="2012-12-11T06:20:00Z"/>
          <w:rFonts w:ascii="Times New Roman" w:hAnsi="Times New Roman"/>
          <w:sz w:val="26"/>
          <w:szCs w:val="26"/>
          <w:rPrChange w:id="11565" w:author="The Si Tran" w:date="2012-12-11T06:57:00Z">
            <w:rPr>
              <w:ins w:id="11566" w:author="The Si Tran" w:date="2012-12-11T06:20:00Z"/>
            </w:rPr>
          </w:rPrChange>
        </w:rPr>
      </w:pPr>
      <w:ins w:id="11567" w:author="The Si Tran" w:date="2012-12-11T06:20:00Z">
        <w:r w:rsidRPr="00522B9B">
          <w:rPr>
            <w:rFonts w:ascii="Times New Roman" w:hAnsi="Times New Roman"/>
            <w:sz w:val="26"/>
            <w:szCs w:val="26"/>
            <w:rPrChange w:id="11568"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569" w:author="The Si Tran" w:date="2012-12-11T06:58:00Z"/>
          <w:rFonts w:ascii="Times New Roman" w:hAnsi="Times New Roman"/>
        </w:rPr>
        <w:pPrChange w:id="11570" w:author="The Si Tran" w:date="2012-12-11T06:58:00Z">
          <w:pPr>
            <w:pStyle w:val="ListParagraph"/>
            <w:ind w:left="0"/>
          </w:pPr>
        </w:pPrChange>
      </w:pPr>
      <w:ins w:id="11571" w:author="The Si Tran" w:date="2012-12-11T06:20:00Z">
        <w:r w:rsidRPr="001B545C">
          <w:rPr>
            <w:rFonts w:ascii="Times New Roman" w:hAnsi="Times New Roman"/>
            <w:noProof/>
            <w:rPrChange w:id="11572" w:author="Unknown">
              <w:rPr>
                <w:noProof/>
              </w:rPr>
            </w:rPrChange>
          </w:rPr>
          <w:lastRenderedPageBreak/>
          <w:drawing>
            <wp:inline distT="0" distB="0" distL="0" distR="0" wp14:anchorId="60B3929A" wp14:editId="73015A24">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573" w:author="The Si Tran" w:date="2012-12-11T06:20:00Z"/>
          <w:rFonts w:ascii="Times New Roman" w:hAnsi="Times New Roman"/>
          <w:rPrChange w:id="11574" w:author="The Si Tran" w:date="2012-12-11T06:24:00Z">
            <w:rPr>
              <w:ins w:id="11575" w:author="The Si Tran" w:date="2012-12-11T06:20:00Z"/>
            </w:rPr>
          </w:rPrChange>
        </w:rPr>
        <w:pPrChange w:id="11576"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577" w:author="The Si Tran" w:date="2012-12-11T06:20:00Z"/>
          <w:rFonts w:ascii="Times New Roman" w:hAnsi="Times New Roman"/>
          <w:sz w:val="26"/>
          <w:szCs w:val="26"/>
          <w:rPrChange w:id="11578" w:author="The Si Tran" w:date="2012-12-11T06:59:00Z">
            <w:rPr>
              <w:ins w:id="11579" w:author="The Si Tran" w:date="2012-12-11T06:20:00Z"/>
            </w:rPr>
          </w:rPrChange>
        </w:rPr>
      </w:pPr>
      <w:ins w:id="11580" w:author="The Si Tran" w:date="2012-12-11T06:20:00Z">
        <w:r w:rsidRPr="003C73FD">
          <w:rPr>
            <w:rFonts w:ascii="Times New Roman" w:hAnsi="Times New Roman"/>
            <w:sz w:val="26"/>
            <w:szCs w:val="26"/>
            <w:rPrChange w:id="11581"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582" w:author="The Si Tran" w:date="2012-12-11T06:20:00Z"/>
          <w:rFonts w:ascii="Times New Roman" w:hAnsi="Times New Roman"/>
          <w:sz w:val="26"/>
          <w:szCs w:val="26"/>
          <w:rPrChange w:id="11583" w:author="The Si Tran" w:date="2012-12-11T06:59:00Z">
            <w:rPr>
              <w:ins w:id="11584" w:author="The Si Tran" w:date="2012-12-11T06:20:00Z"/>
            </w:rPr>
          </w:rPrChange>
        </w:rPr>
      </w:pPr>
      <w:ins w:id="11585" w:author="The Si Tran" w:date="2012-12-11T06:20:00Z">
        <w:r w:rsidRPr="003C73FD">
          <w:rPr>
            <w:rFonts w:ascii="Times New Roman" w:hAnsi="Times New Roman"/>
            <w:sz w:val="26"/>
            <w:szCs w:val="26"/>
            <w:rPrChange w:id="11586"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587" w:author="The Si Tran" w:date="2012-12-11T06:20:00Z"/>
          <w:rFonts w:ascii="Times New Roman" w:hAnsi="Times New Roman"/>
          <w:rPrChange w:id="11588" w:author="The Si Tran" w:date="2012-12-11T06:24:00Z">
            <w:rPr>
              <w:ins w:id="11589" w:author="The Si Tran" w:date="2012-12-11T06:20:00Z"/>
            </w:rPr>
          </w:rPrChange>
        </w:rPr>
      </w:pPr>
      <w:ins w:id="11590" w:author="The Si Tran" w:date="2012-12-11T06:20:00Z">
        <w:r w:rsidRPr="001B545C">
          <w:rPr>
            <w:rFonts w:ascii="Times New Roman" w:hAnsi="Times New Roman"/>
            <w:noProof/>
            <w:rPrChange w:id="11591" w:author="Unknown">
              <w:rPr>
                <w:noProof/>
              </w:rPr>
            </w:rPrChange>
          </w:rPr>
          <w:drawing>
            <wp:inline distT="0" distB="0" distL="0" distR="0" wp14:anchorId="3B3BDF89" wp14:editId="15EC05F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592" w:author="The Si Tran" w:date="2012-12-11T06:20:00Z"/>
          <w:rFonts w:ascii="Times New Roman" w:hAnsi="Times New Roman"/>
          <w:sz w:val="26"/>
          <w:szCs w:val="26"/>
          <w:rPrChange w:id="11593" w:author="The Si Tran" w:date="2012-12-11T06:59:00Z">
            <w:rPr>
              <w:ins w:id="11594" w:author="The Si Tran" w:date="2012-12-11T06:20:00Z"/>
            </w:rPr>
          </w:rPrChange>
        </w:rPr>
      </w:pPr>
      <w:ins w:id="11595" w:author="The Si Tran" w:date="2012-12-11T06:20:00Z">
        <w:r w:rsidRPr="006716F2">
          <w:rPr>
            <w:rFonts w:ascii="Times New Roman" w:hAnsi="Times New Roman"/>
            <w:sz w:val="26"/>
            <w:szCs w:val="26"/>
            <w:rPrChange w:id="11596" w:author="The Si Tran" w:date="2012-12-11T06:59:00Z">
              <w:rPr/>
            </w:rPrChange>
          </w:rPr>
          <w:t>Kết quả dự báo:</w:t>
        </w:r>
      </w:ins>
    </w:p>
    <w:p w14:paraId="334D311B" w14:textId="77777777" w:rsidR="00667F2E" w:rsidRDefault="00667F2E" w:rsidP="006716F2">
      <w:pPr>
        <w:pStyle w:val="ListParagraph"/>
        <w:ind w:left="0"/>
        <w:rPr>
          <w:ins w:id="11597" w:author="The Si Tran" w:date="2012-12-11T07:00:00Z"/>
          <w:rFonts w:ascii="Times New Roman" w:hAnsi="Times New Roman"/>
        </w:rPr>
      </w:pPr>
      <w:ins w:id="11598" w:author="The Si Tran" w:date="2012-12-11T06:20:00Z">
        <w:r w:rsidRPr="001B545C">
          <w:rPr>
            <w:rFonts w:ascii="Times New Roman" w:hAnsi="Times New Roman"/>
            <w:noProof/>
            <w:rPrChange w:id="11599" w:author="Unknown">
              <w:rPr>
                <w:noProof/>
              </w:rPr>
            </w:rPrChange>
          </w:rPr>
          <w:lastRenderedPageBreak/>
          <w:drawing>
            <wp:inline distT="0" distB="0" distL="0" distR="0" wp14:anchorId="00AE8D97" wp14:editId="1AADF4B4">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600" w:author="The Si Tran" w:date="2012-12-11T07:00:00Z"/>
          <w:rFonts w:ascii="Times New Roman" w:hAnsi="Times New Roman"/>
          <w:sz w:val="26"/>
          <w:szCs w:val="26"/>
          <w:rPrChange w:id="11601" w:author="The Si Tran" w:date="2012-12-11T07:00:00Z">
            <w:rPr>
              <w:ins w:id="11602" w:author="The Si Tran" w:date="2012-12-11T07:00:00Z"/>
              <w:rFonts w:ascii="Times New Roman" w:hAnsi="Times New Roman"/>
            </w:rPr>
          </w:rPrChange>
        </w:rPr>
        <w:pPrChange w:id="11603" w:author="The Si Tran" w:date="2012-12-11T07:00:00Z">
          <w:pPr>
            <w:pStyle w:val="ListParagraph"/>
            <w:ind w:left="0"/>
          </w:pPr>
        </w:pPrChange>
      </w:pPr>
      <w:ins w:id="11604" w:author="The Si Tran" w:date="2012-12-11T07:00:00Z">
        <w:r w:rsidRPr="00364895">
          <w:rPr>
            <w:rFonts w:ascii="Times New Roman" w:hAnsi="Times New Roman"/>
            <w:sz w:val="26"/>
            <w:szCs w:val="26"/>
            <w:rPrChange w:id="11605"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606" w:author="The Si Tran" w:date="2012-12-11T06:20:00Z"/>
          <w:rFonts w:ascii="Times New Roman" w:hAnsi="Times New Roman"/>
          <w:rPrChange w:id="11607" w:author="The Si Tran" w:date="2012-12-11T06:24:00Z">
            <w:rPr>
              <w:ins w:id="11608"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609" w:author="The Si Tran" w:date="2012-12-11T06:20:00Z"/>
          <w:rFonts w:ascii="Times New Roman" w:hAnsi="Times New Roman"/>
          <w:sz w:val="26"/>
          <w:szCs w:val="26"/>
          <w:rPrChange w:id="11610" w:author="The Si Tran" w:date="2012-12-11T07:00:00Z">
            <w:rPr>
              <w:ins w:id="11611" w:author="The Si Tran" w:date="2012-12-11T06:20:00Z"/>
            </w:rPr>
          </w:rPrChange>
        </w:rPr>
      </w:pPr>
      <w:ins w:id="11612" w:author="The Si Tran" w:date="2012-12-11T06:20:00Z">
        <w:r w:rsidRPr="006716F2">
          <w:rPr>
            <w:rFonts w:ascii="Times New Roman" w:hAnsi="Times New Roman"/>
            <w:sz w:val="26"/>
            <w:szCs w:val="26"/>
            <w:rPrChange w:id="11613"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614" w:author="The Si Tran" w:date="2012-12-11T06:20:00Z"/>
          <w:rFonts w:ascii="Times New Roman" w:hAnsi="Times New Roman"/>
          <w:sz w:val="26"/>
          <w:szCs w:val="26"/>
          <w:rPrChange w:id="11615" w:author="The Si Tran" w:date="2012-12-11T07:00:00Z">
            <w:rPr>
              <w:ins w:id="11616" w:author="The Si Tran" w:date="2012-12-11T06:20:00Z"/>
            </w:rPr>
          </w:rPrChange>
        </w:rPr>
      </w:pPr>
      <w:ins w:id="11617" w:author="The Si Tran" w:date="2012-12-11T06:20:00Z">
        <w:r w:rsidRPr="006716F2">
          <w:rPr>
            <w:rFonts w:ascii="Times New Roman" w:hAnsi="Times New Roman"/>
            <w:sz w:val="26"/>
            <w:szCs w:val="26"/>
            <w:rPrChange w:id="11618"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619" w:author="The Si Tran" w:date="2012-12-11T07:02:00Z"/>
          <w:rPrChange w:id="11620" w:author="The Si Tran" w:date="2012-12-11T07:02:00Z">
            <w:rPr>
              <w:ins w:id="11621" w:author="The Si Tran" w:date="2012-12-11T07:02:00Z"/>
              <w:rFonts w:ascii="Times New Roman" w:hAnsi="Times New Roman"/>
            </w:rPr>
          </w:rPrChange>
        </w:rPr>
        <w:pPrChange w:id="11622" w:author="The Si Tran" w:date="2012-12-11T07:02:00Z">
          <w:pPr>
            <w:pStyle w:val="ListParagraph"/>
            <w:numPr>
              <w:numId w:val="40"/>
            </w:numPr>
            <w:spacing w:after="160" w:line="259" w:lineRule="auto"/>
            <w:ind w:hanging="360"/>
          </w:pPr>
        </w:pPrChange>
      </w:pPr>
      <w:bookmarkStart w:id="11623" w:name="_Toc343233083"/>
      <w:ins w:id="11624" w:author="The Si Tran" w:date="2012-12-11T07:02:00Z">
        <w:r w:rsidRPr="008E61D1">
          <w:t>Xây d</w:t>
        </w:r>
        <w:r w:rsidRPr="00097101">
          <w:t>ự</w:t>
        </w:r>
        <w:r w:rsidRPr="00B808D3">
          <w:rPr>
            <w:rPrChange w:id="11625" w:author="The Si Tran" w:date="2012-12-11T07:02:00Z">
              <w:rPr>
                <w:b/>
                <w:bCs/>
                <w:iCs/>
              </w:rPr>
            </w:rPrChange>
          </w:rPr>
          <w:t>ng mô hình mạng nơron</w:t>
        </w:r>
        <w:bookmarkEnd w:id="11623"/>
      </w:ins>
    </w:p>
    <w:p w14:paraId="188F443C" w14:textId="77777777" w:rsidR="008C76D1" w:rsidRDefault="00667F2E">
      <w:pPr>
        <w:pStyle w:val="ListParagraph"/>
        <w:ind w:firstLine="0"/>
        <w:rPr>
          <w:ins w:id="11626" w:author="The Si Tran" w:date="2012-12-11T07:05:00Z"/>
          <w:rFonts w:ascii="Times New Roman" w:hAnsi="Times New Roman"/>
          <w:sz w:val="26"/>
          <w:szCs w:val="26"/>
        </w:rPr>
        <w:pPrChange w:id="11627" w:author="The Si Tran" w:date="2012-12-11T07:05:00Z">
          <w:pPr>
            <w:pStyle w:val="ListParagraph"/>
            <w:numPr>
              <w:numId w:val="37"/>
            </w:numPr>
            <w:spacing w:after="160" w:line="259" w:lineRule="auto"/>
            <w:ind w:left="1080" w:hanging="360"/>
          </w:pPr>
        </w:pPrChange>
      </w:pPr>
      <w:ins w:id="11628" w:author="The Si Tran" w:date="2012-12-11T06:20:00Z">
        <w:r w:rsidRPr="00B808D3">
          <w:rPr>
            <w:rFonts w:ascii="Times New Roman" w:hAnsi="Times New Roman"/>
            <w:sz w:val="26"/>
            <w:szCs w:val="26"/>
            <w:rPrChange w:id="11629"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1630" w:author="The Si Tran" w:date="2012-12-11T07:05:00Z"/>
          <w:sz w:val="26"/>
          <w:szCs w:val="26"/>
        </w:rPr>
        <w:pPrChange w:id="11631" w:author="The Si Tran" w:date="2012-12-11T07:05:00Z">
          <w:pPr>
            <w:pStyle w:val="ListParagraph"/>
            <w:numPr>
              <w:numId w:val="37"/>
            </w:numPr>
            <w:spacing w:after="160" w:line="259" w:lineRule="auto"/>
            <w:ind w:left="1080" w:hanging="360"/>
          </w:pPr>
        </w:pPrChange>
      </w:pPr>
      <w:bookmarkStart w:id="11632" w:name="_Toc343029975"/>
      <w:ins w:id="11633" w:author="The Si Tran" w:date="2012-12-11T06:20:00Z">
        <w:r w:rsidRPr="008C76D1">
          <w:rPr>
            <w:b w:val="0"/>
            <w:sz w:val="26"/>
            <w:szCs w:val="26"/>
            <w:rPrChange w:id="11634" w:author="The Si Tran" w:date="2012-12-11T07:05:00Z">
              <w:rPr>
                <w:b/>
                <w:bCs/>
              </w:rPr>
            </w:rPrChange>
          </w:rPr>
          <w:t>Xây dựng cấu hình mạng</w:t>
        </w:r>
      </w:ins>
      <w:bookmarkEnd w:id="11632"/>
    </w:p>
    <w:p w14:paraId="7653448D" w14:textId="77777777" w:rsidR="008C76D1" w:rsidRPr="008E61D1" w:rsidRDefault="008F750D">
      <w:pPr>
        <w:rPr>
          <w:ins w:id="11635" w:author="The Si Tran" w:date="2012-12-11T06:20:00Z"/>
        </w:rPr>
        <w:pPrChange w:id="11636" w:author="The Si Tran" w:date="2012-12-11T07:05:00Z">
          <w:pPr>
            <w:pStyle w:val="ListParagraph"/>
            <w:numPr>
              <w:numId w:val="37"/>
            </w:numPr>
            <w:spacing w:after="160" w:line="259" w:lineRule="auto"/>
            <w:ind w:left="1080" w:hanging="360"/>
          </w:pPr>
        </w:pPrChange>
      </w:pPr>
      <w:ins w:id="11637" w:author="The Si Tran" w:date="2012-12-11T07:06:00Z">
        <w:r w:rsidRPr="00097101">
          <w:rPr>
            <w:noProof/>
            <w:rPrChange w:id="11638" w:author="Unknown">
              <w:rPr>
                <w:noProof/>
              </w:rPr>
            </w:rPrChange>
          </w:rPr>
          <w:lastRenderedPageBreak/>
          <mc:AlternateContent>
            <mc:Choice Requires="wps">
              <w:drawing>
                <wp:anchor distT="0" distB="0" distL="114300" distR="114300" simplePos="0" relativeHeight="251642880" behindDoc="0" locked="0" layoutInCell="1" allowOverlap="1" wp14:anchorId="4F929E4A" wp14:editId="1E916FAA">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37ECE30E" id="Straight Connector 172"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639" w:author="Unknown">
              <w:rPr>
                <w:noProof/>
              </w:rPr>
            </w:rPrChange>
          </w:rPr>
          <mc:AlternateContent>
            <mc:Choice Requires="wps">
              <w:drawing>
                <wp:anchor distT="0" distB="0" distL="114300" distR="114300" simplePos="0" relativeHeight="251635712" behindDoc="0" locked="0" layoutInCell="1" allowOverlap="1" wp14:anchorId="1B78464B" wp14:editId="4C75912B">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B0605D" w:rsidRDefault="00B0605D" w:rsidP="00097101">
                              <w:pPr>
                                <w:spacing w:before="0" w:line="240" w:lineRule="auto"/>
                              </w:pPr>
                              <w:ins w:id="11640"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131" type="#_x0000_t202" style="position:absolute;left:0;text-align:left;margin-left:177pt;margin-top:147.75pt;width:135pt;height:23.25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Ds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jTvl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N4Ds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B0605D" w:rsidRDefault="00B0605D" w:rsidP="00097101">
                        <w:pPr>
                          <w:spacing w:before="0" w:line="240" w:lineRule="auto"/>
                        </w:pPr>
                        <w:ins w:id="11641" w:author="The Si Tran" w:date="2012-12-11T07:07:00Z">
                          <w:r>
                            <w:t>Cấu hình mạng nơron</w:t>
                          </w:r>
                        </w:ins>
                      </w:p>
                    </w:txbxContent>
                  </v:textbox>
                  <w10:wrap anchorx="margin"/>
                </v:shape>
              </w:pict>
            </mc:Fallback>
          </mc:AlternateContent>
        </w:r>
        <w:r>
          <w:rPr>
            <w:noProof/>
            <w:rPrChange w:id="11642" w:author="Unknown">
              <w:rPr>
                <w:noProof/>
              </w:rPr>
            </w:rPrChange>
          </w:rPr>
          <mc:AlternateContent>
            <mc:Choice Requires="wps">
              <w:drawing>
                <wp:anchor distT="0" distB="0" distL="114300" distR="114300" simplePos="0" relativeHeight="251639808" behindDoc="0" locked="0" layoutInCell="1" allowOverlap="1" wp14:anchorId="1C6BB945" wp14:editId="554EF23D">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450AA" id="Rectangle 171" o:spid="_x0000_s1026" style="position:absolute;margin-left:92.25pt;margin-top:75pt;width:102.75pt;height:31.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643" w:author="The Si Tran" w:date="2012-12-11T07:44:00Z">
        <w:r w:rsidRPr="008F750D">
          <w:rPr>
            <w:noProof/>
          </w:rPr>
          <w:t xml:space="preserve"> </w:t>
        </w:r>
        <w:r w:rsidRPr="00097101">
          <w:rPr>
            <w:noProof/>
            <w:rPrChange w:id="11644" w:author="Unknown">
              <w:rPr>
                <w:noProof/>
              </w:rPr>
            </w:rPrChange>
          </w:rPr>
          <w:drawing>
            <wp:inline distT="0" distB="0" distL="0" distR="0" wp14:anchorId="41BA5467" wp14:editId="50B00346">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645" w:author="The Si Tran" w:date="2012-12-11T06:20:00Z"/>
          <w:rFonts w:ascii="Times New Roman" w:hAnsi="Times New Roman"/>
          <w:sz w:val="26"/>
          <w:szCs w:val="26"/>
          <w:rPrChange w:id="11646" w:author="The Si Tran" w:date="2012-12-11T07:08:00Z">
            <w:rPr>
              <w:ins w:id="11647" w:author="The Si Tran" w:date="2012-12-11T06:20:00Z"/>
            </w:rPr>
          </w:rPrChange>
        </w:rPr>
      </w:pPr>
      <w:ins w:id="11648" w:author="The Si Tran" w:date="2012-12-11T06:20:00Z">
        <w:r w:rsidRPr="00A51C54">
          <w:rPr>
            <w:rFonts w:ascii="Times New Roman" w:hAnsi="Times New Roman"/>
            <w:sz w:val="26"/>
            <w:szCs w:val="26"/>
            <w:rPrChange w:id="11649"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650" w:author="The Si Tran" w:date="2012-12-11T07:29:00Z"/>
          <w:sz w:val="26"/>
          <w:szCs w:val="26"/>
        </w:rPr>
        <w:pPrChange w:id="11651" w:author="The Si Tran" w:date="2012-12-11T07:29:00Z">
          <w:pPr>
            <w:pStyle w:val="Caption"/>
            <w:numPr>
              <w:numId w:val="36"/>
            </w:numPr>
            <w:ind w:left="1440" w:hanging="360"/>
          </w:pPr>
        </w:pPrChange>
      </w:pPr>
      <w:ins w:id="11652" w:author="The Si Tran" w:date="2012-12-11T06:20:00Z">
        <w:r w:rsidRPr="00A51C54">
          <w:rPr>
            <w:rFonts w:ascii="Times New Roman" w:hAnsi="Times New Roman"/>
            <w:sz w:val="26"/>
            <w:szCs w:val="26"/>
            <w:rPrChange w:id="11653" w:author="The Si Tran" w:date="2012-12-11T07:08:00Z">
              <w:rPr>
                <w:b w:val="0"/>
                <w:bCs w:val="0"/>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654" w:author="The Si Tran" w:date="2012-12-11T07:29:00Z"/>
          <w:sz w:val="26"/>
          <w:szCs w:val="26"/>
        </w:rPr>
        <w:pPrChange w:id="11655"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656" w:author="The Si Tran" w:date="2012-12-11T07:34:00Z"/>
          <w:sz w:val="26"/>
          <w:szCs w:val="26"/>
        </w:rPr>
        <w:pPrChange w:id="11657" w:author="The Si Tran" w:date="2012-12-11T07:34:00Z">
          <w:pPr>
            <w:pStyle w:val="Caption"/>
            <w:numPr>
              <w:numId w:val="36"/>
            </w:numPr>
            <w:ind w:left="1440" w:hanging="360"/>
          </w:pPr>
        </w:pPrChange>
      </w:pPr>
      <w:ins w:id="11658" w:author="The Si Tran" w:date="2012-12-11T07:29:00Z">
        <w:r>
          <w:rPr>
            <w:rFonts w:ascii="Times New Roman" w:hAnsi="Times New Roman"/>
            <w:sz w:val="26"/>
            <w:szCs w:val="26"/>
          </w:rPr>
          <w:t>Hu</w:t>
        </w:r>
      </w:ins>
      <w:ins w:id="11659"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660" w:author="The Si Tran" w:date="2012-12-11T07:34:00Z"/>
          <w:rFonts w:ascii="Times New Roman" w:hAnsi="Times New Roman"/>
          <w:sz w:val="26"/>
          <w:szCs w:val="26"/>
          <w:rPrChange w:id="11661" w:author="The Si Tran" w:date="2012-12-11T07:34:00Z">
            <w:rPr>
              <w:ins w:id="11662" w:author="The Si Tran" w:date="2012-12-11T07:34:00Z"/>
              <w:rFonts w:ascii="Times New Roman" w:hAnsi="Times New Roman"/>
            </w:rPr>
          </w:rPrChange>
        </w:rPr>
        <w:pPrChange w:id="11663" w:author="The Si Tran" w:date="2012-12-11T07:34:00Z">
          <w:pPr>
            <w:pStyle w:val="ListParagraph"/>
            <w:numPr>
              <w:numId w:val="41"/>
            </w:numPr>
            <w:spacing w:after="160" w:line="259" w:lineRule="auto"/>
            <w:ind w:left="1440" w:hanging="360"/>
          </w:pPr>
        </w:pPrChange>
      </w:pPr>
      <w:ins w:id="11664" w:author="The Si Tran" w:date="2012-12-11T07:34:00Z">
        <w:r w:rsidRPr="007B3A21">
          <w:rPr>
            <w:rFonts w:ascii="Times New Roman" w:hAnsi="Times New Roman"/>
            <w:sz w:val="26"/>
            <w:szCs w:val="26"/>
            <w:rPrChange w:id="11665"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666" w:author="The Si Tran" w:date="2012-12-11T07:34:00Z"/>
          <w:rFonts w:ascii="Times New Roman" w:hAnsi="Times New Roman"/>
          <w:sz w:val="26"/>
          <w:szCs w:val="26"/>
          <w:rPrChange w:id="11667" w:author="The Si Tran" w:date="2012-12-11T07:34:00Z">
            <w:rPr>
              <w:ins w:id="11668" w:author="The Si Tran" w:date="2012-12-11T07:34:00Z"/>
              <w:rFonts w:ascii="Times New Roman" w:hAnsi="Times New Roman"/>
            </w:rPr>
          </w:rPrChange>
        </w:rPr>
        <w:pPrChange w:id="11669" w:author="The Si Tran" w:date="2012-12-11T07:34:00Z">
          <w:pPr>
            <w:pStyle w:val="ListParagraph"/>
            <w:numPr>
              <w:numId w:val="41"/>
            </w:numPr>
            <w:spacing w:after="160" w:line="259" w:lineRule="auto"/>
            <w:ind w:left="1440" w:hanging="360"/>
          </w:pPr>
        </w:pPrChange>
      </w:pPr>
      <w:ins w:id="11670" w:author="The Si Tran" w:date="2012-12-11T07:34:00Z">
        <w:r w:rsidRPr="007B3A21">
          <w:rPr>
            <w:rFonts w:ascii="Times New Roman" w:hAnsi="Times New Roman"/>
            <w:sz w:val="26"/>
            <w:szCs w:val="26"/>
            <w:rPrChange w:id="11671"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1672" w:author="The Si Tran" w:date="2012-12-11T07:29:00Z"/>
          <w:b/>
          <w:sz w:val="26"/>
          <w:szCs w:val="26"/>
          <w:rPrChange w:id="11673" w:author="The Si Tran" w:date="2012-12-11T07:34:00Z">
            <w:rPr>
              <w:ins w:id="11674" w:author="The Si Tran" w:date="2012-12-11T07:29:00Z"/>
              <w:b w:val="0"/>
            </w:rPr>
          </w:rPrChange>
        </w:rPr>
        <w:pPrChange w:id="11675"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676" w:author="The Si Tran" w:date="2012-12-11T07:35:00Z"/>
          <w:rFonts w:ascii="Times New Roman" w:hAnsi="Times New Roman"/>
          <w:sz w:val="26"/>
          <w:szCs w:val="26"/>
        </w:rPr>
        <w:pPrChange w:id="11677" w:author="The Si Tran" w:date="2012-12-11T07:29:00Z">
          <w:pPr>
            <w:pStyle w:val="ListParagraph"/>
            <w:numPr>
              <w:numId w:val="36"/>
            </w:numPr>
            <w:spacing w:after="160" w:line="259" w:lineRule="auto"/>
            <w:ind w:left="1440" w:hanging="360"/>
          </w:pPr>
        </w:pPrChange>
      </w:pPr>
      <w:ins w:id="11678" w:author="The Si Tran" w:date="2012-12-11T07:31:00Z">
        <w:r w:rsidRPr="0038242B">
          <w:rPr>
            <w:rFonts w:ascii="Times New Roman" w:hAnsi="Times New Roman"/>
            <w:noProof/>
            <w:sz w:val="26"/>
            <w:szCs w:val="26"/>
            <w:rPrChange w:id="11679" w:author="Unknown">
              <w:rPr>
                <w:noProof/>
              </w:rPr>
            </w:rPrChange>
          </w:rPr>
          <w:lastRenderedPageBreak/>
          <mc:AlternateContent>
            <mc:Choice Requires="wps">
              <w:drawing>
                <wp:anchor distT="0" distB="0" distL="114300" distR="114300" simplePos="0" relativeHeight="251646976" behindDoc="0" locked="0" layoutInCell="1" allowOverlap="1" wp14:anchorId="7F74A3C8" wp14:editId="0B7A6A9A">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B0605D" w:rsidRDefault="00B0605D">
                              <w:pPr>
                                <w:spacing w:before="0" w:line="240" w:lineRule="auto"/>
                                <w:jc w:val="center"/>
                                <w:pPrChange w:id="11680" w:author="The Si Tran" w:date="2012-12-11T07:35:00Z">
                                  <w:pPr/>
                                </w:pPrChange>
                              </w:pPr>
                              <w:ins w:id="11681" w:author="The Si Tran" w:date="2012-12-11T07:32:00Z">
                                <w:r>
                                  <w:t>Chọn giải thuật</w:t>
                                </w:r>
                              </w:ins>
                              <w:ins w:id="11682"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132" type="#_x0000_t202" style="position:absolute;margin-left:133.5pt;margin-top:81.75pt;width:107.25pt;height:38.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aY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HfW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esgWmJ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B0605D" w:rsidRDefault="00B0605D">
                        <w:pPr>
                          <w:spacing w:before="0" w:line="240" w:lineRule="auto"/>
                          <w:jc w:val="center"/>
                          <w:pPrChange w:id="11683" w:author="The Si Tran" w:date="2012-12-11T07:35:00Z">
                            <w:pPr/>
                          </w:pPrChange>
                        </w:pPr>
                        <w:ins w:id="11684" w:author="The Si Tran" w:date="2012-12-11T07:32:00Z">
                          <w:r>
                            <w:t>Chọn giải thuật</w:t>
                          </w:r>
                        </w:ins>
                        <w:ins w:id="11685" w:author="The Si Tran" w:date="2012-12-11T07:35:00Z">
                          <w:r>
                            <w:t xml:space="preserve"> lan truyền ngược</w:t>
                          </w:r>
                        </w:ins>
                      </w:p>
                    </w:txbxContent>
                  </v:textbox>
                  <w10:wrap anchorx="margin"/>
                </v:shape>
              </w:pict>
            </mc:Fallback>
          </mc:AlternateContent>
        </w:r>
      </w:ins>
      <w:ins w:id="11686" w:author="The Si Tran" w:date="2012-12-11T07:32:00Z">
        <w:r w:rsidRPr="0038242B">
          <w:rPr>
            <w:rFonts w:ascii="Times New Roman" w:hAnsi="Times New Roman"/>
            <w:noProof/>
            <w:sz w:val="26"/>
            <w:szCs w:val="26"/>
            <w:rPrChange w:id="11687" w:author="Unknown">
              <w:rPr>
                <w:noProof/>
              </w:rPr>
            </w:rPrChange>
          </w:rPr>
          <mc:AlternateContent>
            <mc:Choice Requires="wps">
              <w:drawing>
                <wp:anchor distT="0" distB="0" distL="114300" distR="114300" simplePos="0" relativeHeight="251655168" behindDoc="0" locked="0" layoutInCell="1" allowOverlap="1" wp14:anchorId="26511F00" wp14:editId="72584513">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B0605D" w:rsidRDefault="00B0605D">
                              <w:pPr>
                                <w:spacing w:before="0" w:line="240" w:lineRule="auto"/>
                                <w:jc w:val="center"/>
                                <w:pPrChange w:id="11688" w:author="The Si Tran" w:date="2012-12-11T07:33:00Z">
                                  <w:pPr/>
                                </w:pPrChange>
                              </w:pPr>
                              <w:ins w:id="11689" w:author="The Si Tran" w:date="2012-12-11T07:33:00Z">
                                <w:r>
                                  <w:t xml:space="preserve">Thông số cho </w:t>
                                </w:r>
                              </w:ins>
                              <w:ins w:id="11690" w:author="The Si Tran" w:date="2012-12-11T07:32:00Z">
                                <w:r>
                                  <w:t xml:space="preserve"> giải thuật</w:t>
                                </w:r>
                              </w:ins>
                              <w:ins w:id="11691" w:author="The Si Tran" w:date="2012-12-11T07:34:00Z">
                                <w:r>
                                  <w:t xml:space="preserve"> </w:t>
                                </w:r>
                              </w:ins>
                              <w:ins w:id="11692"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133" type="#_x0000_t202" style="position:absolute;margin-left:112.5pt;margin-top:224.25pt;width:2in;height:38.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aSJv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B0605D" w:rsidRDefault="00B0605D">
                        <w:pPr>
                          <w:spacing w:before="0" w:line="240" w:lineRule="auto"/>
                          <w:jc w:val="center"/>
                          <w:pPrChange w:id="11693" w:author="The Si Tran" w:date="2012-12-11T07:33:00Z">
                            <w:pPr/>
                          </w:pPrChange>
                        </w:pPr>
                        <w:ins w:id="11694" w:author="The Si Tran" w:date="2012-12-11T07:33:00Z">
                          <w:r>
                            <w:t xml:space="preserve">Thông số cho </w:t>
                          </w:r>
                        </w:ins>
                        <w:ins w:id="11695" w:author="The Si Tran" w:date="2012-12-11T07:32:00Z">
                          <w:r>
                            <w:t xml:space="preserve"> giải thuật</w:t>
                          </w:r>
                        </w:ins>
                        <w:ins w:id="11696" w:author="The Si Tran" w:date="2012-12-11T07:34:00Z">
                          <w:r>
                            <w:t xml:space="preserve"> </w:t>
                          </w:r>
                        </w:ins>
                        <w:ins w:id="11697" w:author="The Si Tran" w:date="2012-12-11T07:35:00Z">
                          <w:r>
                            <w:t>lan truyền ngược</w:t>
                          </w:r>
                        </w:ins>
                      </w:p>
                    </w:txbxContent>
                  </v:textbox>
                  <w10:wrap anchorx="margin"/>
                </v:shape>
              </w:pict>
            </mc:Fallback>
          </mc:AlternateContent>
        </w:r>
      </w:ins>
      <w:ins w:id="11698" w:author="The Si Tran" w:date="2012-12-11T07:33:00Z">
        <w:r w:rsidRPr="0038242B">
          <w:rPr>
            <w:rFonts w:ascii="Times New Roman" w:hAnsi="Times New Roman"/>
            <w:noProof/>
            <w:sz w:val="26"/>
            <w:szCs w:val="26"/>
            <w:rPrChange w:id="11699" w:author="Unknown">
              <w:rPr>
                <w:noProof/>
              </w:rPr>
            </w:rPrChange>
          </w:rPr>
          <mc:AlternateContent>
            <mc:Choice Requires="wps">
              <w:drawing>
                <wp:anchor distT="0" distB="0" distL="114300" distR="114300" simplePos="0" relativeHeight="251659264" behindDoc="0" locked="0" layoutInCell="1" allowOverlap="1" wp14:anchorId="6C7AD123" wp14:editId="3F5ECD68">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84DC28D" id="Straight Connector 17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700" w:author="The Si Tran" w:date="2012-12-11T07:32:00Z">
        <w:r>
          <w:rPr>
            <w:noProof/>
          </w:rPr>
          <mc:AlternateContent>
            <mc:Choice Requires="wps">
              <w:drawing>
                <wp:anchor distT="0" distB="0" distL="114300" distR="114300" simplePos="0" relativeHeight="251653120" behindDoc="0" locked="0" layoutInCell="1" allowOverlap="1" wp14:anchorId="69B1F6E1" wp14:editId="32FAF1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26419" id="Rectangle 177" o:spid="_x0000_s1026" style="position:absolute;margin-left:354pt;margin-top:144.8pt;width:64.5pt;height:101.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701" w:author="The Si Tran" w:date="2012-12-11T07:31:00Z">
        <w:r w:rsidRPr="0038242B">
          <w:rPr>
            <w:rFonts w:ascii="Times New Roman" w:hAnsi="Times New Roman"/>
            <w:noProof/>
            <w:sz w:val="26"/>
            <w:szCs w:val="26"/>
            <w:rPrChange w:id="11702" w:author="Unknown">
              <w:rPr>
                <w:noProof/>
              </w:rPr>
            </w:rPrChange>
          </w:rPr>
          <mc:AlternateContent>
            <mc:Choice Requires="wps">
              <w:drawing>
                <wp:anchor distT="0" distB="0" distL="114300" distR="114300" simplePos="0" relativeHeight="251651072" behindDoc="0" locked="0" layoutInCell="1" allowOverlap="1" wp14:anchorId="4EAC69C6" wp14:editId="5FFCDEF3">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C621BF7" id="Straight Connector 176"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45952" behindDoc="0" locked="0" layoutInCell="1" allowOverlap="1" wp14:anchorId="2E0D66F3" wp14:editId="0301E879">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2AA36" id="Rectangle 174" o:spid="_x0000_s1026" style="position:absolute;margin-left:49.5pt;margin-top:156.8pt;width:102.75pt;height:31.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703" w:author="The Si Tran" w:date="2012-12-11T07:45:00Z">
        <w:r w:rsidRPr="00D62B2C">
          <w:rPr>
            <w:noProof/>
          </w:rPr>
          <w:t xml:space="preserve"> </w:t>
        </w:r>
        <w:r>
          <w:rPr>
            <w:noProof/>
          </w:rPr>
          <w:drawing>
            <wp:inline distT="0" distB="0" distL="0" distR="0" wp14:anchorId="6F4A43F4" wp14:editId="7B40156A">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704" w:author="The Si Tran" w:date="2012-12-11T06:20:00Z"/>
          <w:rFonts w:ascii="Times New Roman" w:hAnsi="Times New Roman"/>
          <w:sz w:val="26"/>
          <w:szCs w:val="26"/>
          <w:rPrChange w:id="11705" w:author="The Si Tran" w:date="2012-12-11T07:08:00Z">
            <w:rPr>
              <w:ins w:id="11706" w:author="The Si Tran" w:date="2012-12-11T06:20:00Z"/>
            </w:rPr>
          </w:rPrChange>
        </w:rPr>
        <w:pPrChange w:id="11707" w:author="The Si Tran" w:date="2012-12-11T07:35:00Z">
          <w:pPr>
            <w:pStyle w:val="ListParagraph"/>
            <w:numPr>
              <w:numId w:val="36"/>
            </w:numPr>
            <w:spacing w:after="160" w:line="259" w:lineRule="auto"/>
            <w:ind w:left="1440" w:hanging="360"/>
          </w:pPr>
        </w:pPrChange>
      </w:pPr>
      <w:ins w:id="11708"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1709" w:author="The Si Tran" w:date="2012-12-11T06:20:00Z"/>
          <w:rFonts w:ascii="Times New Roman" w:hAnsi="Times New Roman"/>
          <w:rPrChange w:id="11710" w:author="The Si Tran" w:date="2012-12-11T06:24:00Z">
            <w:rPr>
              <w:ins w:id="11711"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712" w:author="The Si Tran" w:date="2012-12-11T06:20:00Z"/>
          <w:rFonts w:ascii="Times New Roman" w:hAnsi="Times New Roman"/>
          <w:sz w:val="26"/>
          <w:szCs w:val="26"/>
          <w:rPrChange w:id="11713" w:author="The Si Tran" w:date="2012-12-11T07:36:00Z">
            <w:rPr>
              <w:ins w:id="11714" w:author="The Si Tran" w:date="2012-12-11T06:20:00Z"/>
            </w:rPr>
          </w:rPrChange>
        </w:rPr>
      </w:pPr>
      <w:ins w:id="11715" w:author="The Si Tran" w:date="2012-12-11T06:20:00Z">
        <w:r w:rsidRPr="0052188A">
          <w:rPr>
            <w:rFonts w:ascii="Times New Roman" w:hAnsi="Times New Roman"/>
            <w:sz w:val="26"/>
            <w:szCs w:val="26"/>
            <w:rPrChange w:id="11716"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1717" w:author="The Si Tran" w:date="2012-12-11T06:20:00Z"/>
          <w:rFonts w:ascii="Times New Roman" w:hAnsi="Times New Roman"/>
          <w:rPrChange w:id="11718" w:author="The Si Tran" w:date="2012-12-11T06:24:00Z">
            <w:rPr>
              <w:ins w:id="11719" w:author="The Si Tran" w:date="2012-12-11T06:20:00Z"/>
            </w:rPr>
          </w:rPrChange>
        </w:rPr>
      </w:pPr>
    </w:p>
    <w:p w14:paraId="500F91EE" w14:textId="77777777" w:rsidR="00667F2E" w:rsidRDefault="00D4441E" w:rsidP="0052188A">
      <w:pPr>
        <w:pStyle w:val="ListParagraph"/>
        <w:ind w:left="0"/>
        <w:rPr>
          <w:ins w:id="11720" w:author="The Si Tran" w:date="2012-12-11T07:39:00Z"/>
          <w:rFonts w:ascii="Times New Roman" w:hAnsi="Times New Roman"/>
        </w:rPr>
      </w:pPr>
      <w:ins w:id="11721" w:author="The Si Tran" w:date="2012-12-11T07:38:00Z">
        <w:r w:rsidRPr="003C1928">
          <w:rPr>
            <w:rFonts w:ascii="Times New Roman" w:hAnsi="Times New Roman"/>
            <w:noProof/>
            <w:rPrChange w:id="11722" w:author="Unknown">
              <w:rPr>
                <w:noProof/>
              </w:rPr>
            </w:rPrChange>
          </w:rPr>
          <mc:AlternateContent>
            <mc:Choice Requires="wps">
              <w:drawing>
                <wp:anchor distT="0" distB="0" distL="114300" distR="114300" simplePos="0" relativeHeight="251666432" behindDoc="0" locked="0" layoutInCell="1" allowOverlap="1" wp14:anchorId="05AB0561" wp14:editId="64826AD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F7AA3" id="Rectangle 180" o:spid="_x0000_s1026" style="position:absolute;margin-left:49.5pt;margin-top:153.75pt;width:102.75pt;height: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723" w:author="Unknown">
              <w:rPr>
                <w:noProof/>
              </w:rPr>
            </w:rPrChange>
          </w:rPr>
          <mc:AlternateContent>
            <mc:Choice Requires="wps">
              <w:drawing>
                <wp:anchor distT="0" distB="0" distL="114300" distR="114300" simplePos="0" relativeHeight="251668480" behindDoc="0" locked="0" layoutInCell="1" allowOverlap="1" wp14:anchorId="7103CA9B" wp14:editId="7A4970BA">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B0605D" w:rsidRDefault="00B0605D">
                              <w:pPr>
                                <w:spacing w:before="0" w:line="240" w:lineRule="auto"/>
                                <w:jc w:val="center"/>
                                <w:pPrChange w:id="11724" w:author="The Si Tran" w:date="2012-12-11T07:35:00Z">
                                  <w:pPr/>
                                </w:pPrChange>
                              </w:pPr>
                              <w:ins w:id="11725" w:author="The Si Tran" w:date="2012-12-11T07:32:00Z">
                                <w:r>
                                  <w:t>Chọn giải thuật</w:t>
                                </w:r>
                              </w:ins>
                              <w:ins w:id="11726" w:author="The Si Tran" w:date="2012-12-11T07:35:00Z">
                                <w:r>
                                  <w:t xml:space="preserve"> </w:t>
                                </w:r>
                              </w:ins>
                              <w:ins w:id="11727"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134" type="#_x0000_t202" style="position:absolute;left:0;text-align:left;margin-left:133.5pt;margin-top:78.7pt;width:107.25pt;height:38.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C3uEP7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B0605D" w:rsidRDefault="00B0605D">
                        <w:pPr>
                          <w:spacing w:before="0" w:line="240" w:lineRule="auto"/>
                          <w:jc w:val="center"/>
                          <w:pPrChange w:id="11728" w:author="The Si Tran" w:date="2012-12-11T07:35:00Z">
                            <w:pPr/>
                          </w:pPrChange>
                        </w:pPr>
                        <w:ins w:id="11729" w:author="The Si Tran" w:date="2012-12-11T07:32:00Z">
                          <w:r>
                            <w:t>Chọn giải thuật</w:t>
                          </w:r>
                        </w:ins>
                        <w:ins w:id="11730" w:author="The Si Tran" w:date="2012-12-11T07:35:00Z">
                          <w:r>
                            <w:t xml:space="preserve"> </w:t>
                          </w:r>
                        </w:ins>
                        <w:ins w:id="11731" w:author="The Si Tran" w:date="2012-12-11T07:40:00Z">
                          <w:r>
                            <w:t>RPROP</w:t>
                          </w:r>
                        </w:ins>
                      </w:p>
                    </w:txbxContent>
                  </v:textbox>
                  <w10:wrap anchorx="margin"/>
                </v:shape>
              </w:pict>
            </mc:Fallback>
          </mc:AlternateContent>
        </w:r>
        <w:r w:rsidRPr="003C1928">
          <w:rPr>
            <w:rFonts w:ascii="Times New Roman" w:hAnsi="Times New Roman"/>
            <w:noProof/>
            <w:rPrChange w:id="11732" w:author="Unknown">
              <w:rPr>
                <w:noProof/>
              </w:rPr>
            </w:rPrChange>
          </w:rPr>
          <mc:AlternateContent>
            <mc:Choice Requires="wps">
              <w:drawing>
                <wp:anchor distT="0" distB="0" distL="114300" distR="114300" simplePos="0" relativeHeight="251670528" behindDoc="0" locked="0" layoutInCell="1" allowOverlap="1" wp14:anchorId="1385DBFF" wp14:editId="6E76795E">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8E2F8D6" id="Straight Connector 18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1733" w:author="Unknown">
              <w:rPr>
                <w:noProof/>
              </w:rPr>
            </w:rPrChange>
          </w:rPr>
          <mc:AlternateContent>
            <mc:Choice Requires="wps">
              <w:drawing>
                <wp:anchor distT="0" distB="0" distL="114300" distR="114300" simplePos="0" relativeHeight="251671552" behindDoc="0" locked="0" layoutInCell="1" allowOverlap="1" wp14:anchorId="179B3922" wp14:editId="521AF74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3B229" id="Rectangle 183" o:spid="_x0000_s1026" style="position:absolute;margin-left:354pt;margin-top:141.75pt;width:64.5pt;height:10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1734" w:author="Unknown">
              <w:rPr>
                <w:noProof/>
              </w:rPr>
            </w:rPrChange>
          </w:rPr>
          <mc:AlternateContent>
            <mc:Choice Requires="wps">
              <w:drawing>
                <wp:anchor distT="0" distB="0" distL="114300" distR="114300" simplePos="0" relativeHeight="251674624" behindDoc="0" locked="0" layoutInCell="1" allowOverlap="1" wp14:anchorId="3D60FAB2" wp14:editId="6F8CF019">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B0605D" w:rsidRDefault="00B0605D">
                              <w:pPr>
                                <w:spacing w:before="0" w:line="240" w:lineRule="auto"/>
                                <w:jc w:val="center"/>
                                <w:pPrChange w:id="11735" w:author="The Si Tran" w:date="2012-12-11T07:33:00Z">
                                  <w:pPr/>
                                </w:pPrChange>
                              </w:pPr>
                              <w:ins w:id="11736" w:author="The Si Tran" w:date="2012-12-11T07:33:00Z">
                                <w:r>
                                  <w:t xml:space="preserve">Thông số cho </w:t>
                                </w:r>
                              </w:ins>
                              <w:ins w:id="11737" w:author="The Si Tran" w:date="2012-12-11T07:32:00Z">
                                <w:r>
                                  <w:t xml:space="preserve"> giải thuật</w:t>
                                </w:r>
                              </w:ins>
                              <w:ins w:id="11738" w:author="The Si Tran" w:date="2012-12-11T07:34:00Z">
                                <w:r>
                                  <w:t xml:space="preserve"> </w:t>
                                </w:r>
                              </w:ins>
                              <w:ins w:id="11739"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135" type="#_x0000_t202" style="position:absolute;left:0;text-align:left;margin-left:112.5pt;margin-top:221.2pt;width:2in;height:3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1P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aoucrlZQ7bGFPLRj&#10;GBxfKqzzDQvxnnmcO2wN3CXxDj9SA9YJOomSDfjfb90nPI4DaimpcY5LGn5tmReU6O8WB+XLYDRK&#10;g58Po/HFEA/+XLM619itWQA2zwC3luNZTPioD6L0YJ5x5czTq6hiluPbJY0HcRHb7YIri4v5PINw&#10;1B2LN/bR8eQ60Zy6+Kl5Zt51rR5xSG7hMPFs+qrjW2yytDDfRpAqj8OJ1a4AuCbyQHUrLe2h83NG&#10;nRbv7A8A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13LNT5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B0605D" w:rsidRDefault="00B0605D">
                        <w:pPr>
                          <w:spacing w:before="0" w:line="240" w:lineRule="auto"/>
                          <w:jc w:val="center"/>
                          <w:pPrChange w:id="11740" w:author="The Si Tran" w:date="2012-12-11T07:33:00Z">
                            <w:pPr/>
                          </w:pPrChange>
                        </w:pPr>
                        <w:ins w:id="11741" w:author="The Si Tran" w:date="2012-12-11T07:33:00Z">
                          <w:r>
                            <w:t xml:space="preserve">Thông số cho </w:t>
                          </w:r>
                        </w:ins>
                        <w:ins w:id="11742" w:author="The Si Tran" w:date="2012-12-11T07:32:00Z">
                          <w:r>
                            <w:t xml:space="preserve"> giải thuật</w:t>
                          </w:r>
                        </w:ins>
                        <w:ins w:id="11743" w:author="The Si Tran" w:date="2012-12-11T07:34:00Z">
                          <w:r>
                            <w:t xml:space="preserve"> </w:t>
                          </w:r>
                        </w:ins>
                        <w:ins w:id="11744" w:author="The Si Tran" w:date="2012-12-11T07:40:00Z">
                          <w:r>
                            <w:t>RPROP</w:t>
                          </w:r>
                        </w:ins>
                      </w:p>
                    </w:txbxContent>
                  </v:textbox>
                  <w10:wrap anchorx="margin"/>
                </v:shape>
              </w:pict>
            </mc:Fallback>
          </mc:AlternateContent>
        </w:r>
        <w:r w:rsidRPr="003C1928">
          <w:rPr>
            <w:rFonts w:ascii="Times New Roman" w:hAnsi="Times New Roman"/>
            <w:noProof/>
            <w:rPrChange w:id="11745" w:author="Unknown">
              <w:rPr>
                <w:noProof/>
              </w:rPr>
            </w:rPrChange>
          </w:rPr>
          <mc:AlternateContent>
            <mc:Choice Requires="wps">
              <w:drawing>
                <wp:anchor distT="0" distB="0" distL="114300" distR="114300" simplePos="0" relativeHeight="251675648" behindDoc="0" locked="0" layoutInCell="1" allowOverlap="1" wp14:anchorId="27EAA975" wp14:editId="0CE3EDB7">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079D873" id="Straight Connector 18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1746" w:author="The Si Tran" w:date="2012-12-11T07:46:00Z">
        <w:r w:rsidRPr="00D4441E">
          <w:rPr>
            <w:noProof/>
          </w:rPr>
          <w:t xml:space="preserve"> </w:t>
        </w:r>
        <w:r>
          <w:rPr>
            <w:noProof/>
          </w:rPr>
          <w:drawing>
            <wp:inline distT="0" distB="0" distL="0" distR="0" wp14:anchorId="21B3CF2C" wp14:editId="6091641E">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1747" w:author="The Si Tran" w:date="2012-12-11T07:39:00Z"/>
          <w:rFonts w:ascii="Times New Roman" w:hAnsi="Times New Roman"/>
          <w:sz w:val="26"/>
          <w:szCs w:val="26"/>
        </w:rPr>
      </w:pPr>
      <w:ins w:id="11748"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1749" w:author="The Si Tran" w:date="2012-12-11T06:20:00Z"/>
          <w:rFonts w:ascii="Times New Roman" w:hAnsi="Times New Roman"/>
          <w:rPrChange w:id="11750" w:author="The Si Tran" w:date="2012-12-11T06:24:00Z">
            <w:rPr>
              <w:ins w:id="11751" w:author="The Si Tran" w:date="2012-12-11T06:20:00Z"/>
            </w:rPr>
          </w:rPrChange>
        </w:rPr>
      </w:pPr>
    </w:p>
    <w:p w14:paraId="3AC6ADFC" w14:textId="77777777" w:rsidR="00667F2E" w:rsidRPr="001B545C" w:rsidRDefault="00667F2E" w:rsidP="00667F2E">
      <w:pPr>
        <w:pStyle w:val="ListParagraph"/>
        <w:rPr>
          <w:ins w:id="11752" w:author="The Si Tran" w:date="2012-12-11T06:20:00Z"/>
          <w:rFonts w:ascii="Times New Roman" w:hAnsi="Times New Roman"/>
          <w:rPrChange w:id="11753" w:author="The Si Tran" w:date="2012-12-11T06:24:00Z">
            <w:rPr>
              <w:ins w:id="11754" w:author="The Si Tran" w:date="2012-12-11T06:20:00Z"/>
            </w:rPr>
          </w:rPrChange>
        </w:rPr>
      </w:pPr>
    </w:p>
    <w:p w14:paraId="730D6D51" w14:textId="77777777" w:rsidR="00667F2E" w:rsidRDefault="00667F2E">
      <w:pPr>
        <w:pStyle w:val="ListParagraph"/>
        <w:numPr>
          <w:ilvl w:val="0"/>
          <w:numId w:val="36"/>
        </w:numPr>
        <w:rPr>
          <w:ins w:id="11755" w:author="The Si Tran" w:date="2012-12-11T07:40:00Z"/>
          <w:rFonts w:ascii="Times New Roman" w:hAnsi="Times New Roman"/>
          <w:sz w:val="26"/>
          <w:szCs w:val="26"/>
        </w:rPr>
        <w:pPrChange w:id="11756" w:author="The Si Tran" w:date="2012-12-11T07:40:00Z">
          <w:pPr>
            <w:pStyle w:val="ListParagraph"/>
          </w:pPr>
        </w:pPrChange>
      </w:pPr>
      <w:ins w:id="11757" w:author="The Si Tran" w:date="2012-12-11T06:20:00Z">
        <w:r w:rsidRPr="00AD549B">
          <w:rPr>
            <w:rFonts w:ascii="Times New Roman" w:hAnsi="Times New Roman"/>
            <w:sz w:val="26"/>
            <w:szCs w:val="26"/>
            <w:rPrChange w:id="11758" w:author="The Si Tran" w:date="2012-12-11T07:40:00Z">
              <w:rPr/>
            </w:rPrChange>
          </w:rPr>
          <w:t>Kết quả của quá trình huấn luyện</w:t>
        </w:r>
      </w:ins>
    </w:p>
    <w:p w14:paraId="6527B548" w14:textId="77777777" w:rsidR="00AD549B" w:rsidRPr="00AD549B" w:rsidRDefault="00AD549B">
      <w:pPr>
        <w:pStyle w:val="ListParagraph"/>
        <w:ind w:left="1440"/>
        <w:rPr>
          <w:ins w:id="11759" w:author="The Si Tran" w:date="2012-12-11T06:20:00Z"/>
          <w:rFonts w:ascii="Times New Roman" w:hAnsi="Times New Roman"/>
          <w:sz w:val="26"/>
          <w:szCs w:val="26"/>
          <w:rPrChange w:id="11760" w:author="The Si Tran" w:date="2012-12-11T07:40:00Z">
            <w:rPr>
              <w:ins w:id="11761" w:author="The Si Tran" w:date="2012-12-11T06:20:00Z"/>
            </w:rPr>
          </w:rPrChange>
        </w:rPr>
        <w:pPrChange w:id="11762" w:author="The Si Tran" w:date="2012-12-11T07:47:00Z">
          <w:pPr>
            <w:pStyle w:val="ListParagraph"/>
          </w:pPr>
        </w:pPrChange>
      </w:pPr>
    </w:p>
    <w:p w14:paraId="3F628AE9" w14:textId="77777777" w:rsidR="00667F2E" w:rsidRPr="001B545C" w:rsidRDefault="00667F2E" w:rsidP="00AD549B">
      <w:pPr>
        <w:pStyle w:val="ListParagraph"/>
        <w:ind w:left="0"/>
        <w:rPr>
          <w:ins w:id="11763" w:author="The Si Tran" w:date="2012-12-11T06:20:00Z"/>
          <w:rFonts w:ascii="Times New Roman" w:hAnsi="Times New Roman"/>
          <w:rPrChange w:id="11764" w:author="The Si Tran" w:date="2012-12-11T06:24:00Z">
            <w:rPr>
              <w:ins w:id="11765" w:author="The Si Tran" w:date="2012-12-11T06:20:00Z"/>
            </w:rPr>
          </w:rPrChange>
        </w:rPr>
      </w:pPr>
      <w:ins w:id="11766" w:author="The Si Tran" w:date="2012-12-11T06:20:00Z">
        <w:r w:rsidRPr="001B545C">
          <w:rPr>
            <w:rFonts w:ascii="Times New Roman" w:hAnsi="Times New Roman"/>
            <w:noProof/>
            <w:rPrChange w:id="11767" w:author="Unknown">
              <w:rPr>
                <w:noProof/>
              </w:rPr>
            </w:rPrChange>
          </w:rPr>
          <w:drawing>
            <wp:inline distT="0" distB="0" distL="0" distR="0" wp14:anchorId="79201A0C" wp14:editId="44BAAF9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1768" w:author="The Si Tran" w:date="2012-12-11T06:20:00Z"/>
          <w:rFonts w:ascii="Times New Roman" w:hAnsi="Times New Roman"/>
          <w:rPrChange w:id="11769" w:author="The Si Tran" w:date="2012-12-11T06:24:00Z">
            <w:rPr>
              <w:ins w:id="11770" w:author="The Si Tran" w:date="2012-12-11T06:20:00Z"/>
            </w:rPr>
          </w:rPrChange>
        </w:rPr>
        <w:pPrChange w:id="11771" w:author="The Si Tran" w:date="2012-12-11T07:41:00Z">
          <w:pPr>
            <w:pStyle w:val="ListParagraph"/>
          </w:pPr>
        </w:pPrChange>
      </w:pPr>
      <w:ins w:id="11772" w:author="The Si Tran" w:date="2012-12-11T06:20:00Z">
        <w:r w:rsidRPr="001B545C">
          <w:rPr>
            <w:rFonts w:ascii="Times New Roman" w:hAnsi="Times New Roman"/>
            <w:rPrChange w:id="11773"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1774" w:author="The Si Tran" w:date="2012-12-11T07:48:00Z"/>
          <w:rFonts w:ascii="Times New Roman" w:hAnsi="Times New Roman"/>
          <w:rPrChange w:id="11775" w:author="The Si Tran" w:date="2012-12-11T07:48:00Z">
            <w:rPr>
              <w:ins w:id="11776" w:author="The Si Tran" w:date="2012-12-11T07:48:00Z"/>
              <w:rFonts w:ascii="Times New Roman" w:hAnsi="Times New Roman"/>
              <w:sz w:val="26"/>
              <w:szCs w:val="26"/>
            </w:rPr>
          </w:rPrChange>
        </w:rPr>
        <w:pPrChange w:id="11777" w:author="The Si Tran" w:date="2012-12-11T07:47:00Z">
          <w:pPr>
            <w:pStyle w:val="ListParagraph"/>
          </w:pPr>
        </w:pPrChange>
      </w:pPr>
      <w:ins w:id="11778"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1779" w:author="The Si Tran" w:date="2012-12-11T07:48:00Z"/>
          <w:rFonts w:ascii="Times New Roman" w:hAnsi="Times New Roman"/>
          <w:rPrChange w:id="11780" w:author="The Si Tran" w:date="2012-12-11T07:48:00Z">
            <w:rPr>
              <w:ins w:id="11781" w:author="The Si Tran" w:date="2012-12-11T07:48:00Z"/>
              <w:rFonts w:ascii="Times New Roman" w:hAnsi="Times New Roman"/>
              <w:sz w:val="26"/>
              <w:szCs w:val="26"/>
            </w:rPr>
          </w:rPrChange>
        </w:rPr>
        <w:pPrChange w:id="11782" w:author="The Si Tran" w:date="2012-12-11T07:48:00Z">
          <w:pPr>
            <w:pStyle w:val="ListParagraph"/>
          </w:pPr>
        </w:pPrChange>
      </w:pPr>
    </w:p>
    <w:p w14:paraId="17950C99" w14:textId="77777777" w:rsidR="00F4420F" w:rsidRPr="001B545C" w:rsidRDefault="00F4420F">
      <w:pPr>
        <w:pStyle w:val="ListParagraph"/>
        <w:ind w:left="0"/>
        <w:rPr>
          <w:ins w:id="11783" w:author="The Si Tran" w:date="2012-12-11T06:20:00Z"/>
          <w:rFonts w:ascii="Times New Roman" w:hAnsi="Times New Roman"/>
          <w:rPrChange w:id="11784" w:author="The Si Tran" w:date="2012-12-11T06:24:00Z">
            <w:rPr>
              <w:ins w:id="11785" w:author="The Si Tran" w:date="2012-12-11T06:20:00Z"/>
            </w:rPr>
          </w:rPrChange>
        </w:rPr>
        <w:pPrChange w:id="11786" w:author="The Si Tran" w:date="2012-12-11T07:48:00Z">
          <w:pPr>
            <w:pStyle w:val="ListParagraph"/>
          </w:pPr>
        </w:pPrChange>
      </w:pPr>
      <w:ins w:id="11787" w:author="The Si Tran" w:date="2012-12-11T07:50:00Z">
        <w:r w:rsidRPr="00F4420F">
          <w:rPr>
            <w:rFonts w:ascii="Times New Roman" w:hAnsi="Times New Roman"/>
            <w:noProof/>
            <w:rPrChange w:id="11788" w:author="Unknown">
              <w:rPr>
                <w:noProof/>
              </w:rPr>
            </w:rPrChange>
          </w:rPr>
          <w:lastRenderedPageBreak/>
          <mc:AlternateContent>
            <mc:Choice Requires="wps">
              <w:drawing>
                <wp:anchor distT="0" distB="0" distL="114300" distR="114300" simplePos="0" relativeHeight="251688960" behindDoc="0" locked="0" layoutInCell="1" allowOverlap="1" wp14:anchorId="5564A9BB" wp14:editId="48EEDB6B">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9F83565" id="Straight Connector 203"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1789" w:author="The Si Tran" w:date="2012-12-11T07:49:00Z">
        <w:r w:rsidRPr="00F4420F">
          <w:rPr>
            <w:rFonts w:ascii="Times New Roman" w:hAnsi="Times New Roman"/>
            <w:noProof/>
            <w:rPrChange w:id="11790" w:author="Unknown">
              <w:rPr>
                <w:noProof/>
              </w:rPr>
            </w:rPrChange>
          </w:rPr>
          <mc:AlternateContent>
            <mc:Choice Requires="wps">
              <w:drawing>
                <wp:anchor distT="0" distB="0" distL="114300" distR="114300" simplePos="0" relativeHeight="251686912" behindDoc="0" locked="0" layoutInCell="1" allowOverlap="1" wp14:anchorId="7F4701F3" wp14:editId="0E646E1E">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B0605D" w:rsidRDefault="00B0605D">
                              <w:pPr>
                                <w:spacing w:before="0" w:line="240" w:lineRule="auto"/>
                                <w:jc w:val="center"/>
                                <w:pPrChange w:id="11791" w:author="The Si Tran" w:date="2012-12-11T07:35:00Z">
                                  <w:pPr/>
                                </w:pPrChange>
                              </w:pPr>
                              <w:ins w:id="11792" w:author="The Si Tran" w:date="2012-12-11T07:49:00Z">
                                <w:r>
                                  <w:t>Kiểm tra khả nă</w:t>
                                </w:r>
                              </w:ins>
                              <w:ins w:id="11793"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136" type="#_x0000_t202" style="position:absolute;left:0;text-align:left;margin-left:205.5pt;margin-top:130.3pt;width:102pt;height:35.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" fillcolor="white [3201]" strokecolor="red" strokeweight="2.25pt">
                  <v:textbox>
                    <w:txbxContent>
                      <w:p w14:paraId="0A3D67F4" w14:textId="77777777" w:rsidR="00B0605D" w:rsidRDefault="00B0605D">
                        <w:pPr>
                          <w:spacing w:before="0" w:line="240" w:lineRule="auto"/>
                          <w:jc w:val="center"/>
                          <w:pPrChange w:id="11794" w:author="The Si Tran" w:date="2012-12-11T07:35:00Z">
                            <w:pPr/>
                          </w:pPrChange>
                        </w:pPr>
                        <w:ins w:id="11795" w:author="The Si Tran" w:date="2012-12-11T07:49:00Z">
                          <w:r>
                            <w:t>Kiểm tra khả nă</w:t>
                          </w:r>
                        </w:ins>
                        <w:ins w:id="11796" w:author="The Si Tran" w:date="2012-12-11T07:50:00Z">
                          <w:r>
                            <w:t>ng dự đoán</w:t>
                          </w:r>
                        </w:ins>
                      </w:p>
                    </w:txbxContent>
                  </v:textbox>
                  <w10:wrap anchorx="margin"/>
                </v:shape>
              </w:pict>
            </mc:Fallback>
          </mc:AlternateContent>
        </w:r>
        <w:r w:rsidRPr="00F4420F">
          <w:rPr>
            <w:rFonts w:ascii="Times New Roman" w:hAnsi="Times New Roman"/>
            <w:noProof/>
            <w:rPrChange w:id="11797" w:author="Unknown">
              <w:rPr>
                <w:noProof/>
              </w:rPr>
            </w:rPrChange>
          </w:rPr>
          <mc:AlternateContent>
            <mc:Choice Requires="wps">
              <w:drawing>
                <wp:anchor distT="0" distB="0" distL="114300" distR="114300" simplePos="0" relativeHeight="251685888" behindDoc="0" locked="0" layoutInCell="1" allowOverlap="1" wp14:anchorId="6B3D2C26" wp14:editId="3DE12AFF">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3C1A6" id="Rectangle 199" o:spid="_x0000_s1026" style="position:absolute;margin-left:197.25pt;margin-top:200.9pt;width:56.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11798" w:author="Unknown">
              <w:rPr>
                <w:noProof/>
              </w:rPr>
            </w:rPrChange>
          </w:rPr>
          <mc:AlternateContent>
            <mc:Choice Requires="wps">
              <w:drawing>
                <wp:anchor distT="0" distB="0" distL="114300" distR="114300" simplePos="0" relativeHeight="251684864" behindDoc="0" locked="0" layoutInCell="1" allowOverlap="1" wp14:anchorId="67237BEB" wp14:editId="023B5806">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2CEB434" id="Straight Connector 198"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11799" w:author="Unknown">
              <w:rPr>
                <w:noProof/>
              </w:rPr>
            </w:rPrChange>
          </w:rPr>
          <mc:AlternateContent>
            <mc:Choice Requires="wps">
              <w:drawing>
                <wp:anchor distT="0" distB="0" distL="114300" distR="114300" simplePos="0" relativeHeight="251682816" behindDoc="0" locked="0" layoutInCell="1" allowOverlap="1" wp14:anchorId="127629DE" wp14:editId="39AC9A6C">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B0605D" w:rsidRDefault="00B0605D">
                              <w:pPr>
                                <w:spacing w:before="0" w:line="240" w:lineRule="auto"/>
                                <w:jc w:val="center"/>
                                <w:pPrChange w:id="11800" w:author="The Si Tran" w:date="2012-12-11T07:35:00Z">
                                  <w:pPr/>
                                </w:pPrChange>
                              </w:pPr>
                              <w:ins w:id="11801"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137" type="#_x0000_t202" style="position:absolute;left:0;text-align:left;margin-left:103.5pt;margin-top:125.8pt;width:58.7pt;height:35.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" fillcolor="white [3201]" strokecolor="red" strokeweight="2.25pt">
                  <v:textbox>
                    <w:txbxContent>
                      <w:p w14:paraId="063E4D55" w14:textId="77777777" w:rsidR="00B0605D" w:rsidRDefault="00B0605D">
                        <w:pPr>
                          <w:spacing w:before="0" w:line="240" w:lineRule="auto"/>
                          <w:jc w:val="center"/>
                          <w:pPrChange w:id="11802" w:author="The Si Tran" w:date="2012-12-11T07:35:00Z">
                            <w:pPr/>
                          </w:pPrChange>
                        </w:pPr>
                        <w:ins w:id="11803" w:author="The Si Tran" w:date="2012-12-11T07:49:00Z">
                          <w:r>
                            <w:t>Kiểm tra lỗi</w:t>
                          </w:r>
                        </w:ins>
                      </w:p>
                    </w:txbxContent>
                  </v:textbox>
                  <w10:wrap anchorx="margin"/>
                </v:shape>
              </w:pict>
            </mc:Fallback>
          </mc:AlternateContent>
        </w:r>
        <w:r w:rsidRPr="00F4420F">
          <w:rPr>
            <w:rFonts w:ascii="Times New Roman" w:hAnsi="Times New Roman"/>
            <w:noProof/>
            <w:rPrChange w:id="11804" w:author="Unknown">
              <w:rPr>
                <w:noProof/>
              </w:rPr>
            </w:rPrChange>
          </w:rPr>
          <mc:AlternateContent>
            <mc:Choice Requires="wps">
              <w:drawing>
                <wp:anchor distT="0" distB="0" distL="114300" distR="114300" simplePos="0" relativeHeight="251681792" behindDoc="0" locked="0" layoutInCell="1" allowOverlap="1" wp14:anchorId="1EF64DEE" wp14:editId="2DACFC9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4883B" id="Rectangle 196" o:spid="_x0000_s1026" style="position:absolute;margin-left:138pt;margin-top:200.8pt;width:56.2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1805" w:author="The Si Tran" w:date="2012-12-11T07:48:00Z">
        <w:r>
          <w:rPr>
            <w:noProof/>
          </w:rPr>
          <w:drawing>
            <wp:inline distT="0" distB="0" distL="0" distR="0" wp14:anchorId="44AC1143" wp14:editId="60626DF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1806" w:author="The Si Tran" w:date="2012-12-11T06:20:00Z"/>
          <w:rFonts w:ascii="Times New Roman" w:hAnsi="Times New Roman"/>
          <w:sz w:val="26"/>
          <w:szCs w:val="26"/>
          <w:rPrChange w:id="11807" w:author="The Si Tran" w:date="2012-12-11T07:48:00Z">
            <w:rPr>
              <w:ins w:id="11808" w:author="The Si Tran" w:date="2012-12-11T06:20:00Z"/>
            </w:rPr>
          </w:rPrChange>
        </w:rPr>
      </w:pPr>
      <w:ins w:id="11809" w:author="The Si Tran" w:date="2012-12-11T06:20:00Z">
        <w:r w:rsidRPr="0090080B">
          <w:rPr>
            <w:rFonts w:ascii="Times New Roman" w:hAnsi="Times New Roman"/>
            <w:sz w:val="26"/>
            <w:szCs w:val="26"/>
            <w:rPrChange w:id="11810"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1811" w:author="The Si Tran" w:date="2012-12-11T07:51:00Z"/>
          <w:rFonts w:ascii="Times New Roman" w:hAnsi="Times New Roman"/>
        </w:rPr>
      </w:pPr>
      <w:ins w:id="11812" w:author="The Si Tran" w:date="2012-12-11T06:20:00Z">
        <w:r w:rsidRPr="001B545C">
          <w:rPr>
            <w:rFonts w:ascii="Times New Roman" w:hAnsi="Times New Roman"/>
            <w:noProof/>
            <w:rPrChange w:id="11813" w:author="Unknown">
              <w:rPr>
                <w:noProof/>
              </w:rPr>
            </w:rPrChange>
          </w:rPr>
          <w:drawing>
            <wp:inline distT="0" distB="0" distL="0" distR="0" wp14:anchorId="7B2AC025" wp14:editId="3B2273E7">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1814" w:author="The Si Tran" w:date="2012-12-11T06:20:00Z"/>
          <w:rFonts w:ascii="Times New Roman" w:hAnsi="Times New Roman"/>
          <w:sz w:val="26"/>
          <w:szCs w:val="26"/>
          <w:rPrChange w:id="11815" w:author="The Si Tran" w:date="2012-12-11T07:51:00Z">
            <w:rPr>
              <w:ins w:id="11816"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1817" w:author="The Si Tran" w:date="2012-12-11T06:20:00Z"/>
          <w:rFonts w:ascii="Times New Roman" w:hAnsi="Times New Roman"/>
          <w:sz w:val="26"/>
          <w:szCs w:val="26"/>
          <w:rPrChange w:id="11818" w:author="The Si Tran" w:date="2012-12-11T07:51:00Z">
            <w:rPr>
              <w:ins w:id="11819" w:author="The Si Tran" w:date="2012-12-11T06:20:00Z"/>
            </w:rPr>
          </w:rPrChange>
        </w:rPr>
      </w:pPr>
      <w:ins w:id="11820" w:author="The Si Tran" w:date="2012-12-11T06:20:00Z">
        <w:r w:rsidRPr="00745EDF">
          <w:rPr>
            <w:rFonts w:ascii="Times New Roman" w:hAnsi="Times New Roman"/>
            <w:sz w:val="26"/>
            <w:szCs w:val="26"/>
            <w:rPrChange w:id="11821"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1822" w:author="The Si Tran" w:date="2012-12-11T06:20:00Z"/>
          <w:rFonts w:ascii="Times New Roman" w:hAnsi="Times New Roman"/>
          <w:sz w:val="26"/>
          <w:szCs w:val="26"/>
          <w:rPrChange w:id="11823" w:author="The Si Tran" w:date="2012-12-11T07:51:00Z">
            <w:rPr>
              <w:ins w:id="11824" w:author="The Si Tran" w:date="2012-12-11T06:20:00Z"/>
            </w:rPr>
          </w:rPrChange>
        </w:rPr>
      </w:pPr>
      <w:ins w:id="11825" w:author="The Si Tran" w:date="2012-12-11T06:20:00Z">
        <w:r w:rsidRPr="00745EDF">
          <w:rPr>
            <w:rFonts w:ascii="Times New Roman" w:hAnsi="Times New Roman"/>
            <w:sz w:val="26"/>
            <w:szCs w:val="26"/>
            <w:rPrChange w:id="11826" w:author="The Si Tran" w:date="2012-12-11T07:51:00Z">
              <w:rPr/>
            </w:rPrChange>
          </w:rPr>
          <w:t>Chọn số thời đoạn cần dự báo</w:t>
        </w:r>
      </w:ins>
    </w:p>
    <w:p w14:paraId="7DC2B188" w14:textId="77777777" w:rsidR="00667F2E" w:rsidRDefault="00667F2E" w:rsidP="00667F2E">
      <w:pPr>
        <w:pStyle w:val="ListParagraph"/>
        <w:ind w:left="1440"/>
        <w:rPr>
          <w:ins w:id="11827" w:author="The Si Tran" w:date="2012-12-11T07:52:00Z"/>
          <w:rFonts w:ascii="Times New Roman" w:hAnsi="Times New Roman"/>
        </w:rPr>
      </w:pPr>
      <w:ins w:id="11828" w:author="The Si Tran" w:date="2012-12-11T06:20:00Z">
        <w:r w:rsidRPr="001B545C">
          <w:rPr>
            <w:rFonts w:ascii="Times New Roman" w:hAnsi="Times New Roman"/>
            <w:noProof/>
            <w:rPrChange w:id="11829" w:author="Unknown">
              <w:rPr>
                <w:noProof/>
              </w:rPr>
            </w:rPrChange>
          </w:rPr>
          <w:drawing>
            <wp:inline distT="0" distB="0" distL="0" distR="0" wp14:anchorId="379256B8" wp14:editId="33C53B76">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1830" w:author="The Si Tran" w:date="2012-12-11T06:20:00Z"/>
          <w:rFonts w:ascii="Times New Roman" w:hAnsi="Times New Roman"/>
          <w:rPrChange w:id="11831" w:author="The Si Tran" w:date="2012-12-11T06:24:00Z">
            <w:rPr>
              <w:ins w:id="11832" w:author="The Si Tran" w:date="2012-12-11T06:20:00Z"/>
            </w:rPr>
          </w:rPrChange>
        </w:rPr>
      </w:pPr>
    </w:p>
    <w:p w14:paraId="72939B3E" w14:textId="77777777" w:rsidR="00667F2E" w:rsidRPr="001B545C" w:rsidRDefault="00667F2E" w:rsidP="00667F2E">
      <w:pPr>
        <w:pStyle w:val="ListParagraph"/>
        <w:ind w:left="1440"/>
        <w:rPr>
          <w:ins w:id="11833" w:author="The Si Tran" w:date="2012-12-11T06:20:00Z"/>
          <w:rFonts w:ascii="Times New Roman" w:hAnsi="Times New Roman"/>
          <w:rPrChange w:id="11834" w:author="The Si Tran" w:date="2012-12-11T06:24:00Z">
            <w:rPr>
              <w:ins w:id="11835" w:author="The Si Tran" w:date="2012-12-11T06:20:00Z"/>
            </w:rPr>
          </w:rPrChange>
        </w:rPr>
      </w:pPr>
      <w:ins w:id="11836" w:author="The Si Tran" w:date="2012-12-11T06:20:00Z">
        <w:r w:rsidRPr="001B545C">
          <w:rPr>
            <w:rFonts w:ascii="Times New Roman" w:hAnsi="Times New Roman"/>
            <w:rPrChange w:id="11837" w:author="The Si Tran" w:date="2012-12-11T06:24:00Z">
              <w:rPr/>
            </w:rPrChange>
          </w:rPr>
          <w:t>Kết quả dự báo:</w:t>
        </w:r>
      </w:ins>
    </w:p>
    <w:p w14:paraId="23B796F5" w14:textId="77777777" w:rsidR="00667F2E" w:rsidRDefault="00667F2E" w:rsidP="00422906">
      <w:pPr>
        <w:pStyle w:val="ListParagraph"/>
        <w:ind w:left="0"/>
        <w:rPr>
          <w:ins w:id="11838" w:author="The Si Tran" w:date="2012-12-11T07:52:00Z"/>
          <w:rFonts w:ascii="Times New Roman" w:hAnsi="Times New Roman"/>
        </w:rPr>
      </w:pPr>
      <w:ins w:id="11839" w:author="The Si Tran" w:date="2012-12-11T06:20:00Z">
        <w:r w:rsidRPr="001B545C">
          <w:rPr>
            <w:rFonts w:ascii="Times New Roman" w:hAnsi="Times New Roman"/>
            <w:noProof/>
            <w:rPrChange w:id="11840" w:author="Unknown">
              <w:rPr>
                <w:noProof/>
              </w:rPr>
            </w:rPrChange>
          </w:rPr>
          <w:drawing>
            <wp:inline distT="0" distB="0" distL="0" distR="0" wp14:anchorId="4C8A0108" wp14:editId="3086EFD7">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1841" w:author="The Si Tran" w:date="2012-12-11T07:53:00Z"/>
          <w:rFonts w:ascii="Times New Roman" w:hAnsi="Times New Roman"/>
          <w:sz w:val="26"/>
          <w:szCs w:val="26"/>
        </w:rPr>
        <w:pPrChange w:id="11842" w:author="The Si Tran" w:date="2012-12-11T07:52:00Z">
          <w:pPr>
            <w:pStyle w:val="ListParagraph"/>
            <w:ind w:left="0"/>
          </w:pPr>
        </w:pPrChange>
      </w:pPr>
      <w:ins w:id="11843" w:author="The Si Tran" w:date="2012-12-11T07:52:00Z">
        <w:r w:rsidRPr="00422906">
          <w:rPr>
            <w:rFonts w:ascii="Times New Roman" w:hAnsi="Times New Roman"/>
            <w:sz w:val="26"/>
            <w:szCs w:val="26"/>
            <w:rPrChange w:id="11844"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1845" w:author="The Si Tran" w:date="2012-12-11T06:20:00Z"/>
          <w:rFonts w:ascii="Times New Roman" w:hAnsi="Times New Roman"/>
          <w:sz w:val="26"/>
          <w:szCs w:val="26"/>
          <w:rPrChange w:id="11846" w:author="The Si Tran" w:date="2012-12-11T07:53:00Z">
            <w:rPr>
              <w:ins w:id="11847" w:author="The Si Tran" w:date="2012-12-11T06:20:00Z"/>
            </w:rPr>
          </w:rPrChange>
        </w:rPr>
        <w:pPrChange w:id="11848"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1849" w:author="The Si Tran" w:date="2012-12-11T06:20:00Z"/>
          <w:rFonts w:ascii="Times New Roman" w:hAnsi="Times New Roman"/>
          <w:sz w:val="26"/>
          <w:szCs w:val="26"/>
          <w:rPrChange w:id="11850" w:author="The Si Tran" w:date="2012-12-11T07:53:00Z">
            <w:rPr>
              <w:ins w:id="11851" w:author="The Si Tran" w:date="2012-12-11T06:20:00Z"/>
            </w:rPr>
          </w:rPrChange>
        </w:rPr>
      </w:pPr>
      <w:ins w:id="11852" w:author="The Si Tran" w:date="2012-12-11T06:20:00Z">
        <w:r w:rsidRPr="00422906">
          <w:rPr>
            <w:rFonts w:ascii="Times New Roman" w:hAnsi="Times New Roman"/>
            <w:sz w:val="26"/>
            <w:szCs w:val="26"/>
            <w:rPrChange w:id="11853"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1854" w:author="The Si Tran" w:date="2012-12-11T06:20:00Z"/>
          <w:rFonts w:ascii="Times New Roman" w:hAnsi="Times New Roman"/>
          <w:sz w:val="26"/>
          <w:szCs w:val="26"/>
          <w:rPrChange w:id="11855" w:author="The Si Tran" w:date="2012-12-11T07:53:00Z">
            <w:rPr>
              <w:ins w:id="11856" w:author="The Si Tran" w:date="2012-12-11T06:20:00Z"/>
            </w:rPr>
          </w:rPrChange>
        </w:rPr>
      </w:pPr>
      <w:ins w:id="11857" w:author="The Si Tran" w:date="2012-12-11T06:20:00Z">
        <w:r w:rsidRPr="00422906">
          <w:rPr>
            <w:rFonts w:ascii="Times New Roman" w:hAnsi="Times New Roman"/>
            <w:sz w:val="26"/>
            <w:szCs w:val="26"/>
            <w:rPrChange w:id="11858"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1859" w:author="The Si Tran" w:date="2012-12-11T07:54:00Z"/>
        </w:rPr>
        <w:pPrChange w:id="11860" w:author="The Si Tran" w:date="2012-12-11T07:54:00Z">
          <w:pPr>
            <w:pStyle w:val="ListParagraph"/>
          </w:pPr>
        </w:pPrChange>
      </w:pPr>
      <w:ins w:id="11861" w:author="The Si Tran" w:date="2012-12-11T07:53:00Z">
        <w:r>
          <w:t>Dự báo</w:t>
        </w:r>
      </w:ins>
    </w:p>
    <w:p w14:paraId="3216EB82" w14:textId="77777777" w:rsidR="004833CB" w:rsidRPr="00097101" w:rsidRDefault="004833CB">
      <w:pPr>
        <w:pStyle w:val="NoSpacing"/>
        <w:numPr>
          <w:ilvl w:val="0"/>
          <w:numId w:val="41"/>
        </w:numPr>
        <w:rPr>
          <w:ins w:id="11862" w:author="The Si Tran" w:date="2012-12-11T06:20:00Z"/>
        </w:rPr>
        <w:pPrChange w:id="11863" w:author="The Si Tran" w:date="2012-12-11T07:54:00Z">
          <w:pPr>
            <w:pStyle w:val="ListParagraph"/>
          </w:pPr>
        </w:pPrChange>
      </w:pPr>
      <w:ins w:id="11864" w:author="The Si Tran" w:date="2012-12-11T07:54:00Z">
        <w:r>
          <w:t>Kiểm tra mô hình kết hợp</w:t>
        </w:r>
      </w:ins>
    </w:p>
    <w:p w14:paraId="3455B1D2" w14:textId="77777777" w:rsidR="00667F2E" w:rsidRPr="004833CB" w:rsidRDefault="00667F2E" w:rsidP="00667F2E">
      <w:pPr>
        <w:pStyle w:val="ListParagraph"/>
        <w:ind w:left="1080"/>
        <w:rPr>
          <w:ins w:id="11865" w:author="The Si Tran" w:date="2012-12-11T06:20:00Z"/>
          <w:rFonts w:ascii="Times New Roman" w:hAnsi="Times New Roman"/>
          <w:sz w:val="26"/>
          <w:szCs w:val="26"/>
          <w:rPrChange w:id="11866" w:author="The Si Tran" w:date="2012-12-11T07:54:00Z">
            <w:rPr>
              <w:ins w:id="11867" w:author="The Si Tran" w:date="2012-12-11T06:20:00Z"/>
            </w:rPr>
          </w:rPrChange>
        </w:rPr>
      </w:pPr>
      <w:ins w:id="11868" w:author="The Si Tran" w:date="2012-12-11T06:20:00Z">
        <w:r w:rsidRPr="004833CB">
          <w:rPr>
            <w:rFonts w:ascii="Times New Roman" w:hAnsi="Times New Roman"/>
            <w:sz w:val="26"/>
            <w:szCs w:val="26"/>
            <w:rPrChange w:id="11869"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1870" w:author="The Si Tran" w:date="2012-12-11T07:59:00Z"/>
          <w:rFonts w:ascii="Times New Roman" w:hAnsi="Times New Roman"/>
        </w:rPr>
      </w:pPr>
      <w:ins w:id="11871" w:author="The Si Tran" w:date="2012-12-11T06:20:00Z">
        <w:r w:rsidRPr="001B545C">
          <w:rPr>
            <w:rFonts w:ascii="Times New Roman" w:hAnsi="Times New Roman"/>
            <w:noProof/>
            <w:rPrChange w:id="11872" w:author="Unknown">
              <w:rPr>
                <w:noProof/>
              </w:rPr>
            </w:rPrChange>
          </w:rPr>
          <mc:AlternateContent>
            <mc:Choice Requires="wps">
              <w:drawing>
                <wp:anchor distT="0" distB="0" distL="114300" distR="114300" simplePos="0" relativeHeight="251625472" behindDoc="0" locked="0" layoutInCell="1" allowOverlap="1" wp14:anchorId="419359FF" wp14:editId="43ABDA01">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B0605D" w:rsidRDefault="00B0605D"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138" type="#_x0000_t202" style="position:absolute;left:0;text-align:left;margin-left:116.25pt;margin-top:90pt;width:117pt;height:36.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d9r6yg2mMLeWiH&#10;MDi+VFjnGxbiPfM4ddgauEniHX6kBqwTdBIlG/B/3rtPeBwG1FJS4xSXNPzeMi8o0d8tjsl0OB6n&#10;sc+H8eRshAd/rFkda+zWXAE2zxB3luNZTPioe1F6ME+4cBbpVVQxy/HtksZevIrtbsGFxcVikUE4&#10;6I7FG/vgeHKdaE5d/Ng8Me+6Vo84JLfQzzubver4FpssLSy2EaTK45CIblntCoBLIg9Ut9DSFjo+&#10;Z9Tz2p3/BQ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j/hz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B0605D" w:rsidRDefault="00B0605D" w:rsidP="00667F2E">
                        <w:r>
                          <w:t>Kiểm tra mô hình</w:t>
                        </w:r>
                      </w:p>
                    </w:txbxContent>
                  </v:textbox>
                </v:shape>
              </w:pict>
            </mc:Fallback>
          </mc:AlternateContent>
        </w:r>
        <w:r w:rsidRPr="001B545C">
          <w:rPr>
            <w:rFonts w:ascii="Times New Roman" w:hAnsi="Times New Roman"/>
            <w:noProof/>
            <w:rPrChange w:id="11873" w:author="Unknown">
              <w:rPr>
                <w:noProof/>
              </w:rPr>
            </w:rPrChange>
          </w:rPr>
          <mc:AlternateContent>
            <mc:Choice Requires="wps">
              <w:drawing>
                <wp:anchor distT="0" distB="0" distL="114300" distR="114300" simplePos="0" relativeHeight="251624448" behindDoc="0" locked="0" layoutInCell="1" allowOverlap="1" wp14:anchorId="3B978055" wp14:editId="32D73C78">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B0605D" w:rsidRDefault="00B0605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39" type="#_x0000_t47" style="position:absolute;left:0;text-align:left;margin-left:217.5pt;margin-top:39.75pt;width:60pt;height:20.2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D4CMHF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B0605D" w:rsidRDefault="00B0605D" w:rsidP="00667F2E">
                        <w:pPr>
                          <w:jc w:val="center"/>
                        </w:pPr>
                      </w:p>
                    </w:txbxContent>
                  </v:textbox>
                  <o:callout v:ext="edit" minusy="t"/>
                </v:shape>
              </w:pict>
            </mc:Fallback>
          </mc:AlternateContent>
        </w:r>
        <w:r w:rsidR="00667F2E" w:rsidRPr="001B545C">
          <w:rPr>
            <w:rFonts w:ascii="Times New Roman" w:hAnsi="Times New Roman"/>
            <w:noProof/>
            <w:rPrChange w:id="11874" w:author="Unknown">
              <w:rPr>
                <w:noProof/>
              </w:rPr>
            </w:rPrChange>
          </w:rPr>
          <w:drawing>
            <wp:inline distT="0" distB="0" distL="0" distR="0" wp14:anchorId="6184D586" wp14:editId="063794D9">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1875" w:author="The Si Tran" w:date="2012-12-11T07:59:00Z"/>
          <w:rFonts w:ascii="Times New Roman" w:hAnsi="Times New Roman"/>
        </w:rPr>
      </w:pPr>
    </w:p>
    <w:p w14:paraId="2398A1DA" w14:textId="77777777" w:rsidR="00BF62DE" w:rsidRDefault="00BF62DE" w:rsidP="00BF62DE">
      <w:pPr>
        <w:pStyle w:val="ListParagraph"/>
        <w:ind w:left="0"/>
        <w:rPr>
          <w:ins w:id="11876" w:author="The Si Tran" w:date="2012-12-11T07:59:00Z"/>
          <w:rFonts w:ascii="Times New Roman" w:hAnsi="Times New Roman"/>
        </w:rPr>
      </w:pPr>
    </w:p>
    <w:p w14:paraId="3185EAA8" w14:textId="77777777" w:rsidR="00BF62DE" w:rsidRDefault="00BF62DE" w:rsidP="00BF62DE">
      <w:pPr>
        <w:pStyle w:val="ListParagraph"/>
        <w:ind w:left="0"/>
        <w:rPr>
          <w:ins w:id="11877" w:author="The Si Tran" w:date="2012-12-11T07:59:00Z"/>
          <w:rFonts w:ascii="Times New Roman" w:hAnsi="Times New Roman"/>
        </w:rPr>
      </w:pPr>
      <w:ins w:id="11878" w:author="The Si Tran" w:date="2012-12-11T07:59:00Z">
        <w:r>
          <w:rPr>
            <w:noProof/>
          </w:rPr>
          <w:lastRenderedPageBreak/>
          <w:drawing>
            <wp:inline distT="0" distB="0" distL="0" distR="0" wp14:anchorId="6B725F63" wp14:editId="1D5606BA">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1879" w:author="The Si Tran" w:date="2012-12-11T07:56:00Z"/>
          <w:rFonts w:ascii="Times New Roman" w:hAnsi="Times New Roman"/>
          <w:sz w:val="26"/>
          <w:szCs w:val="26"/>
          <w:rPrChange w:id="11880" w:author="The Si Tran" w:date="2012-12-11T07:59:00Z">
            <w:rPr>
              <w:ins w:id="11881" w:author="The Si Tran" w:date="2012-12-11T07:56:00Z"/>
              <w:rFonts w:ascii="Times New Roman" w:hAnsi="Times New Roman"/>
            </w:rPr>
          </w:rPrChange>
        </w:rPr>
        <w:pPrChange w:id="11882" w:author="The Si Tran" w:date="2012-12-11T07:59:00Z">
          <w:pPr>
            <w:pStyle w:val="ListParagraph"/>
            <w:ind w:left="0"/>
          </w:pPr>
        </w:pPrChange>
      </w:pPr>
      <w:ins w:id="11883" w:author="The Si Tran" w:date="2012-12-11T07:59:00Z">
        <w:r w:rsidRPr="003C0DE2">
          <w:rPr>
            <w:rFonts w:ascii="Times New Roman" w:hAnsi="Times New Roman"/>
            <w:sz w:val="26"/>
            <w:szCs w:val="26"/>
            <w:rPrChange w:id="11884"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1885" w:author="The Si Tran" w:date="2012-12-11T06:20:00Z"/>
          <w:rFonts w:ascii="Times New Roman" w:hAnsi="Times New Roman"/>
          <w:rPrChange w:id="11886" w:author="The Si Tran" w:date="2012-12-11T06:24:00Z">
            <w:rPr>
              <w:ins w:id="11887"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1888" w:author="The Si Tran" w:date="2012-12-11T07:55:00Z"/>
          <w:rFonts w:ascii="Times New Roman" w:hAnsi="Times New Roman"/>
          <w:sz w:val="26"/>
          <w:szCs w:val="26"/>
          <w:rPrChange w:id="11889" w:author="The Si Tran" w:date="2012-12-11T07:56:00Z">
            <w:rPr>
              <w:ins w:id="11890" w:author="The Si Tran" w:date="2012-12-11T07:55:00Z"/>
              <w:rFonts w:ascii="Times New Roman" w:hAnsi="Times New Roman"/>
            </w:rPr>
          </w:rPrChange>
        </w:rPr>
        <w:pPrChange w:id="11891" w:author="The Si Tran" w:date="2012-12-11T07:56:00Z">
          <w:pPr>
            <w:pStyle w:val="ListParagraph"/>
            <w:numPr>
              <w:numId w:val="38"/>
            </w:numPr>
            <w:spacing w:after="160" w:line="259" w:lineRule="auto"/>
            <w:ind w:left="1080" w:hanging="360"/>
          </w:pPr>
        </w:pPrChange>
      </w:pPr>
      <w:ins w:id="11892" w:author="The Si Tran" w:date="2012-12-11T06:20:00Z">
        <w:r w:rsidRPr="00BF62DE">
          <w:rPr>
            <w:rFonts w:ascii="Times New Roman" w:hAnsi="Times New Roman"/>
            <w:sz w:val="26"/>
            <w:szCs w:val="26"/>
            <w:rPrChange w:id="11893"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1894" w:author="The Si Tran" w:date="2012-12-11T06:20:00Z"/>
          <w:rFonts w:ascii="Times New Roman" w:hAnsi="Times New Roman"/>
          <w:rPrChange w:id="11895" w:author="The Si Tran" w:date="2012-12-11T06:24:00Z">
            <w:rPr>
              <w:ins w:id="11896" w:author="The Si Tran" w:date="2012-12-11T06:20:00Z"/>
            </w:rPr>
          </w:rPrChange>
        </w:rPr>
        <w:pPrChange w:id="11897"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1898" w:author="The Si Tran" w:date="2012-12-11T06:20:00Z"/>
          <w:rFonts w:ascii="Times New Roman" w:hAnsi="Times New Roman"/>
          <w:rPrChange w:id="11899" w:author="The Si Tran" w:date="2012-12-11T06:24:00Z">
            <w:rPr>
              <w:ins w:id="11900" w:author="The Si Tran" w:date="2012-12-11T06:20:00Z"/>
            </w:rPr>
          </w:rPrChange>
        </w:rPr>
      </w:pPr>
      <w:ins w:id="11901" w:author="The Si Tran" w:date="2012-12-11T06:20:00Z">
        <w:r w:rsidRPr="001B545C">
          <w:rPr>
            <w:rFonts w:ascii="Times New Roman" w:hAnsi="Times New Roman"/>
            <w:noProof/>
            <w:rPrChange w:id="11902" w:author="Unknown">
              <w:rPr>
                <w:noProof/>
              </w:rPr>
            </w:rPrChange>
          </w:rPr>
          <w:lastRenderedPageBreak/>
          <mc:AlternateContent>
            <mc:Choice Requires="wps">
              <w:drawing>
                <wp:anchor distT="0" distB="0" distL="114300" distR="114300" simplePos="0" relativeHeight="251628544" behindDoc="0" locked="0" layoutInCell="1" allowOverlap="1" wp14:anchorId="3EDEB21A" wp14:editId="084CC266">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B0605D" w:rsidRDefault="00B0605D"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40" type="#_x0000_t202" style="position:absolute;left:0;text-align:left;margin-left:62.25pt;margin-top:89.45pt;width:63.75pt;height:3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B1Z3hj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B0605D" w:rsidRDefault="00B0605D" w:rsidP="00667F2E">
                        <w:r>
                          <w:t>Dự đoán</w:t>
                        </w:r>
                      </w:p>
                    </w:txbxContent>
                  </v:textbox>
                </v:shape>
              </w:pict>
            </mc:Fallback>
          </mc:AlternateContent>
        </w:r>
        <w:r w:rsidRPr="001B545C">
          <w:rPr>
            <w:rFonts w:ascii="Times New Roman" w:hAnsi="Times New Roman"/>
            <w:noProof/>
            <w:rPrChange w:id="11903" w:author="Unknown">
              <w:rPr>
                <w:noProof/>
              </w:rPr>
            </w:rPrChange>
          </w:rPr>
          <mc:AlternateContent>
            <mc:Choice Requires="wps">
              <w:drawing>
                <wp:anchor distT="0" distB="0" distL="114300" distR="114300" simplePos="0" relativeHeight="251626496" behindDoc="0" locked="0" layoutInCell="1" allowOverlap="1" wp14:anchorId="00D386CF" wp14:editId="03CA78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B0605D" w:rsidRDefault="00B0605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41" type="#_x0000_t47" style="position:absolute;left:0;text-align:left;margin-left:146.25pt;margin-top:40.45pt;width:60pt;height:20.2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Fn5g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" adj="-15570,50700" filled="f" strokecolor="red" strokeweight="2pt">
                  <v:textbox>
                    <w:txbxContent>
                      <w:p w14:paraId="392961F1" w14:textId="77777777" w:rsidR="00B0605D" w:rsidRDefault="00B0605D" w:rsidP="00667F2E">
                        <w:pPr>
                          <w:jc w:val="center"/>
                        </w:pPr>
                      </w:p>
                    </w:txbxContent>
                  </v:textbox>
                  <o:callout v:ext="edit" minusy="t"/>
                </v:shape>
              </w:pict>
            </mc:Fallback>
          </mc:AlternateContent>
        </w:r>
        <w:r w:rsidR="00667F2E" w:rsidRPr="001B545C">
          <w:rPr>
            <w:rFonts w:ascii="Times New Roman" w:hAnsi="Times New Roman"/>
            <w:noProof/>
            <w:rPrChange w:id="11904" w:author="Unknown">
              <w:rPr>
                <w:noProof/>
              </w:rPr>
            </w:rPrChange>
          </w:rPr>
          <mc:AlternateContent>
            <mc:Choice Requires="wps">
              <w:drawing>
                <wp:anchor distT="0" distB="0" distL="114300" distR="114300" simplePos="0" relativeHeight="251631616" behindDoc="0" locked="0" layoutInCell="1" allowOverlap="1" wp14:anchorId="3F6F5102" wp14:editId="09856D55">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C522E" id="Straight Arrow Connector 127" o:spid="_x0000_s1026" type="#_x0000_t32" style="position:absolute;margin-left:422.25pt;margin-top:230.2pt;width:22.5pt;height:61.5pt;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1905" w:author="Unknown">
              <w:rPr>
                <w:noProof/>
              </w:rPr>
            </w:rPrChange>
          </w:rPr>
          <mc:AlternateContent>
            <mc:Choice Requires="wps">
              <w:drawing>
                <wp:anchor distT="0" distB="0" distL="114300" distR="114300" simplePos="0" relativeHeight="251629568" behindDoc="0" locked="0" layoutInCell="1" allowOverlap="1" wp14:anchorId="4E62179D" wp14:editId="5EC0047C">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4ACCC" id="Straight Arrow Connector 128" o:spid="_x0000_s1026" type="#_x0000_t32" style="position:absolute;margin-left:105.75pt;margin-top:229.45pt;width:13.5pt;height:65.2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1906" w:author="Unknown">
              <w:rPr>
                <w:noProof/>
              </w:rPr>
            </w:rPrChange>
          </w:rPr>
          <w:drawing>
            <wp:inline distT="0" distB="0" distL="0" distR="0" wp14:anchorId="7FB50EBD" wp14:editId="0778E224">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1907" w:author="The Si Tran" w:date="2012-12-11T06:20:00Z"/>
        </w:rPr>
      </w:pPr>
      <w:ins w:id="11908" w:author="The Si Tran" w:date="2012-12-11T06:20:00Z">
        <w:r w:rsidRPr="001B545C">
          <w:rPr>
            <w:noProof/>
            <w:rPrChange w:id="11909" w:author="Unknown">
              <w:rPr>
                <w:rFonts w:ascii="Calibri" w:eastAsia="Calibri" w:hAnsi="Calibri"/>
                <w:noProof/>
                <w:sz w:val="22"/>
              </w:rPr>
            </w:rPrChange>
          </w:rPr>
          <mc:AlternateContent>
            <mc:Choice Requires="wps">
              <w:drawing>
                <wp:anchor distT="0" distB="0" distL="114300" distR="114300" simplePos="0" relativeHeight="251633664" behindDoc="0" locked="0" layoutInCell="1" allowOverlap="1" wp14:anchorId="7BE96E7A" wp14:editId="4388316E">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B0605D" w:rsidRDefault="00B0605D"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42" type="#_x0000_t202" style="position:absolute;left:0;text-align:left;margin-left:98.05pt;margin-top:20.45pt;width:149.25pt;height:33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FGSeSW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B0605D" w:rsidRDefault="00B0605D"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1910" w:author="The Si Tran" w:date="2012-12-11T06:20:00Z"/>
        </w:rPr>
      </w:pPr>
      <w:ins w:id="11911" w:author="The Si Tran" w:date="2012-12-11T06:20:00Z">
        <w:r w:rsidRPr="001B545C">
          <w:rPr>
            <w:noProof/>
            <w:rPrChange w:id="11912" w:author="Unknown">
              <w:rPr>
                <w:rFonts w:ascii="Calibri" w:eastAsia="Calibri" w:hAnsi="Calibri"/>
                <w:noProof/>
                <w:sz w:val="22"/>
              </w:rPr>
            </w:rPrChange>
          </w:rPr>
          <mc:AlternateContent>
            <mc:Choice Requires="wps">
              <w:drawing>
                <wp:anchor distT="0" distB="0" distL="114300" distR="114300" simplePos="0" relativeHeight="251630592" behindDoc="0" locked="0" layoutInCell="1" allowOverlap="1" wp14:anchorId="4C4C90C5" wp14:editId="5ADD2532">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B0605D" w:rsidRDefault="00B0605D"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43" type="#_x0000_t202" style="position:absolute;left:0;text-align:left;margin-left:94.5pt;margin-top:1pt;width:149.25pt;height:29.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EZ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bkvO+VNZQHbCEH&#10;7Rh6y5cK63zLfHhgDucOuwZ3SbjHj9SAdYJOomQL7vdb9xGP44BaSmqc44L6XzvmBCX6m8FBuRyM&#10;RnHw02E0vhjiwZ1q1qcas6uuAZtngFvL8iRGfNC9KB1UT7hyFvFVVDHD8e2Chl68Du12wZXFxWKR&#10;QDjqloVb82h5dB1pjl28ap6Ys12rBxySO+gnnk1fdXyLjZYGFrsAUqVxiES3rHYFwDWRBqpbaXEP&#10;nZ4T6nnxzv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BC5BGZ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B0605D" w:rsidRDefault="00B0605D" w:rsidP="00667F2E">
                        <w:r>
                          <w:t>Đồ thị các giá trị dự đoán</w:t>
                        </w:r>
                      </w:p>
                    </w:txbxContent>
                  </v:textbox>
                </v:shape>
              </w:pict>
            </mc:Fallback>
          </mc:AlternateContent>
        </w:r>
      </w:ins>
    </w:p>
    <w:p w14:paraId="126C25BD" w14:textId="77777777" w:rsidR="00667F2E" w:rsidRPr="001B545C" w:rsidRDefault="00667F2E" w:rsidP="00667F2E">
      <w:pPr>
        <w:rPr>
          <w:ins w:id="11913" w:author="The Si Tran" w:date="2012-12-11T06:20:00Z"/>
        </w:rPr>
      </w:pPr>
    </w:p>
    <w:p w14:paraId="59F0763C" w14:textId="77777777" w:rsidR="00667F2E" w:rsidRPr="00C64004" w:rsidRDefault="00667F2E">
      <w:pPr>
        <w:jc w:val="center"/>
        <w:rPr>
          <w:b/>
          <w:rPrChange w:id="11914" w:author="The Si Tran" w:date="2012-12-11T06:18:00Z">
            <w:rPr>
              <w:szCs w:val="26"/>
            </w:rPr>
          </w:rPrChange>
        </w:rPr>
        <w:pPrChange w:id="11915" w:author="The Si Tran" w:date="2012-12-11T06:18:00Z">
          <w:pPr/>
        </w:pPrChange>
      </w:pPr>
    </w:p>
    <w:sectPr w:rsidR="00667F2E" w:rsidRPr="00C64004" w:rsidSect="00071995">
      <w:footerReference w:type="default" r:id="rId396"/>
      <w:pgSz w:w="12240" w:h="15840"/>
      <w:pgMar w:top="1440" w:right="1440" w:bottom="1440" w:left="1260" w:header="720" w:footer="720" w:gutter="0"/>
      <w:pgNumType w:start="1"/>
      <w:cols w:space="720"/>
      <w:docGrid w:linePitch="360"/>
      <w:sectPrChange w:id="11922"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63" w:author="The Si Tran" w:date="2012-12-14T05:08:00Z" w:initials="TST">
    <w:p w14:paraId="64E74DE2" w14:textId="77777777" w:rsidR="00B0605D" w:rsidRDefault="00B0605D">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A32AE" w14:textId="77777777" w:rsidR="00951586" w:rsidRDefault="00951586" w:rsidP="00AC1CB4">
      <w:pPr>
        <w:spacing w:before="0" w:line="240" w:lineRule="auto"/>
      </w:pPr>
      <w:r>
        <w:separator/>
      </w:r>
    </w:p>
    <w:p w14:paraId="76E7007E" w14:textId="77777777" w:rsidR="00951586" w:rsidRDefault="00951586"/>
  </w:endnote>
  <w:endnote w:type="continuationSeparator" w:id="0">
    <w:p w14:paraId="1832BE12" w14:textId="77777777" w:rsidR="00951586" w:rsidRDefault="00951586" w:rsidP="00AC1CB4">
      <w:pPr>
        <w:spacing w:before="0" w:line="240" w:lineRule="auto"/>
      </w:pPr>
      <w:r>
        <w:continuationSeparator/>
      </w:r>
    </w:p>
    <w:p w14:paraId="6DB269B1" w14:textId="77777777" w:rsidR="00951586" w:rsidRDefault="009515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541" w:author="The Si Tran" w:date="2012-12-12T13:36:00Z"/>
  <w:sdt>
    <w:sdtPr>
      <w:id w:val="-908844875"/>
      <w:docPartObj>
        <w:docPartGallery w:val="Page Numbers (Bottom of Page)"/>
        <w:docPartUnique/>
      </w:docPartObj>
    </w:sdtPr>
    <w:sdtEndPr>
      <w:rPr>
        <w:noProof/>
      </w:rPr>
    </w:sdtEndPr>
    <w:sdtContent>
      <w:customXmlInsRangeEnd w:id="541"/>
      <w:p w14:paraId="17267F96" w14:textId="77777777" w:rsidR="00B0605D" w:rsidRDefault="00B0605D">
        <w:pPr>
          <w:pStyle w:val="Footer"/>
          <w:jc w:val="center"/>
          <w:rPr>
            <w:ins w:id="542" w:author="The Si Tran" w:date="2012-12-12T13:36:00Z"/>
          </w:rPr>
        </w:pPr>
        <w:ins w:id="543" w:author="The Si Tran" w:date="2012-12-12T13:36:00Z">
          <w:r>
            <w:fldChar w:fldCharType="begin"/>
          </w:r>
          <w:r>
            <w:instrText xml:space="preserve"> PAGE   \* MERGEFORMAT </w:instrText>
          </w:r>
          <w:r>
            <w:fldChar w:fldCharType="separate"/>
          </w:r>
        </w:ins>
        <w:r w:rsidR="00664ED4">
          <w:rPr>
            <w:noProof/>
          </w:rPr>
          <w:t>69</w:t>
        </w:r>
        <w:ins w:id="544" w:author="The Si Tran" w:date="2012-12-12T13:36:00Z">
          <w:r>
            <w:rPr>
              <w:noProof/>
            </w:rPr>
            <w:fldChar w:fldCharType="end"/>
          </w:r>
        </w:ins>
      </w:p>
      <w:customXmlInsRangeStart w:id="545" w:author="The Si Tran" w:date="2012-12-12T13:36:00Z"/>
    </w:sdtContent>
  </w:sdt>
  <w:customXmlInsRangeEnd w:id="545"/>
  <w:p w14:paraId="3AF94941" w14:textId="77777777" w:rsidR="00B0605D" w:rsidRDefault="00B060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B0605D" w:rsidRDefault="006431AB">
    <w:pPr>
      <w:pStyle w:val="Footer"/>
      <w:jc w:val="center"/>
      <w:rPr>
        <w:ins w:id="11296" w:author="The Si Tran" w:date="2012-12-14T06:50:00Z"/>
      </w:rPr>
    </w:pPr>
    <w:ins w:id="11297" w:author="The Si Tran" w:date="2012-12-14T06:50:00Z">
      <w:r>
        <w:t>A</w:t>
      </w:r>
      <w:r w:rsidR="00B0605D">
        <w:t>.</w:t>
      </w:r>
    </w:ins>
    <w:customXmlInsRangeStart w:id="11298" w:author="The Si Tran" w:date="2012-12-14T06:50:00Z"/>
    <w:sdt>
      <w:sdtPr>
        <w:id w:val="1504550065"/>
        <w:docPartObj>
          <w:docPartGallery w:val="Page Numbers (Bottom of Page)"/>
          <w:docPartUnique/>
        </w:docPartObj>
      </w:sdtPr>
      <w:sdtEndPr>
        <w:rPr>
          <w:noProof/>
        </w:rPr>
      </w:sdtEndPr>
      <w:sdtContent>
        <w:customXmlInsRangeEnd w:id="11298"/>
        <w:ins w:id="11299" w:author="The Si Tran" w:date="2012-12-14T06:50:00Z">
          <w:r w:rsidR="00B0605D">
            <w:fldChar w:fldCharType="begin"/>
          </w:r>
          <w:r w:rsidR="00B0605D">
            <w:instrText xml:space="preserve"> PAGE   \* MERGEFORMAT </w:instrText>
          </w:r>
          <w:r w:rsidR="00B0605D">
            <w:fldChar w:fldCharType="separate"/>
          </w:r>
        </w:ins>
        <w:r w:rsidR="00664ED4">
          <w:rPr>
            <w:noProof/>
          </w:rPr>
          <w:t>2</w:t>
        </w:r>
        <w:ins w:id="11300" w:author="The Si Tran" w:date="2012-12-14T06:50:00Z">
          <w:r w:rsidR="00B0605D">
            <w:rPr>
              <w:noProof/>
            </w:rPr>
            <w:fldChar w:fldCharType="end"/>
          </w:r>
        </w:ins>
        <w:customXmlInsRangeStart w:id="11301" w:author="The Si Tran" w:date="2012-12-14T06:50:00Z"/>
      </w:sdtContent>
    </w:sdt>
    <w:customXmlInsRangeEnd w:id="11301"/>
  </w:p>
  <w:p w14:paraId="2B5B527C" w14:textId="77777777" w:rsidR="00B0605D" w:rsidRDefault="00B060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2B2A8CE1" w:rsidR="00C2174A" w:rsidRDefault="00C2174A">
    <w:pPr>
      <w:pStyle w:val="Footer"/>
      <w:jc w:val="center"/>
      <w:rPr>
        <w:ins w:id="11916" w:author="The Si Tran" w:date="2012-12-14T06:50:00Z"/>
      </w:rPr>
    </w:pPr>
    <w:ins w:id="11917" w:author="The Si Tran" w:date="2012-12-14T06:50:00Z">
      <w:r>
        <w:t>B.</w:t>
      </w:r>
    </w:ins>
    <w:customXmlInsRangeStart w:id="11918" w:author="The Si Tran" w:date="2012-12-14T06:50:00Z"/>
    <w:sdt>
      <w:sdtPr>
        <w:id w:val="280921923"/>
        <w:docPartObj>
          <w:docPartGallery w:val="Page Numbers (Bottom of Page)"/>
          <w:docPartUnique/>
        </w:docPartObj>
      </w:sdtPr>
      <w:sdtEndPr>
        <w:rPr>
          <w:noProof/>
        </w:rPr>
      </w:sdtEndPr>
      <w:sdtContent>
        <w:customXmlInsRangeEnd w:id="11918"/>
        <w:ins w:id="11919" w:author="The Si Tran" w:date="2012-12-14T06:50:00Z">
          <w:r>
            <w:fldChar w:fldCharType="begin"/>
          </w:r>
          <w:r>
            <w:instrText xml:space="preserve"> PAGE   \* MERGEFORMAT </w:instrText>
          </w:r>
          <w:r>
            <w:fldChar w:fldCharType="separate"/>
          </w:r>
        </w:ins>
        <w:r w:rsidR="00664ED4">
          <w:rPr>
            <w:noProof/>
          </w:rPr>
          <w:t>10</w:t>
        </w:r>
        <w:ins w:id="11920" w:author="The Si Tran" w:date="2012-12-14T06:50:00Z">
          <w:r>
            <w:rPr>
              <w:noProof/>
            </w:rPr>
            <w:fldChar w:fldCharType="end"/>
          </w:r>
        </w:ins>
        <w:customXmlInsRangeStart w:id="11921" w:author="The Si Tran" w:date="2012-12-14T06:50:00Z"/>
      </w:sdtContent>
    </w:sdt>
    <w:customXmlInsRangeEnd w:id="11921"/>
  </w:p>
  <w:p w14:paraId="656B5744" w14:textId="77777777" w:rsidR="00C2174A" w:rsidRDefault="00C217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AA677" w14:textId="77777777" w:rsidR="00951586" w:rsidRDefault="00951586" w:rsidP="00AC1CB4">
      <w:pPr>
        <w:spacing w:before="0" w:line="240" w:lineRule="auto"/>
      </w:pPr>
      <w:r>
        <w:separator/>
      </w:r>
    </w:p>
    <w:p w14:paraId="7931192A" w14:textId="77777777" w:rsidR="00951586" w:rsidRDefault="00951586"/>
  </w:footnote>
  <w:footnote w:type="continuationSeparator" w:id="0">
    <w:p w14:paraId="5BB4A714" w14:textId="77777777" w:rsidR="00951586" w:rsidRDefault="00951586" w:rsidP="00AC1CB4">
      <w:pPr>
        <w:spacing w:before="0" w:line="240" w:lineRule="auto"/>
      </w:pPr>
      <w:r>
        <w:continuationSeparator/>
      </w:r>
    </w:p>
    <w:p w14:paraId="3C7A98EF" w14:textId="77777777" w:rsidR="00951586" w:rsidRDefault="0095158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0242"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0242"/>
      <w:p w14:paraId="3F653F36" w14:textId="6F0AC5FB" w:rsidR="00B0605D" w:rsidRDefault="00B0605D">
        <w:pPr>
          <w:pStyle w:val="Header"/>
          <w:pBdr>
            <w:bottom w:val="thickThinSmallGap" w:sz="24" w:space="1" w:color="auto"/>
          </w:pBdr>
          <w:tabs>
            <w:tab w:val="clear" w:pos="9360"/>
            <w:tab w:val="right" w:pos="9072"/>
          </w:tabs>
          <w:jc w:val="center"/>
          <w:rPr>
            <w:ins w:id="10243" w:author="The Si Tran" w:date="2012-12-14T06:56:00Z"/>
            <w:szCs w:val="26"/>
          </w:rPr>
        </w:pPr>
        <w:ins w:id="10244" w:author="The Si Tran" w:date="2012-12-14T06:57:00Z">
          <w:r w:rsidRPr="000A27E1">
            <w:rPr>
              <w:szCs w:val="26"/>
            </w:rPr>
            <w:t>Ứng dụng mạng Neuron nhân tạo vào công tác dự báo dữ liệu chuỗi thời gian</w:t>
          </w:r>
        </w:ins>
      </w:p>
      <w:customXmlInsRangeStart w:id="10245" w:author="The Si Tran" w:date="2012-12-14T06:56:00Z"/>
    </w:sdtContent>
  </w:sdt>
  <w:customXmlInsRangeEnd w:id="10245"/>
  <w:p w14:paraId="4F445727" w14:textId="0A2B6F9B" w:rsidR="00B0605D" w:rsidRPr="000A27E1" w:rsidRDefault="00B060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42925254"/>
    <w:lvl w:ilvl="0" w:tplc="4D926922">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726C2E34"/>
    <w:lvl w:ilvl="0" w:tplc="D82A6AE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5531"/>
    <w:rsid w:val="0004647E"/>
    <w:rsid w:val="00052731"/>
    <w:rsid w:val="0005400A"/>
    <w:rsid w:val="0005561A"/>
    <w:rsid w:val="0006468C"/>
    <w:rsid w:val="00066043"/>
    <w:rsid w:val="00071624"/>
    <w:rsid w:val="00071995"/>
    <w:rsid w:val="000729A7"/>
    <w:rsid w:val="00075CBD"/>
    <w:rsid w:val="00080E17"/>
    <w:rsid w:val="00082976"/>
    <w:rsid w:val="0008713C"/>
    <w:rsid w:val="00087FFE"/>
    <w:rsid w:val="00090047"/>
    <w:rsid w:val="00090AB7"/>
    <w:rsid w:val="00094614"/>
    <w:rsid w:val="000952DD"/>
    <w:rsid w:val="00095447"/>
    <w:rsid w:val="00097101"/>
    <w:rsid w:val="000A27E1"/>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360F7"/>
    <w:rsid w:val="00141341"/>
    <w:rsid w:val="00142255"/>
    <w:rsid w:val="00142ADD"/>
    <w:rsid w:val="001444EB"/>
    <w:rsid w:val="001455B7"/>
    <w:rsid w:val="0015202E"/>
    <w:rsid w:val="00155591"/>
    <w:rsid w:val="001568F1"/>
    <w:rsid w:val="001611FB"/>
    <w:rsid w:val="00165810"/>
    <w:rsid w:val="00177321"/>
    <w:rsid w:val="00187200"/>
    <w:rsid w:val="00187396"/>
    <w:rsid w:val="00187478"/>
    <w:rsid w:val="00191361"/>
    <w:rsid w:val="001A309A"/>
    <w:rsid w:val="001A5EB6"/>
    <w:rsid w:val="001B4700"/>
    <w:rsid w:val="001B4DDE"/>
    <w:rsid w:val="001B545C"/>
    <w:rsid w:val="001C0C97"/>
    <w:rsid w:val="001C2225"/>
    <w:rsid w:val="001C333A"/>
    <w:rsid w:val="001C3CEB"/>
    <w:rsid w:val="001D208D"/>
    <w:rsid w:val="001D36B5"/>
    <w:rsid w:val="001D7BD2"/>
    <w:rsid w:val="001E051F"/>
    <w:rsid w:val="001E48EF"/>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143A"/>
    <w:rsid w:val="00256858"/>
    <w:rsid w:val="002569E2"/>
    <w:rsid w:val="0026073B"/>
    <w:rsid w:val="00261881"/>
    <w:rsid w:val="00263465"/>
    <w:rsid w:val="00267538"/>
    <w:rsid w:val="002702C6"/>
    <w:rsid w:val="00271306"/>
    <w:rsid w:val="0027370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545D"/>
    <w:rsid w:val="003008E8"/>
    <w:rsid w:val="00300B75"/>
    <w:rsid w:val="003019D0"/>
    <w:rsid w:val="003044C9"/>
    <w:rsid w:val="00307510"/>
    <w:rsid w:val="00312F4F"/>
    <w:rsid w:val="00314F23"/>
    <w:rsid w:val="003176F1"/>
    <w:rsid w:val="003219CB"/>
    <w:rsid w:val="0032428B"/>
    <w:rsid w:val="003264F7"/>
    <w:rsid w:val="0032705F"/>
    <w:rsid w:val="00330004"/>
    <w:rsid w:val="003336F3"/>
    <w:rsid w:val="00334CAD"/>
    <w:rsid w:val="00336BF1"/>
    <w:rsid w:val="003455DB"/>
    <w:rsid w:val="00351FEC"/>
    <w:rsid w:val="00354FE7"/>
    <w:rsid w:val="003553FD"/>
    <w:rsid w:val="00355596"/>
    <w:rsid w:val="00361F58"/>
    <w:rsid w:val="003632BF"/>
    <w:rsid w:val="00363B91"/>
    <w:rsid w:val="00364895"/>
    <w:rsid w:val="00380A27"/>
    <w:rsid w:val="0038242B"/>
    <w:rsid w:val="0038419C"/>
    <w:rsid w:val="00385B37"/>
    <w:rsid w:val="00387D5F"/>
    <w:rsid w:val="00393709"/>
    <w:rsid w:val="00395324"/>
    <w:rsid w:val="003967AA"/>
    <w:rsid w:val="003A1CA3"/>
    <w:rsid w:val="003A59DB"/>
    <w:rsid w:val="003A6C45"/>
    <w:rsid w:val="003B3962"/>
    <w:rsid w:val="003B3B5B"/>
    <w:rsid w:val="003B5A9E"/>
    <w:rsid w:val="003C0DE2"/>
    <w:rsid w:val="003C1928"/>
    <w:rsid w:val="003C4D45"/>
    <w:rsid w:val="003C73FD"/>
    <w:rsid w:val="003D0FA1"/>
    <w:rsid w:val="003D2B1E"/>
    <w:rsid w:val="003D4E27"/>
    <w:rsid w:val="003E01A2"/>
    <w:rsid w:val="003E4F58"/>
    <w:rsid w:val="003E7D6B"/>
    <w:rsid w:val="003F2C8F"/>
    <w:rsid w:val="003F6E52"/>
    <w:rsid w:val="0040359E"/>
    <w:rsid w:val="004174BC"/>
    <w:rsid w:val="004211A5"/>
    <w:rsid w:val="00422906"/>
    <w:rsid w:val="004347B6"/>
    <w:rsid w:val="00444FC1"/>
    <w:rsid w:val="00445847"/>
    <w:rsid w:val="00447488"/>
    <w:rsid w:val="004505B3"/>
    <w:rsid w:val="00451320"/>
    <w:rsid w:val="0045340D"/>
    <w:rsid w:val="0045424A"/>
    <w:rsid w:val="00454557"/>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0316D"/>
    <w:rsid w:val="005131C3"/>
    <w:rsid w:val="0051611B"/>
    <w:rsid w:val="00516934"/>
    <w:rsid w:val="00516C62"/>
    <w:rsid w:val="0052188A"/>
    <w:rsid w:val="00522B9B"/>
    <w:rsid w:val="00524EBA"/>
    <w:rsid w:val="00536A80"/>
    <w:rsid w:val="00542651"/>
    <w:rsid w:val="005457E8"/>
    <w:rsid w:val="005459C0"/>
    <w:rsid w:val="00545F04"/>
    <w:rsid w:val="005537CE"/>
    <w:rsid w:val="00554AC4"/>
    <w:rsid w:val="00555D32"/>
    <w:rsid w:val="00556D65"/>
    <w:rsid w:val="0056222E"/>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64BD"/>
    <w:rsid w:val="005C682D"/>
    <w:rsid w:val="005C7C35"/>
    <w:rsid w:val="005D20D9"/>
    <w:rsid w:val="005D4C85"/>
    <w:rsid w:val="005D5232"/>
    <w:rsid w:val="005D6B44"/>
    <w:rsid w:val="005E0C3A"/>
    <w:rsid w:val="005E0D80"/>
    <w:rsid w:val="005E182F"/>
    <w:rsid w:val="005E5CD3"/>
    <w:rsid w:val="005E7ACB"/>
    <w:rsid w:val="005F761D"/>
    <w:rsid w:val="00604E53"/>
    <w:rsid w:val="006225F4"/>
    <w:rsid w:val="00623073"/>
    <w:rsid w:val="006234D7"/>
    <w:rsid w:val="00623920"/>
    <w:rsid w:val="00637C13"/>
    <w:rsid w:val="00637F2A"/>
    <w:rsid w:val="006431AB"/>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6717"/>
    <w:rsid w:val="006A0FB5"/>
    <w:rsid w:val="006A21F7"/>
    <w:rsid w:val="006A3712"/>
    <w:rsid w:val="006A46AA"/>
    <w:rsid w:val="006A5AA2"/>
    <w:rsid w:val="006B1716"/>
    <w:rsid w:val="006B40F1"/>
    <w:rsid w:val="006B5E2D"/>
    <w:rsid w:val="006B6122"/>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6F78A0"/>
    <w:rsid w:val="007038D9"/>
    <w:rsid w:val="00711ADB"/>
    <w:rsid w:val="00720763"/>
    <w:rsid w:val="00721CBD"/>
    <w:rsid w:val="00722731"/>
    <w:rsid w:val="0072340A"/>
    <w:rsid w:val="0072356A"/>
    <w:rsid w:val="0072602B"/>
    <w:rsid w:val="00726875"/>
    <w:rsid w:val="00730A63"/>
    <w:rsid w:val="00734CBA"/>
    <w:rsid w:val="00736600"/>
    <w:rsid w:val="00745EDF"/>
    <w:rsid w:val="007529B1"/>
    <w:rsid w:val="0076673F"/>
    <w:rsid w:val="007700CE"/>
    <w:rsid w:val="007701F2"/>
    <w:rsid w:val="00780AB7"/>
    <w:rsid w:val="00781FC7"/>
    <w:rsid w:val="00782A72"/>
    <w:rsid w:val="00783376"/>
    <w:rsid w:val="00783FC7"/>
    <w:rsid w:val="00783FDB"/>
    <w:rsid w:val="007850C8"/>
    <w:rsid w:val="007A66EB"/>
    <w:rsid w:val="007A78B2"/>
    <w:rsid w:val="007B0D12"/>
    <w:rsid w:val="007B3A21"/>
    <w:rsid w:val="007B42A6"/>
    <w:rsid w:val="007B4E58"/>
    <w:rsid w:val="007B7F6E"/>
    <w:rsid w:val="007C4131"/>
    <w:rsid w:val="007C782C"/>
    <w:rsid w:val="007E3E87"/>
    <w:rsid w:val="007E692E"/>
    <w:rsid w:val="007F2A95"/>
    <w:rsid w:val="007F45A3"/>
    <w:rsid w:val="007F5C98"/>
    <w:rsid w:val="007F6AD1"/>
    <w:rsid w:val="008002A4"/>
    <w:rsid w:val="00802E77"/>
    <w:rsid w:val="008048B6"/>
    <w:rsid w:val="00805B17"/>
    <w:rsid w:val="0080635D"/>
    <w:rsid w:val="00806395"/>
    <w:rsid w:val="00810267"/>
    <w:rsid w:val="00821D0F"/>
    <w:rsid w:val="0082455D"/>
    <w:rsid w:val="00826F68"/>
    <w:rsid w:val="00830386"/>
    <w:rsid w:val="008308F4"/>
    <w:rsid w:val="00835F6C"/>
    <w:rsid w:val="00843CA1"/>
    <w:rsid w:val="00844617"/>
    <w:rsid w:val="00851CA5"/>
    <w:rsid w:val="00851F5C"/>
    <w:rsid w:val="0085381C"/>
    <w:rsid w:val="00857BA6"/>
    <w:rsid w:val="00865EB7"/>
    <w:rsid w:val="0087598C"/>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C7DAC"/>
    <w:rsid w:val="008D49AF"/>
    <w:rsid w:val="008D6389"/>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4AE3"/>
    <w:rsid w:val="009E7F08"/>
    <w:rsid w:val="009F0701"/>
    <w:rsid w:val="009F1B0B"/>
    <w:rsid w:val="009F530B"/>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6B4"/>
    <w:rsid w:val="00AB5A1A"/>
    <w:rsid w:val="00AB6D0D"/>
    <w:rsid w:val="00AC1C82"/>
    <w:rsid w:val="00AC1CB4"/>
    <w:rsid w:val="00AC34B6"/>
    <w:rsid w:val="00AC3890"/>
    <w:rsid w:val="00AC4149"/>
    <w:rsid w:val="00AC62C4"/>
    <w:rsid w:val="00AD1513"/>
    <w:rsid w:val="00AD35E8"/>
    <w:rsid w:val="00AD549B"/>
    <w:rsid w:val="00AE2C5D"/>
    <w:rsid w:val="00AE4D39"/>
    <w:rsid w:val="00AE7DA7"/>
    <w:rsid w:val="00AF035F"/>
    <w:rsid w:val="00AF1345"/>
    <w:rsid w:val="00AF20FA"/>
    <w:rsid w:val="00AF5054"/>
    <w:rsid w:val="00AF56B2"/>
    <w:rsid w:val="00B02B7B"/>
    <w:rsid w:val="00B048F9"/>
    <w:rsid w:val="00B0605D"/>
    <w:rsid w:val="00B10E17"/>
    <w:rsid w:val="00B144CE"/>
    <w:rsid w:val="00B14D71"/>
    <w:rsid w:val="00B20D96"/>
    <w:rsid w:val="00B227F8"/>
    <w:rsid w:val="00B228F5"/>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223D"/>
    <w:rsid w:val="00B737B9"/>
    <w:rsid w:val="00B76378"/>
    <w:rsid w:val="00B808D3"/>
    <w:rsid w:val="00B80B3D"/>
    <w:rsid w:val="00B828F5"/>
    <w:rsid w:val="00B82C02"/>
    <w:rsid w:val="00B84941"/>
    <w:rsid w:val="00B86926"/>
    <w:rsid w:val="00B87EB5"/>
    <w:rsid w:val="00B92AF7"/>
    <w:rsid w:val="00BA1E01"/>
    <w:rsid w:val="00BA3046"/>
    <w:rsid w:val="00BA41C5"/>
    <w:rsid w:val="00BA51C4"/>
    <w:rsid w:val="00BA63E2"/>
    <w:rsid w:val="00BA6E4C"/>
    <w:rsid w:val="00BB4B46"/>
    <w:rsid w:val="00BB5797"/>
    <w:rsid w:val="00BB5FFD"/>
    <w:rsid w:val="00BC0EFC"/>
    <w:rsid w:val="00BC6984"/>
    <w:rsid w:val="00BC795D"/>
    <w:rsid w:val="00BD0062"/>
    <w:rsid w:val="00BD23BE"/>
    <w:rsid w:val="00BD6CE9"/>
    <w:rsid w:val="00BD71C0"/>
    <w:rsid w:val="00BE27EE"/>
    <w:rsid w:val="00BE62E1"/>
    <w:rsid w:val="00BF080C"/>
    <w:rsid w:val="00BF3D5C"/>
    <w:rsid w:val="00BF62DE"/>
    <w:rsid w:val="00C10046"/>
    <w:rsid w:val="00C11A4E"/>
    <w:rsid w:val="00C11BC2"/>
    <w:rsid w:val="00C130E5"/>
    <w:rsid w:val="00C13600"/>
    <w:rsid w:val="00C14272"/>
    <w:rsid w:val="00C14E00"/>
    <w:rsid w:val="00C15088"/>
    <w:rsid w:val="00C16A39"/>
    <w:rsid w:val="00C17C95"/>
    <w:rsid w:val="00C2174A"/>
    <w:rsid w:val="00C24705"/>
    <w:rsid w:val="00C31595"/>
    <w:rsid w:val="00C318D3"/>
    <w:rsid w:val="00C409EE"/>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1A5"/>
    <w:rsid w:val="00CE4725"/>
    <w:rsid w:val="00CF32C5"/>
    <w:rsid w:val="00CF4667"/>
    <w:rsid w:val="00CF6224"/>
    <w:rsid w:val="00CF7B77"/>
    <w:rsid w:val="00D04DDF"/>
    <w:rsid w:val="00D10148"/>
    <w:rsid w:val="00D139B5"/>
    <w:rsid w:val="00D1749C"/>
    <w:rsid w:val="00D20536"/>
    <w:rsid w:val="00D21E01"/>
    <w:rsid w:val="00D22561"/>
    <w:rsid w:val="00D30044"/>
    <w:rsid w:val="00D344CA"/>
    <w:rsid w:val="00D362B7"/>
    <w:rsid w:val="00D4441E"/>
    <w:rsid w:val="00D50098"/>
    <w:rsid w:val="00D54C04"/>
    <w:rsid w:val="00D56B12"/>
    <w:rsid w:val="00D62B2C"/>
    <w:rsid w:val="00D66640"/>
    <w:rsid w:val="00D676CA"/>
    <w:rsid w:val="00D742D5"/>
    <w:rsid w:val="00D767FA"/>
    <w:rsid w:val="00D80916"/>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00DF"/>
    <w:rsid w:val="00E04C47"/>
    <w:rsid w:val="00E078AF"/>
    <w:rsid w:val="00E12518"/>
    <w:rsid w:val="00E12D24"/>
    <w:rsid w:val="00E20E05"/>
    <w:rsid w:val="00E26A6D"/>
    <w:rsid w:val="00E270B0"/>
    <w:rsid w:val="00E27BFB"/>
    <w:rsid w:val="00E30631"/>
    <w:rsid w:val="00E34B5F"/>
    <w:rsid w:val="00E3558E"/>
    <w:rsid w:val="00E40F7B"/>
    <w:rsid w:val="00E44DF7"/>
    <w:rsid w:val="00E45C52"/>
    <w:rsid w:val="00E46E0A"/>
    <w:rsid w:val="00E47C73"/>
    <w:rsid w:val="00E47F01"/>
    <w:rsid w:val="00E50A9B"/>
    <w:rsid w:val="00E54E7E"/>
    <w:rsid w:val="00E61C03"/>
    <w:rsid w:val="00E64586"/>
    <w:rsid w:val="00E67981"/>
    <w:rsid w:val="00E81970"/>
    <w:rsid w:val="00E830E0"/>
    <w:rsid w:val="00E86F34"/>
    <w:rsid w:val="00E950CE"/>
    <w:rsid w:val="00E9719E"/>
    <w:rsid w:val="00EA14F5"/>
    <w:rsid w:val="00EA266F"/>
    <w:rsid w:val="00EA2EA0"/>
    <w:rsid w:val="00EA67A5"/>
    <w:rsid w:val="00EB028F"/>
    <w:rsid w:val="00EB4744"/>
    <w:rsid w:val="00EB4E61"/>
    <w:rsid w:val="00EB56BC"/>
    <w:rsid w:val="00EB57C1"/>
    <w:rsid w:val="00EB6AE7"/>
    <w:rsid w:val="00EC5752"/>
    <w:rsid w:val="00EC61DB"/>
    <w:rsid w:val="00EC6D12"/>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45BC"/>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78668ECA-8D10-43FE-8CE9-6996564F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Change w:id="0" w:author="The Si Tran" w:date="2012-12-14T07:12:00Z">
        <w:pPr>
          <w:spacing w:before="120" w:line="360" w:lineRule="auto"/>
          <w:jc w:val="both"/>
        </w:pPr>
      </w:pPrChange>
    </w:pPr>
    <w:rPr>
      <w:rPrChange w:id="0" w:author="The Si Tran" w:date="2012-12-14T07:12:00Z">
        <w:rPr>
          <w:rFonts w:eastAsiaTheme="minorHAnsi"/>
          <w:sz w:val="26"/>
          <w:szCs w:val="22"/>
          <w:lang w:val="en-US" w:eastAsia="en-US" w:bidi="ar-SA"/>
        </w:rPr>
      </w:rPrChange>
    </w:rPr>
  </w:style>
  <w:style w:type="paragraph" w:styleId="Heading1">
    <w:name w:val="heading 1"/>
    <w:basedOn w:val="Bibliography"/>
    <w:next w:val="Normal"/>
    <w:link w:val="Heading1Char"/>
    <w:uiPriority w:val="9"/>
    <w:qFormat/>
    <w:rsid w:val="0050316D"/>
    <w:pPr>
      <w:keepNext/>
      <w:numPr>
        <w:numId w:val="1"/>
      </w:numPr>
      <w:tabs>
        <w:tab w:val="left" w:pos="864"/>
      </w:tabs>
      <w:spacing w:before="240" w:after="60"/>
      <w:jc w:val="center"/>
      <w:outlineLvl w:val="0"/>
      <w:pPrChange w:id="1" w:author="superchickend" w:date="2012-12-12T13:56: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1" w:author="superchickend" w:date="2012-12-12T13:56:00Z">
        <w:rPr>
          <w:rFonts w:eastAsiaTheme="minorHAnsi"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Change w:id="2" w:author="The Si Tran" w:date="2012-12-14T06:04:00Z">
        <w:pPr>
          <w:keepNext/>
          <w:numPr>
            <w:ilvl w:val="1"/>
            <w:numId w:val="1"/>
          </w:numPr>
          <w:tabs>
            <w:tab w:val="left" w:pos="1008"/>
            <w:tab w:val="num" w:pos="1098"/>
          </w:tabs>
          <w:spacing w:before="240" w:after="60" w:line="360" w:lineRule="auto"/>
          <w:ind w:left="792" w:hanging="648"/>
          <w:jc w:val="both"/>
          <w:outlineLvl w:val="1"/>
        </w:pPr>
      </w:pPrChange>
    </w:pPr>
    <w:rPr>
      <w:rFonts w:cs="Arial"/>
      <w:b/>
      <w:bCs/>
      <w:iCs/>
      <w:sz w:val="28"/>
      <w:szCs w:val="28"/>
      <w:rPrChange w:id="2" w:author="The Si Tran" w:date="2012-12-14T06:04:00Z">
        <w:rPr>
          <w:rFonts w:eastAsiaTheme="minorHAnsi" w:cs="Arial"/>
          <w:b/>
          <w:bCs/>
          <w:iCs/>
          <w:sz w:val="28"/>
          <w:szCs w:val="28"/>
          <w:lang w:val="en-US" w:eastAsia="en-US" w:bidi="ar-SA"/>
        </w:rPr>
      </w:rPrChange>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Change w:id="3" w:author="The Si Tran" w:date="2012-12-14T06:05:00Z">
        <w:pPr>
          <w:keepNext/>
          <w:numPr>
            <w:ilvl w:val="2"/>
            <w:numId w:val="1"/>
          </w:numPr>
          <w:tabs>
            <w:tab w:val="num" w:pos="1080"/>
          </w:tabs>
          <w:spacing w:before="240" w:after="60" w:line="360" w:lineRule="auto"/>
          <w:ind w:left="1080" w:hanging="792"/>
          <w:jc w:val="both"/>
          <w:outlineLvl w:val="2"/>
        </w:pPr>
      </w:pPrChange>
    </w:pPr>
    <w:rPr>
      <w:rFonts w:cs="Arial"/>
      <w:b/>
      <w:bCs/>
      <w:szCs w:val="26"/>
      <w:rPrChange w:id="3" w:author="The Si Tran" w:date="2012-12-14T06:05:00Z">
        <w:rPr>
          <w:rFonts w:eastAsiaTheme="minorHAnsi" w:cs="Arial"/>
          <w:b/>
          <w:bCs/>
          <w:sz w:val="26"/>
          <w:szCs w:val="26"/>
          <w:lang w:val="en-US" w:eastAsia="en-US" w:bidi="ar-SA"/>
        </w:rPr>
      </w:rPrChange>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16D"/>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
    <w:rPr>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Change w:id="4" w:author="The Si Tran" w:date="2012-12-15T08:06:00Z">
        <w:pPr>
          <w:spacing w:before="120" w:line="360" w:lineRule="auto"/>
          <w:ind w:left="1440"/>
          <w:jc w:val="both"/>
        </w:pPr>
      </w:pPrChange>
    </w:pPr>
    <w:rPr>
      <w:szCs w:val="26"/>
      <w:rPrChange w:id="4" w:author="The Si Tran" w:date="2012-12-15T08:06:00Z">
        <w:rPr>
          <w:rFonts w:ascii="Cambria Math" w:eastAsiaTheme="minorHAnsi" w:hAnsi="Cambria Math"/>
          <w:i/>
          <w:sz w:val="26"/>
          <w:szCs w:val="26"/>
          <w:lang w:val="en-US" w:eastAsia="en-US" w:bidi="ar-SA"/>
        </w:rPr>
      </w:rPrChange>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BB4B46"/>
    <w:pPr>
      <w:numPr>
        <w:numId w:val="7"/>
      </w:numPr>
      <w:spacing w:before="240" w:after="0" w:line="360" w:lineRule="auto"/>
      <w:ind w:left="360"/>
      <w:jc w:val="both"/>
      <w:pPrChange w:id="5" w:author="The Si Tran" w:date="2012-12-16T08:37:00Z">
        <w:pPr>
          <w:numPr>
            <w:numId w:val="7"/>
          </w:numPr>
          <w:spacing w:line="360" w:lineRule="auto"/>
          <w:ind w:left="360" w:hanging="360"/>
          <w:contextualSpacing/>
        </w:pPr>
      </w:pPrChange>
    </w:pPr>
    <w:rPr>
      <w:rFonts w:ascii="Times New Roman" w:hAnsi="Times New Roman"/>
      <w:sz w:val="26"/>
      <w:szCs w:val="26"/>
      <w:lang w:val="fr-FR"/>
      <w:rPrChange w:id="5" w:author="The Si Tran" w:date="2012-12-16T08:37:00Z">
        <w:rPr>
          <w:rFonts w:eastAsia="Calibri"/>
          <w:sz w:val="26"/>
          <w:szCs w:val="26"/>
          <w:lang w:val="en-US" w:eastAsia="en-US" w:bidi="ar-SA"/>
        </w:rPr>
      </w:rPrChange>
    </w:rPr>
  </w:style>
  <w:style w:type="paragraph" w:customStyle="1" w:styleId="BangBody">
    <w:name w:val="Bang_Body"/>
    <w:basedOn w:val="Normal"/>
    <w:link w:val="BangBodyChar"/>
    <w:qFormat/>
    <w:rsid w:val="006431AB"/>
    <w:pPr>
      <w:spacing w:line="240" w:lineRule="auto"/>
      <w:ind w:hanging="18"/>
      <w:jc w:val="left"/>
      <w:pPrChange w:id="6" w:author="The Si Tran" w:date="2012-12-16T08:45:00Z">
        <w:pPr>
          <w:spacing w:before="120"/>
          <w:ind w:hanging="18"/>
          <w:jc w:val="both"/>
        </w:pPr>
      </w:pPrChange>
    </w:pPr>
    <w:rPr>
      <w:rFonts w:eastAsia="Times New Roman"/>
      <w:color w:val="000000"/>
      <w:sz w:val="24"/>
      <w:szCs w:val="24"/>
      <w:rPrChange w:id="6" w:author="The Si Tran" w:date="2012-12-16T08:45:00Z">
        <w:rPr>
          <w:color w:val="000000"/>
          <w:sz w:val="24"/>
          <w:szCs w:val="24"/>
          <w:lang w:val="en-US" w:eastAsia="en-US" w:bidi="ar-SA"/>
        </w:rPr>
      </w:rPrChange>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BB4B46"/>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31.bin"/><Relationship Id="rId21" Type="http://schemas.openxmlformats.org/officeDocument/2006/relationships/image" Target="media/image8.wmf"/><Relationship Id="rId63" Type="http://schemas.openxmlformats.org/officeDocument/2006/relationships/oleObject" Target="embeddings/oleObject24.bin"/><Relationship Id="rId159" Type="http://schemas.openxmlformats.org/officeDocument/2006/relationships/oleObject" Target="embeddings/oleObject71.bin"/><Relationship Id="rId324" Type="http://schemas.openxmlformats.org/officeDocument/2006/relationships/image" Target="media/image169.wmf"/><Relationship Id="rId366" Type="http://schemas.openxmlformats.org/officeDocument/2006/relationships/image" Target="media/image182.png"/><Relationship Id="rId170" Type="http://schemas.openxmlformats.org/officeDocument/2006/relationships/image" Target="media/image83.wmf"/><Relationship Id="rId226" Type="http://schemas.openxmlformats.org/officeDocument/2006/relationships/image" Target="media/image117.png"/><Relationship Id="rId107" Type="http://schemas.openxmlformats.org/officeDocument/2006/relationships/image" Target="media/image53.wmf"/><Relationship Id="rId268" Type="http://schemas.openxmlformats.org/officeDocument/2006/relationships/oleObject" Target="embeddings/oleObject115.bin"/><Relationship Id="rId289" Type="http://schemas.openxmlformats.org/officeDocument/2006/relationships/oleObject" Target="embeddings/oleObject126.bin"/><Relationship Id="rId11" Type="http://schemas.openxmlformats.org/officeDocument/2006/relationships/footer" Target="footer1.xml"/><Relationship Id="rId32" Type="http://schemas.openxmlformats.org/officeDocument/2006/relationships/oleObject" Target="embeddings/oleObject11.bin"/><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3.wmf"/><Relationship Id="rId149" Type="http://schemas.openxmlformats.org/officeDocument/2006/relationships/image" Target="media/image73.png"/><Relationship Id="rId314" Type="http://schemas.openxmlformats.org/officeDocument/2006/relationships/oleObject" Target="embeddings/oleObject140.bin"/><Relationship Id="rId335" Type="http://schemas.openxmlformats.org/officeDocument/2006/relationships/oleObject" Target="embeddings/oleObject153.bin"/><Relationship Id="rId356" Type="http://schemas.openxmlformats.org/officeDocument/2006/relationships/oleObject" Target="embeddings/oleObject169.bin"/><Relationship Id="rId377" Type="http://schemas.openxmlformats.org/officeDocument/2006/relationships/header" Target="header1.xml"/><Relationship Id="rId398" Type="http://schemas.microsoft.com/office/2011/relationships/people" Target="people.xm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79.emf"/><Relationship Id="rId181" Type="http://schemas.openxmlformats.org/officeDocument/2006/relationships/oleObject" Target="embeddings/oleObject84.bin"/><Relationship Id="rId216" Type="http://schemas.openxmlformats.org/officeDocument/2006/relationships/oleObject" Target="embeddings/oleObject96.bin"/><Relationship Id="rId237" Type="http://schemas.openxmlformats.org/officeDocument/2006/relationships/image" Target="media/image126.png"/><Relationship Id="rId258" Type="http://schemas.openxmlformats.org/officeDocument/2006/relationships/oleObject" Target="embeddings/oleObject110.bin"/><Relationship Id="rId279" Type="http://schemas.openxmlformats.org/officeDocument/2006/relationships/oleObject" Target="embeddings/oleObject121.bin"/><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oleObject" Target="embeddings/oleObject50.bin"/><Relationship Id="rId139" Type="http://schemas.openxmlformats.org/officeDocument/2006/relationships/oleObject" Target="embeddings/oleObject62.bin"/><Relationship Id="rId290" Type="http://schemas.openxmlformats.org/officeDocument/2006/relationships/image" Target="media/image154.wmf"/><Relationship Id="rId304" Type="http://schemas.openxmlformats.org/officeDocument/2006/relationships/image" Target="media/image160.wmf"/><Relationship Id="rId325" Type="http://schemas.openxmlformats.org/officeDocument/2006/relationships/oleObject" Target="embeddings/oleObject146.bin"/><Relationship Id="rId346" Type="http://schemas.openxmlformats.org/officeDocument/2006/relationships/oleObject" Target="embeddings/oleObject162.bin"/><Relationship Id="rId367" Type="http://schemas.openxmlformats.org/officeDocument/2006/relationships/image" Target="media/image183.wmf"/><Relationship Id="rId388" Type="http://schemas.openxmlformats.org/officeDocument/2006/relationships/image" Target="media/image201.png"/><Relationship Id="rId85" Type="http://schemas.openxmlformats.org/officeDocument/2006/relationships/oleObject" Target="embeddings/oleObject35.bin"/><Relationship Id="rId150" Type="http://schemas.openxmlformats.org/officeDocument/2006/relationships/image" Target="media/image74.png"/><Relationship Id="rId171" Type="http://schemas.openxmlformats.org/officeDocument/2006/relationships/oleObject" Target="embeddings/oleObject78.bin"/><Relationship Id="rId192" Type="http://schemas.openxmlformats.org/officeDocument/2006/relationships/image" Target="media/image97.png"/><Relationship Id="rId206" Type="http://schemas.openxmlformats.org/officeDocument/2006/relationships/oleObject" Target="embeddings/oleObject92.bin"/><Relationship Id="rId227" Type="http://schemas.openxmlformats.org/officeDocument/2006/relationships/image" Target="media/image118.png"/><Relationship Id="rId248" Type="http://schemas.openxmlformats.org/officeDocument/2006/relationships/oleObject" Target="embeddings/oleObject105.bin"/><Relationship Id="rId269" Type="http://schemas.openxmlformats.org/officeDocument/2006/relationships/image" Target="media/image144.wmf"/><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oleObject" Target="embeddings/oleObject45.bin"/><Relationship Id="rId129" Type="http://schemas.openxmlformats.org/officeDocument/2006/relationships/oleObject" Target="embeddings/oleObject56.bin"/><Relationship Id="rId280" Type="http://schemas.openxmlformats.org/officeDocument/2006/relationships/image" Target="media/image149.wmf"/><Relationship Id="rId315" Type="http://schemas.openxmlformats.org/officeDocument/2006/relationships/image" Target="media/image165.wmf"/><Relationship Id="rId336" Type="http://schemas.openxmlformats.org/officeDocument/2006/relationships/image" Target="media/image173.wmf"/><Relationship Id="rId357" Type="http://schemas.openxmlformats.org/officeDocument/2006/relationships/image" Target="media/image178.wmf"/><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oleObject" Target="embeddings/oleObject63.bin"/><Relationship Id="rId161" Type="http://schemas.openxmlformats.org/officeDocument/2006/relationships/oleObject" Target="embeddings/oleObject72.bin"/><Relationship Id="rId182" Type="http://schemas.openxmlformats.org/officeDocument/2006/relationships/oleObject" Target="embeddings/oleObject85.bin"/><Relationship Id="rId217" Type="http://schemas.openxmlformats.org/officeDocument/2006/relationships/oleObject" Target="embeddings/oleObject97.bin"/><Relationship Id="rId378" Type="http://schemas.openxmlformats.org/officeDocument/2006/relationships/footer" Target="footer2.xml"/><Relationship Id="rId399"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image" Target="media/image127.png"/><Relationship Id="rId259" Type="http://schemas.openxmlformats.org/officeDocument/2006/relationships/image" Target="media/image139.wmf"/><Relationship Id="rId23" Type="http://schemas.openxmlformats.org/officeDocument/2006/relationships/image" Target="media/image9.wmf"/><Relationship Id="rId119" Type="http://schemas.openxmlformats.org/officeDocument/2006/relationships/image" Target="media/image59.wmf"/><Relationship Id="rId270" Type="http://schemas.openxmlformats.org/officeDocument/2006/relationships/oleObject" Target="embeddings/oleObject116.bin"/><Relationship Id="rId291" Type="http://schemas.openxmlformats.org/officeDocument/2006/relationships/oleObject" Target="embeddings/oleObject127.bin"/><Relationship Id="rId305" Type="http://schemas.openxmlformats.org/officeDocument/2006/relationships/oleObject" Target="embeddings/oleObject135.bin"/><Relationship Id="rId326" Type="http://schemas.openxmlformats.org/officeDocument/2006/relationships/image" Target="media/image170.wmf"/><Relationship Id="rId347" Type="http://schemas.openxmlformats.org/officeDocument/2006/relationships/oleObject" Target="embeddings/oleObject163.bin"/><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4.wmf"/><Relationship Id="rId151" Type="http://schemas.openxmlformats.org/officeDocument/2006/relationships/oleObject" Target="embeddings/oleObject67.bin"/><Relationship Id="rId368" Type="http://schemas.openxmlformats.org/officeDocument/2006/relationships/oleObject" Target="embeddings/oleObject175.bin"/><Relationship Id="rId389" Type="http://schemas.openxmlformats.org/officeDocument/2006/relationships/image" Target="media/image202.png"/><Relationship Id="rId172" Type="http://schemas.openxmlformats.org/officeDocument/2006/relationships/image" Target="media/image84.wmf"/><Relationship Id="rId193" Type="http://schemas.openxmlformats.org/officeDocument/2006/relationships/image" Target="media/image98.png"/><Relationship Id="rId207" Type="http://schemas.openxmlformats.org/officeDocument/2006/relationships/oleObject" Target="embeddings/oleObject93.bin"/><Relationship Id="rId228" Type="http://schemas.openxmlformats.org/officeDocument/2006/relationships/image" Target="media/image119.png"/><Relationship Id="rId249" Type="http://schemas.openxmlformats.org/officeDocument/2006/relationships/image" Target="media/image134.wmf"/><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oleObject" Target="embeddings/oleObject111.bin"/><Relationship Id="rId281" Type="http://schemas.openxmlformats.org/officeDocument/2006/relationships/oleObject" Target="embeddings/oleObject122.bin"/><Relationship Id="rId316" Type="http://schemas.openxmlformats.org/officeDocument/2006/relationships/oleObject" Target="embeddings/oleObject141.bin"/><Relationship Id="rId337" Type="http://schemas.openxmlformats.org/officeDocument/2006/relationships/oleObject" Target="embeddings/oleObject154.bin"/><Relationship Id="rId34" Type="http://schemas.openxmlformats.org/officeDocument/2006/relationships/oleObject" Target="embeddings/oleObject12.bin"/><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oleObject" Target="embeddings/oleObject51.bin"/><Relationship Id="rId141" Type="http://schemas.openxmlformats.org/officeDocument/2006/relationships/image" Target="media/image68.png"/><Relationship Id="rId358" Type="http://schemas.openxmlformats.org/officeDocument/2006/relationships/oleObject" Target="embeddings/oleObject170.bin"/><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88.png"/><Relationship Id="rId218" Type="http://schemas.openxmlformats.org/officeDocument/2006/relationships/image" Target="media/image111.wmf"/><Relationship Id="rId239" Type="http://schemas.openxmlformats.org/officeDocument/2006/relationships/image" Target="media/image128.png"/><Relationship Id="rId390" Type="http://schemas.openxmlformats.org/officeDocument/2006/relationships/image" Target="media/image203.png"/><Relationship Id="rId250" Type="http://schemas.openxmlformats.org/officeDocument/2006/relationships/oleObject" Target="embeddings/oleObject106.bin"/><Relationship Id="rId271" Type="http://schemas.openxmlformats.org/officeDocument/2006/relationships/oleObject" Target="embeddings/oleObject117.bin"/><Relationship Id="rId292" Type="http://schemas.openxmlformats.org/officeDocument/2006/relationships/image" Target="media/image155.wmf"/><Relationship Id="rId306" Type="http://schemas.openxmlformats.org/officeDocument/2006/relationships/image" Target="media/image161.wmf"/><Relationship Id="rId24" Type="http://schemas.openxmlformats.org/officeDocument/2006/relationships/oleObject" Target="embeddings/oleObject7.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6.bin"/><Relationship Id="rId131" Type="http://schemas.openxmlformats.org/officeDocument/2006/relationships/oleObject" Target="embeddings/oleObject57.bin"/><Relationship Id="rId327" Type="http://schemas.openxmlformats.org/officeDocument/2006/relationships/oleObject" Target="embeddings/oleObject147.bin"/><Relationship Id="rId348" Type="http://schemas.openxmlformats.org/officeDocument/2006/relationships/image" Target="media/image175.wmf"/><Relationship Id="rId369" Type="http://schemas.openxmlformats.org/officeDocument/2006/relationships/image" Target="media/image184.png"/><Relationship Id="rId152" Type="http://schemas.openxmlformats.org/officeDocument/2006/relationships/image" Target="media/image75.wmf"/><Relationship Id="rId173" Type="http://schemas.openxmlformats.org/officeDocument/2006/relationships/oleObject" Target="embeddings/oleObject79.bin"/><Relationship Id="rId194" Type="http://schemas.openxmlformats.org/officeDocument/2006/relationships/image" Target="media/image99.wmf"/><Relationship Id="rId208" Type="http://schemas.openxmlformats.org/officeDocument/2006/relationships/image" Target="media/image105.png"/><Relationship Id="rId229" Type="http://schemas.openxmlformats.org/officeDocument/2006/relationships/image" Target="media/image120.png"/><Relationship Id="rId380" Type="http://schemas.openxmlformats.org/officeDocument/2006/relationships/image" Target="media/image193.png"/><Relationship Id="rId240" Type="http://schemas.openxmlformats.org/officeDocument/2006/relationships/image" Target="media/image129.wmf"/><Relationship Id="rId261" Type="http://schemas.openxmlformats.org/officeDocument/2006/relationships/image" Target="media/image140.wmf"/><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wmf"/><Relationship Id="rId282" Type="http://schemas.openxmlformats.org/officeDocument/2006/relationships/image" Target="media/image150.wmf"/><Relationship Id="rId317" Type="http://schemas.openxmlformats.org/officeDocument/2006/relationships/image" Target="media/image166.wmf"/><Relationship Id="rId338" Type="http://schemas.openxmlformats.org/officeDocument/2006/relationships/oleObject" Target="embeddings/oleObject155.bin"/><Relationship Id="rId359" Type="http://schemas.openxmlformats.org/officeDocument/2006/relationships/image" Target="media/image179.wmf"/><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image" Target="media/image69.png"/><Relationship Id="rId163" Type="http://schemas.openxmlformats.org/officeDocument/2006/relationships/image" Target="media/image80.wmf"/><Relationship Id="rId184" Type="http://schemas.openxmlformats.org/officeDocument/2006/relationships/image" Target="media/image89.png"/><Relationship Id="rId219" Type="http://schemas.openxmlformats.org/officeDocument/2006/relationships/oleObject" Target="embeddings/oleObject98.bin"/><Relationship Id="rId370" Type="http://schemas.openxmlformats.org/officeDocument/2006/relationships/image" Target="media/image185.png"/><Relationship Id="rId391" Type="http://schemas.openxmlformats.org/officeDocument/2006/relationships/image" Target="media/image204.png"/><Relationship Id="rId230" Type="http://schemas.openxmlformats.org/officeDocument/2006/relationships/image" Target="media/image121.png"/><Relationship Id="rId251" Type="http://schemas.openxmlformats.org/officeDocument/2006/relationships/image" Target="media/image135.wmf"/><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image" Target="media/image145.wmf"/><Relationship Id="rId293" Type="http://schemas.openxmlformats.org/officeDocument/2006/relationships/oleObject" Target="embeddings/oleObject128.bin"/><Relationship Id="rId307" Type="http://schemas.openxmlformats.org/officeDocument/2006/relationships/oleObject" Target="embeddings/oleObject136.bin"/><Relationship Id="rId328" Type="http://schemas.openxmlformats.org/officeDocument/2006/relationships/oleObject" Target="embeddings/oleObject148.bin"/><Relationship Id="rId349" Type="http://schemas.openxmlformats.org/officeDocument/2006/relationships/oleObject" Target="embeddings/oleObject164.bin"/><Relationship Id="rId88" Type="http://schemas.openxmlformats.org/officeDocument/2006/relationships/image" Target="media/image44.wmf"/><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oleObject" Target="embeddings/oleObject68.bin"/><Relationship Id="rId174" Type="http://schemas.openxmlformats.org/officeDocument/2006/relationships/image" Target="media/image85.wmf"/><Relationship Id="rId195" Type="http://schemas.openxmlformats.org/officeDocument/2006/relationships/oleObject" Target="embeddings/oleObject86.bin"/><Relationship Id="rId209" Type="http://schemas.openxmlformats.org/officeDocument/2006/relationships/image" Target="media/image106.png"/><Relationship Id="rId360" Type="http://schemas.openxmlformats.org/officeDocument/2006/relationships/oleObject" Target="embeddings/oleObject171.bin"/><Relationship Id="rId381" Type="http://schemas.openxmlformats.org/officeDocument/2006/relationships/image" Target="media/image194.png"/><Relationship Id="rId220" Type="http://schemas.openxmlformats.org/officeDocument/2006/relationships/image" Target="media/image112.png"/><Relationship Id="rId241" Type="http://schemas.openxmlformats.org/officeDocument/2006/relationships/oleObject" Target="embeddings/oleObject102.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1.bin"/><Relationship Id="rId262" Type="http://schemas.openxmlformats.org/officeDocument/2006/relationships/oleObject" Target="embeddings/oleObject112.bin"/><Relationship Id="rId283" Type="http://schemas.openxmlformats.org/officeDocument/2006/relationships/oleObject" Target="embeddings/oleObject123.bin"/><Relationship Id="rId318" Type="http://schemas.openxmlformats.org/officeDocument/2006/relationships/oleObject" Target="embeddings/oleObject142.bin"/><Relationship Id="rId339" Type="http://schemas.openxmlformats.org/officeDocument/2006/relationships/image" Target="media/image174.wmf"/><Relationship Id="rId78" Type="http://schemas.openxmlformats.org/officeDocument/2006/relationships/image" Target="media/image39.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2.bin"/><Relationship Id="rId143" Type="http://schemas.openxmlformats.org/officeDocument/2006/relationships/image" Target="media/image70.wmf"/><Relationship Id="rId164" Type="http://schemas.openxmlformats.org/officeDocument/2006/relationships/oleObject" Target="embeddings/oleObject74.bin"/><Relationship Id="rId185" Type="http://schemas.openxmlformats.org/officeDocument/2006/relationships/image" Target="media/image90.png"/><Relationship Id="rId350" Type="http://schemas.openxmlformats.org/officeDocument/2006/relationships/oleObject" Target="embeddings/oleObject165.bin"/><Relationship Id="rId371" Type="http://schemas.openxmlformats.org/officeDocument/2006/relationships/image" Target="media/image186.png"/><Relationship Id="rId9" Type="http://schemas.openxmlformats.org/officeDocument/2006/relationships/image" Target="media/image2.wmf"/><Relationship Id="rId210" Type="http://schemas.openxmlformats.org/officeDocument/2006/relationships/image" Target="media/image107.wmf"/><Relationship Id="rId392" Type="http://schemas.openxmlformats.org/officeDocument/2006/relationships/image" Target="media/image205.png"/><Relationship Id="rId26" Type="http://schemas.openxmlformats.org/officeDocument/2006/relationships/oleObject" Target="embeddings/oleObject8.bin"/><Relationship Id="rId231" Type="http://schemas.openxmlformats.org/officeDocument/2006/relationships/image" Target="media/image122.png"/><Relationship Id="rId252" Type="http://schemas.openxmlformats.org/officeDocument/2006/relationships/oleObject" Target="embeddings/oleObject107.bin"/><Relationship Id="rId273" Type="http://schemas.openxmlformats.org/officeDocument/2006/relationships/oleObject" Target="embeddings/oleObject118.bin"/><Relationship Id="rId294" Type="http://schemas.openxmlformats.org/officeDocument/2006/relationships/image" Target="media/image156.wmf"/><Relationship Id="rId308" Type="http://schemas.openxmlformats.org/officeDocument/2006/relationships/oleObject" Target="embeddings/oleObject137.bin"/><Relationship Id="rId329" Type="http://schemas.openxmlformats.org/officeDocument/2006/relationships/image" Target="media/image171.wmf"/><Relationship Id="rId47" Type="http://schemas.openxmlformats.org/officeDocument/2006/relationships/oleObject" Target="embeddings/oleObject17.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oleObject" Target="embeddings/oleObject156.bin"/><Relationship Id="rId361" Type="http://schemas.openxmlformats.org/officeDocument/2006/relationships/image" Target="media/image180.wmf"/><Relationship Id="rId196" Type="http://schemas.openxmlformats.org/officeDocument/2006/relationships/image" Target="media/image100.wmf"/><Relationship Id="rId200" Type="http://schemas.openxmlformats.org/officeDocument/2006/relationships/oleObject" Target="embeddings/oleObject88.bin"/><Relationship Id="rId382" Type="http://schemas.openxmlformats.org/officeDocument/2006/relationships/image" Target="media/image195.png"/><Relationship Id="rId16" Type="http://schemas.openxmlformats.org/officeDocument/2006/relationships/oleObject" Target="embeddings/oleObject3.bin"/><Relationship Id="rId221" Type="http://schemas.openxmlformats.org/officeDocument/2006/relationships/image" Target="media/image113.wmf"/><Relationship Id="rId242" Type="http://schemas.openxmlformats.org/officeDocument/2006/relationships/image" Target="media/image130.wmf"/><Relationship Id="rId263" Type="http://schemas.openxmlformats.org/officeDocument/2006/relationships/image" Target="media/image141.wmf"/><Relationship Id="rId284" Type="http://schemas.openxmlformats.org/officeDocument/2006/relationships/image" Target="media/image151.wmf"/><Relationship Id="rId319" Type="http://schemas.openxmlformats.org/officeDocument/2006/relationships/image" Target="media/image167.wmf"/><Relationship Id="rId37" Type="http://schemas.openxmlformats.org/officeDocument/2006/relationships/image" Target="media/image16.wmf"/><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image" Target="media/image51.png"/><Relationship Id="rId123" Type="http://schemas.openxmlformats.org/officeDocument/2006/relationships/image" Target="media/image61.wmf"/><Relationship Id="rId144" Type="http://schemas.openxmlformats.org/officeDocument/2006/relationships/oleObject" Target="embeddings/oleObject64.bin"/><Relationship Id="rId330" Type="http://schemas.openxmlformats.org/officeDocument/2006/relationships/oleObject" Target="embeddings/oleObject149.bin"/><Relationship Id="rId90" Type="http://schemas.openxmlformats.org/officeDocument/2006/relationships/image" Target="media/image45.wmf"/><Relationship Id="rId165" Type="http://schemas.openxmlformats.org/officeDocument/2006/relationships/oleObject" Target="embeddings/oleObject75.bin"/><Relationship Id="rId186" Type="http://schemas.openxmlformats.org/officeDocument/2006/relationships/image" Target="media/image91.png"/><Relationship Id="rId351" Type="http://schemas.openxmlformats.org/officeDocument/2006/relationships/image" Target="media/image176.wmf"/><Relationship Id="rId372" Type="http://schemas.openxmlformats.org/officeDocument/2006/relationships/image" Target="media/image187.png"/><Relationship Id="rId393" Type="http://schemas.openxmlformats.org/officeDocument/2006/relationships/image" Target="media/image206.png"/><Relationship Id="rId211" Type="http://schemas.openxmlformats.org/officeDocument/2006/relationships/oleObject" Target="embeddings/oleObject94.bin"/><Relationship Id="rId232" Type="http://schemas.openxmlformats.org/officeDocument/2006/relationships/image" Target="media/image123.png"/><Relationship Id="rId253" Type="http://schemas.openxmlformats.org/officeDocument/2006/relationships/image" Target="media/image136.wmf"/><Relationship Id="rId274" Type="http://schemas.openxmlformats.org/officeDocument/2006/relationships/image" Target="media/image146.wmf"/><Relationship Id="rId295" Type="http://schemas.openxmlformats.org/officeDocument/2006/relationships/oleObject" Target="embeddings/oleObject129.bin"/><Relationship Id="rId309" Type="http://schemas.openxmlformats.org/officeDocument/2006/relationships/image" Target="media/image162.wmf"/><Relationship Id="rId27" Type="http://schemas.openxmlformats.org/officeDocument/2006/relationships/image" Target="media/image11.wmf"/><Relationship Id="rId48" Type="http://schemas.openxmlformats.org/officeDocument/2006/relationships/image" Target="media/image23.png"/><Relationship Id="rId69" Type="http://schemas.openxmlformats.org/officeDocument/2006/relationships/oleObject" Target="embeddings/oleObject27.bin"/><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oleObject" Target="embeddings/oleObject143.bin"/><Relationship Id="rId80" Type="http://schemas.openxmlformats.org/officeDocument/2006/relationships/image" Target="media/image40.wmf"/><Relationship Id="rId155" Type="http://schemas.openxmlformats.org/officeDocument/2006/relationships/oleObject" Target="embeddings/oleObject69.bin"/><Relationship Id="rId176" Type="http://schemas.openxmlformats.org/officeDocument/2006/relationships/image" Target="media/image86.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oleObject" Target="embeddings/oleObject172.bin"/><Relationship Id="rId383" Type="http://schemas.openxmlformats.org/officeDocument/2006/relationships/image" Target="media/image196.png"/><Relationship Id="rId201" Type="http://schemas.openxmlformats.org/officeDocument/2006/relationships/image" Target="media/image103.wmf"/><Relationship Id="rId222" Type="http://schemas.openxmlformats.org/officeDocument/2006/relationships/oleObject" Target="embeddings/oleObject99.bin"/><Relationship Id="rId243" Type="http://schemas.openxmlformats.org/officeDocument/2006/relationships/oleObject" Target="embeddings/oleObject103.bin"/><Relationship Id="rId264" Type="http://schemas.openxmlformats.org/officeDocument/2006/relationships/oleObject" Target="embeddings/oleObject113.bin"/><Relationship Id="rId285" Type="http://schemas.openxmlformats.org/officeDocument/2006/relationships/oleObject" Target="embeddings/oleObject124.bin"/><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oleObject" Target="embeddings/oleObject22.bin"/><Relationship Id="rId103" Type="http://schemas.openxmlformats.org/officeDocument/2006/relationships/image" Target="media/image52.png"/><Relationship Id="rId124" Type="http://schemas.openxmlformats.org/officeDocument/2006/relationships/oleObject" Target="embeddings/oleObject53.bin"/><Relationship Id="rId310" Type="http://schemas.openxmlformats.org/officeDocument/2006/relationships/oleObject" Target="embeddings/oleObject138.bin"/><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image" Target="media/image71.wmf"/><Relationship Id="rId166" Type="http://schemas.openxmlformats.org/officeDocument/2006/relationships/image" Target="media/image81.wmf"/><Relationship Id="rId187" Type="http://schemas.openxmlformats.org/officeDocument/2006/relationships/image" Target="media/image92.png"/><Relationship Id="rId331" Type="http://schemas.openxmlformats.org/officeDocument/2006/relationships/oleObject" Target="embeddings/oleObject150.bin"/><Relationship Id="rId352" Type="http://schemas.openxmlformats.org/officeDocument/2006/relationships/oleObject" Target="embeddings/oleObject166.bin"/><Relationship Id="rId373" Type="http://schemas.openxmlformats.org/officeDocument/2006/relationships/image" Target="media/image188.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8.png"/><Relationship Id="rId233" Type="http://schemas.openxmlformats.org/officeDocument/2006/relationships/image" Target="media/image124.wmf"/><Relationship Id="rId254" Type="http://schemas.openxmlformats.org/officeDocument/2006/relationships/oleObject" Target="embeddings/oleObject108.bin"/><Relationship Id="rId28" Type="http://schemas.openxmlformats.org/officeDocument/2006/relationships/oleObject" Target="embeddings/oleObject9.bin"/><Relationship Id="rId49" Type="http://schemas.openxmlformats.org/officeDocument/2006/relationships/image" Target="media/image24.png"/><Relationship Id="rId114" Type="http://schemas.openxmlformats.org/officeDocument/2006/relationships/oleObject" Target="embeddings/oleObject48.bin"/><Relationship Id="rId275" Type="http://schemas.openxmlformats.org/officeDocument/2006/relationships/oleObject" Target="embeddings/oleObject119.bin"/><Relationship Id="rId296" Type="http://schemas.openxmlformats.org/officeDocument/2006/relationships/image" Target="media/image157.wmf"/><Relationship Id="rId300" Type="http://schemas.openxmlformats.org/officeDocument/2006/relationships/image" Target="media/image159.wmf"/><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59.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101.png"/><Relationship Id="rId321" Type="http://schemas.openxmlformats.org/officeDocument/2006/relationships/image" Target="media/image168.wmf"/><Relationship Id="rId342" Type="http://schemas.openxmlformats.org/officeDocument/2006/relationships/oleObject" Target="embeddings/oleObject158.bin"/><Relationship Id="rId363" Type="http://schemas.openxmlformats.org/officeDocument/2006/relationships/oleObject" Target="embeddings/oleObject173.bin"/><Relationship Id="rId384" Type="http://schemas.openxmlformats.org/officeDocument/2006/relationships/image" Target="media/image197.png"/><Relationship Id="rId202" Type="http://schemas.openxmlformats.org/officeDocument/2006/relationships/oleObject" Target="embeddings/oleObject89.bin"/><Relationship Id="rId223" Type="http://schemas.openxmlformats.org/officeDocument/2006/relationships/image" Target="media/image114.png"/><Relationship Id="rId244" Type="http://schemas.openxmlformats.org/officeDocument/2006/relationships/image" Target="media/image131.png"/><Relationship Id="rId18" Type="http://schemas.openxmlformats.org/officeDocument/2006/relationships/oleObject" Target="embeddings/oleObject4.bin"/><Relationship Id="rId39" Type="http://schemas.openxmlformats.org/officeDocument/2006/relationships/image" Target="media/image17.png"/><Relationship Id="rId265" Type="http://schemas.openxmlformats.org/officeDocument/2006/relationships/image" Target="media/image142.wmf"/><Relationship Id="rId286" Type="http://schemas.openxmlformats.org/officeDocument/2006/relationships/image" Target="media/image152.wmf"/><Relationship Id="rId50" Type="http://schemas.openxmlformats.org/officeDocument/2006/relationships/image" Target="media/image25.png"/><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png"/><Relationship Id="rId311" Type="http://schemas.openxmlformats.org/officeDocument/2006/relationships/image" Target="media/image163.wmf"/><Relationship Id="rId332" Type="http://schemas.openxmlformats.org/officeDocument/2006/relationships/image" Target="media/image172.wmf"/><Relationship Id="rId353" Type="http://schemas.openxmlformats.org/officeDocument/2006/relationships/image" Target="media/image177.wmf"/><Relationship Id="rId374" Type="http://schemas.openxmlformats.org/officeDocument/2006/relationships/image" Target="media/image189.png"/><Relationship Id="rId395" Type="http://schemas.openxmlformats.org/officeDocument/2006/relationships/image" Target="media/image208.png"/><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image" Target="media/image109.png"/><Relationship Id="rId234" Type="http://schemas.openxmlformats.org/officeDocument/2006/relationships/oleObject" Target="embeddings/oleObject100.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37.wmf"/><Relationship Id="rId276" Type="http://schemas.openxmlformats.org/officeDocument/2006/relationships/image" Target="media/image147.wmf"/><Relationship Id="rId297" Type="http://schemas.openxmlformats.org/officeDocument/2006/relationships/oleObject" Target="embeddings/oleObject130.bin"/><Relationship Id="rId40" Type="http://schemas.openxmlformats.org/officeDocument/2006/relationships/image" Target="media/image18.png"/><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0.bin"/><Relationship Id="rId178" Type="http://schemas.openxmlformats.org/officeDocument/2006/relationships/oleObject" Target="embeddings/oleObject82.bin"/><Relationship Id="rId301" Type="http://schemas.openxmlformats.org/officeDocument/2006/relationships/oleObject" Target="embeddings/oleObject132.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oleObject" Target="embeddings/oleObject174.bin"/><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image" Target="media/image102.wmf"/><Relationship Id="rId203" Type="http://schemas.openxmlformats.org/officeDocument/2006/relationships/oleObject" Target="embeddings/oleObject90.bin"/><Relationship Id="rId385" Type="http://schemas.openxmlformats.org/officeDocument/2006/relationships/image" Target="media/image198.png"/><Relationship Id="rId19" Type="http://schemas.openxmlformats.org/officeDocument/2006/relationships/oleObject" Target="embeddings/oleObject5.bin"/><Relationship Id="rId224" Type="http://schemas.openxmlformats.org/officeDocument/2006/relationships/image" Target="media/image115.png"/><Relationship Id="rId245" Type="http://schemas.openxmlformats.org/officeDocument/2006/relationships/image" Target="media/image132.wmf"/><Relationship Id="rId266" Type="http://schemas.openxmlformats.org/officeDocument/2006/relationships/oleObject" Target="embeddings/oleObject114.bin"/><Relationship Id="rId287" Type="http://schemas.openxmlformats.org/officeDocument/2006/relationships/oleObject" Target="embeddings/oleObject125.bin"/><Relationship Id="rId30" Type="http://schemas.openxmlformats.org/officeDocument/2006/relationships/oleObject" Target="embeddings/oleObject10.bin"/><Relationship Id="rId105" Type="http://schemas.openxmlformats.org/officeDocument/2006/relationships/comments" Target="comments.xml"/><Relationship Id="rId126" Type="http://schemas.openxmlformats.org/officeDocument/2006/relationships/oleObject" Target="embeddings/oleObject54.bin"/><Relationship Id="rId147" Type="http://schemas.openxmlformats.org/officeDocument/2006/relationships/image" Target="media/image72.wmf"/><Relationship Id="rId168" Type="http://schemas.openxmlformats.org/officeDocument/2006/relationships/image" Target="media/image82.wmf"/><Relationship Id="rId312" Type="http://schemas.openxmlformats.org/officeDocument/2006/relationships/oleObject" Target="embeddings/oleObject139.bin"/><Relationship Id="rId333" Type="http://schemas.openxmlformats.org/officeDocument/2006/relationships/oleObject" Target="embeddings/oleObject151.bin"/><Relationship Id="rId354" Type="http://schemas.openxmlformats.org/officeDocument/2006/relationships/oleObject" Target="embeddings/oleObject167.bin"/><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94.png"/><Relationship Id="rId375" Type="http://schemas.openxmlformats.org/officeDocument/2006/relationships/image" Target="media/image190.png"/><Relationship Id="rId396" Type="http://schemas.openxmlformats.org/officeDocument/2006/relationships/footer" Target="footer3.xml"/><Relationship Id="rId3" Type="http://schemas.openxmlformats.org/officeDocument/2006/relationships/styles" Target="styles.xml"/><Relationship Id="rId214" Type="http://schemas.openxmlformats.org/officeDocument/2006/relationships/oleObject" Target="embeddings/oleObject95.bin"/><Relationship Id="rId235" Type="http://schemas.openxmlformats.org/officeDocument/2006/relationships/image" Target="media/image125.wmf"/><Relationship Id="rId256" Type="http://schemas.openxmlformats.org/officeDocument/2006/relationships/oleObject" Target="embeddings/oleObject109.bin"/><Relationship Id="rId277" Type="http://schemas.openxmlformats.org/officeDocument/2006/relationships/oleObject" Target="embeddings/oleObject120.bin"/><Relationship Id="rId298" Type="http://schemas.openxmlformats.org/officeDocument/2006/relationships/image" Target="media/image158.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8.wmf"/><Relationship Id="rId302" Type="http://schemas.openxmlformats.org/officeDocument/2006/relationships/oleObject" Target="embeddings/oleObject133.bin"/><Relationship Id="rId323" Type="http://schemas.openxmlformats.org/officeDocument/2006/relationships/oleObject" Target="embeddings/oleObject145.bin"/><Relationship Id="rId344" Type="http://schemas.openxmlformats.org/officeDocument/2006/relationships/oleObject" Target="embeddings/oleObject160.bin"/><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oleObject" Target="embeddings/oleObject83.bin"/><Relationship Id="rId365" Type="http://schemas.openxmlformats.org/officeDocument/2006/relationships/image" Target="media/image181.png"/><Relationship Id="rId386" Type="http://schemas.openxmlformats.org/officeDocument/2006/relationships/image" Target="media/image199.png"/><Relationship Id="rId190" Type="http://schemas.openxmlformats.org/officeDocument/2006/relationships/image" Target="media/image95.png"/><Relationship Id="rId204" Type="http://schemas.openxmlformats.org/officeDocument/2006/relationships/image" Target="media/image104.png"/><Relationship Id="rId225" Type="http://schemas.openxmlformats.org/officeDocument/2006/relationships/image" Target="media/image116.png"/><Relationship Id="rId246" Type="http://schemas.openxmlformats.org/officeDocument/2006/relationships/oleObject" Target="embeddings/oleObject104.bin"/><Relationship Id="rId267" Type="http://schemas.openxmlformats.org/officeDocument/2006/relationships/image" Target="media/image143.wmf"/><Relationship Id="rId288" Type="http://schemas.openxmlformats.org/officeDocument/2006/relationships/image" Target="media/image153.wmf"/><Relationship Id="rId106" Type="http://schemas.microsoft.com/office/2011/relationships/commentsExtended" Target="commentsExtended.xml"/><Relationship Id="rId127" Type="http://schemas.openxmlformats.org/officeDocument/2006/relationships/oleObject" Target="embeddings/oleObject55.bin"/><Relationship Id="rId313" Type="http://schemas.openxmlformats.org/officeDocument/2006/relationships/image" Target="media/image164.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oleObject" Target="embeddings/oleObject29.bin"/><Relationship Id="rId94" Type="http://schemas.openxmlformats.org/officeDocument/2006/relationships/image" Target="media/image47.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52.bin"/><Relationship Id="rId355" Type="http://schemas.openxmlformats.org/officeDocument/2006/relationships/oleObject" Target="embeddings/oleObject168.bin"/><Relationship Id="rId376" Type="http://schemas.openxmlformats.org/officeDocument/2006/relationships/image" Target="media/image191.png"/><Relationship Id="rId397"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10.wmf"/><Relationship Id="rId236" Type="http://schemas.openxmlformats.org/officeDocument/2006/relationships/oleObject" Target="embeddings/oleObject101.bin"/><Relationship Id="rId257" Type="http://schemas.openxmlformats.org/officeDocument/2006/relationships/image" Target="media/image138.wmf"/><Relationship Id="rId278" Type="http://schemas.openxmlformats.org/officeDocument/2006/relationships/image" Target="media/image148.wmf"/><Relationship Id="rId303" Type="http://schemas.openxmlformats.org/officeDocument/2006/relationships/oleObject" Target="embeddings/oleObject134.bin"/><Relationship Id="rId42" Type="http://schemas.openxmlformats.org/officeDocument/2006/relationships/image" Target="media/image20.png"/><Relationship Id="rId84" Type="http://schemas.openxmlformats.org/officeDocument/2006/relationships/image" Target="media/image42.wmf"/><Relationship Id="rId138" Type="http://schemas.openxmlformats.org/officeDocument/2006/relationships/oleObject" Target="embeddings/oleObject61.bin"/><Relationship Id="rId345" Type="http://schemas.openxmlformats.org/officeDocument/2006/relationships/oleObject" Target="embeddings/oleObject161.bin"/><Relationship Id="rId387" Type="http://schemas.openxmlformats.org/officeDocument/2006/relationships/image" Target="media/image200.png"/><Relationship Id="rId191" Type="http://schemas.openxmlformats.org/officeDocument/2006/relationships/image" Target="media/image96.png"/><Relationship Id="rId205" Type="http://schemas.openxmlformats.org/officeDocument/2006/relationships/oleObject" Target="embeddings/oleObject91.bin"/><Relationship Id="rId247" Type="http://schemas.openxmlformats.org/officeDocument/2006/relationships/image" Target="media/image13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DA410-EF6B-4619-88D0-98791A66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1</Pages>
  <Words>21153</Words>
  <Characters>120574</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Ứng dụng mạng Neuron nhân tạo vào công tác dự báo dữ liệu chuỗi thời gian</vt:lpstr>
    </vt:vector>
  </TitlesOfParts>
  <Company/>
  <LinksUpToDate>false</LinksUpToDate>
  <CharactersWithSpaces>141445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Neuron nhân tạo vào công tác dự báo dữ liệu chuỗi thời gian</dc:title>
  <dc:subject/>
  <dc:creator>superchickend</dc:creator>
  <cp:keywords/>
  <dc:description/>
  <cp:lastModifiedBy>The Si Tran</cp:lastModifiedBy>
  <cp:revision>42</cp:revision>
  <cp:lastPrinted>2012-12-12T07:11:00Z</cp:lastPrinted>
  <dcterms:created xsi:type="dcterms:W3CDTF">2012-12-05T17:08:00Z</dcterms:created>
  <dcterms:modified xsi:type="dcterms:W3CDTF">2012-12-16T01:51:00Z</dcterms:modified>
</cp:coreProperties>
</file>