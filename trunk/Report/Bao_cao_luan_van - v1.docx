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EB1298">
          <w:rPr>
            <w:noProof/>
          </w:rPr>
          <mc:AlternateContent>
            <mc:Choice Requires="wps">
              <w:drawing>
                <wp:anchor distT="0" distB="0" distL="114300" distR="114300" simplePos="0" relativeHeight="251799040" behindDoc="0" locked="0" layoutInCell="1" allowOverlap="1" wp14:anchorId="78F4CCEF" wp14:editId="47DA4C7B">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350BDD" w:rsidRPr="00414332" w:rsidRDefault="00350BDD" w:rsidP="007C4131">
                              <w:pPr>
                                <w:jc w:val="center"/>
                                <w:rPr>
                                  <w:b/>
                                  <w:sz w:val="30"/>
                                  <w:szCs w:val="30"/>
                                </w:rPr>
                              </w:pPr>
                              <w:r w:rsidRPr="00414332">
                                <w:rPr>
                                  <w:b/>
                                  <w:sz w:val="30"/>
                                  <w:szCs w:val="30"/>
                                </w:rPr>
                                <w:t>ĐẠI HỌC QUỐC GIA TP.HCM</w:t>
                              </w:r>
                            </w:p>
                            <w:p w14:paraId="0262793C" w14:textId="77777777" w:rsidR="00350BDD" w:rsidRPr="00414332" w:rsidRDefault="00350BDD" w:rsidP="007C4131">
                              <w:pPr>
                                <w:jc w:val="center"/>
                                <w:rPr>
                                  <w:b/>
                                  <w:sz w:val="30"/>
                                  <w:szCs w:val="30"/>
                                </w:rPr>
                              </w:pPr>
                              <w:r w:rsidRPr="00414332">
                                <w:rPr>
                                  <w:b/>
                                  <w:sz w:val="30"/>
                                  <w:szCs w:val="30"/>
                                </w:rPr>
                                <w:t>TRƯỜNG ĐẠI HỌC BÁCH KHOA</w:t>
                              </w:r>
                            </w:p>
                            <w:p w14:paraId="16D1A6CD" w14:textId="77777777" w:rsidR="00350BDD" w:rsidRPr="00414332" w:rsidRDefault="00350BDD" w:rsidP="007C4131">
                              <w:pPr>
                                <w:jc w:val="center"/>
                                <w:rPr>
                                  <w:b/>
                                  <w:sz w:val="30"/>
                                  <w:szCs w:val="30"/>
                                </w:rPr>
                              </w:pPr>
                              <w:r w:rsidRPr="00414332">
                                <w:rPr>
                                  <w:b/>
                                  <w:sz w:val="30"/>
                                  <w:szCs w:val="30"/>
                                </w:rPr>
                                <w:t>KHOA KHOA HỌC &amp; KỸ THUẬT MÁY TÍNH</w:t>
                              </w:r>
                            </w:p>
                            <w:p w14:paraId="03F8BC34" w14:textId="77777777" w:rsidR="00350BDD" w:rsidRPr="00414332" w:rsidDel="00095447" w:rsidRDefault="00350BDD"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350BDD" w:rsidRPr="00414332" w:rsidRDefault="00350BDD" w:rsidP="007C4131">
                              <w:pPr>
                                <w:jc w:val="center"/>
                                <w:rPr>
                                  <w:b/>
                                  <w:sz w:val="30"/>
                                  <w:szCs w:val="30"/>
                                </w:rPr>
                              </w:pPr>
                            </w:p>
                            <w:p w14:paraId="0066D4B0" w14:textId="77777777" w:rsidR="00350BDD" w:rsidRPr="00414332" w:rsidDel="00095447" w:rsidRDefault="00350BDD"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350BDD" w:rsidRPr="00414332" w:rsidRDefault="00350BDD" w:rsidP="007C4131">
                              <w:pPr>
                                <w:jc w:val="center"/>
                                <w:rPr>
                                  <w:b/>
                                  <w:sz w:val="30"/>
                                  <w:szCs w:val="30"/>
                                </w:rPr>
                              </w:pPr>
                            </w:p>
                            <w:p w14:paraId="2C780E26" w14:textId="77777777" w:rsidR="00350BDD" w:rsidRPr="00414332" w:rsidRDefault="00350BDD" w:rsidP="007C4131">
                              <w:pPr>
                                <w:jc w:val="center"/>
                                <w:rPr>
                                  <w:b/>
                                  <w:sz w:val="30"/>
                                  <w:szCs w:val="30"/>
                                </w:rPr>
                              </w:pPr>
                            </w:p>
                            <w:p w14:paraId="14C38E9A" w14:textId="77777777" w:rsidR="00350BDD" w:rsidRPr="00414332" w:rsidDel="00095447" w:rsidRDefault="00350BDD" w:rsidP="007C4131">
                              <w:pPr>
                                <w:jc w:val="center"/>
                                <w:rPr>
                                  <w:del w:id="15" w:author="The Si Tran" w:date="2012-12-12T13:41:00Z"/>
                                  <w:b/>
                                  <w:sz w:val="30"/>
                                  <w:szCs w:val="30"/>
                                </w:rPr>
                              </w:pPr>
                            </w:p>
                            <w:p w14:paraId="2D425F7C" w14:textId="77777777" w:rsidR="00350BDD" w:rsidRPr="00414332" w:rsidRDefault="00350BDD"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350BDD" w:rsidRPr="00074777" w:rsidRDefault="00350BDD" w:rsidP="00095447">
                              <w:pPr>
                                <w:spacing w:before="0"/>
                                <w:jc w:val="center"/>
                                <w:rPr>
                                  <w:ins w:id="17" w:author="The Si Tran" w:date="2012-12-12T13:41:00Z"/>
                                  <w:b/>
                                  <w:bCs/>
                                  <w:szCs w:val="26"/>
                                </w:rPr>
                              </w:pPr>
                            </w:p>
                            <w:p w14:paraId="060D02AB" w14:textId="77777777" w:rsidR="00350BDD" w:rsidRPr="006D1D8A" w:rsidRDefault="00350BDD" w:rsidP="00095447">
                              <w:pPr>
                                <w:spacing w:before="0"/>
                                <w:jc w:val="center"/>
                                <w:rPr>
                                  <w:ins w:id="18" w:author="The Si Tran" w:date="2012-12-12T13:41:00Z"/>
                                  <w:b/>
                                  <w:sz w:val="48"/>
                                  <w:szCs w:val="26"/>
                                </w:rPr>
                              </w:pPr>
                              <w:ins w:id="19" w:author="The Si Tran" w:date="2012-12-12T13:41:00Z">
                                <w:r w:rsidRPr="006D1D8A">
                                  <w:rPr>
                                    <w:b/>
                                    <w:sz w:val="48"/>
                                    <w:szCs w:val="26"/>
                                  </w:rPr>
                                  <w:t>Ứng dụng mạng Neuron nhân tạo vào công tác dự báo dữ liệu chuỗi thời gian</w:t>
                                </w:r>
                              </w:ins>
                            </w:p>
                            <w:p w14:paraId="3C2C0C53" w14:textId="77777777" w:rsidR="00350BDD" w:rsidRPr="00074777" w:rsidRDefault="00350BDD" w:rsidP="00095447">
                              <w:pPr>
                                <w:spacing w:before="0"/>
                                <w:rPr>
                                  <w:ins w:id="20" w:author="The Si Tran" w:date="2012-12-12T13:41:00Z"/>
                                  <w:szCs w:val="26"/>
                                </w:rPr>
                              </w:pPr>
                            </w:p>
                            <w:p w14:paraId="00E19A75" w14:textId="77777777" w:rsidR="00350BDD" w:rsidRPr="00074777" w:rsidRDefault="00350BDD" w:rsidP="00095447">
                              <w:pPr>
                                <w:spacing w:before="0"/>
                                <w:jc w:val="left"/>
                                <w:rPr>
                                  <w:ins w:id="21" w:author="The Si Tran" w:date="2012-12-12T13:41:00Z"/>
                                  <w:b/>
                                  <w:bCs/>
                                  <w:szCs w:val="26"/>
                                </w:rPr>
                              </w:pPr>
                            </w:p>
                            <w:p w14:paraId="69EF26DC" w14:textId="77777777" w:rsidR="00350BDD" w:rsidRPr="000C4531" w:rsidRDefault="00350BDD" w:rsidP="00AD1513">
                              <w:pPr>
                                <w:tabs>
                                  <w:tab w:val="left" w:pos="4680"/>
                                </w:tabs>
                                <w:spacing w:before="0"/>
                                <w:jc w:val="left"/>
                                <w:rPr>
                                  <w:ins w:id="22" w:author="The Si Tran" w:date="2012-12-12T13:41:00Z"/>
                                  <w:b/>
                                  <w:bCs/>
                                  <w:sz w:val="30"/>
                                  <w:szCs w:val="30"/>
                                  <w:rPrChange w:id="23" w:author="The Si Tran" w:date="2012-12-16T10:11:00Z">
                                    <w:rPr>
                                      <w:ins w:id="24" w:author="The Si Tran" w:date="2012-12-12T13:41:00Z"/>
                                      <w:b/>
                                      <w:bCs/>
                                      <w:szCs w:val="26"/>
                                    </w:rPr>
                                  </w:rPrChange>
                                </w:rPr>
                              </w:pPr>
                              <w:ins w:id="25" w:author="The Si Tran" w:date="2012-12-12T13:42:00Z">
                                <w:r>
                                  <w:rPr>
                                    <w:b/>
                                    <w:bCs/>
                                    <w:szCs w:val="26"/>
                                  </w:rPr>
                                  <w:tab/>
                                </w:r>
                              </w:ins>
                              <w:ins w:id="26" w:author="The Si Tran" w:date="2012-12-12T13:43:00Z">
                                <w:r w:rsidRPr="00414332">
                                  <w:rPr>
                                    <w:b/>
                                    <w:sz w:val="30"/>
                                    <w:szCs w:val="30"/>
                                  </w:rPr>
                                  <w:t>HỘI ĐỒNG</w:t>
                                </w:r>
                                <w:r>
                                  <w:rPr>
                                    <w:b/>
                                    <w:sz w:val="30"/>
                                    <w:szCs w:val="30"/>
                                  </w:rPr>
                                  <w:t>:</w:t>
                                </w:r>
                              </w:ins>
                              <w:ins w:id="27" w:author="The Si Tran" w:date="2012-12-12T13:42:00Z">
                                <w:r>
                                  <w:rPr>
                                    <w:b/>
                                    <w:bCs/>
                                    <w:szCs w:val="26"/>
                                  </w:rPr>
                                  <w:tab/>
                                </w:r>
                                <w:r>
                                  <w:rPr>
                                    <w:b/>
                                    <w:bCs/>
                                    <w:szCs w:val="26"/>
                                  </w:rPr>
                                  <w:tab/>
                                </w:r>
                                <w:r>
                                  <w:rPr>
                                    <w:b/>
                                    <w:bCs/>
                                    <w:szCs w:val="26"/>
                                  </w:rPr>
                                  <w:tab/>
                                </w:r>
                              </w:ins>
                              <w:ins w:id="28"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29" w:author="The Si Tran" w:date="2012-12-16T10:11:00Z">
                                      <w:rPr>
                                        <w:b/>
                                        <w:bCs/>
                                        <w:szCs w:val="26"/>
                                      </w:rPr>
                                    </w:rPrChange>
                                  </w:rPr>
                                  <w:tab/>
                                </w:r>
                              </w:ins>
                              <w:ins w:id="30" w:author="The Si Tran" w:date="2012-12-12T13:44:00Z">
                                <w:r w:rsidRPr="000C4531">
                                  <w:rPr>
                                    <w:b/>
                                    <w:bCs/>
                                    <w:sz w:val="30"/>
                                    <w:szCs w:val="30"/>
                                    <w:rPrChange w:id="31" w:author="The Si Tran" w:date="2012-12-16T10:11:00Z">
                                      <w:rPr>
                                        <w:b/>
                                        <w:bCs/>
                                        <w:szCs w:val="26"/>
                                      </w:rPr>
                                    </w:rPrChange>
                                  </w:rPr>
                                  <w:t>PGS.TS Dương Tuấn Anh</w:t>
                                </w:r>
                              </w:ins>
                            </w:p>
                            <w:p w14:paraId="16B2B425" w14:textId="4FE64B84" w:rsidR="00350BDD" w:rsidRPr="000C4531" w:rsidRDefault="00350BDD" w:rsidP="00AD1513">
                              <w:pPr>
                                <w:tabs>
                                  <w:tab w:val="left" w:pos="4680"/>
                                </w:tabs>
                                <w:spacing w:before="0"/>
                                <w:jc w:val="left"/>
                                <w:rPr>
                                  <w:ins w:id="32" w:author="The Si Tran" w:date="2012-12-12T13:41:00Z"/>
                                  <w:b/>
                                  <w:bCs/>
                                  <w:sz w:val="30"/>
                                  <w:szCs w:val="30"/>
                                  <w:rPrChange w:id="33" w:author="The Si Tran" w:date="2012-12-16T10:11:00Z">
                                    <w:rPr>
                                      <w:ins w:id="34" w:author="The Si Tran" w:date="2012-12-12T13:41:00Z"/>
                                      <w:b/>
                                      <w:bCs/>
                                      <w:szCs w:val="26"/>
                                    </w:rPr>
                                  </w:rPrChange>
                                </w:rPr>
                              </w:pPr>
                              <w:ins w:id="35" w:author="The Si Tran" w:date="2012-12-12T13:41:00Z">
                                <w:r w:rsidRPr="000C4531">
                                  <w:rPr>
                                    <w:b/>
                                    <w:bCs/>
                                    <w:i/>
                                    <w:sz w:val="30"/>
                                    <w:szCs w:val="30"/>
                                    <w:rPrChange w:id="36" w:author="The Si Tran" w:date="2012-12-16T10:11:00Z">
                                      <w:rPr>
                                        <w:b/>
                                        <w:bCs/>
                                        <w:i/>
                                        <w:szCs w:val="26"/>
                                      </w:rPr>
                                    </w:rPrChange>
                                  </w:rPr>
                                  <w:tab/>
                                </w:r>
                              </w:ins>
                              <w:ins w:id="37" w:author="The Si Tran" w:date="2012-12-12T13:44:00Z">
                                <w:r w:rsidRPr="000C4531">
                                  <w:rPr>
                                    <w:b/>
                                    <w:sz w:val="30"/>
                                    <w:szCs w:val="30"/>
                                  </w:rPr>
                                  <w:t xml:space="preserve">GVPB: </w:t>
                                </w:r>
                              </w:ins>
                              <w:ins w:id="38" w:author="superchickend" w:date="2012-12-16T14:49:00Z">
                                <w:r>
                                  <w:rPr>
                                    <w:b/>
                                    <w:sz w:val="30"/>
                                    <w:szCs w:val="30"/>
                                  </w:rPr>
                                  <w:t xml:space="preserve">TS </w:t>
                                </w:r>
                              </w:ins>
                              <w:ins w:id="39" w:author="The Si Tran" w:date="2012-12-12T13:44:00Z">
                                <w:r w:rsidRPr="000C4531">
                                  <w:rPr>
                                    <w:b/>
                                    <w:bCs/>
                                    <w:sz w:val="30"/>
                                    <w:szCs w:val="30"/>
                                    <w:rPrChange w:id="40" w:author="The Si Tran" w:date="2012-12-16T10:11:00Z">
                                      <w:rPr>
                                        <w:b/>
                                        <w:bCs/>
                                        <w:szCs w:val="26"/>
                                      </w:rPr>
                                    </w:rPrChange>
                                  </w:rPr>
                                  <w:t>Võ Thị Ngọc Châu</w:t>
                                </w:r>
                              </w:ins>
                            </w:p>
                            <w:p w14:paraId="60B5B5CC" w14:textId="77777777" w:rsidR="00350BDD" w:rsidRDefault="00350BDD" w:rsidP="00095447">
                              <w:pPr>
                                <w:spacing w:before="0"/>
                                <w:jc w:val="left"/>
                                <w:rPr>
                                  <w:ins w:id="41" w:author="The Si Tran" w:date="2012-12-12T13:45:00Z"/>
                                  <w:b/>
                                  <w:szCs w:val="26"/>
                                </w:rPr>
                              </w:pPr>
                              <w:ins w:id="42"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3" w:author="The Si Tran" w:date="2012-12-12T13:42:00Z">
                                <w:r>
                                  <w:rPr>
                                    <w:b/>
                                    <w:szCs w:val="26"/>
                                  </w:rPr>
                                  <w:t xml:space="preserve">                 </w:t>
                                </w:r>
                              </w:ins>
                              <w:ins w:id="44" w:author="The Si Tran" w:date="2012-12-12T13:41:00Z">
                                <w:r w:rsidRPr="00074777">
                                  <w:rPr>
                                    <w:b/>
                                    <w:szCs w:val="26"/>
                                  </w:rPr>
                                  <w:t>---o0o---</w:t>
                                </w:r>
                              </w:ins>
                            </w:p>
                            <w:p w14:paraId="360C4274" w14:textId="77777777" w:rsidR="00350BDD" w:rsidRPr="00074777" w:rsidRDefault="00350BDD" w:rsidP="002E545D">
                              <w:pPr>
                                <w:tabs>
                                  <w:tab w:val="left" w:pos="4680"/>
                                </w:tabs>
                                <w:spacing w:before="0"/>
                                <w:jc w:val="left"/>
                                <w:rPr>
                                  <w:ins w:id="45" w:author="The Si Tran" w:date="2012-12-12T13:41:00Z"/>
                                  <w:b/>
                                  <w:bCs/>
                                  <w:szCs w:val="26"/>
                                </w:rPr>
                              </w:pPr>
                              <w:ins w:id="46"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350BDD" w:rsidRDefault="00350BDD" w:rsidP="002E545D">
                              <w:pPr>
                                <w:tabs>
                                  <w:tab w:val="left" w:pos="4680"/>
                                  <w:tab w:val="left" w:pos="7380"/>
                                </w:tabs>
                                <w:spacing w:before="0"/>
                                <w:ind w:left="3780"/>
                                <w:jc w:val="left"/>
                                <w:rPr>
                                  <w:ins w:id="47" w:author="The Si Tran" w:date="2012-12-12T13:46:00Z"/>
                                  <w:b/>
                                  <w:sz w:val="30"/>
                                  <w:szCs w:val="30"/>
                                </w:rPr>
                              </w:pPr>
                              <w:ins w:id="48" w:author="The Si Tran" w:date="2012-12-12T13:46:00Z">
                                <w:r>
                                  <w:rPr>
                                    <w:b/>
                                    <w:sz w:val="30"/>
                                    <w:szCs w:val="30"/>
                                  </w:rPr>
                                  <w:tab/>
                                </w:r>
                              </w:ins>
                              <w:ins w:id="49" w:author="The Si Tran" w:date="2012-12-12T13:45:00Z">
                                <w:r>
                                  <w:rPr>
                                    <w:b/>
                                    <w:sz w:val="30"/>
                                    <w:szCs w:val="30"/>
                                  </w:rPr>
                                  <w:t>SVTH 2</w:t>
                                </w:r>
                                <w:r w:rsidRPr="00414332">
                                  <w:rPr>
                                    <w:b/>
                                    <w:sz w:val="30"/>
                                    <w:szCs w:val="30"/>
                                  </w:rPr>
                                  <w:t>:</w:t>
                                </w:r>
                                <w:r>
                                  <w:rPr>
                                    <w:b/>
                                    <w:sz w:val="30"/>
                                    <w:szCs w:val="30"/>
                                  </w:rPr>
                                  <w:t xml:space="preserve"> T</w:t>
                                </w:r>
                              </w:ins>
                              <w:ins w:id="50" w:author="The Si Tran" w:date="2012-12-14T03:44:00Z">
                                <w:r>
                                  <w:rPr>
                                    <w:b/>
                                    <w:sz w:val="30"/>
                                    <w:szCs w:val="30"/>
                                  </w:rPr>
                                  <w:t>rần Thế Sĩ</w:t>
                                </w:r>
                              </w:ins>
                              <w:ins w:id="51" w:author="The Si Tran" w:date="2012-12-12T13:45:00Z">
                                <w:r>
                                  <w:rPr>
                                    <w:b/>
                                    <w:sz w:val="30"/>
                                    <w:szCs w:val="30"/>
                                  </w:rPr>
                                  <w:t xml:space="preserve">    </w:t>
                                </w:r>
                              </w:ins>
                              <w:ins w:id="52" w:author="The Si Tran" w:date="2012-12-14T03:45:00Z">
                                <w:r>
                                  <w:rPr>
                                    <w:b/>
                                    <w:sz w:val="30"/>
                                    <w:szCs w:val="30"/>
                                  </w:rPr>
                                  <w:t xml:space="preserve">       </w:t>
                                </w:r>
                              </w:ins>
                              <w:ins w:id="53" w:author="The Si Tran" w:date="2012-12-12T13:45:00Z">
                                <w:r>
                                  <w:rPr>
                                    <w:b/>
                                    <w:sz w:val="30"/>
                                    <w:szCs w:val="30"/>
                                  </w:rPr>
                                  <w:t>50801793</w:t>
                                </w:r>
                              </w:ins>
                            </w:p>
                            <w:p w14:paraId="2BD0F54A" w14:textId="77777777" w:rsidR="00350BDD" w:rsidRPr="00822570" w:rsidRDefault="00350BDD" w:rsidP="002E545D">
                              <w:pPr>
                                <w:tabs>
                                  <w:tab w:val="left" w:pos="4680"/>
                                  <w:tab w:val="left" w:pos="7380"/>
                                </w:tabs>
                                <w:spacing w:before="0"/>
                                <w:ind w:left="3780"/>
                                <w:jc w:val="left"/>
                                <w:rPr>
                                  <w:ins w:id="54" w:author="The Si Tran" w:date="2012-12-12T13:41:00Z"/>
                                  <w:b/>
                                  <w:bCs/>
                                  <w:szCs w:val="26"/>
                                </w:rPr>
                              </w:pPr>
                            </w:p>
                            <w:p w14:paraId="0A5EDE8B" w14:textId="77777777" w:rsidR="00350BDD" w:rsidRPr="002E545D" w:rsidRDefault="00350BDD" w:rsidP="00095447">
                              <w:pPr>
                                <w:spacing w:before="0"/>
                                <w:jc w:val="center"/>
                                <w:rPr>
                                  <w:ins w:id="55" w:author="The Si Tran" w:date="2012-12-12T13:41:00Z"/>
                                  <w:sz w:val="30"/>
                                  <w:szCs w:val="30"/>
                                  <w:rPrChange w:id="56" w:author="The Si Tran" w:date="2012-12-12T13:46:00Z">
                                    <w:rPr>
                                      <w:ins w:id="57" w:author="The Si Tran" w:date="2012-12-12T13:41:00Z"/>
                                      <w:szCs w:val="26"/>
                                    </w:rPr>
                                  </w:rPrChange>
                                </w:rPr>
                              </w:pPr>
                              <w:ins w:id="58" w:author="The Si Tran" w:date="2012-12-12T13:41:00Z">
                                <w:r w:rsidRPr="002E545D">
                                  <w:rPr>
                                    <w:sz w:val="30"/>
                                    <w:szCs w:val="30"/>
                                    <w:rPrChange w:id="59" w:author="The Si Tran" w:date="2012-12-12T13:46:00Z">
                                      <w:rPr>
                                        <w:szCs w:val="26"/>
                                      </w:rPr>
                                    </w:rPrChange>
                                  </w:rPr>
                                  <w:t>TP. HỒ CHÍ MINH, 12/2012</w:t>
                                </w:r>
                              </w:ins>
                            </w:p>
                            <w:p w14:paraId="748C38FC" w14:textId="77777777" w:rsidR="00350BDD" w:rsidRPr="00414332" w:rsidRDefault="00350BDD" w:rsidP="007C4131">
                              <w:pPr>
                                <w:jc w:val="center"/>
                                <w:rPr>
                                  <w:b/>
                                  <w:sz w:val="30"/>
                                  <w:szCs w:val="30"/>
                                </w:rPr>
                              </w:pPr>
                            </w:p>
                            <w:p w14:paraId="4273081E" w14:textId="77777777" w:rsidR="00350BDD" w:rsidRPr="00414332" w:rsidRDefault="00350BDD" w:rsidP="007C4131">
                              <w:pPr>
                                <w:jc w:val="center"/>
                                <w:rPr>
                                  <w:b/>
                                  <w:sz w:val="30"/>
                                  <w:szCs w:val="30"/>
                                </w:rPr>
                              </w:pPr>
                            </w:p>
                            <w:p w14:paraId="520B4861" w14:textId="77777777" w:rsidR="00350BDD" w:rsidRPr="00414332" w:rsidRDefault="00350BDD" w:rsidP="007C4131">
                              <w:pPr>
                                <w:jc w:val="center"/>
                                <w:rPr>
                                  <w:b/>
                                  <w:sz w:val="30"/>
                                  <w:szCs w:val="30"/>
                                </w:rPr>
                              </w:pPr>
                            </w:p>
                            <w:p w14:paraId="15E49725" w14:textId="77777777" w:rsidR="00350BDD" w:rsidRPr="00414332" w:rsidRDefault="00350BDD" w:rsidP="007C4131">
                              <w:pPr>
                                <w:jc w:val="center"/>
                                <w:rPr>
                                  <w:b/>
                                  <w:sz w:val="30"/>
                                  <w:szCs w:val="30"/>
                                </w:rPr>
                              </w:pPr>
                            </w:p>
                            <w:p w14:paraId="7D871B1D" w14:textId="77777777" w:rsidR="00350BDD" w:rsidRPr="00414332" w:rsidRDefault="00350BDD" w:rsidP="007C4131">
                              <w:pPr>
                                <w:jc w:val="center"/>
                                <w:rPr>
                                  <w:b/>
                                  <w:sz w:val="30"/>
                                  <w:szCs w:val="30"/>
                                </w:rPr>
                              </w:pPr>
                            </w:p>
                            <w:p w14:paraId="43281BF9" w14:textId="77777777" w:rsidR="00350BDD" w:rsidRPr="00414332" w:rsidDel="00095447" w:rsidRDefault="00350BDD" w:rsidP="007C4131">
                              <w:pPr>
                                <w:jc w:val="center"/>
                                <w:rPr>
                                  <w:del w:id="60" w:author="The Si Tran" w:date="2012-12-12T13:41:00Z"/>
                                  <w:b/>
                                  <w:sz w:val="50"/>
                                  <w:szCs w:val="50"/>
                                </w:rPr>
                              </w:pPr>
                              <w:del w:id="61" w:author="The Si Tran" w:date="2012-12-12T13:41:00Z">
                                <w:r w:rsidRPr="00414332" w:rsidDel="00095447">
                                  <w:rPr>
                                    <w:b/>
                                    <w:sz w:val="50"/>
                                    <w:szCs w:val="50"/>
                                  </w:rPr>
                                  <w:delText>TÊN ĐỀ TÀI</w:delText>
                                </w:r>
                              </w:del>
                            </w:p>
                            <w:p w14:paraId="74C603C8" w14:textId="77777777" w:rsidR="00350BDD" w:rsidRPr="00414332" w:rsidDel="00095447" w:rsidRDefault="00350BDD" w:rsidP="007C4131">
                              <w:pPr>
                                <w:jc w:val="center"/>
                                <w:rPr>
                                  <w:del w:id="62" w:author="The Si Tran" w:date="2012-12-12T13:41:00Z"/>
                                  <w:sz w:val="30"/>
                                  <w:szCs w:val="30"/>
                                </w:rPr>
                              </w:pPr>
                              <w:del w:id="63" w:author="The Si Tran" w:date="2012-12-12T13:41:00Z">
                                <w:r w:rsidRPr="00414332" w:rsidDel="00095447">
                                  <w:rPr>
                                    <w:sz w:val="30"/>
                                    <w:szCs w:val="30"/>
                                  </w:rPr>
                                  <w:delText>(size 16-25 tùy theo số lượng từ)</w:delText>
                                </w:r>
                              </w:del>
                            </w:p>
                            <w:p w14:paraId="6B8C182C" w14:textId="77777777" w:rsidR="00350BDD" w:rsidRPr="00414332" w:rsidRDefault="00350BDD" w:rsidP="007C4131">
                              <w:pPr>
                                <w:rPr>
                                  <w:sz w:val="30"/>
                                  <w:szCs w:val="30"/>
                                </w:rPr>
                              </w:pPr>
                            </w:p>
                            <w:p w14:paraId="78884E63" w14:textId="77777777" w:rsidR="00350BDD" w:rsidRPr="00414332" w:rsidRDefault="00350BDD" w:rsidP="007C4131">
                              <w:pPr>
                                <w:rPr>
                                  <w:sz w:val="30"/>
                                  <w:szCs w:val="30"/>
                                </w:rPr>
                              </w:pPr>
                            </w:p>
                            <w:p w14:paraId="2034164A" w14:textId="77777777" w:rsidR="00350BDD" w:rsidRPr="00414332" w:rsidRDefault="00350BDD" w:rsidP="007C4131">
                              <w:pPr>
                                <w:rPr>
                                  <w:sz w:val="30"/>
                                  <w:szCs w:val="30"/>
                                </w:rPr>
                              </w:pPr>
                            </w:p>
                            <w:p w14:paraId="0947E522" w14:textId="77777777" w:rsidR="00350BDD" w:rsidRPr="00414332" w:rsidRDefault="00350BDD" w:rsidP="007C4131">
                              <w:pPr>
                                <w:rPr>
                                  <w:sz w:val="30"/>
                                  <w:szCs w:val="30"/>
                                </w:rPr>
                              </w:pPr>
                            </w:p>
                            <w:p w14:paraId="262E116F" w14:textId="77777777" w:rsidR="00350BDD" w:rsidRPr="00414332" w:rsidRDefault="00350BDD" w:rsidP="007C4131">
                              <w:pPr>
                                <w:rPr>
                                  <w:sz w:val="30"/>
                                  <w:szCs w:val="30"/>
                                </w:rPr>
                              </w:pPr>
                            </w:p>
                            <w:p w14:paraId="505F9F1F" w14:textId="77777777" w:rsidR="00350BDD" w:rsidRDefault="00350BDD" w:rsidP="007C4131">
                              <w:pPr>
                                <w:ind w:left="4320"/>
                                <w:rPr>
                                  <w:b/>
                                  <w:sz w:val="30"/>
                                  <w:szCs w:val="30"/>
                                </w:rPr>
                              </w:pPr>
                            </w:p>
                            <w:p w14:paraId="7F685341" w14:textId="77777777" w:rsidR="00350BDD" w:rsidRPr="00414332" w:rsidRDefault="00350BDD" w:rsidP="007C4131">
                              <w:pPr>
                                <w:ind w:left="4320"/>
                                <w:rPr>
                                  <w:b/>
                                  <w:sz w:val="30"/>
                                  <w:szCs w:val="30"/>
                                </w:rPr>
                              </w:pPr>
                            </w:p>
                            <w:p w14:paraId="604EF380" w14:textId="77777777" w:rsidR="00350BDD" w:rsidRPr="00414332" w:rsidRDefault="00350BDD" w:rsidP="007C4131">
                              <w:pPr>
                                <w:ind w:left="3240"/>
                                <w:rPr>
                                  <w:b/>
                                  <w:sz w:val="30"/>
                                  <w:szCs w:val="30"/>
                                </w:rPr>
                              </w:pPr>
                              <w:r w:rsidRPr="00414332">
                                <w:rPr>
                                  <w:b/>
                                  <w:sz w:val="30"/>
                                  <w:szCs w:val="30"/>
                                </w:rPr>
                                <w:t>HỘI ĐỒNG: ………………………………</w:t>
                              </w:r>
                            </w:p>
                            <w:p w14:paraId="4FE05E53" w14:textId="77777777" w:rsidR="00350BDD" w:rsidRPr="00414332" w:rsidRDefault="00350BDD" w:rsidP="007C4131">
                              <w:pPr>
                                <w:ind w:left="3240"/>
                                <w:rPr>
                                  <w:b/>
                                  <w:sz w:val="30"/>
                                  <w:szCs w:val="30"/>
                                </w:rPr>
                              </w:pPr>
                              <w:r w:rsidRPr="00414332">
                                <w:rPr>
                                  <w:b/>
                                  <w:sz w:val="30"/>
                                  <w:szCs w:val="30"/>
                                </w:rPr>
                                <w:t>GVHD: ………………………………………</w:t>
                              </w:r>
                            </w:p>
                            <w:p w14:paraId="6D8F7469" w14:textId="77777777" w:rsidR="00350BDD" w:rsidRPr="00414332" w:rsidRDefault="00350BDD" w:rsidP="007C4131">
                              <w:pPr>
                                <w:ind w:left="3240"/>
                                <w:rPr>
                                  <w:b/>
                                  <w:sz w:val="30"/>
                                  <w:szCs w:val="30"/>
                                </w:rPr>
                              </w:pPr>
                              <w:r w:rsidRPr="00414332">
                                <w:rPr>
                                  <w:b/>
                                  <w:sz w:val="30"/>
                                  <w:szCs w:val="30"/>
                                </w:rPr>
                                <w:t>GVPB: ………………………………………</w:t>
                              </w:r>
                            </w:p>
                            <w:p w14:paraId="3371CD51" w14:textId="77777777" w:rsidR="00350BDD" w:rsidRPr="00414332" w:rsidRDefault="00350BDD" w:rsidP="007C4131">
                              <w:pPr>
                                <w:ind w:left="3240"/>
                                <w:rPr>
                                  <w:b/>
                                  <w:sz w:val="30"/>
                                  <w:szCs w:val="30"/>
                                </w:rPr>
                              </w:pPr>
                              <w:r w:rsidRPr="00414332">
                                <w:rPr>
                                  <w:b/>
                                  <w:sz w:val="30"/>
                                  <w:szCs w:val="30"/>
                                </w:rPr>
                                <w:t xml:space="preserve">                                ---o0o---</w:t>
                              </w:r>
                            </w:p>
                            <w:p w14:paraId="2FDE68EE" w14:textId="77777777" w:rsidR="00350BDD" w:rsidRPr="00414332" w:rsidRDefault="00350BDD" w:rsidP="007C4131">
                              <w:pPr>
                                <w:ind w:left="3240"/>
                                <w:rPr>
                                  <w:b/>
                                  <w:sz w:val="30"/>
                                  <w:szCs w:val="30"/>
                                </w:rPr>
                              </w:pPr>
                              <w:r w:rsidRPr="00414332">
                                <w:rPr>
                                  <w:b/>
                                  <w:sz w:val="30"/>
                                  <w:szCs w:val="30"/>
                                </w:rPr>
                                <w:t>SVTH 1: ………………………………… (MSSV)</w:t>
                              </w:r>
                            </w:p>
                            <w:p w14:paraId="026C3766" w14:textId="77777777" w:rsidR="00350BDD" w:rsidRPr="00414332" w:rsidRDefault="00350BDD" w:rsidP="007C4131">
                              <w:pPr>
                                <w:ind w:left="3240"/>
                                <w:rPr>
                                  <w:b/>
                                  <w:sz w:val="30"/>
                                  <w:szCs w:val="30"/>
                                </w:rPr>
                              </w:pPr>
                              <w:r w:rsidRPr="00414332">
                                <w:rPr>
                                  <w:b/>
                                  <w:sz w:val="30"/>
                                  <w:szCs w:val="30"/>
                                </w:rPr>
                                <w:t>SVTH 2: ………………………………… (MSSV)</w:t>
                              </w:r>
                            </w:p>
                            <w:p w14:paraId="0C95FBBB" w14:textId="77777777" w:rsidR="00350BDD" w:rsidRPr="00414332" w:rsidRDefault="00350BDD" w:rsidP="007C4131">
                              <w:pPr>
                                <w:ind w:left="3240"/>
                                <w:rPr>
                                  <w:b/>
                                  <w:sz w:val="30"/>
                                  <w:szCs w:val="30"/>
                                </w:rPr>
                              </w:pPr>
                              <w:r w:rsidRPr="00414332">
                                <w:rPr>
                                  <w:b/>
                                  <w:sz w:val="30"/>
                                  <w:szCs w:val="30"/>
                                </w:rPr>
                                <w:t>SVTH 3: ………………………………… (MSSV)</w:t>
                              </w:r>
                            </w:p>
                            <w:p w14:paraId="70E6E6D6" w14:textId="77777777" w:rsidR="00350BDD" w:rsidRPr="00414332" w:rsidRDefault="00350BDD" w:rsidP="007C4131">
                              <w:pPr>
                                <w:ind w:left="3240"/>
                                <w:rPr>
                                  <w:sz w:val="30"/>
                                  <w:szCs w:val="30"/>
                                </w:rPr>
                              </w:pPr>
                              <w:r w:rsidRPr="00414332">
                                <w:rPr>
                                  <w:b/>
                                  <w:sz w:val="30"/>
                                  <w:szCs w:val="30"/>
                                </w:rPr>
                                <w:t>……</w:t>
                              </w:r>
                            </w:p>
                            <w:p w14:paraId="65328F86" w14:textId="77777777" w:rsidR="00350BDD" w:rsidRPr="00414332" w:rsidRDefault="00350BDD" w:rsidP="007C4131">
                              <w:pPr>
                                <w:ind w:left="2520" w:firstLine="720"/>
                                <w:rPr>
                                  <w:sz w:val="30"/>
                                  <w:szCs w:val="30"/>
                                </w:rPr>
                              </w:pPr>
                              <w:r w:rsidRPr="00414332">
                                <w:rPr>
                                  <w:sz w:val="30"/>
                                  <w:szCs w:val="30"/>
                                </w:rPr>
                                <w:t>(Size 15)</w:t>
                              </w:r>
                            </w:p>
                            <w:p w14:paraId="5FB8F90B" w14:textId="77777777" w:rsidR="00350BDD" w:rsidRPr="00414332" w:rsidRDefault="00350BDD" w:rsidP="007C4131">
                              <w:pPr>
                                <w:rPr>
                                  <w:sz w:val="30"/>
                                  <w:szCs w:val="30"/>
                                </w:rPr>
                              </w:pPr>
                            </w:p>
                            <w:p w14:paraId="56371461" w14:textId="77777777" w:rsidR="00350BDD" w:rsidRPr="00414332" w:rsidRDefault="00350BDD" w:rsidP="007C4131">
                              <w:pPr>
                                <w:rPr>
                                  <w:sz w:val="30"/>
                                  <w:szCs w:val="30"/>
                                </w:rPr>
                              </w:pPr>
                            </w:p>
                            <w:p w14:paraId="1A15B0F8" w14:textId="77777777" w:rsidR="00350BDD" w:rsidRPr="00414332" w:rsidRDefault="00350BDD" w:rsidP="007C4131">
                              <w:pPr>
                                <w:jc w:val="center"/>
                                <w:rPr>
                                  <w:b/>
                                  <w:sz w:val="30"/>
                                  <w:szCs w:val="30"/>
                                </w:rPr>
                              </w:pPr>
                            </w:p>
                            <w:p w14:paraId="4D32EADE" w14:textId="77777777" w:rsidR="00350BDD" w:rsidRPr="00414332" w:rsidRDefault="00350BDD" w:rsidP="007C4131">
                              <w:pPr>
                                <w:jc w:val="center"/>
                                <w:rPr>
                                  <w:sz w:val="30"/>
                                  <w:szCs w:val="30"/>
                                </w:rPr>
                              </w:pPr>
                            </w:p>
                            <w:p w14:paraId="35691925" w14:textId="77777777" w:rsidR="00350BDD" w:rsidRPr="00414332" w:rsidRDefault="00350BDD"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left:0;text-align:left;margin-left:-43.95pt;margin-top:12.15pt;width:513pt;height:693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350BDD" w:rsidRPr="00414332" w:rsidRDefault="00350BDD" w:rsidP="007C4131">
                        <w:pPr>
                          <w:jc w:val="center"/>
                          <w:rPr>
                            <w:b/>
                            <w:sz w:val="30"/>
                            <w:szCs w:val="30"/>
                          </w:rPr>
                        </w:pPr>
                        <w:r w:rsidRPr="00414332">
                          <w:rPr>
                            <w:b/>
                            <w:sz w:val="30"/>
                            <w:szCs w:val="30"/>
                          </w:rPr>
                          <w:t>ĐẠI HỌC QUỐC GIA TP.HCM</w:t>
                        </w:r>
                      </w:p>
                      <w:p w14:paraId="0262793C" w14:textId="77777777" w:rsidR="00350BDD" w:rsidRPr="00414332" w:rsidRDefault="00350BDD" w:rsidP="007C4131">
                        <w:pPr>
                          <w:jc w:val="center"/>
                          <w:rPr>
                            <w:b/>
                            <w:sz w:val="30"/>
                            <w:szCs w:val="30"/>
                          </w:rPr>
                        </w:pPr>
                        <w:r w:rsidRPr="00414332">
                          <w:rPr>
                            <w:b/>
                            <w:sz w:val="30"/>
                            <w:szCs w:val="30"/>
                          </w:rPr>
                          <w:t>TRƯỜNG ĐẠI HỌC BÁCH KHOA</w:t>
                        </w:r>
                      </w:p>
                      <w:p w14:paraId="16D1A6CD" w14:textId="77777777" w:rsidR="00350BDD" w:rsidRPr="00414332" w:rsidRDefault="00350BDD" w:rsidP="007C4131">
                        <w:pPr>
                          <w:jc w:val="center"/>
                          <w:rPr>
                            <w:b/>
                            <w:sz w:val="30"/>
                            <w:szCs w:val="30"/>
                          </w:rPr>
                        </w:pPr>
                        <w:r w:rsidRPr="00414332">
                          <w:rPr>
                            <w:b/>
                            <w:sz w:val="30"/>
                            <w:szCs w:val="30"/>
                          </w:rPr>
                          <w:t>KHOA KHOA HỌC &amp; KỸ THUẬT MÁY TÍNH</w:t>
                        </w:r>
                      </w:p>
                      <w:p w14:paraId="03F8BC34" w14:textId="77777777" w:rsidR="00350BDD" w:rsidRPr="00414332" w:rsidDel="00095447" w:rsidRDefault="00350BDD" w:rsidP="007C4131">
                        <w:pPr>
                          <w:jc w:val="center"/>
                          <w:rPr>
                            <w:del w:id="64" w:author="The Si Tran" w:date="2012-12-12T13:40:00Z"/>
                            <w:sz w:val="30"/>
                            <w:szCs w:val="30"/>
                          </w:rPr>
                        </w:pPr>
                        <w:ins w:id="65" w:author="The Si Tran" w:date="2012-12-12T13:40:00Z">
                          <w:r w:rsidRPr="00074777">
                            <w:rPr>
                              <w:b/>
                              <w:bCs/>
                              <w:noProof/>
                              <w:szCs w:val="26"/>
                              <w:rPrChange w:id="66"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350BDD" w:rsidRPr="00414332" w:rsidRDefault="00350BDD" w:rsidP="007C4131">
                        <w:pPr>
                          <w:jc w:val="center"/>
                          <w:rPr>
                            <w:b/>
                            <w:sz w:val="30"/>
                            <w:szCs w:val="30"/>
                          </w:rPr>
                        </w:pPr>
                      </w:p>
                      <w:p w14:paraId="0066D4B0" w14:textId="77777777" w:rsidR="00350BDD" w:rsidRPr="00414332" w:rsidDel="00095447" w:rsidRDefault="00350BDD"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350BDD" w:rsidRPr="00414332" w:rsidRDefault="00350BDD" w:rsidP="007C4131">
                        <w:pPr>
                          <w:jc w:val="center"/>
                          <w:rPr>
                            <w:b/>
                            <w:sz w:val="30"/>
                            <w:szCs w:val="30"/>
                          </w:rPr>
                        </w:pPr>
                      </w:p>
                      <w:p w14:paraId="2C780E26" w14:textId="77777777" w:rsidR="00350BDD" w:rsidRPr="00414332" w:rsidRDefault="00350BDD" w:rsidP="007C4131">
                        <w:pPr>
                          <w:jc w:val="center"/>
                          <w:rPr>
                            <w:b/>
                            <w:sz w:val="30"/>
                            <w:szCs w:val="30"/>
                          </w:rPr>
                        </w:pPr>
                      </w:p>
                      <w:p w14:paraId="14C38E9A" w14:textId="77777777" w:rsidR="00350BDD" w:rsidRPr="00414332" w:rsidDel="00095447" w:rsidRDefault="00350BDD" w:rsidP="007C4131">
                        <w:pPr>
                          <w:jc w:val="center"/>
                          <w:rPr>
                            <w:del w:id="70" w:author="The Si Tran" w:date="2012-12-12T13:41:00Z"/>
                            <w:b/>
                            <w:sz w:val="30"/>
                            <w:szCs w:val="30"/>
                          </w:rPr>
                        </w:pPr>
                      </w:p>
                      <w:p w14:paraId="2D425F7C" w14:textId="77777777" w:rsidR="00350BDD" w:rsidRPr="00414332" w:rsidRDefault="00350BDD"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350BDD" w:rsidRPr="00074777" w:rsidRDefault="00350BDD" w:rsidP="00095447">
                        <w:pPr>
                          <w:spacing w:before="0"/>
                          <w:jc w:val="center"/>
                          <w:rPr>
                            <w:ins w:id="72" w:author="The Si Tran" w:date="2012-12-12T13:41:00Z"/>
                            <w:b/>
                            <w:bCs/>
                            <w:szCs w:val="26"/>
                          </w:rPr>
                        </w:pPr>
                      </w:p>
                      <w:p w14:paraId="060D02AB" w14:textId="77777777" w:rsidR="00350BDD" w:rsidRPr="006D1D8A" w:rsidRDefault="00350BDD"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350BDD" w:rsidRPr="00074777" w:rsidRDefault="00350BDD" w:rsidP="00095447">
                        <w:pPr>
                          <w:spacing w:before="0"/>
                          <w:rPr>
                            <w:ins w:id="75" w:author="The Si Tran" w:date="2012-12-12T13:41:00Z"/>
                            <w:szCs w:val="26"/>
                          </w:rPr>
                        </w:pPr>
                      </w:p>
                      <w:p w14:paraId="00E19A75" w14:textId="77777777" w:rsidR="00350BDD" w:rsidRPr="00074777" w:rsidRDefault="00350BDD" w:rsidP="00095447">
                        <w:pPr>
                          <w:spacing w:before="0"/>
                          <w:jc w:val="left"/>
                          <w:rPr>
                            <w:ins w:id="76" w:author="The Si Tran" w:date="2012-12-12T13:41:00Z"/>
                            <w:b/>
                            <w:bCs/>
                            <w:szCs w:val="26"/>
                          </w:rPr>
                        </w:pPr>
                      </w:p>
                      <w:p w14:paraId="69EF26DC" w14:textId="77777777" w:rsidR="00350BDD" w:rsidRPr="000C4531" w:rsidRDefault="00350BDD"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350BDD" w:rsidRPr="000C4531" w:rsidRDefault="00350BDD"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350BDD" w:rsidRDefault="00350BDD"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350BDD" w:rsidRPr="00074777" w:rsidRDefault="00350BDD"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350BDD" w:rsidRDefault="00350BDD"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350BDD" w:rsidRPr="00822570" w:rsidRDefault="00350BDD" w:rsidP="002E545D">
                        <w:pPr>
                          <w:tabs>
                            <w:tab w:val="left" w:pos="4680"/>
                            <w:tab w:val="left" w:pos="7380"/>
                          </w:tabs>
                          <w:spacing w:before="0"/>
                          <w:ind w:left="3780"/>
                          <w:jc w:val="left"/>
                          <w:rPr>
                            <w:ins w:id="109" w:author="The Si Tran" w:date="2012-12-12T13:41:00Z"/>
                            <w:b/>
                            <w:bCs/>
                            <w:szCs w:val="26"/>
                          </w:rPr>
                        </w:pPr>
                      </w:p>
                      <w:p w14:paraId="0A5EDE8B" w14:textId="77777777" w:rsidR="00350BDD" w:rsidRPr="002E545D" w:rsidRDefault="00350BDD"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350BDD" w:rsidRPr="00414332" w:rsidRDefault="00350BDD" w:rsidP="007C4131">
                        <w:pPr>
                          <w:jc w:val="center"/>
                          <w:rPr>
                            <w:b/>
                            <w:sz w:val="30"/>
                            <w:szCs w:val="30"/>
                          </w:rPr>
                        </w:pPr>
                      </w:p>
                      <w:p w14:paraId="4273081E" w14:textId="77777777" w:rsidR="00350BDD" w:rsidRPr="00414332" w:rsidRDefault="00350BDD" w:rsidP="007C4131">
                        <w:pPr>
                          <w:jc w:val="center"/>
                          <w:rPr>
                            <w:b/>
                            <w:sz w:val="30"/>
                            <w:szCs w:val="30"/>
                          </w:rPr>
                        </w:pPr>
                      </w:p>
                      <w:p w14:paraId="520B4861" w14:textId="77777777" w:rsidR="00350BDD" w:rsidRPr="00414332" w:rsidRDefault="00350BDD" w:rsidP="007C4131">
                        <w:pPr>
                          <w:jc w:val="center"/>
                          <w:rPr>
                            <w:b/>
                            <w:sz w:val="30"/>
                            <w:szCs w:val="30"/>
                          </w:rPr>
                        </w:pPr>
                      </w:p>
                      <w:p w14:paraId="15E49725" w14:textId="77777777" w:rsidR="00350BDD" w:rsidRPr="00414332" w:rsidRDefault="00350BDD" w:rsidP="007C4131">
                        <w:pPr>
                          <w:jc w:val="center"/>
                          <w:rPr>
                            <w:b/>
                            <w:sz w:val="30"/>
                            <w:szCs w:val="30"/>
                          </w:rPr>
                        </w:pPr>
                      </w:p>
                      <w:p w14:paraId="7D871B1D" w14:textId="77777777" w:rsidR="00350BDD" w:rsidRPr="00414332" w:rsidRDefault="00350BDD" w:rsidP="007C4131">
                        <w:pPr>
                          <w:jc w:val="center"/>
                          <w:rPr>
                            <w:b/>
                            <w:sz w:val="30"/>
                            <w:szCs w:val="30"/>
                          </w:rPr>
                        </w:pPr>
                      </w:p>
                      <w:p w14:paraId="43281BF9" w14:textId="77777777" w:rsidR="00350BDD" w:rsidRPr="00414332" w:rsidDel="00095447" w:rsidRDefault="00350BDD"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350BDD" w:rsidRPr="00414332" w:rsidDel="00095447" w:rsidRDefault="00350BDD"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350BDD" w:rsidRPr="00414332" w:rsidRDefault="00350BDD" w:rsidP="007C4131">
                        <w:pPr>
                          <w:rPr>
                            <w:sz w:val="30"/>
                            <w:szCs w:val="30"/>
                          </w:rPr>
                        </w:pPr>
                      </w:p>
                      <w:p w14:paraId="78884E63" w14:textId="77777777" w:rsidR="00350BDD" w:rsidRPr="00414332" w:rsidRDefault="00350BDD" w:rsidP="007C4131">
                        <w:pPr>
                          <w:rPr>
                            <w:sz w:val="30"/>
                            <w:szCs w:val="30"/>
                          </w:rPr>
                        </w:pPr>
                      </w:p>
                      <w:p w14:paraId="2034164A" w14:textId="77777777" w:rsidR="00350BDD" w:rsidRPr="00414332" w:rsidRDefault="00350BDD" w:rsidP="007C4131">
                        <w:pPr>
                          <w:rPr>
                            <w:sz w:val="30"/>
                            <w:szCs w:val="30"/>
                          </w:rPr>
                        </w:pPr>
                      </w:p>
                      <w:p w14:paraId="0947E522" w14:textId="77777777" w:rsidR="00350BDD" w:rsidRPr="00414332" w:rsidRDefault="00350BDD" w:rsidP="007C4131">
                        <w:pPr>
                          <w:rPr>
                            <w:sz w:val="30"/>
                            <w:szCs w:val="30"/>
                          </w:rPr>
                        </w:pPr>
                      </w:p>
                      <w:p w14:paraId="262E116F" w14:textId="77777777" w:rsidR="00350BDD" w:rsidRPr="00414332" w:rsidRDefault="00350BDD" w:rsidP="007C4131">
                        <w:pPr>
                          <w:rPr>
                            <w:sz w:val="30"/>
                            <w:szCs w:val="30"/>
                          </w:rPr>
                        </w:pPr>
                      </w:p>
                      <w:p w14:paraId="505F9F1F" w14:textId="77777777" w:rsidR="00350BDD" w:rsidRDefault="00350BDD" w:rsidP="007C4131">
                        <w:pPr>
                          <w:ind w:left="4320"/>
                          <w:rPr>
                            <w:b/>
                            <w:sz w:val="30"/>
                            <w:szCs w:val="30"/>
                          </w:rPr>
                        </w:pPr>
                      </w:p>
                      <w:p w14:paraId="7F685341" w14:textId="77777777" w:rsidR="00350BDD" w:rsidRPr="00414332" w:rsidRDefault="00350BDD" w:rsidP="007C4131">
                        <w:pPr>
                          <w:ind w:left="4320"/>
                          <w:rPr>
                            <w:b/>
                            <w:sz w:val="30"/>
                            <w:szCs w:val="30"/>
                          </w:rPr>
                        </w:pPr>
                      </w:p>
                      <w:p w14:paraId="604EF380" w14:textId="77777777" w:rsidR="00350BDD" w:rsidRPr="00414332" w:rsidRDefault="00350BDD" w:rsidP="007C4131">
                        <w:pPr>
                          <w:ind w:left="3240"/>
                          <w:rPr>
                            <w:b/>
                            <w:sz w:val="30"/>
                            <w:szCs w:val="30"/>
                          </w:rPr>
                        </w:pPr>
                        <w:r w:rsidRPr="00414332">
                          <w:rPr>
                            <w:b/>
                            <w:sz w:val="30"/>
                            <w:szCs w:val="30"/>
                          </w:rPr>
                          <w:t>HỘI ĐỒNG: ………………………………</w:t>
                        </w:r>
                      </w:p>
                      <w:p w14:paraId="4FE05E53" w14:textId="77777777" w:rsidR="00350BDD" w:rsidRPr="00414332" w:rsidRDefault="00350BDD" w:rsidP="007C4131">
                        <w:pPr>
                          <w:ind w:left="3240"/>
                          <w:rPr>
                            <w:b/>
                            <w:sz w:val="30"/>
                            <w:szCs w:val="30"/>
                          </w:rPr>
                        </w:pPr>
                        <w:r w:rsidRPr="00414332">
                          <w:rPr>
                            <w:b/>
                            <w:sz w:val="30"/>
                            <w:szCs w:val="30"/>
                          </w:rPr>
                          <w:t>GVHD: ………………………………………</w:t>
                        </w:r>
                      </w:p>
                      <w:p w14:paraId="6D8F7469" w14:textId="77777777" w:rsidR="00350BDD" w:rsidRPr="00414332" w:rsidRDefault="00350BDD" w:rsidP="007C4131">
                        <w:pPr>
                          <w:ind w:left="3240"/>
                          <w:rPr>
                            <w:b/>
                            <w:sz w:val="30"/>
                            <w:szCs w:val="30"/>
                          </w:rPr>
                        </w:pPr>
                        <w:r w:rsidRPr="00414332">
                          <w:rPr>
                            <w:b/>
                            <w:sz w:val="30"/>
                            <w:szCs w:val="30"/>
                          </w:rPr>
                          <w:t>GVPB: ………………………………………</w:t>
                        </w:r>
                      </w:p>
                      <w:p w14:paraId="3371CD51" w14:textId="77777777" w:rsidR="00350BDD" w:rsidRPr="00414332" w:rsidRDefault="00350BDD" w:rsidP="007C4131">
                        <w:pPr>
                          <w:ind w:left="3240"/>
                          <w:rPr>
                            <w:b/>
                            <w:sz w:val="30"/>
                            <w:szCs w:val="30"/>
                          </w:rPr>
                        </w:pPr>
                        <w:r w:rsidRPr="00414332">
                          <w:rPr>
                            <w:b/>
                            <w:sz w:val="30"/>
                            <w:szCs w:val="30"/>
                          </w:rPr>
                          <w:t xml:space="preserve">                                ---o0o---</w:t>
                        </w:r>
                      </w:p>
                      <w:p w14:paraId="2FDE68EE" w14:textId="77777777" w:rsidR="00350BDD" w:rsidRPr="00414332" w:rsidRDefault="00350BDD" w:rsidP="007C4131">
                        <w:pPr>
                          <w:ind w:left="3240"/>
                          <w:rPr>
                            <w:b/>
                            <w:sz w:val="30"/>
                            <w:szCs w:val="30"/>
                          </w:rPr>
                        </w:pPr>
                        <w:r w:rsidRPr="00414332">
                          <w:rPr>
                            <w:b/>
                            <w:sz w:val="30"/>
                            <w:szCs w:val="30"/>
                          </w:rPr>
                          <w:t>SVTH 1: ………………………………… (MSSV)</w:t>
                        </w:r>
                      </w:p>
                      <w:p w14:paraId="026C3766" w14:textId="77777777" w:rsidR="00350BDD" w:rsidRPr="00414332" w:rsidRDefault="00350BDD" w:rsidP="007C4131">
                        <w:pPr>
                          <w:ind w:left="3240"/>
                          <w:rPr>
                            <w:b/>
                            <w:sz w:val="30"/>
                            <w:szCs w:val="30"/>
                          </w:rPr>
                        </w:pPr>
                        <w:r w:rsidRPr="00414332">
                          <w:rPr>
                            <w:b/>
                            <w:sz w:val="30"/>
                            <w:szCs w:val="30"/>
                          </w:rPr>
                          <w:t>SVTH 2: ………………………………… (MSSV)</w:t>
                        </w:r>
                      </w:p>
                      <w:p w14:paraId="0C95FBBB" w14:textId="77777777" w:rsidR="00350BDD" w:rsidRPr="00414332" w:rsidRDefault="00350BDD" w:rsidP="007C4131">
                        <w:pPr>
                          <w:ind w:left="3240"/>
                          <w:rPr>
                            <w:b/>
                            <w:sz w:val="30"/>
                            <w:szCs w:val="30"/>
                          </w:rPr>
                        </w:pPr>
                        <w:r w:rsidRPr="00414332">
                          <w:rPr>
                            <w:b/>
                            <w:sz w:val="30"/>
                            <w:szCs w:val="30"/>
                          </w:rPr>
                          <w:t>SVTH 3: ………………………………… (MSSV)</w:t>
                        </w:r>
                      </w:p>
                      <w:p w14:paraId="70E6E6D6" w14:textId="77777777" w:rsidR="00350BDD" w:rsidRPr="00414332" w:rsidRDefault="00350BDD" w:rsidP="007C4131">
                        <w:pPr>
                          <w:ind w:left="3240"/>
                          <w:rPr>
                            <w:sz w:val="30"/>
                            <w:szCs w:val="30"/>
                          </w:rPr>
                        </w:pPr>
                        <w:r w:rsidRPr="00414332">
                          <w:rPr>
                            <w:b/>
                            <w:sz w:val="30"/>
                            <w:szCs w:val="30"/>
                          </w:rPr>
                          <w:t>……</w:t>
                        </w:r>
                      </w:p>
                      <w:p w14:paraId="65328F86" w14:textId="77777777" w:rsidR="00350BDD" w:rsidRPr="00414332" w:rsidRDefault="00350BDD" w:rsidP="007C4131">
                        <w:pPr>
                          <w:ind w:left="2520" w:firstLine="720"/>
                          <w:rPr>
                            <w:sz w:val="30"/>
                            <w:szCs w:val="30"/>
                          </w:rPr>
                        </w:pPr>
                        <w:r w:rsidRPr="00414332">
                          <w:rPr>
                            <w:sz w:val="30"/>
                            <w:szCs w:val="30"/>
                          </w:rPr>
                          <w:t>(Size 15)</w:t>
                        </w:r>
                      </w:p>
                      <w:p w14:paraId="5FB8F90B" w14:textId="77777777" w:rsidR="00350BDD" w:rsidRPr="00414332" w:rsidRDefault="00350BDD" w:rsidP="007C4131">
                        <w:pPr>
                          <w:rPr>
                            <w:sz w:val="30"/>
                            <w:szCs w:val="30"/>
                          </w:rPr>
                        </w:pPr>
                      </w:p>
                      <w:p w14:paraId="56371461" w14:textId="77777777" w:rsidR="00350BDD" w:rsidRPr="00414332" w:rsidRDefault="00350BDD" w:rsidP="007C4131">
                        <w:pPr>
                          <w:rPr>
                            <w:sz w:val="30"/>
                            <w:szCs w:val="30"/>
                          </w:rPr>
                        </w:pPr>
                      </w:p>
                      <w:p w14:paraId="1A15B0F8" w14:textId="77777777" w:rsidR="00350BDD" w:rsidRPr="00414332" w:rsidRDefault="00350BDD" w:rsidP="007C4131">
                        <w:pPr>
                          <w:jc w:val="center"/>
                          <w:rPr>
                            <w:b/>
                            <w:sz w:val="30"/>
                            <w:szCs w:val="30"/>
                          </w:rPr>
                        </w:pPr>
                      </w:p>
                      <w:p w14:paraId="4D32EADE" w14:textId="77777777" w:rsidR="00350BDD" w:rsidRPr="00414332" w:rsidRDefault="00350BDD" w:rsidP="007C4131">
                        <w:pPr>
                          <w:jc w:val="center"/>
                          <w:rPr>
                            <w:sz w:val="30"/>
                            <w:szCs w:val="30"/>
                          </w:rPr>
                        </w:pPr>
                      </w:p>
                      <w:p w14:paraId="35691925" w14:textId="77777777" w:rsidR="00350BDD" w:rsidRPr="00414332" w:rsidRDefault="00350BDD"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19" w:author="The Si Tran" w:date="2012-12-12T13:39:00Z"/>
          <w:kern w:val="32"/>
        </w:rPr>
        <w:pPrChange w:id="120" w:author="The Si Tran" w:date="2012-12-12T13:39:00Z">
          <w:pPr>
            <w:spacing w:before="0" w:after="200" w:line="276" w:lineRule="auto"/>
            <w:jc w:val="left"/>
          </w:pPr>
        </w:pPrChange>
      </w:pPr>
      <w:ins w:id="121"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2" w:name="_Toc343415672"/>
      <w:r w:rsidRPr="003553FD">
        <w:rPr>
          <w:rFonts w:cs="Times New Roman"/>
          <w:rPrChange w:id="123" w:author="The Si Tran" w:date="2012-12-14T07:18:00Z">
            <w:rPr>
              <w:rFonts w:cs="Times New Roman"/>
              <w:b w:val="0"/>
              <w:bCs w:val="0"/>
              <w:kern w:val="0"/>
              <w:sz w:val="26"/>
              <w:szCs w:val="22"/>
            </w:rPr>
          </w:rPrChange>
        </w:rPr>
        <w:lastRenderedPageBreak/>
        <w:t>LỜI CAM ĐOAN</w:t>
      </w:r>
      <w:bookmarkEnd w:id="6"/>
      <w:bookmarkEnd w:id="122"/>
    </w:p>
    <w:p w14:paraId="00DD51C1" w14:textId="77777777" w:rsidR="00254F82" w:rsidRPr="003F0840" w:rsidRDefault="00254F82" w:rsidP="00254F82">
      <w:pPr>
        <w:widowControl w:val="0"/>
        <w:autoSpaceDE w:val="0"/>
        <w:autoSpaceDN w:val="0"/>
        <w:adjustRightInd w:val="0"/>
        <w:spacing w:after="240"/>
        <w:rPr>
          <w:ins w:id="124" w:author="The Si Tran" w:date="2012-12-16T09:59:00Z"/>
          <w:rFonts w:eastAsia="Times New Roman"/>
          <w:szCs w:val="26"/>
        </w:rPr>
      </w:pPr>
      <w:ins w:id="125"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6" w:author="The Si Tran" w:date="2012-12-16T09:59:00Z"/>
          <w:rFonts w:eastAsia="Times New Roman"/>
          <w:szCs w:val="26"/>
        </w:rPr>
      </w:pPr>
      <w:ins w:id="127"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28" w:author="The Si Tran" w:date="2012-12-16T09:59:00Z"/>
          <w:rFonts w:eastAsia="Times New Roman"/>
          <w:szCs w:val="26"/>
        </w:rPr>
      </w:pPr>
    </w:p>
    <w:p w14:paraId="0C376649" w14:textId="0D079278" w:rsidR="00545827" w:rsidRDefault="00545827" w:rsidP="00545827">
      <w:pPr>
        <w:rPr>
          <w:ins w:id="129" w:author="The Si Tran" w:date="2012-12-16T09:59:00Z"/>
          <w:szCs w:val="26"/>
        </w:rPr>
      </w:pPr>
      <w:ins w:id="130"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1"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2" w:author="The Si Tran" w:date="2012-12-16T10:00:00Z"/>
          <w:rFonts w:cs="Times New Roman"/>
        </w:rPr>
      </w:pPr>
      <w:bookmarkStart w:id="133" w:name="_Toc328879884"/>
      <w:bookmarkStart w:id="134" w:name="_Toc328894960"/>
      <w:bookmarkStart w:id="135" w:name="_Toc343415673"/>
      <w:r w:rsidRPr="003553FD">
        <w:rPr>
          <w:rFonts w:cs="Times New Roman"/>
          <w:rPrChange w:id="136" w:author="The Si Tran" w:date="2012-12-14T07:18:00Z">
            <w:rPr>
              <w:rFonts w:cs="Times New Roman"/>
              <w:b w:val="0"/>
              <w:bCs w:val="0"/>
              <w:kern w:val="0"/>
              <w:sz w:val="26"/>
              <w:szCs w:val="22"/>
            </w:rPr>
          </w:rPrChange>
        </w:rPr>
        <w:lastRenderedPageBreak/>
        <w:t>LỜI CÁM ƠN</w:t>
      </w:r>
      <w:bookmarkEnd w:id="133"/>
      <w:bookmarkEnd w:id="134"/>
      <w:bookmarkEnd w:id="135"/>
    </w:p>
    <w:p w14:paraId="25FE7B5D" w14:textId="142A8B9F" w:rsidR="003A4E66" w:rsidRDefault="003A4E66">
      <w:pPr>
        <w:rPr>
          <w:ins w:id="137" w:author="The Si Tran" w:date="2012-12-16T10:00:00Z"/>
        </w:rPr>
        <w:pPrChange w:id="138" w:author="The Si Tran" w:date="2012-12-16T10:00:00Z">
          <w:pPr>
            <w:widowControl w:val="0"/>
            <w:autoSpaceDE w:val="0"/>
            <w:autoSpaceDN w:val="0"/>
            <w:adjustRightInd w:val="0"/>
            <w:spacing w:after="240"/>
          </w:pPr>
        </w:pPrChange>
      </w:pPr>
      <w:ins w:id="139" w:author="The Si Tran" w:date="2012-12-16T10:00:00Z">
        <w:r>
          <w:t>Chúng tôi xin bày tỏ lòng biết ơn chân thành nhất đến PGS.TS</w:t>
        </w:r>
        <w:del w:id="140"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4" w:author="The Si Tran" w:date="2012-12-16T10:00:00Z"/>
        </w:rPr>
        <w:pPrChange w:id="145" w:author="The Si Tran" w:date="2012-12-16T10:00:00Z">
          <w:pPr>
            <w:widowControl w:val="0"/>
            <w:autoSpaceDE w:val="0"/>
            <w:autoSpaceDN w:val="0"/>
            <w:adjustRightInd w:val="0"/>
            <w:spacing w:after="240"/>
          </w:pPr>
        </w:pPrChange>
      </w:pPr>
      <w:ins w:id="146" w:author="The Si Tran" w:date="2012-12-16T10:00:00Z">
        <w:r>
          <w:t xml:space="preserve">Và cuối cùng, chúng tôi xin được gửi lời cám ơn đến gia đình và bạn </w:t>
        </w:r>
        <w:del w:id="147" w:author="superchickend" w:date="2012-12-16T14:50:00Z">
          <w:r w:rsidDel="00E34B00">
            <w:delText>bè,</w:delText>
          </w:r>
        </w:del>
      </w:ins>
      <w:ins w:id="148" w:author="superchickend" w:date="2012-12-16T14:50:00Z">
        <w:r w:rsidR="00E34B00">
          <w:t>bè</w:t>
        </w:r>
      </w:ins>
      <w:ins w:id="149" w:author="superchickend" w:date="2012-12-16T14:51:00Z">
        <w:r w:rsidR="001E0550">
          <w:t xml:space="preserve"> -</w:t>
        </w:r>
      </w:ins>
      <w:ins w:id="150"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1"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2"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3" w:author="The Si Tran" w:date="2012-12-14T07:18:00Z">
          <w:pPr>
            <w:pStyle w:val="Heading1"/>
            <w:numPr>
              <w:numId w:val="0"/>
            </w:numPr>
            <w:ind w:left="0" w:firstLine="0"/>
          </w:pPr>
        </w:pPrChange>
      </w:pPr>
      <w:bookmarkStart w:id="154" w:name="_Toc328879885"/>
      <w:bookmarkStart w:id="155" w:name="_Toc328894961"/>
      <w:bookmarkStart w:id="156" w:name="_Toc343415674"/>
      <w:r w:rsidRPr="003553FD">
        <w:rPr>
          <w:rPrChange w:id="157" w:author="The Si Tran" w:date="2012-12-14T07:18:00Z">
            <w:rPr>
              <w:rFonts w:cs="Times New Roman"/>
              <w:b w:val="0"/>
              <w:bCs w:val="0"/>
              <w:kern w:val="0"/>
              <w:sz w:val="26"/>
              <w:szCs w:val="22"/>
            </w:rPr>
          </w:rPrChange>
        </w:rPr>
        <w:lastRenderedPageBreak/>
        <w:t>TÓM</w:t>
      </w:r>
      <w:r w:rsidRPr="0049233F">
        <w:rPr>
          <w:rPrChange w:id="158" w:author="The Si Tran" w:date="2012-12-05T23:02:00Z">
            <w:rPr>
              <w:rFonts w:cs="Times New Roman"/>
              <w:b w:val="0"/>
              <w:bCs w:val="0"/>
              <w:kern w:val="0"/>
              <w:sz w:val="26"/>
              <w:szCs w:val="22"/>
            </w:rPr>
          </w:rPrChange>
        </w:rPr>
        <w:t xml:space="preserve"> TẮT LUẬN VĂN</w:t>
      </w:r>
      <w:bookmarkEnd w:id="154"/>
      <w:bookmarkEnd w:id="155"/>
      <w:bookmarkEnd w:id="156"/>
    </w:p>
    <w:p w14:paraId="248C1994" w14:textId="08EC4E95" w:rsidR="005D6B44" w:rsidRPr="00526192" w:rsidRDefault="00EC61DB">
      <w:pPr>
        <w:rPr>
          <w:ins w:id="159" w:author="The Si Tran" w:date="2012-12-12T07:36:00Z"/>
        </w:rPr>
      </w:pPr>
      <w:ins w:id="160" w:author="The Si Tran" w:date="2012-12-14T07:07:00Z">
        <w:r>
          <w:tab/>
        </w:r>
      </w:ins>
      <w:ins w:id="161" w:author="The Si Tran" w:date="2012-12-12T07:36:00Z">
        <w:r w:rsidR="005D6B44" w:rsidRPr="00526192">
          <w:t>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005D6B44" w:rsidRPr="00526192">
          <w:t xml:space="preserve">ron nhân tạo (ANN). </w:t>
        </w:r>
      </w:ins>
    </w:p>
    <w:p w14:paraId="2DBDFC16" w14:textId="77777777" w:rsidR="005D6B44" w:rsidRPr="00526192" w:rsidRDefault="005D6B44">
      <w:pPr>
        <w:rPr>
          <w:ins w:id="162" w:author="The Si Tran" w:date="2012-12-12T07:36:00Z"/>
          <w:lang w:val="fr-FR"/>
        </w:rPr>
      </w:pPr>
      <w:ins w:id="163"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64" w:author="The Si Tran" w:date="2012-12-05T23:02:00Z">
            <w:rPr>
              <w:kern w:val="32"/>
              <w:sz w:val="32"/>
              <w:szCs w:val="32"/>
            </w:rPr>
          </w:rPrChange>
        </w:rPr>
      </w:pPr>
      <w:ins w:id="165"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66" w:author="The Si Tran" w:date="2012-12-12T13:48:00Z"/>
        </w:rPr>
        <w:pPrChange w:id="167" w:author="The Si Tran" w:date="2012-12-14T07:18:00Z">
          <w:pPr>
            <w:pStyle w:val="Heading1"/>
            <w:numPr>
              <w:numId w:val="0"/>
            </w:numPr>
            <w:spacing w:line="480" w:lineRule="auto"/>
            <w:ind w:left="0" w:firstLine="0"/>
            <w:jc w:val="both"/>
          </w:pPr>
        </w:pPrChange>
      </w:pPr>
      <w:bookmarkStart w:id="168" w:name="_Toc343415675"/>
      <w:ins w:id="169" w:author="The Si Tran" w:date="2012-12-12T13:48:00Z">
        <w:r>
          <w:lastRenderedPageBreak/>
          <w:t>MỤC LỤC</w:t>
        </w:r>
        <w:bookmarkEnd w:id="168"/>
      </w:ins>
    </w:p>
    <w:p w14:paraId="59E1F023" w14:textId="77777777" w:rsidR="004E789F" w:rsidRDefault="002E545D">
      <w:pPr>
        <w:pStyle w:val="TOC1"/>
        <w:rPr>
          <w:ins w:id="170" w:author="The Si Tran" w:date="2012-12-16T10:04:00Z"/>
          <w:rFonts w:asciiTheme="minorHAnsi" w:eastAsiaTheme="minorEastAsia" w:hAnsiTheme="minorHAnsi" w:cstheme="minorBidi"/>
          <w:noProof/>
          <w:sz w:val="22"/>
        </w:rPr>
      </w:pPr>
      <w:ins w:id="171" w:author="The Si Tran" w:date="2012-12-12T13:49:00Z">
        <w:r>
          <w:fldChar w:fldCharType="begin"/>
        </w:r>
        <w:r>
          <w:instrText xml:space="preserve"> TOC \o "1-3" \f \h \z \u </w:instrText>
        </w:r>
      </w:ins>
      <w:r>
        <w:fldChar w:fldCharType="separate"/>
      </w:r>
      <w:ins w:id="172" w:author="The Si Tran" w:date="2012-12-16T10:04:00Z">
        <w:r w:rsidR="004E789F" w:rsidRPr="008E2812">
          <w:rPr>
            <w:rStyle w:val="Hyperlink"/>
            <w:noProof/>
          </w:rPr>
          <w:fldChar w:fldCharType="begin"/>
        </w:r>
        <w:r w:rsidR="004E789F" w:rsidRPr="008E2812">
          <w:rPr>
            <w:rStyle w:val="Hyperlink"/>
            <w:noProof/>
          </w:rPr>
          <w:instrText xml:space="preserve"> </w:instrText>
        </w:r>
        <w:r w:rsidR="004E789F">
          <w:rPr>
            <w:noProof/>
          </w:rPr>
          <w:instrText>HYPERLINK \l "_Toc343415672"</w:instrText>
        </w:r>
        <w:r w:rsidR="004E789F" w:rsidRPr="008E2812">
          <w:rPr>
            <w:rStyle w:val="Hyperlink"/>
            <w:noProof/>
          </w:rPr>
          <w:instrText xml:space="preserve"> </w:instrText>
        </w:r>
        <w:r w:rsidR="004E789F" w:rsidRPr="008E2812">
          <w:rPr>
            <w:rStyle w:val="Hyperlink"/>
            <w:noProof/>
          </w:rPr>
          <w:fldChar w:fldCharType="separate"/>
        </w:r>
        <w:r w:rsidR="004E789F" w:rsidRPr="008E2812">
          <w:rPr>
            <w:rStyle w:val="Hyperlink"/>
            <w:noProof/>
          </w:rPr>
          <w:t>LỜI CAM ĐOAN</w:t>
        </w:r>
        <w:r w:rsidR="004E789F">
          <w:rPr>
            <w:noProof/>
            <w:webHidden/>
          </w:rPr>
          <w:tab/>
        </w:r>
        <w:r w:rsidR="004E789F">
          <w:rPr>
            <w:noProof/>
            <w:webHidden/>
          </w:rPr>
          <w:fldChar w:fldCharType="begin"/>
        </w:r>
        <w:r w:rsidR="004E789F">
          <w:rPr>
            <w:noProof/>
            <w:webHidden/>
          </w:rPr>
          <w:instrText xml:space="preserve"> PAGEREF _Toc343415672 \h </w:instrText>
        </w:r>
      </w:ins>
      <w:r w:rsidR="004E789F">
        <w:rPr>
          <w:noProof/>
          <w:webHidden/>
        </w:rPr>
      </w:r>
      <w:r w:rsidR="004E789F">
        <w:rPr>
          <w:noProof/>
          <w:webHidden/>
        </w:rPr>
        <w:fldChar w:fldCharType="separate"/>
      </w:r>
      <w:ins w:id="173" w:author="The Si Tran" w:date="2012-12-16T10:04:00Z">
        <w:r w:rsidR="004E789F">
          <w:rPr>
            <w:noProof/>
            <w:webHidden/>
          </w:rPr>
          <w:t>ii</w:t>
        </w:r>
        <w:r w:rsidR="004E789F">
          <w:rPr>
            <w:noProof/>
            <w:webHidden/>
          </w:rPr>
          <w:fldChar w:fldCharType="end"/>
        </w:r>
        <w:r w:rsidR="004E789F" w:rsidRPr="008E2812">
          <w:rPr>
            <w:rStyle w:val="Hyperlink"/>
            <w:noProof/>
          </w:rPr>
          <w:fldChar w:fldCharType="end"/>
        </w:r>
      </w:ins>
    </w:p>
    <w:p w14:paraId="4BC64841" w14:textId="77777777" w:rsidR="004E789F" w:rsidRDefault="004E789F">
      <w:pPr>
        <w:pStyle w:val="TOC1"/>
        <w:rPr>
          <w:ins w:id="174" w:author="The Si Tran" w:date="2012-12-16T10:04:00Z"/>
          <w:rFonts w:asciiTheme="minorHAnsi" w:eastAsiaTheme="minorEastAsia" w:hAnsiTheme="minorHAnsi" w:cstheme="minorBidi"/>
          <w:noProof/>
          <w:sz w:val="22"/>
        </w:rPr>
      </w:pPr>
      <w:ins w:id="17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"_Toc343415673"</w:instrText>
        </w:r>
        <w:r w:rsidRPr="008E2812">
          <w:rPr>
            <w:rStyle w:val="Hyperlink"/>
            <w:noProof/>
          </w:rPr>
          <w:instrText xml:space="preserve"> </w:instrText>
        </w:r>
        <w:r w:rsidRPr="008E2812">
          <w:rPr>
            <w:rStyle w:val="Hyperlink"/>
            <w:noProof/>
          </w:rPr>
          <w:fldChar w:fldCharType="separate"/>
        </w:r>
        <w:r w:rsidRPr="008E2812">
          <w:rPr>
            <w:rStyle w:val="Hyperlink"/>
            <w:noProof/>
          </w:rPr>
          <w:t>LỜI CÁM ƠN</w:t>
        </w:r>
        <w:r>
          <w:rPr>
            <w:noProof/>
            <w:webHidden/>
          </w:rPr>
          <w:tab/>
        </w:r>
        <w:r>
          <w:rPr>
            <w:noProof/>
            <w:webHidden/>
          </w:rPr>
          <w:fldChar w:fldCharType="begin"/>
        </w:r>
        <w:r>
          <w:rPr>
            <w:noProof/>
            <w:webHidden/>
          </w:rPr>
          <w:instrText xml:space="preserve"> PAGEREF _Toc343415673 \h </w:instrText>
        </w:r>
      </w:ins>
      <w:r>
        <w:rPr>
          <w:noProof/>
          <w:webHidden/>
        </w:rPr>
      </w:r>
      <w:r>
        <w:rPr>
          <w:noProof/>
          <w:webHidden/>
        </w:rPr>
        <w:fldChar w:fldCharType="separate"/>
      </w:r>
      <w:ins w:id="176" w:author="The Si Tran" w:date="2012-12-16T10:04:00Z">
        <w:r>
          <w:rPr>
            <w:noProof/>
            <w:webHidden/>
          </w:rPr>
          <w:t>iii</w:t>
        </w:r>
        <w:r>
          <w:rPr>
            <w:noProof/>
            <w:webHidden/>
          </w:rPr>
          <w:fldChar w:fldCharType="end"/>
        </w:r>
        <w:r w:rsidRPr="008E2812">
          <w:rPr>
            <w:rStyle w:val="Hyperlink"/>
            <w:noProof/>
          </w:rPr>
          <w:fldChar w:fldCharType="end"/>
        </w:r>
      </w:ins>
    </w:p>
    <w:p w14:paraId="10CEC1C7" w14:textId="77777777" w:rsidR="004E789F" w:rsidRDefault="004E789F">
      <w:pPr>
        <w:pStyle w:val="TOC1"/>
        <w:rPr>
          <w:ins w:id="177" w:author="The Si Tran" w:date="2012-12-16T10:04:00Z"/>
          <w:rFonts w:asciiTheme="minorHAnsi" w:eastAsiaTheme="minorEastAsia" w:hAnsiTheme="minorHAnsi" w:cstheme="minorBidi"/>
          <w:noProof/>
          <w:sz w:val="22"/>
        </w:rPr>
      </w:pPr>
      <w:ins w:id="17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"_Toc343415674"</w:instrText>
        </w:r>
        <w:r w:rsidRPr="008E2812">
          <w:rPr>
            <w:rStyle w:val="Hyperlink"/>
            <w:noProof/>
          </w:rPr>
          <w:instrText xml:space="preserve"> </w:instrText>
        </w:r>
        <w:r w:rsidRPr="008E2812">
          <w:rPr>
            <w:rStyle w:val="Hyperlink"/>
            <w:noProof/>
          </w:rPr>
          <w:fldChar w:fldCharType="separate"/>
        </w:r>
        <w:r w:rsidRPr="008E2812">
          <w:rPr>
            <w:rStyle w:val="Hyperlink"/>
            <w:noProof/>
          </w:rPr>
          <w:t>TÓM TẮT LUẬN VĂN</w:t>
        </w:r>
        <w:r>
          <w:rPr>
            <w:noProof/>
            <w:webHidden/>
          </w:rPr>
          <w:tab/>
        </w:r>
        <w:r>
          <w:rPr>
            <w:noProof/>
            <w:webHidden/>
          </w:rPr>
          <w:fldChar w:fldCharType="begin"/>
        </w:r>
        <w:r>
          <w:rPr>
            <w:noProof/>
            <w:webHidden/>
          </w:rPr>
          <w:instrText xml:space="preserve"> PAGEREF _Toc343415674 \h </w:instrText>
        </w:r>
      </w:ins>
      <w:r>
        <w:rPr>
          <w:noProof/>
          <w:webHidden/>
        </w:rPr>
      </w:r>
      <w:r>
        <w:rPr>
          <w:noProof/>
          <w:webHidden/>
        </w:rPr>
        <w:fldChar w:fldCharType="separate"/>
      </w:r>
      <w:ins w:id="179" w:author="The Si Tran" w:date="2012-12-16T10:04:00Z">
        <w:r>
          <w:rPr>
            <w:noProof/>
            <w:webHidden/>
          </w:rPr>
          <w:t>iv</w:t>
        </w:r>
        <w:r>
          <w:rPr>
            <w:noProof/>
            <w:webHidden/>
          </w:rPr>
          <w:fldChar w:fldCharType="end"/>
        </w:r>
        <w:r w:rsidRPr="008E2812">
          <w:rPr>
            <w:rStyle w:val="Hyperlink"/>
            <w:noProof/>
          </w:rPr>
          <w:fldChar w:fldCharType="end"/>
        </w:r>
      </w:ins>
    </w:p>
    <w:p w14:paraId="66ECB2CD" w14:textId="77777777" w:rsidR="004E789F" w:rsidRDefault="004E789F">
      <w:pPr>
        <w:pStyle w:val="TOC1"/>
        <w:rPr>
          <w:ins w:id="180" w:author="The Si Tran" w:date="2012-12-16T10:04:00Z"/>
          <w:rFonts w:asciiTheme="minorHAnsi" w:eastAsiaTheme="minorEastAsia" w:hAnsiTheme="minorHAnsi" w:cstheme="minorBidi"/>
          <w:noProof/>
          <w:sz w:val="22"/>
        </w:rPr>
      </w:pPr>
      <w:ins w:id="18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"_Toc343415675"</w:instrText>
        </w:r>
        <w:r w:rsidRPr="008E2812">
          <w:rPr>
            <w:rStyle w:val="Hyperlink"/>
            <w:noProof/>
          </w:rPr>
          <w:instrText xml:space="preserve"> </w:instrText>
        </w:r>
        <w:r w:rsidRPr="008E2812">
          <w:rPr>
            <w:rStyle w:val="Hyperlink"/>
            <w:noProof/>
          </w:rPr>
          <w:fldChar w:fldCharType="separate"/>
        </w:r>
        <w:r w:rsidRPr="008E2812">
          <w:rPr>
            <w:rStyle w:val="Hyperlink"/>
            <w:noProof/>
          </w:rPr>
          <w:t>MỤC LỤC</w:t>
        </w:r>
        <w:r>
          <w:rPr>
            <w:noProof/>
            <w:webHidden/>
          </w:rPr>
          <w:tab/>
        </w:r>
        <w:r>
          <w:rPr>
            <w:noProof/>
            <w:webHidden/>
          </w:rPr>
          <w:fldChar w:fldCharType="begin"/>
        </w:r>
        <w:r>
          <w:rPr>
            <w:noProof/>
            <w:webHidden/>
          </w:rPr>
          <w:instrText xml:space="preserve"> PAGEREF _Toc343415675 \h </w:instrText>
        </w:r>
      </w:ins>
      <w:r>
        <w:rPr>
          <w:noProof/>
          <w:webHidden/>
        </w:rPr>
      </w:r>
      <w:r>
        <w:rPr>
          <w:noProof/>
          <w:webHidden/>
        </w:rPr>
        <w:fldChar w:fldCharType="separate"/>
      </w:r>
      <w:ins w:id="182" w:author="The Si Tran" w:date="2012-12-16T10:04:00Z">
        <w:r>
          <w:rPr>
            <w:noProof/>
            <w:webHidden/>
          </w:rPr>
          <w:t>v</w:t>
        </w:r>
        <w:r>
          <w:rPr>
            <w:noProof/>
            <w:webHidden/>
          </w:rPr>
          <w:fldChar w:fldCharType="end"/>
        </w:r>
        <w:r w:rsidRPr="008E2812">
          <w:rPr>
            <w:rStyle w:val="Hyperlink"/>
            <w:noProof/>
          </w:rPr>
          <w:fldChar w:fldCharType="end"/>
        </w:r>
      </w:ins>
    </w:p>
    <w:p w14:paraId="21945591" w14:textId="77777777" w:rsidR="004E789F" w:rsidRDefault="004E789F">
      <w:pPr>
        <w:pStyle w:val="TOC1"/>
        <w:rPr>
          <w:ins w:id="183" w:author="The Si Tran" w:date="2012-12-16T10:04:00Z"/>
          <w:rFonts w:asciiTheme="minorHAnsi" w:eastAsiaTheme="minorEastAsia" w:hAnsiTheme="minorHAnsi" w:cstheme="minorBidi"/>
          <w:noProof/>
          <w:sz w:val="22"/>
        </w:rPr>
      </w:pPr>
      <w:ins w:id="18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"_Toc343415676"</w:instrText>
        </w:r>
        <w:r w:rsidRPr="008E2812">
          <w:rPr>
            <w:rStyle w:val="Hyperlink"/>
            <w:noProof/>
          </w:rPr>
          <w:instrText xml:space="preserve"> </w:instrText>
        </w:r>
        <w:r w:rsidRPr="008E2812">
          <w:rPr>
            <w:rStyle w:val="Hyperlink"/>
            <w:noProof/>
          </w:rPr>
          <w:fldChar w:fldCharType="separate"/>
        </w:r>
        <w:r w:rsidRPr="008E2812">
          <w:rPr>
            <w:rStyle w:val="Hyperlink"/>
            <w:noProof/>
          </w:rPr>
          <w:t>DANH MỤC HÌNH</w:t>
        </w:r>
        <w:r>
          <w:rPr>
            <w:noProof/>
            <w:webHidden/>
          </w:rPr>
          <w:tab/>
        </w:r>
        <w:r>
          <w:rPr>
            <w:noProof/>
            <w:webHidden/>
          </w:rPr>
          <w:fldChar w:fldCharType="begin"/>
        </w:r>
        <w:r>
          <w:rPr>
            <w:noProof/>
            <w:webHidden/>
          </w:rPr>
          <w:instrText xml:space="preserve"> PAGEREF _Toc343415676 \h </w:instrText>
        </w:r>
      </w:ins>
      <w:r>
        <w:rPr>
          <w:noProof/>
          <w:webHidden/>
        </w:rPr>
      </w:r>
      <w:r>
        <w:rPr>
          <w:noProof/>
          <w:webHidden/>
        </w:rPr>
        <w:fldChar w:fldCharType="separate"/>
      </w:r>
      <w:ins w:id="185" w:author="The Si Tran" w:date="2012-12-16T10:04:00Z">
        <w:r>
          <w:rPr>
            <w:noProof/>
            <w:webHidden/>
          </w:rPr>
          <w:t>ix</w:t>
        </w:r>
        <w:r>
          <w:rPr>
            <w:noProof/>
            <w:webHidden/>
          </w:rPr>
          <w:fldChar w:fldCharType="end"/>
        </w:r>
        <w:r w:rsidRPr="008E2812">
          <w:rPr>
            <w:rStyle w:val="Hyperlink"/>
            <w:noProof/>
          </w:rPr>
          <w:fldChar w:fldCharType="end"/>
        </w:r>
      </w:ins>
    </w:p>
    <w:p w14:paraId="52A34F27" w14:textId="77777777" w:rsidR="004E789F" w:rsidRDefault="004E789F">
      <w:pPr>
        <w:pStyle w:val="TOC1"/>
        <w:rPr>
          <w:ins w:id="186" w:author="The Si Tran" w:date="2012-12-16T10:04:00Z"/>
          <w:rFonts w:asciiTheme="minorHAnsi" w:eastAsiaTheme="minorEastAsia" w:hAnsiTheme="minorHAnsi" w:cstheme="minorBidi"/>
          <w:noProof/>
          <w:sz w:val="22"/>
        </w:rPr>
      </w:pPr>
      <w:ins w:id="18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"_Toc343415677"</w:instrText>
        </w:r>
        <w:r w:rsidRPr="008E2812">
          <w:rPr>
            <w:rStyle w:val="Hyperlink"/>
            <w:noProof/>
          </w:rPr>
          <w:instrText xml:space="preserve"> </w:instrText>
        </w:r>
        <w:r w:rsidRPr="008E2812">
          <w:rPr>
            <w:rStyle w:val="Hyperlink"/>
            <w:noProof/>
          </w:rPr>
          <w:fldChar w:fldCharType="separate"/>
        </w:r>
        <w:r w:rsidRPr="008E2812">
          <w:rPr>
            <w:rStyle w:val="Hyperlink"/>
            <w:noProof/>
          </w:rPr>
          <w:t>DANH MỤC BẢNG</w:t>
        </w:r>
        <w:r>
          <w:rPr>
            <w:noProof/>
            <w:webHidden/>
          </w:rPr>
          <w:tab/>
        </w:r>
        <w:r>
          <w:rPr>
            <w:noProof/>
            <w:webHidden/>
          </w:rPr>
          <w:fldChar w:fldCharType="begin"/>
        </w:r>
        <w:r>
          <w:rPr>
            <w:noProof/>
            <w:webHidden/>
          </w:rPr>
          <w:instrText xml:space="preserve"> PAGEREF _Toc343415677 \h </w:instrText>
        </w:r>
      </w:ins>
      <w:r>
        <w:rPr>
          <w:noProof/>
          <w:webHidden/>
        </w:rPr>
      </w:r>
      <w:r>
        <w:rPr>
          <w:noProof/>
          <w:webHidden/>
        </w:rPr>
        <w:fldChar w:fldCharType="separate"/>
      </w:r>
      <w:ins w:id="188" w:author="The Si Tran" w:date="2012-12-16T10:04:00Z">
        <w:r>
          <w:rPr>
            <w:noProof/>
            <w:webHidden/>
          </w:rPr>
          <w:t>xi</w:t>
        </w:r>
        <w:r>
          <w:rPr>
            <w:noProof/>
            <w:webHidden/>
          </w:rPr>
          <w:fldChar w:fldCharType="end"/>
        </w:r>
        <w:r w:rsidRPr="008E2812">
          <w:rPr>
            <w:rStyle w:val="Hyperlink"/>
            <w:noProof/>
          </w:rPr>
          <w:fldChar w:fldCharType="end"/>
        </w:r>
      </w:ins>
    </w:p>
    <w:p w14:paraId="5E205CD7" w14:textId="77777777" w:rsidR="004E789F" w:rsidRDefault="004E789F">
      <w:pPr>
        <w:pStyle w:val="TOC1"/>
        <w:tabs>
          <w:tab w:val="left" w:pos="1760"/>
        </w:tabs>
        <w:rPr>
          <w:ins w:id="189" w:author="The Si Tran" w:date="2012-12-16T10:04:00Z"/>
          <w:rFonts w:asciiTheme="minorHAnsi" w:eastAsiaTheme="minorEastAsia" w:hAnsiTheme="minorHAnsi" w:cstheme="minorBidi"/>
          <w:noProof/>
          <w:sz w:val="22"/>
        </w:rPr>
      </w:pPr>
      <w:ins w:id="19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"_Toc343415702"</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1</w:t>
        </w:r>
        <w:r>
          <w:rPr>
            <w:rFonts w:asciiTheme="minorHAnsi" w:eastAsiaTheme="minorEastAsia" w:hAnsiTheme="minorHAnsi" w:cstheme="minorBidi"/>
            <w:noProof/>
            <w:sz w:val="22"/>
          </w:rPr>
          <w:tab/>
        </w:r>
        <w:del w:id="191" w:author="superchickend" w:date="2012-12-16T14:53:00Z">
          <w:r w:rsidRPr="008E2812" w:rsidDel="00F60F37">
            <w:rPr>
              <w:rStyle w:val="Hyperlink"/>
              <w:noProof/>
            </w:rPr>
            <w:delText xml:space="preserve">: </w:delText>
          </w:r>
        </w:del>
        <w:r w:rsidRPr="008E2812">
          <w:rPr>
            <w:rStyle w:val="Hyperlink"/>
            <w:noProof/>
          </w:rPr>
          <w:t>GIỚI THIỆU</w:t>
        </w:r>
        <w:r>
          <w:rPr>
            <w:noProof/>
            <w:webHidden/>
          </w:rPr>
          <w:tab/>
        </w:r>
        <w:r>
          <w:rPr>
            <w:noProof/>
            <w:webHidden/>
          </w:rPr>
          <w:fldChar w:fldCharType="begin"/>
        </w:r>
        <w:r>
          <w:rPr>
            <w:noProof/>
            <w:webHidden/>
          </w:rPr>
          <w:instrText xml:space="preserve"> PAGEREF _Toc343415702 \h </w:instrText>
        </w:r>
      </w:ins>
      <w:r>
        <w:rPr>
          <w:noProof/>
          <w:webHidden/>
        </w:rPr>
      </w:r>
      <w:r>
        <w:rPr>
          <w:noProof/>
          <w:webHidden/>
        </w:rPr>
        <w:fldChar w:fldCharType="separate"/>
      </w:r>
      <w:ins w:id="192" w:author="The Si Tran" w:date="2012-12-16T10:04:00Z">
        <w:r>
          <w:rPr>
            <w:noProof/>
            <w:webHidden/>
          </w:rPr>
          <w:t>1</w:t>
        </w:r>
        <w:r>
          <w:rPr>
            <w:noProof/>
            <w:webHidden/>
          </w:rPr>
          <w:fldChar w:fldCharType="end"/>
        </w:r>
        <w:r w:rsidRPr="008E2812">
          <w:rPr>
            <w:rStyle w:val="Hyperlink"/>
            <w:noProof/>
          </w:rPr>
          <w:fldChar w:fldCharType="end"/>
        </w:r>
      </w:ins>
    </w:p>
    <w:p w14:paraId="1A967D7F" w14:textId="77777777" w:rsidR="004E789F" w:rsidRDefault="004E789F">
      <w:pPr>
        <w:pStyle w:val="TOC2"/>
        <w:tabs>
          <w:tab w:val="left" w:pos="1320"/>
          <w:tab w:val="right" w:leader="dot" w:pos="9062"/>
        </w:tabs>
        <w:rPr>
          <w:ins w:id="193" w:author="The Si Tran" w:date="2012-12-16T10:04:00Z"/>
          <w:rFonts w:asciiTheme="minorHAnsi" w:eastAsiaTheme="minorEastAsia" w:hAnsiTheme="minorHAnsi" w:cstheme="minorBidi"/>
          <w:noProof/>
          <w:sz w:val="22"/>
        </w:rPr>
      </w:pPr>
      <w:ins w:id="19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"_Toc343415703"</w:instrText>
        </w:r>
        <w:r w:rsidRPr="008E2812">
          <w:rPr>
            <w:rStyle w:val="Hyperlink"/>
            <w:noProof/>
          </w:rPr>
          <w:instrText xml:space="preserve"> </w:instrText>
        </w:r>
        <w:r w:rsidRPr="008E2812">
          <w:rPr>
            <w:rStyle w:val="Hyperlink"/>
            <w:noProof/>
          </w:rPr>
          <w:fldChar w:fldCharType="separate"/>
        </w:r>
        <w:r w:rsidRPr="008E2812">
          <w:rPr>
            <w:rStyle w:val="Hyperlink"/>
            <w:noProof/>
          </w:rPr>
          <w:t>1.1.</w:t>
        </w:r>
        <w:r>
          <w:rPr>
            <w:rFonts w:asciiTheme="minorHAnsi" w:eastAsiaTheme="minorEastAsia" w:hAnsiTheme="minorHAnsi" w:cstheme="minorBidi"/>
            <w:noProof/>
            <w:sz w:val="22"/>
          </w:rPr>
          <w:tab/>
        </w:r>
        <w:r w:rsidRPr="008E2812">
          <w:rPr>
            <w:rStyle w:val="Hyperlink"/>
            <w:noProof/>
          </w:rPr>
          <w:t>Đặt vấn đề</w:t>
        </w:r>
        <w:r>
          <w:rPr>
            <w:noProof/>
            <w:webHidden/>
          </w:rPr>
          <w:tab/>
        </w:r>
        <w:r>
          <w:rPr>
            <w:noProof/>
            <w:webHidden/>
          </w:rPr>
          <w:fldChar w:fldCharType="begin"/>
        </w:r>
        <w:r>
          <w:rPr>
            <w:noProof/>
            <w:webHidden/>
          </w:rPr>
          <w:instrText xml:space="preserve"> PAGEREF _Toc343415703 \h </w:instrText>
        </w:r>
      </w:ins>
      <w:r>
        <w:rPr>
          <w:noProof/>
          <w:webHidden/>
        </w:rPr>
      </w:r>
      <w:r>
        <w:rPr>
          <w:noProof/>
          <w:webHidden/>
        </w:rPr>
        <w:fldChar w:fldCharType="separate"/>
      </w:r>
      <w:ins w:id="195" w:author="The Si Tran" w:date="2012-12-16T10:04:00Z">
        <w:r>
          <w:rPr>
            <w:noProof/>
            <w:webHidden/>
          </w:rPr>
          <w:t>1</w:t>
        </w:r>
        <w:r>
          <w:rPr>
            <w:noProof/>
            <w:webHidden/>
          </w:rPr>
          <w:fldChar w:fldCharType="end"/>
        </w:r>
        <w:r w:rsidRPr="008E2812">
          <w:rPr>
            <w:rStyle w:val="Hyperlink"/>
            <w:noProof/>
          </w:rPr>
          <w:fldChar w:fldCharType="end"/>
        </w:r>
      </w:ins>
    </w:p>
    <w:p w14:paraId="1A593F5D" w14:textId="77777777" w:rsidR="004E789F" w:rsidRDefault="004E789F">
      <w:pPr>
        <w:pStyle w:val="TOC2"/>
        <w:tabs>
          <w:tab w:val="left" w:pos="1320"/>
          <w:tab w:val="right" w:leader="dot" w:pos="9062"/>
        </w:tabs>
        <w:rPr>
          <w:ins w:id="196" w:author="The Si Tran" w:date="2012-12-16T10:04:00Z"/>
          <w:rFonts w:asciiTheme="minorHAnsi" w:eastAsiaTheme="minorEastAsia" w:hAnsiTheme="minorHAnsi" w:cstheme="minorBidi"/>
          <w:noProof/>
          <w:sz w:val="22"/>
        </w:rPr>
      </w:pPr>
      <w:ins w:id="19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"_Toc343415704"</w:instrText>
        </w:r>
        <w:r w:rsidRPr="008E2812">
          <w:rPr>
            <w:rStyle w:val="Hyperlink"/>
            <w:noProof/>
          </w:rPr>
          <w:instrText xml:space="preserve"> </w:instrText>
        </w:r>
        <w:r w:rsidRPr="008E2812">
          <w:rPr>
            <w:rStyle w:val="Hyperlink"/>
            <w:noProof/>
          </w:rPr>
          <w:fldChar w:fldCharType="separate"/>
        </w:r>
        <w:r w:rsidRPr="008E2812">
          <w:rPr>
            <w:rStyle w:val="Hyperlink"/>
            <w:noProof/>
          </w:rPr>
          <w:t>1.2.</w:t>
        </w:r>
        <w:r>
          <w:rPr>
            <w:rFonts w:asciiTheme="minorHAnsi" w:eastAsiaTheme="minorEastAsia" w:hAnsiTheme="minorHAnsi" w:cstheme="minorBidi"/>
            <w:noProof/>
            <w:sz w:val="22"/>
          </w:rPr>
          <w:tab/>
        </w:r>
        <w:r w:rsidRPr="008E2812">
          <w:rPr>
            <w:rStyle w:val="Hyperlink"/>
            <w:noProof/>
          </w:rPr>
          <w:t>Mục tiêu của đề tài</w:t>
        </w:r>
        <w:r>
          <w:rPr>
            <w:noProof/>
            <w:webHidden/>
          </w:rPr>
          <w:tab/>
        </w:r>
        <w:r>
          <w:rPr>
            <w:noProof/>
            <w:webHidden/>
          </w:rPr>
          <w:fldChar w:fldCharType="begin"/>
        </w:r>
        <w:r>
          <w:rPr>
            <w:noProof/>
            <w:webHidden/>
          </w:rPr>
          <w:instrText xml:space="preserve"> PAGEREF _Toc343415704 \h </w:instrText>
        </w:r>
      </w:ins>
      <w:r>
        <w:rPr>
          <w:noProof/>
          <w:webHidden/>
        </w:rPr>
      </w:r>
      <w:r>
        <w:rPr>
          <w:noProof/>
          <w:webHidden/>
        </w:rPr>
        <w:fldChar w:fldCharType="separate"/>
      </w:r>
      <w:ins w:id="198" w:author="The Si Tran" w:date="2012-12-16T10:04:00Z">
        <w:r>
          <w:rPr>
            <w:noProof/>
            <w:webHidden/>
          </w:rPr>
          <w:t>1</w:t>
        </w:r>
        <w:r>
          <w:rPr>
            <w:noProof/>
            <w:webHidden/>
          </w:rPr>
          <w:fldChar w:fldCharType="end"/>
        </w:r>
        <w:r w:rsidRPr="008E2812">
          <w:rPr>
            <w:rStyle w:val="Hyperlink"/>
            <w:noProof/>
          </w:rPr>
          <w:fldChar w:fldCharType="end"/>
        </w:r>
      </w:ins>
    </w:p>
    <w:p w14:paraId="6CE09E89" w14:textId="77777777" w:rsidR="004E789F" w:rsidRDefault="004E789F">
      <w:pPr>
        <w:pStyle w:val="TOC2"/>
        <w:tabs>
          <w:tab w:val="left" w:pos="1320"/>
          <w:tab w:val="right" w:leader="dot" w:pos="9062"/>
        </w:tabs>
        <w:rPr>
          <w:ins w:id="199" w:author="The Si Tran" w:date="2012-12-16T10:04:00Z"/>
          <w:rFonts w:asciiTheme="minorHAnsi" w:eastAsiaTheme="minorEastAsia" w:hAnsiTheme="minorHAnsi" w:cstheme="minorBidi"/>
          <w:noProof/>
          <w:sz w:val="22"/>
        </w:rPr>
      </w:pPr>
      <w:ins w:id="20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"_Toc343415714"</w:instrText>
        </w:r>
        <w:r w:rsidRPr="008E2812">
          <w:rPr>
            <w:rStyle w:val="Hyperlink"/>
            <w:noProof/>
          </w:rPr>
          <w:instrText xml:space="preserve"> </w:instrText>
        </w:r>
        <w:r w:rsidRPr="008E2812">
          <w:rPr>
            <w:rStyle w:val="Hyperlink"/>
            <w:noProof/>
          </w:rPr>
          <w:fldChar w:fldCharType="separate"/>
        </w:r>
        <w:r w:rsidRPr="008E2812">
          <w:rPr>
            <w:rStyle w:val="Hyperlink"/>
            <w:noProof/>
          </w:rPr>
          <w:t>1.3.</w:t>
        </w:r>
        <w:r>
          <w:rPr>
            <w:rFonts w:asciiTheme="minorHAnsi" w:eastAsiaTheme="minorEastAsia" w:hAnsiTheme="minorHAnsi" w:cstheme="minorBidi"/>
            <w:noProof/>
            <w:sz w:val="22"/>
          </w:rPr>
          <w:tab/>
        </w:r>
        <w:r w:rsidRPr="008E2812">
          <w:rPr>
            <w:rStyle w:val="Hyperlink"/>
            <w:noProof/>
          </w:rPr>
          <w:t>Cấu trúc báo cáo</w:t>
        </w:r>
        <w:r>
          <w:rPr>
            <w:noProof/>
            <w:webHidden/>
          </w:rPr>
          <w:tab/>
        </w:r>
        <w:r>
          <w:rPr>
            <w:noProof/>
            <w:webHidden/>
          </w:rPr>
          <w:fldChar w:fldCharType="begin"/>
        </w:r>
        <w:r>
          <w:rPr>
            <w:noProof/>
            <w:webHidden/>
          </w:rPr>
          <w:instrText xml:space="preserve"> PAGEREF _Toc343415714 \h </w:instrText>
        </w:r>
      </w:ins>
      <w:r>
        <w:rPr>
          <w:noProof/>
          <w:webHidden/>
        </w:rPr>
      </w:r>
      <w:r>
        <w:rPr>
          <w:noProof/>
          <w:webHidden/>
        </w:rPr>
        <w:fldChar w:fldCharType="separate"/>
      </w:r>
      <w:ins w:id="201" w:author="The Si Tran" w:date="2012-12-16T10:04:00Z">
        <w:r>
          <w:rPr>
            <w:noProof/>
            <w:webHidden/>
          </w:rPr>
          <w:t>3</w:t>
        </w:r>
        <w:r>
          <w:rPr>
            <w:noProof/>
            <w:webHidden/>
          </w:rPr>
          <w:fldChar w:fldCharType="end"/>
        </w:r>
        <w:r w:rsidRPr="008E2812">
          <w:rPr>
            <w:rStyle w:val="Hyperlink"/>
            <w:noProof/>
          </w:rPr>
          <w:fldChar w:fldCharType="end"/>
        </w:r>
      </w:ins>
    </w:p>
    <w:p w14:paraId="002EE01D" w14:textId="35FF9C7D" w:rsidR="004E789F" w:rsidRDefault="004E789F">
      <w:pPr>
        <w:pStyle w:val="TOC1"/>
        <w:tabs>
          <w:tab w:val="left" w:pos="1760"/>
        </w:tabs>
        <w:rPr>
          <w:ins w:id="202" w:author="The Si Tran" w:date="2012-12-16T10:04:00Z"/>
          <w:rFonts w:asciiTheme="minorHAnsi" w:eastAsiaTheme="minorEastAsia" w:hAnsiTheme="minorHAnsi" w:cstheme="minorBidi"/>
          <w:noProof/>
          <w:sz w:val="22"/>
        </w:rPr>
      </w:pPr>
      <w:ins w:id="20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"_Toc343415724"</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2</w:t>
        </w:r>
        <w:r>
          <w:rPr>
            <w:rFonts w:asciiTheme="minorHAnsi" w:eastAsiaTheme="minorEastAsia" w:hAnsiTheme="minorHAnsi" w:cstheme="minorBidi"/>
            <w:noProof/>
            <w:sz w:val="22"/>
          </w:rPr>
          <w:tab/>
        </w:r>
        <w:del w:id="204" w:author="superchickend" w:date="2012-12-16T14:53:00Z">
          <w:r w:rsidRPr="008E2812" w:rsidDel="00F60F37">
            <w:rPr>
              <w:rStyle w:val="Hyperlink"/>
              <w:noProof/>
            </w:rPr>
            <w:delText xml:space="preserve">: </w:delText>
          </w:r>
        </w:del>
        <w:r w:rsidRPr="008E2812">
          <w:rPr>
            <w:rStyle w:val="Hyperlink"/>
            <w:noProof/>
          </w:rPr>
          <w:t>CHUỖI THỜI GIAN VÀ CÁC THÀNH PHẦN CỦA CHUỖI THỜI GIAN</w:t>
        </w:r>
        <w:r>
          <w:rPr>
            <w:noProof/>
            <w:webHidden/>
          </w:rPr>
          <w:tab/>
        </w:r>
      </w:ins>
      <w:ins w:id="205" w:author="The Si Tran" w:date="2012-12-16T10:14:00Z">
        <w:r w:rsidR="006B76D1">
          <w:rPr>
            <w:noProof/>
            <w:webHidden/>
          </w:rPr>
          <w:tab/>
        </w:r>
      </w:ins>
      <w:ins w:id="206" w:author="The Si Tran" w:date="2012-12-16T10:04:00Z">
        <w:r>
          <w:rPr>
            <w:noProof/>
            <w:webHidden/>
          </w:rPr>
          <w:fldChar w:fldCharType="begin"/>
        </w:r>
        <w:r>
          <w:rPr>
            <w:noProof/>
            <w:webHidden/>
          </w:rPr>
          <w:instrText xml:space="preserve"> PAGEREF _Toc343415724 \h </w:instrText>
        </w:r>
      </w:ins>
      <w:r>
        <w:rPr>
          <w:noProof/>
          <w:webHidden/>
        </w:rPr>
      </w:r>
      <w:r>
        <w:rPr>
          <w:noProof/>
          <w:webHidden/>
        </w:rPr>
        <w:fldChar w:fldCharType="separate"/>
      </w:r>
      <w:ins w:id="207" w:author="The Si Tran" w:date="2012-12-16T10:04:00Z">
        <w:r>
          <w:rPr>
            <w:noProof/>
            <w:webHidden/>
          </w:rPr>
          <w:t>4</w:t>
        </w:r>
        <w:r>
          <w:rPr>
            <w:noProof/>
            <w:webHidden/>
          </w:rPr>
          <w:fldChar w:fldCharType="end"/>
        </w:r>
        <w:r w:rsidRPr="008E2812">
          <w:rPr>
            <w:rStyle w:val="Hyperlink"/>
            <w:noProof/>
          </w:rPr>
          <w:fldChar w:fldCharType="end"/>
        </w:r>
      </w:ins>
    </w:p>
    <w:p w14:paraId="21587335" w14:textId="77777777" w:rsidR="004E789F" w:rsidRDefault="004E789F">
      <w:pPr>
        <w:pStyle w:val="TOC2"/>
        <w:tabs>
          <w:tab w:val="left" w:pos="1320"/>
          <w:tab w:val="right" w:leader="dot" w:pos="9062"/>
        </w:tabs>
        <w:rPr>
          <w:ins w:id="208" w:author="The Si Tran" w:date="2012-12-16T10:04:00Z"/>
          <w:rFonts w:asciiTheme="minorHAnsi" w:eastAsiaTheme="minorEastAsia" w:hAnsiTheme="minorHAnsi" w:cstheme="minorBidi"/>
          <w:noProof/>
          <w:sz w:val="22"/>
        </w:rPr>
      </w:pPr>
      <w:ins w:id="20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"_Toc343415725"</w:instrText>
        </w:r>
        <w:r w:rsidRPr="008E2812">
          <w:rPr>
            <w:rStyle w:val="Hyperlink"/>
            <w:noProof/>
          </w:rPr>
          <w:instrText xml:space="preserve"> </w:instrText>
        </w:r>
        <w:r w:rsidRPr="008E2812">
          <w:rPr>
            <w:rStyle w:val="Hyperlink"/>
            <w:noProof/>
          </w:rPr>
          <w:fldChar w:fldCharType="separate"/>
        </w:r>
        <w:r w:rsidRPr="008E2812">
          <w:rPr>
            <w:rStyle w:val="Hyperlink"/>
            <w:noProof/>
          </w:rPr>
          <w:t>2.1.</w:t>
        </w:r>
        <w:r>
          <w:rPr>
            <w:rFonts w:asciiTheme="minorHAnsi" w:eastAsiaTheme="minorEastAsia" w:hAnsiTheme="minorHAnsi" w:cstheme="minorBidi"/>
            <w:noProof/>
            <w:sz w:val="22"/>
          </w:rPr>
          <w:tab/>
        </w:r>
        <w:r w:rsidRPr="008E2812">
          <w:rPr>
            <w:rStyle w:val="Hyperlink"/>
            <w:noProof/>
          </w:rPr>
          <w:t>Chuỗi thời gian</w:t>
        </w:r>
        <w:r>
          <w:rPr>
            <w:noProof/>
            <w:webHidden/>
          </w:rPr>
          <w:tab/>
        </w:r>
        <w:r>
          <w:rPr>
            <w:noProof/>
            <w:webHidden/>
          </w:rPr>
          <w:fldChar w:fldCharType="begin"/>
        </w:r>
        <w:r>
          <w:rPr>
            <w:noProof/>
            <w:webHidden/>
          </w:rPr>
          <w:instrText xml:space="preserve"> PAGEREF _Toc343415725 \h </w:instrText>
        </w:r>
      </w:ins>
      <w:r>
        <w:rPr>
          <w:noProof/>
          <w:webHidden/>
        </w:rPr>
      </w:r>
      <w:r>
        <w:rPr>
          <w:noProof/>
          <w:webHidden/>
        </w:rPr>
        <w:fldChar w:fldCharType="separate"/>
      </w:r>
      <w:ins w:id="210" w:author="The Si Tran" w:date="2012-12-16T10:04:00Z">
        <w:r>
          <w:rPr>
            <w:noProof/>
            <w:webHidden/>
          </w:rPr>
          <w:t>4</w:t>
        </w:r>
        <w:r>
          <w:rPr>
            <w:noProof/>
            <w:webHidden/>
          </w:rPr>
          <w:fldChar w:fldCharType="end"/>
        </w:r>
        <w:r w:rsidRPr="008E2812">
          <w:rPr>
            <w:rStyle w:val="Hyperlink"/>
            <w:noProof/>
          </w:rPr>
          <w:fldChar w:fldCharType="end"/>
        </w:r>
      </w:ins>
    </w:p>
    <w:p w14:paraId="59487459" w14:textId="77777777" w:rsidR="004E789F" w:rsidRDefault="004E789F">
      <w:pPr>
        <w:pStyle w:val="TOC2"/>
        <w:tabs>
          <w:tab w:val="left" w:pos="1320"/>
          <w:tab w:val="right" w:leader="dot" w:pos="9062"/>
        </w:tabs>
        <w:rPr>
          <w:ins w:id="211" w:author="The Si Tran" w:date="2012-12-16T10:04:00Z"/>
          <w:rFonts w:asciiTheme="minorHAnsi" w:eastAsiaTheme="minorEastAsia" w:hAnsiTheme="minorHAnsi" w:cstheme="minorBidi"/>
          <w:noProof/>
          <w:sz w:val="22"/>
        </w:rPr>
      </w:pPr>
      <w:ins w:id="21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"_Toc343415757"</w:instrText>
        </w:r>
        <w:r w:rsidRPr="008E2812">
          <w:rPr>
            <w:rStyle w:val="Hyperlink"/>
            <w:noProof/>
          </w:rPr>
          <w:instrText xml:space="preserve"> </w:instrText>
        </w:r>
        <w:r w:rsidRPr="008E2812">
          <w:rPr>
            <w:rStyle w:val="Hyperlink"/>
            <w:noProof/>
          </w:rPr>
          <w:fldChar w:fldCharType="separate"/>
        </w:r>
        <w:r w:rsidRPr="008E2812">
          <w:rPr>
            <w:rStyle w:val="Hyperlink"/>
            <w:noProof/>
          </w:rPr>
          <w:t>2.2.</w:t>
        </w:r>
        <w:r>
          <w:rPr>
            <w:rFonts w:asciiTheme="minorHAnsi" w:eastAsiaTheme="minorEastAsia" w:hAnsiTheme="minorHAnsi" w:cstheme="minorBidi"/>
            <w:noProof/>
            <w:sz w:val="22"/>
          </w:rPr>
          <w:tab/>
        </w:r>
        <w:r w:rsidRPr="008E2812">
          <w:rPr>
            <w:rStyle w:val="Hyperlink"/>
            <w:noProof/>
          </w:rPr>
          <w:t>Dự báo chuỗi thời gian</w:t>
        </w:r>
        <w:r>
          <w:rPr>
            <w:noProof/>
            <w:webHidden/>
          </w:rPr>
          <w:tab/>
        </w:r>
        <w:r>
          <w:rPr>
            <w:noProof/>
            <w:webHidden/>
          </w:rPr>
          <w:fldChar w:fldCharType="begin"/>
        </w:r>
        <w:r>
          <w:rPr>
            <w:noProof/>
            <w:webHidden/>
          </w:rPr>
          <w:instrText xml:space="preserve"> PAGEREF _Toc343415757 \h </w:instrText>
        </w:r>
      </w:ins>
      <w:r>
        <w:rPr>
          <w:noProof/>
          <w:webHidden/>
        </w:rPr>
      </w:r>
      <w:r>
        <w:rPr>
          <w:noProof/>
          <w:webHidden/>
        </w:rPr>
        <w:fldChar w:fldCharType="separate"/>
      </w:r>
      <w:ins w:id="213" w:author="The Si Tran" w:date="2012-12-16T10:04:00Z">
        <w:r>
          <w:rPr>
            <w:noProof/>
            <w:webHidden/>
          </w:rPr>
          <w:t>5</w:t>
        </w:r>
        <w:r>
          <w:rPr>
            <w:noProof/>
            <w:webHidden/>
          </w:rPr>
          <w:fldChar w:fldCharType="end"/>
        </w:r>
        <w:r w:rsidRPr="008E2812">
          <w:rPr>
            <w:rStyle w:val="Hyperlink"/>
            <w:noProof/>
          </w:rPr>
          <w:fldChar w:fldCharType="end"/>
        </w:r>
      </w:ins>
    </w:p>
    <w:p w14:paraId="4BA4561E" w14:textId="77777777" w:rsidR="004E789F" w:rsidRDefault="004E789F">
      <w:pPr>
        <w:pStyle w:val="TOC2"/>
        <w:tabs>
          <w:tab w:val="left" w:pos="1320"/>
          <w:tab w:val="right" w:leader="dot" w:pos="9062"/>
        </w:tabs>
        <w:rPr>
          <w:ins w:id="214" w:author="The Si Tran" w:date="2012-12-16T10:04:00Z"/>
          <w:rFonts w:asciiTheme="minorHAnsi" w:eastAsiaTheme="minorEastAsia" w:hAnsiTheme="minorHAnsi" w:cstheme="minorBidi"/>
          <w:noProof/>
          <w:sz w:val="22"/>
        </w:rPr>
      </w:pPr>
      <w:ins w:id="21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"_Toc343415758"</w:instrText>
        </w:r>
        <w:r w:rsidRPr="008E2812">
          <w:rPr>
            <w:rStyle w:val="Hyperlink"/>
            <w:noProof/>
          </w:rPr>
          <w:instrText xml:space="preserve"> </w:instrText>
        </w:r>
        <w:r w:rsidRPr="008E2812">
          <w:rPr>
            <w:rStyle w:val="Hyperlink"/>
            <w:noProof/>
          </w:rPr>
          <w:fldChar w:fldCharType="separate"/>
        </w:r>
        <w:r w:rsidRPr="008E2812">
          <w:rPr>
            <w:rStyle w:val="Hyperlink"/>
            <w:noProof/>
          </w:rPr>
          <w:t>2.3.</w:t>
        </w:r>
        <w:r>
          <w:rPr>
            <w:rFonts w:asciiTheme="minorHAnsi" w:eastAsiaTheme="minorEastAsia" w:hAnsiTheme="minorHAnsi" w:cstheme="minorBidi"/>
            <w:noProof/>
            <w:sz w:val="22"/>
          </w:rPr>
          <w:tab/>
        </w:r>
        <w:r w:rsidRPr="008E2812">
          <w:rPr>
            <w:rStyle w:val="Hyperlink"/>
            <w:noProof/>
          </w:rPr>
          <w:t>Khái niệm thống kê liên quan</w:t>
        </w:r>
        <w:r>
          <w:rPr>
            <w:noProof/>
            <w:webHidden/>
          </w:rPr>
          <w:tab/>
        </w:r>
        <w:r>
          <w:rPr>
            <w:noProof/>
            <w:webHidden/>
          </w:rPr>
          <w:fldChar w:fldCharType="begin"/>
        </w:r>
        <w:r>
          <w:rPr>
            <w:noProof/>
            <w:webHidden/>
          </w:rPr>
          <w:instrText xml:space="preserve"> PAGEREF _Toc343415758 \h </w:instrText>
        </w:r>
      </w:ins>
      <w:r>
        <w:rPr>
          <w:noProof/>
          <w:webHidden/>
        </w:rPr>
      </w:r>
      <w:r>
        <w:rPr>
          <w:noProof/>
          <w:webHidden/>
        </w:rPr>
        <w:fldChar w:fldCharType="separate"/>
      </w:r>
      <w:ins w:id="216" w:author="The Si Tran" w:date="2012-12-16T10:04:00Z">
        <w:r>
          <w:rPr>
            <w:noProof/>
            <w:webHidden/>
          </w:rPr>
          <w:t>7</w:t>
        </w:r>
        <w:r>
          <w:rPr>
            <w:noProof/>
            <w:webHidden/>
          </w:rPr>
          <w:fldChar w:fldCharType="end"/>
        </w:r>
        <w:r w:rsidRPr="008E2812">
          <w:rPr>
            <w:rStyle w:val="Hyperlink"/>
            <w:noProof/>
          </w:rPr>
          <w:fldChar w:fldCharType="end"/>
        </w:r>
      </w:ins>
    </w:p>
    <w:p w14:paraId="7A88AA4A" w14:textId="77777777" w:rsidR="004E789F" w:rsidRDefault="004E789F">
      <w:pPr>
        <w:pStyle w:val="TOC3"/>
        <w:tabs>
          <w:tab w:val="left" w:pos="1760"/>
          <w:tab w:val="right" w:leader="dot" w:pos="9062"/>
        </w:tabs>
        <w:rPr>
          <w:ins w:id="217" w:author="The Si Tran" w:date="2012-12-16T10:04:00Z"/>
          <w:rFonts w:asciiTheme="minorHAnsi" w:eastAsiaTheme="minorEastAsia" w:hAnsiTheme="minorHAnsi" w:cstheme="minorBidi"/>
          <w:noProof/>
          <w:sz w:val="22"/>
        </w:rPr>
      </w:pPr>
      <w:ins w:id="21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"_Toc343415759"</w:instrText>
        </w:r>
        <w:r w:rsidRPr="008E2812">
          <w:rPr>
            <w:rStyle w:val="Hyperlink"/>
            <w:noProof/>
          </w:rPr>
          <w:instrText xml:space="preserve"> </w:instrText>
        </w:r>
        <w:r w:rsidRPr="008E2812">
          <w:rPr>
            <w:rStyle w:val="Hyperlink"/>
            <w:noProof/>
          </w:rPr>
          <w:fldChar w:fldCharType="separate"/>
        </w:r>
        <w:r w:rsidRPr="008E2812">
          <w:rPr>
            <w:rStyle w:val="Hyperlink"/>
            <w:noProof/>
          </w:rPr>
          <w:t>2.3.1.</w:t>
        </w:r>
        <w:r>
          <w:rPr>
            <w:rFonts w:asciiTheme="minorHAnsi" w:eastAsiaTheme="minorEastAsia" w:hAnsiTheme="minorHAnsi" w:cstheme="minorBidi"/>
            <w:noProof/>
            <w:sz w:val="22"/>
          </w:rPr>
          <w:tab/>
        </w:r>
        <w:r w:rsidRPr="008E2812">
          <w:rPr>
            <w:rStyle w:val="Hyperlink"/>
            <w:noProof/>
          </w:rPr>
          <w:t>Hệ số tự tương quan</w:t>
        </w:r>
        <w:r>
          <w:rPr>
            <w:noProof/>
            <w:webHidden/>
          </w:rPr>
          <w:tab/>
        </w:r>
        <w:r>
          <w:rPr>
            <w:noProof/>
            <w:webHidden/>
          </w:rPr>
          <w:fldChar w:fldCharType="begin"/>
        </w:r>
        <w:r>
          <w:rPr>
            <w:noProof/>
            <w:webHidden/>
          </w:rPr>
          <w:instrText xml:space="preserve"> PAGEREF _Toc343415759 \h </w:instrText>
        </w:r>
      </w:ins>
      <w:r>
        <w:rPr>
          <w:noProof/>
          <w:webHidden/>
        </w:rPr>
      </w:r>
      <w:r>
        <w:rPr>
          <w:noProof/>
          <w:webHidden/>
        </w:rPr>
        <w:fldChar w:fldCharType="separate"/>
      </w:r>
      <w:ins w:id="219" w:author="The Si Tran" w:date="2012-12-16T10:04:00Z">
        <w:r>
          <w:rPr>
            <w:noProof/>
            <w:webHidden/>
          </w:rPr>
          <w:t>7</w:t>
        </w:r>
        <w:r>
          <w:rPr>
            <w:noProof/>
            <w:webHidden/>
          </w:rPr>
          <w:fldChar w:fldCharType="end"/>
        </w:r>
        <w:r w:rsidRPr="008E2812">
          <w:rPr>
            <w:rStyle w:val="Hyperlink"/>
            <w:noProof/>
          </w:rPr>
          <w:fldChar w:fldCharType="end"/>
        </w:r>
      </w:ins>
    </w:p>
    <w:p w14:paraId="67F9E093" w14:textId="77777777" w:rsidR="004E789F" w:rsidRDefault="004E789F">
      <w:pPr>
        <w:pStyle w:val="TOC3"/>
        <w:tabs>
          <w:tab w:val="left" w:pos="1760"/>
          <w:tab w:val="right" w:leader="dot" w:pos="9062"/>
        </w:tabs>
        <w:rPr>
          <w:ins w:id="220" w:author="The Si Tran" w:date="2012-12-16T10:04:00Z"/>
          <w:rFonts w:asciiTheme="minorHAnsi" w:eastAsiaTheme="minorEastAsia" w:hAnsiTheme="minorHAnsi" w:cstheme="minorBidi"/>
          <w:noProof/>
          <w:sz w:val="22"/>
        </w:rPr>
      </w:pPr>
      <w:ins w:id="22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"_Toc343415760"</w:instrText>
        </w:r>
        <w:r w:rsidRPr="008E2812">
          <w:rPr>
            <w:rStyle w:val="Hyperlink"/>
            <w:noProof/>
          </w:rPr>
          <w:instrText xml:space="preserve"> </w:instrText>
        </w:r>
        <w:r w:rsidRPr="008E2812">
          <w:rPr>
            <w:rStyle w:val="Hyperlink"/>
            <w:noProof/>
          </w:rPr>
          <w:fldChar w:fldCharType="separate"/>
        </w:r>
        <w:r w:rsidRPr="008E2812">
          <w:rPr>
            <w:rStyle w:val="Hyperlink"/>
            <w:noProof/>
          </w:rPr>
          <w:t>2.3.2.</w:t>
        </w:r>
        <w:r>
          <w:rPr>
            <w:rFonts w:asciiTheme="minorHAnsi" w:eastAsiaTheme="minorEastAsia" w:hAnsiTheme="minorHAnsi" w:cstheme="minorBidi"/>
            <w:noProof/>
            <w:sz w:val="22"/>
          </w:rPr>
          <w:tab/>
        </w:r>
        <w:r w:rsidRPr="008E2812">
          <w:rPr>
            <w:rStyle w:val="Hyperlink"/>
            <w:noProof/>
          </w:rPr>
          <w:t>Hệ số tự tương quan riêng phần</w:t>
        </w:r>
        <w:r>
          <w:rPr>
            <w:noProof/>
            <w:webHidden/>
          </w:rPr>
          <w:tab/>
        </w:r>
        <w:r>
          <w:rPr>
            <w:noProof/>
            <w:webHidden/>
          </w:rPr>
          <w:fldChar w:fldCharType="begin"/>
        </w:r>
        <w:r>
          <w:rPr>
            <w:noProof/>
            <w:webHidden/>
          </w:rPr>
          <w:instrText xml:space="preserve"> PAGEREF _Toc343415760 \h </w:instrText>
        </w:r>
      </w:ins>
      <w:r>
        <w:rPr>
          <w:noProof/>
          <w:webHidden/>
        </w:rPr>
      </w:r>
      <w:r>
        <w:rPr>
          <w:noProof/>
          <w:webHidden/>
        </w:rPr>
        <w:fldChar w:fldCharType="separate"/>
      </w:r>
      <w:ins w:id="222" w:author="The Si Tran" w:date="2012-12-16T10:04:00Z">
        <w:r>
          <w:rPr>
            <w:noProof/>
            <w:webHidden/>
          </w:rPr>
          <w:t>9</w:t>
        </w:r>
        <w:r>
          <w:rPr>
            <w:noProof/>
            <w:webHidden/>
          </w:rPr>
          <w:fldChar w:fldCharType="end"/>
        </w:r>
        <w:r w:rsidRPr="008E2812">
          <w:rPr>
            <w:rStyle w:val="Hyperlink"/>
            <w:noProof/>
          </w:rPr>
          <w:fldChar w:fldCharType="end"/>
        </w:r>
      </w:ins>
    </w:p>
    <w:p w14:paraId="782965CE" w14:textId="77777777" w:rsidR="004E789F" w:rsidRDefault="004E789F">
      <w:pPr>
        <w:pStyle w:val="TOC2"/>
        <w:tabs>
          <w:tab w:val="left" w:pos="1320"/>
          <w:tab w:val="right" w:leader="dot" w:pos="9062"/>
        </w:tabs>
        <w:rPr>
          <w:ins w:id="223" w:author="The Si Tran" w:date="2012-12-16T10:04:00Z"/>
          <w:rFonts w:asciiTheme="minorHAnsi" w:eastAsiaTheme="minorEastAsia" w:hAnsiTheme="minorHAnsi" w:cstheme="minorBidi"/>
          <w:noProof/>
          <w:sz w:val="22"/>
        </w:rPr>
      </w:pPr>
      <w:ins w:id="22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"_Toc343415761"</w:instrText>
        </w:r>
        <w:r w:rsidRPr="008E2812">
          <w:rPr>
            <w:rStyle w:val="Hyperlink"/>
            <w:noProof/>
          </w:rPr>
          <w:instrText xml:space="preserve"> </w:instrText>
        </w:r>
        <w:r w:rsidRPr="008E2812">
          <w:rPr>
            <w:rStyle w:val="Hyperlink"/>
            <w:noProof/>
          </w:rPr>
          <w:fldChar w:fldCharType="separate"/>
        </w:r>
        <w:r w:rsidRPr="008E2812">
          <w:rPr>
            <w:rStyle w:val="Hyperlink"/>
            <w:noProof/>
          </w:rPr>
          <w:t>2.4.</w:t>
        </w:r>
        <w:r>
          <w:rPr>
            <w:rFonts w:asciiTheme="minorHAnsi" w:eastAsiaTheme="minorEastAsia" w:hAnsiTheme="minorHAnsi" w:cstheme="minorBidi"/>
            <w:noProof/>
            <w:sz w:val="22"/>
          </w:rPr>
          <w:tab/>
        </w:r>
        <w:r w:rsidRPr="008E2812">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_Toc343415761 \h </w:instrText>
        </w:r>
      </w:ins>
      <w:r>
        <w:rPr>
          <w:noProof/>
          <w:webHidden/>
        </w:rPr>
      </w:r>
      <w:r>
        <w:rPr>
          <w:noProof/>
          <w:webHidden/>
        </w:rPr>
        <w:fldChar w:fldCharType="separate"/>
      </w:r>
      <w:ins w:id="225" w:author="The Si Tran" w:date="2012-12-16T10:04:00Z">
        <w:r>
          <w:rPr>
            <w:noProof/>
            <w:webHidden/>
          </w:rPr>
          <w:t>10</w:t>
        </w:r>
        <w:r>
          <w:rPr>
            <w:noProof/>
            <w:webHidden/>
          </w:rPr>
          <w:fldChar w:fldCharType="end"/>
        </w:r>
        <w:r w:rsidRPr="008E2812">
          <w:rPr>
            <w:rStyle w:val="Hyperlink"/>
            <w:noProof/>
          </w:rPr>
          <w:fldChar w:fldCharType="end"/>
        </w:r>
      </w:ins>
    </w:p>
    <w:p w14:paraId="67337A15" w14:textId="77777777" w:rsidR="004E789F" w:rsidRDefault="004E789F">
      <w:pPr>
        <w:pStyle w:val="TOC1"/>
        <w:tabs>
          <w:tab w:val="left" w:pos="1760"/>
        </w:tabs>
        <w:rPr>
          <w:ins w:id="226" w:author="The Si Tran" w:date="2012-12-16T10:04:00Z"/>
          <w:rFonts w:asciiTheme="minorHAnsi" w:eastAsiaTheme="minorEastAsia" w:hAnsiTheme="minorHAnsi" w:cstheme="minorBidi"/>
          <w:noProof/>
          <w:sz w:val="22"/>
        </w:rPr>
      </w:pPr>
      <w:ins w:id="22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"_Toc343415765"</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3</w:t>
        </w:r>
        <w:r>
          <w:rPr>
            <w:rFonts w:asciiTheme="minorHAnsi" w:eastAsiaTheme="minorEastAsia" w:hAnsiTheme="minorHAnsi" w:cstheme="minorBidi"/>
            <w:noProof/>
            <w:sz w:val="22"/>
          </w:rPr>
          <w:tab/>
        </w:r>
        <w:del w:id="228" w:author="superchickend" w:date="2012-12-16T14:53:00Z">
          <w:r w:rsidRPr="008E2812" w:rsidDel="00F60F37">
            <w:rPr>
              <w:rStyle w:val="Hyperlink"/>
              <w:noProof/>
            </w:rPr>
            <w:delText xml:space="preserve">: </w:delText>
          </w:r>
        </w:del>
        <w:r w:rsidRPr="008E2812">
          <w:rPr>
            <w:rStyle w:val="Hyperlink"/>
            <w:noProof/>
          </w:rPr>
          <w:t>MÔ HÌNH ARIMA</w:t>
        </w:r>
        <w:r>
          <w:rPr>
            <w:noProof/>
            <w:webHidden/>
          </w:rPr>
          <w:tab/>
        </w:r>
        <w:r>
          <w:rPr>
            <w:noProof/>
            <w:webHidden/>
          </w:rPr>
          <w:fldChar w:fldCharType="begin"/>
        </w:r>
        <w:r>
          <w:rPr>
            <w:noProof/>
            <w:webHidden/>
          </w:rPr>
          <w:instrText xml:space="preserve"> PAGEREF _Toc343415765 \h </w:instrText>
        </w:r>
      </w:ins>
      <w:r>
        <w:rPr>
          <w:noProof/>
          <w:webHidden/>
        </w:rPr>
      </w:r>
      <w:r>
        <w:rPr>
          <w:noProof/>
          <w:webHidden/>
        </w:rPr>
        <w:fldChar w:fldCharType="separate"/>
      </w:r>
      <w:ins w:id="229" w:author="The Si Tran" w:date="2012-12-16T10:04:00Z">
        <w:r>
          <w:rPr>
            <w:noProof/>
            <w:webHidden/>
          </w:rPr>
          <w:t>16</w:t>
        </w:r>
        <w:r>
          <w:rPr>
            <w:noProof/>
            <w:webHidden/>
          </w:rPr>
          <w:fldChar w:fldCharType="end"/>
        </w:r>
        <w:r w:rsidRPr="008E2812">
          <w:rPr>
            <w:rStyle w:val="Hyperlink"/>
            <w:noProof/>
          </w:rPr>
          <w:fldChar w:fldCharType="end"/>
        </w:r>
      </w:ins>
    </w:p>
    <w:p w14:paraId="3CDF6759" w14:textId="77777777" w:rsidR="004E789F" w:rsidRDefault="004E789F">
      <w:pPr>
        <w:pStyle w:val="TOC2"/>
        <w:tabs>
          <w:tab w:val="left" w:pos="1320"/>
          <w:tab w:val="right" w:leader="dot" w:pos="9062"/>
        </w:tabs>
        <w:rPr>
          <w:ins w:id="230" w:author="The Si Tran" w:date="2012-12-16T10:04:00Z"/>
          <w:rFonts w:asciiTheme="minorHAnsi" w:eastAsiaTheme="minorEastAsia" w:hAnsiTheme="minorHAnsi" w:cstheme="minorBidi"/>
          <w:noProof/>
          <w:sz w:val="22"/>
        </w:rPr>
      </w:pPr>
      <w:ins w:id="23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"_Toc343415766"</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3.1.</w:t>
        </w:r>
        <w:r>
          <w:rPr>
            <w:rFonts w:asciiTheme="minorHAnsi" w:eastAsiaTheme="minorEastAsia" w:hAnsiTheme="minorHAnsi" w:cstheme="minorBidi"/>
            <w:noProof/>
            <w:sz w:val="22"/>
          </w:rPr>
          <w:tab/>
        </w:r>
        <w:r w:rsidRPr="008E2812">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_Toc343415766 \h </w:instrText>
        </w:r>
      </w:ins>
      <w:r>
        <w:rPr>
          <w:noProof/>
          <w:webHidden/>
        </w:rPr>
      </w:r>
      <w:r>
        <w:rPr>
          <w:noProof/>
          <w:webHidden/>
        </w:rPr>
        <w:fldChar w:fldCharType="separate"/>
      </w:r>
      <w:ins w:id="232" w:author="The Si Tran" w:date="2012-12-16T10:04:00Z">
        <w:r>
          <w:rPr>
            <w:noProof/>
            <w:webHidden/>
          </w:rPr>
          <w:t>16</w:t>
        </w:r>
        <w:r>
          <w:rPr>
            <w:noProof/>
            <w:webHidden/>
          </w:rPr>
          <w:fldChar w:fldCharType="end"/>
        </w:r>
        <w:r w:rsidRPr="008E2812">
          <w:rPr>
            <w:rStyle w:val="Hyperlink"/>
            <w:noProof/>
          </w:rPr>
          <w:fldChar w:fldCharType="end"/>
        </w:r>
      </w:ins>
    </w:p>
    <w:p w14:paraId="618C9480" w14:textId="77777777" w:rsidR="004E789F" w:rsidRDefault="004E789F">
      <w:pPr>
        <w:pStyle w:val="TOC2"/>
        <w:tabs>
          <w:tab w:val="left" w:pos="1320"/>
          <w:tab w:val="right" w:leader="dot" w:pos="9062"/>
        </w:tabs>
        <w:rPr>
          <w:ins w:id="233" w:author="The Si Tran" w:date="2012-12-16T10:04:00Z"/>
          <w:rFonts w:asciiTheme="minorHAnsi" w:eastAsiaTheme="minorEastAsia" w:hAnsiTheme="minorHAnsi" w:cstheme="minorBidi"/>
          <w:noProof/>
          <w:sz w:val="22"/>
        </w:rPr>
      </w:pPr>
      <w:ins w:id="23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"_Toc343415767"</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3.2.</w:t>
        </w:r>
        <w:r>
          <w:rPr>
            <w:rFonts w:asciiTheme="minorHAnsi" w:eastAsiaTheme="minorEastAsia" w:hAnsiTheme="minorHAnsi" w:cstheme="minorBidi"/>
            <w:noProof/>
            <w:sz w:val="22"/>
          </w:rPr>
          <w:tab/>
        </w:r>
        <w:r w:rsidRPr="008E2812">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_Toc343415767 \h </w:instrText>
        </w:r>
      </w:ins>
      <w:r>
        <w:rPr>
          <w:noProof/>
          <w:webHidden/>
        </w:rPr>
      </w:r>
      <w:r>
        <w:rPr>
          <w:noProof/>
          <w:webHidden/>
        </w:rPr>
        <w:fldChar w:fldCharType="separate"/>
      </w:r>
      <w:ins w:id="235" w:author="The Si Tran" w:date="2012-12-16T10:04:00Z">
        <w:r>
          <w:rPr>
            <w:noProof/>
            <w:webHidden/>
          </w:rPr>
          <w:t>17</w:t>
        </w:r>
        <w:r>
          <w:rPr>
            <w:noProof/>
            <w:webHidden/>
          </w:rPr>
          <w:fldChar w:fldCharType="end"/>
        </w:r>
        <w:r w:rsidRPr="008E2812">
          <w:rPr>
            <w:rStyle w:val="Hyperlink"/>
            <w:noProof/>
          </w:rPr>
          <w:fldChar w:fldCharType="end"/>
        </w:r>
      </w:ins>
    </w:p>
    <w:p w14:paraId="6929E42A" w14:textId="77777777" w:rsidR="004E789F" w:rsidRDefault="004E789F">
      <w:pPr>
        <w:pStyle w:val="TOC2"/>
        <w:tabs>
          <w:tab w:val="left" w:pos="1320"/>
          <w:tab w:val="right" w:leader="dot" w:pos="9062"/>
        </w:tabs>
        <w:rPr>
          <w:ins w:id="236" w:author="The Si Tran" w:date="2012-12-16T10:04:00Z"/>
          <w:rFonts w:asciiTheme="minorHAnsi" w:eastAsiaTheme="minorEastAsia" w:hAnsiTheme="minorHAnsi" w:cstheme="minorBidi"/>
          <w:noProof/>
          <w:sz w:val="22"/>
        </w:rPr>
      </w:pPr>
      <w:ins w:id="23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"_Toc343415768"</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3.3.</w:t>
        </w:r>
        <w:r>
          <w:rPr>
            <w:rFonts w:asciiTheme="minorHAnsi" w:eastAsiaTheme="minorEastAsia" w:hAnsiTheme="minorHAnsi" w:cstheme="minorBidi"/>
            <w:noProof/>
            <w:sz w:val="22"/>
          </w:rPr>
          <w:tab/>
        </w:r>
        <w:r w:rsidRPr="008E2812">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_Toc343415768 \h </w:instrText>
        </w:r>
      </w:ins>
      <w:r>
        <w:rPr>
          <w:noProof/>
          <w:webHidden/>
        </w:rPr>
      </w:r>
      <w:r>
        <w:rPr>
          <w:noProof/>
          <w:webHidden/>
        </w:rPr>
        <w:fldChar w:fldCharType="separate"/>
      </w:r>
      <w:ins w:id="238" w:author="The Si Tran" w:date="2012-12-16T10:04:00Z">
        <w:r>
          <w:rPr>
            <w:noProof/>
            <w:webHidden/>
          </w:rPr>
          <w:t>20</w:t>
        </w:r>
        <w:r>
          <w:rPr>
            <w:noProof/>
            <w:webHidden/>
          </w:rPr>
          <w:fldChar w:fldCharType="end"/>
        </w:r>
        <w:r w:rsidRPr="008E2812">
          <w:rPr>
            <w:rStyle w:val="Hyperlink"/>
            <w:noProof/>
          </w:rPr>
          <w:fldChar w:fldCharType="end"/>
        </w:r>
      </w:ins>
    </w:p>
    <w:p w14:paraId="07230E28" w14:textId="77777777" w:rsidR="004E789F" w:rsidRDefault="004E789F">
      <w:pPr>
        <w:pStyle w:val="TOC2"/>
        <w:tabs>
          <w:tab w:val="left" w:pos="1320"/>
          <w:tab w:val="right" w:leader="dot" w:pos="9062"/>
        </w:tabs>
        <w:rPr>
          <w:ins w:id="239" w:author="The Si Tran" w:date="2012-12-16T10:04:00Z"/>
          <w:rFonts w:asciiTheme="minorHAnsi" w:eastAsiaTheme="minorEastAsia" w:hAnsiTheme="minorHAnsi" w:cstheme="minorBidi"/>
          <w:noProof/>
          <w:sz w:val="22"/>
        </w:rPr>
      </w:pPr>
      <w:ins w:id="24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"_Toc343415769"</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3.4.</w:t>
        </w:r>
        <w:r>
          <w:rPr>
            <w:rFonts w:asciiTheme="minorHAnsi" w:eastAsiaTheme="minorEastAsia" w:hAnsiTheme="minorHAnsi" w:cstheme="minorBidi"/>
            <w:noProof/>
            <w:sz w:val="22"/>
          </w:rPr>
          <w:tab/>
        </w:r>
        <w:r w:rsidRPr="008E2812">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_Toc343415769 \h </w:instrText>
        </w:r>
      </w:ins>
      <w:r>
        <w:rPr>
          <w:noProof/>
          <w:webHidden/>
        </w:rPr>
      </w:r>
      <w:r>
        <w:rPr>
          <w:noProof/>
          <w:webHidden/>
        </w:rPr>
        <w:fldChar w:fldCharType="separate"/>
      </w:r>
      <w:ins w:id="241" w:author="The Si Tran" w:date="2012-12-16T10:04:00Z">
        <w:r>
          <w:rPr>
            <w:noProof/>
            <w:webHidden/>
          </w:rPr>
          <w:t>21</w:t>
        </w:r>
        <w:r>
          <w:rPr>
            <w:noProof/>
            <w:webHidden/>
          </w:rPr>
          <w:fldChar w:fldCharType="end"/>
        </w:r>
        <w:r w:rsidRPr="008E2812">
          <w:rPr>
            <w:rStyle w:val="Hyperlink"/>
            <w:noProof/>
          </w:rPr>
          <w:fldChar w:fldCharType="end"/>
        </w:r>
      </w:ins>
    </w:p>
    <w:p w14:paraId="66E2C169" w14:textId="77777777" w:rsidR="004E789F" w:rsidRDefault="004E789F">
      <w:pPr>
        <w:pStyle w:val="TOC2"/>
        <w:tabs>
          <w:tab w:val="left" w:pos="1320"/>
          <w:tab w:val="right" w:leader="dot" w:pos="9062"/>
        </w:tabs>
        <w:rPr>
          <w:ins w:id="242" w:author="The Si Tran" w:date="2012-12-16T10:04:00Z"/>
          <w:rFonts w:asciiTheme="minorHAnsi" w:eastAsiaTheme="minorEastAsia" w:hAnsiTheme="minorHAnsi" w:cstheme="minorBidi"/>
          <w:noProof/>
          <w:sz w:val="22"/>
        </w:rPr>
      </w:pPr>
      <w:ins w:id="243"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"_Toc343415770"</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3.5.</w:t>
        </w:r>
        <w:r>
          <w:rPr>
            <w:rFonts w:asciiTheme="minorHAnsi" w:eastAsiaTheme="minorEastAsia" w:hAnsiTheme="minorHAnsi" w:cstheme="minorBidi"/>
            <w:noProof/>
            <w:sz w:val="22"/>
          </w:rPr>
          <w:tab/>
        </w:r>
        <w:r w:rsidRPr="008E2812">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_Toc343415770 \h </w:instrText>
        </w:r>
      </w:ins>
      <w:r>
        <w:rPr>
          <w:noProof/>
          <w:webHidden/>
        </w:rPr>
      </w:r>
      <w:r>
        <w:rPr>
          <w:noProof/>
          <w:webHidden/>
        </w:rPr>
        <w:fldChar w:fldCharType="separate"/>
      </w:r>
      <w:ins w:id="244" w:author="The Si Tran" w:date="2012-12-16T10:04:00Z">
        <w:r>
          <w:rPr>
            <w:noProof/>
            <w:webHidden/>
          </w:rPr>
          <w:t>22</w:t>
        </w:r>
        <w:r>
          <w:rPr>
            <w:noProof/>
            <w:webHidden/>
          </w:rPr>
          <w:fldChar w:fldCharType="end"/>
        </w:r>
        <w:r w:rsidRPr="008E2812">
          <w:rPr>
            <w:rStyle w:val="Hyperlink"/>
            <w:noProof/>
          </w:rPr>
          <w:fldChar w:fldCharType="end"/>
        </w:r>
      </w:ins>
    </w:p>
    <w:p w14:paraId="2422D1C8" w14:textId="77777777" w:rsidR="004E789F" w:rsidRDefault="004E789F">
      <w:pPr>
        <w:pStyle w:val="TOC2"/>
        <w:tabs>
          <w:tab w:val="left" w:pos="1320"/>
          <w:tab w:val="right" w:leader="dot" w:pos="9062"/>
        </w:tabs>
        <w:rPr>
          <w:ins w:id="245" w:author="The Si Tran" w:date="2012-12-16T10:04:00Z"/>
          <w:rFonts w:asciiTheme="minorHAnsi" w:eastAsiaTheme="minorEastAsia" w:hAnsiTheme="minorHAnsi" w:cstheme="minorBidi"/>
          <w:noProof/>
          <w:sz w:val="22"/>
        </w:rPr>
      </w:pPr>
      <w:ins w:id="24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"_Toc343415810"</w:instrText>
        </w:r>
        <w:r w:rsidRPr="008E2812">
          <w:rPr>
            <w:rStyle w:val="Hyperlink"/>
            <w:noProof/>
          </w:rPr>
          <w:instrText xml:space="preserve"> </w:instrText>
        </w:r>
        <w:r w:rsidRPr="008E2812">
          <w:rPr>
            <w:rStyle w:val="Hyperlink"/>
            <w:noProof/>
          </w:rPr>
          <w:fldChar w:fldCharType="separate"/>
        </w:r>
        <w:r w:rsidRPr="008E2812">
          <w:rPr>
            <w:rStyle w:val="Hyperlink"/>
            <w:noProof/>
          </w:rPr>
          <w:t>3.6.</w:t>
        </w:r>
        <w:r>
          <w:rPr>
            <w:rFonts w:asciiTheme="minorHAnsi" w:eastAsiaTheme="minorEastAsia" w:hAnsiTheme="minorHAnsi" w:cstheme="minorBidi"/>
            <w:noProof/>
            <w:sz w:val="22"/>
          </w:rPr>
          <w:tab/>
        </w:r>
        <w:r w:rsidRPr="008E2812">
          <w:rPr>
            <w:rStyle w:val="Hyperlink"/>
            <w:noProof/>
          </w:rPr>
          <w:t>Xây dựng mô hình SARIMA</w:t>
        </w:r>
        <w:r>
          <w:rPr>
            <w:noProof/>
            <w:webHidden/>
          </w:rPr>
          <w:tab/>
        </w:r>
        <w:r>
          <w:rPr>
            <w:noProof/>
            <w:webHidden/>
          </w:rPr>
          <w:fldChar w:fldCharType="begin"/>
        </w:r>
        <w:r>
          <w:rPr>
            <w:noProof/>
            <w:webHidden/>
          </w:rPr>
          <w:instrText xml:space="preserve"> PAGEREF _Toc343415810 \h </w:instrText>
        </w:r>
      </w:ins>
      <w:r>
        <w:rPr>
          <w:noProof/>
          <w:webHidden/>
        </w:rPr>
      </w:r>
      <w:r>
        <w:rPr>
          <w:noProof/>
          <w:webHidden/>
        </w:rPr>
        <w:fldChar w:fldCharType="separate"/>
      </w:r>
      <w:ins w:id="247" w:author="The Si Tran" w:date="2012-12-16T10:04:00Z">
        <w:r>
          <w:rPr>
            <w:noProof/>
            <w:webHidden/>
          </w:rPr>
          <w:t>22</w:t>
        </w:r>
        <w:r>
          <w:rPr>
            <w:noProof/>
            <w:webHidden/>
          </w:rPr>
          <w:fldChar w:fldCharType="end"/>
        </w:r>
        <w:r w:rsidRPr="008E2812">
          <w:rPr>
            <w:rStyle w:val="Hyperlink"/>
            <w:noProof/>
          </w:rPr>
          <w:fldChar w:fldCharType="end"/>
        </w:r>
      </w:ins>
    </w:p>
    <w:p w14:paraId="66D6AA10" w14:textId="77777777" w:rsidR="004E789F" w:rsidRDefault="004E789F">
      <w:pPr>
        <w:pStyle w:val="TOC3"/>
        <w:tabs>
          <w:tab w:val="left" w:pos="1760"/>
          <w:tab w:val="right" w:leader="dot" w:pos="9062"/>
        </w:tabs>
        <w:rPr>
          <w:ins w:id="248" w:author="The Si Tran" w:date="2012-12-16T10:04:00Z"/>
          <w:rFonts w:asciiTheme="minorHAnsi" w:eastAsiaTheme="minorEastAsia" w:hAnsiTheme="minorHAnsi" w:cstheme="minorBidi"/>
          <w:noProof/>
          <w:sz w:val="22"/>
        </w:rPr>
      </w:pPr>
      <w:ins w:id="24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"_Toc343415811"</w:instrText>
        </w:r>
        <w:r w:rsidRPr="008E2812">
          <w:rPr>
            <w:rStyle w:val="Hyperlink"/>
            <w:noProof/>
          </w:rPr>
          <w:instrText xml:space="preserve"> </w:instrText>
        </w:r>
        <w:r w:rsidRPr="008E2812">
          <w:rPr>
            <w:rStyle w:val="Hyperlink"/>
            <w:noProof/>
          </w:rPr>
          <w:fldChar w:fldCharType="separate"/>
        </w:r>
        <w:r w:rsidRPr="008E2812">
          <w:rPr>
            <w:rStyle w:val="Hyperlink"/>
            <w:noProof/>
          </w:rPr>
          <w:t>3.6.1.</w:t>
        </w:r>
        <w:r>
          <w:rPr>
            <w:rFonts w:asciiTheme="minorHAnsi" w:eastAsiaTheme="minorEastAsia" w:hAnsiTheme="minorHAnsi" w:cstheme="minorBidi"/>
            <w:noProof/>
            <w:sz w:val="22"/>
          </w:rPr>
          <w:tab/>
        </w:r>
        <w:r w:rsidRPr="008E2812">
          <w:rPr>
            <w:rStyle w:val="Hyperlink"/>
            <w:noProof/>
          </w:rPr>
          <w:t>Thành phần nhận dạng mô hình</w:t>
        </w:r>
        <w:r>
          <w:rPr>
            <w:noProof/>
            <w:webHidden/>
          </w:rPr>
          <w:tab/>
        </w:r>
        <w:r>
          <w:rPr>
            <w:noProof/>
            <w:webHidden/>
          </w:rPr>
          <w:fldChar w:fldCharType="begin"/>
        </w:r>
        <w:r>
          <w:rPr>
            <w:noProof/>
            <w:webHidden/>
          </w:rPr>
          <w:instrText xml:space="preserve"> PAGEREF _Toc343415811 \h </w:instrText>
        </w:r>
      </w:ins>
      <w:r>
        <w:rPr>
          <w:noProof/>
          <w:webHidden/>
        </w:rPr>
      </w:r>
      <w:r>
        <w:rPr>
          <w:noProof/>
          <w:webHidden/>
        </w:rPr>
        <w:fldChar w:fldCharType="separate"/>
      </w:r>
      <w:ins w:id="250" w:author="The Si Tran" w:date="2012-12-16T10:04:00Z">
        <w:r>
          <w:rPr>
            <w:noProof/>
            <w:webHidden/>
          </w:rPr>
          <w:t>24</w:t>
        </w:r>
        <w:r>
          <w:rPr>
            <w:noProof/>
            <w:webHidden/>
          </w:rPr>
          <w:fldChar w:fldCharType="end"/>
        </w:r>
        <w:r w:rsidRPr="008E2812">
          <w:rPr>
            <w:rStyle w:val="Hyperlink"/>
            <w:noProof/>
          </w:rPr>
          <w:fldChar w:fldCharType="end"/>
        </w:r>
      </w:ins>
    </w:p>
    <w:p w14:paraId="544721CB" w14:textId="77777777" w:rsidR="004E789F" w:rsidRDefault="004E789F">
      <w:pPr>
        <w:pStyle w:val="TOC3"/>
        <w:tabs>
          <w:tab w:val="left" w:pos="1760"/>
          <w:tab w:val="right" w:leader="dot" w:pos="9062"/>
        </w:tabs>
        <w:rPr>
          <w:ins w:id="251" w:author="The Si Tran" w:date="2012-12-16T10:04:00Z"/>
          <w:rFonts w:asciiTheme="minorHAnsi" w:eastAsiaTheme="minorEastAsia" w:hAnsiTheme="minorHAnsi" w:cstheme="minorBidi"/>
          <w:noProof/>
          <w:sz w:val="22"/>
        </w:rPr>
      </w:pPr>
      <w:ins w:id="25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"_Toc343415812"</w:instrText>
        </w:r>
        <w:r w:rsidRPr="008E2812">
          <w:rPr>
            <w:rStyle w:val="Hyperlink"/>
            <w:noProof/>
          </w:rPr>
          <w:instrText xml:space="preserve"> </w:instrText>
        </w:r>
        <w:r w:rsidRPr="008E2812">
          <w:rPr>
            <w:rStyle w:val="Hyperlink"/>
            <w:noProof/>
          </w:rPr>
          <w:fldChar w:fldCharType="separate"/>
        </w:r>
        <w:r w:rsidRPr="008E2812">
          <w:rPr>
            <w:rStyle w:val="Hyperlink"/>
            <w:noProof/>
          </w:rPr>
          <w:t>3.6.2.</w:t>
        </w:r>
        <w:r>
          <w:rPr>
            <w:rFonts w:asciiTheme="minorHAnsi" w:eastAsiaTheme="minorEastAsia" w:hAnsiTheme="minorHAnsi" w:cstheme="minorBidi"/>
            <w:noProof/>
            <w:sz w:val="22"/>
          </w:rPr>
          <w:tab/>
        </w:r>
        <w:r w:rsidRPr="008E2812">
          <w:rPr>
            <w:rStyle w:val="Hyperlink"/>
            <w:rFonts w:eastAsia="Calibri"/>
            <w:noProof/>
          </w:rPr>
          <w:t xml:space="preserve">Thành phần </w:t>
        </w:r>
        <w:r w:rsidRPr="008E2812">
          <w:rPr>
            <w:rStyle w:val="Hyperlink"/>
            <w:noProof/>
          </w:rPr>
          <w:t>khử mùa và xu hướng</w:t>
        </w:r>
        <w:r>
          <w:rPr>
            <w:noProof/>
            <w:webHidden/>
          </w:rPr>
          <w:tab/>
        </w:r>
        <w:r>
          <w:rPr>
            <w:noProof/>
            <w:webHidden/>
          </w:rPr>
          <w:fldChar w:fldCharType="begin"/>
        </w:r>
        <w:r>
          <w:rPr>
            <w:noProof/>
            <w:webHidden/>
          </w:rPr>
          <w:instrText xml:space="preserve"> PAGEREF _Toc343415812 \h </w:instrText>
        </w:r>
      </w:ins>
      <w:r>
        <w:rPr>
          <w:noProof/>
          <w:webHidden/>
        </w:rPr>
      </w:r>
      <w:r>
        <w:rPr>
          <w:noProof/>
          <w:webHidden/>
        </w:rPr>
        <w:fldChar w:fldCharType="separate"/>
      </w:r>
      <w:ins w:id="253" w:author="The Si Tran" w:date="2012-12-16T10:04:00Z">
        <w:r>
          <w:rPr>
            <w:noProof/>
            <w:webHidden/>
          </w:rPr>
          <w:t>27</w:t>
        </w:r>
        <w:r>
          <w:rPr>
            <w:noProof/>
            <w:webHidden/>
          </w:rPr>
          <w:fldChar w:fldCharType="end"/>
        </w:r>
        <w:r w:rsidRPr="008E2812">
          <w:rPr>
            <w:rStyle w:val="Hyperlink"/>
            <w:noProof/>
          </w:rPr>
          <w:fldChar w:fldCharType="end"/>
        </w:r>
      </w:ins>
    </w:p>
    <w:p w14:paraId="47E85DDC" w14:textId="77777777" w:rsidR="004E789F" w:rsidRDefault="004E789F">
      <w:pPr>
        <w:pStyle w:val="TOC3"/>
        <w:tabs>
          <w:tab w:val="left" w:pos="1760"/>
          <w:tab w:val="right" w:leader="dot" w:pos="9062"/>
        </w:tabs>
        <w:rPr>
          <w:ins w:id="254" w:author="The Si Tran" w:date="2012-12-16T10:04:00Z"/>
          <w:rFonts w:asciiTheme="minorHAnsi" w:eastAsiaTheme="minorEastAsia" w:hAnsiTheme="minorHAnsi" w:cstheme="minorBidi"/>
          <w:noProof/>
          <w:sz w:val="22"/>
        </w:rPr>
      </w:pPr>
      <w:ins w:id="25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"_Toc343415813"</w:instrText>
        </w:r>
        <w:r w:rsidRPr="008E2812">
          <w:rPr>
            <w:rStyle w:val="Hyperlink"/>
            <w:noProof/>
          </w:rPr>
          <w:instrText xml:space="preserve"> </w:instrText>
        </w:r>
        <w:r w:rsidRPr="008E2812">
          <w:rPr>
            <w:rStyle w:val="Hyperlink"/>
            <w:noProof/>
          </w:rPr>
          <w:fldChar w:fldCharType="separate"/>
        </w:r>
        <w:r w:rsidRPr="008E2812">
          <w:rPr>
            <w:rStyle w:val="Hyperlink"/>
            <w:noProof/>
          </w:rPr>
          <w:t>3.6.3.</w:t>
        </w:r>
        <w:r>
          <w:rPr>
            <w:rFonts w:asciiTheme="minorHAnsi" w:eastAsiaTheme="minorEastAsia" w:hAnsiTheme="minorHAnsi" w:cstheme="minorBidi"/>
            <w:noProof/>
            <w:sz w:val="22"/>
          </w:rPr>
          <w:tab/>
        </w:r>
        <w:r w:rsidRPr="008E2812">
          <w:rPr>
            <w:rStyle w:val="Hyperlink"/>
            <w:noProof/>
          </w:rPr>
          <w:t>Thành phần ước lượng tham số</w:t>
        </w:r>
        <w:r>
          <w:rPr>
            <w:noProof/>
            <w:webHidden/>
          </w:rPr>
          <w:tab/>
        </w:r>
        <w:r>
          <w:rPr>
            <w:noProof/>
            <w:webHidden/>
          </w:rPr>
          <w:fldChar w:fldCharType="begin"/>
        </w:r>
        <w:r>
          <w:rPr>
            <w:noProof/>
            <w:webHidden/>
          </w:rPr>
          <w:instrText xml:space="preserve"> PAGEREF _Toc343415813 \h </w:instrText>
        </w:r>
      </w:ins>
      <w:r>
        <w:rPr>
          <w:noProof/>
          <w:webHidden/>
        </w:rPr>
      </w:r>
      <w:r>
        <w:rPr>
          <w:noProof/>
          <w:webHidden/>
        </w:rPr>
        <w:fldChar w:fldCharType="separate"/>
      </w:r>
      <w:ins w:id="256" w:author="The Si Tran" w:date="2012-12-16T10:04:00Z">
        <w:r>
          <w:rPr>
            <w:noProof/>
            <w:webHidden/>
          </w:rPr>
          <w:t>28</w:t>
        </w:r>
        <w:r>
          <w:rPr>
            <w:noProof/>
            <w:webHidden/>
          </w:rPr>
          <w:fldChar w:fldCharType="end"/>
        </w:r>
        <w:r w:rsidRPr="008E2812">
          <w:rPr>
            <w:rStyle w:val="Hyperlink"/>
            <w:noProof/>
          </w:rPr>
          <w:fldChar w:fldCharType="end"/>
        </w:r>
      </w:ins>
    </w:p>
    <w:p w14:paraId="38659717" w14:textId="77777777" w:rsidR="004E789F" w:rsidRDefault="004E789F">
      <w:pPr>
        <w:pStyle w:val="TOC3"/>
        <w:tabs>
          <w:tab w:val="left" w:pos="1760"/>
          <w:tab w:val="right" w:leader="dot" w:pos="9062"/>
        </w:tabs>
        <w:rPr>
          <w:ins w:id="257" w:author="The Si Tran" w:date="2012-12-16T10:04:00Z"/>
          <w:rFonts w:asciiTheme="minorHAnsi" w:eastAsiaTheme="minorEastAsia" w:hAnsiTheme="minorHAnsi" w:cstheme="minorBidi"/>
          <w:noProof/>
          <w:sz w:val="22"/>
        </w:rPr>
      </w:pPr>
      <w:ins w:id="25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"_Toc343415814"</w:instrText>
        </w:r>
        <w:r w:rsidRPr="008E2812">
          <w:rPr>
            <w:rStyle w:val="Hyperlink"/>
            <w:noProof/>
          </w:rPr>
          <w:instrText xml:space="preserve"> </w:instrText>
        </w:r>
        <w:r w:rsidRPr="008E2812">
          <w:rPr>
            <w:rStyle w:val="Hyperlink"/>
            <w:noProof/>
          </w:rPr>
          <w:fldChar w:fldCharType="separate"/>
        </w:r>
        <w:r w:rsidRPr="008E2812">
          <w:rPr>
            <w:rStyle w:val="Hyperlink"/>
            <w:noProof/>
          </w:rPr>
          <w:t>3.6.4.</w:t>
        </w:r>
        <w:r>
          <w:rPr>
            <w:rFonts w:asciiTheme="minorHAnsi" w:eastAsiaTheme="minorEastAsia" w:hAnsiTheme="minorHAnsi" w:cstheme="minorBidi"/>
            <w:noProof/>
            <w:sz w:val="22"/>
          </w:rPr>
          <w:tab/>
        </w:r>
        <w:r w:rsidRPr="008E2812">
          <w:rPr>
            <w:rStyle w:val="Hyperlink"/>
            <w:noProof/>
          </w:rPr>
          <w:t>Thành phần dự đoán</w:t>
        </w:r>
        <w:r>
          <w:rPr>
            <w:noProof/>
            <w:webHidden/>
          </w:rPr>
          <w:tab/>
        </w:r>
        <w:r>
          <w:rPr>
            <w:noProof/>
            <w:webHidden/>
          </w:rPr>
          <w:fldChar w:fldCharType="begin"/>
        </w:r>
        <w:r>
          <w:rPr>
            <w:noProof/>
            <w:webHidden/>
          </w:rPr>
          <w:instrText xml:space="preserve"> PAGEREF _Toc343415814 \h </w:instrText>
        </w:r>
      </w:ins>
      <w:r>
        <w:rPr>
          <w:noProof/>
          <w:webHidden/>
        </w:rPr>
      </w:r>
      <w:r>
        <w:rPr>
          <w:noProof/>
          <w:webHidden/>
        </w:rPr>
        <w:fldChar w:fldCharType="separate"/>
      </w:r>
      <w:ins w:id="259" w:author="The Si Tran" w:date="2012-12-16T10:04:00Z">
        <w:r>
          <w:rPr>
            <w:noProof/>
            <w:webHidden/>
          </w:rPr>
          <w:t>29</w:t>
        </w:r>
        <w:r>
          <w:rPr>
            <w:noProof/>
            <w:webHidden/>
          </w:rPr>
          <w:fldChar w:fldCharType="end"/>
        </w:r>
        <w:r w:rsidRPr="008E2812">
          <w:rPr>
            <w:rStyle w:val="Hyperlink"/>
            <w:noProof/>
          </w:rPr>
          <w:fldChar w:fldCharType="end"/>
        </w:r>
      </w:ins>
    </w:p>
    <w:p w14:paraId="2C6222DA" w14:textId="77777777" w:rsidR="004E789F" w:rsidRDefault="004E789F">
      <w:pPr>
        <w:pStyle w:val="TOC2"/>
        <w:tabs>
          <w:tab w:val="left" w:pos="1320"/>
          <w:tab w:val="right" w:leader="dot" w:pos="9062"/>
        </w:tabs>
        <w:rPr>
          <w:ins w:id="260" w:author="The Si Tran" w:date="2012-12-16T10:04:00Z"/>
          <w:rFonts w:asciiTheme="minorHAnsi" w:eastAsiaTheme="minorEastAsia" w:hAnsiTheme="minorHAnsi" w:cstheme="minorBidi"/>
          <w:noProof/>
          <w:sz w:val="22"/>
        </w:rPr>
      </w:pPr>
      <w:ins w:id="26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"_Toc343415815"</w:instrText>
        </w:r>
        <w:r w:rsidRPr="008E2812">
          <w:rPr>
            <w:rStyle w:val="Hyperlink"/>
            <w:noProof/>
          </w:rPr>
          <w:instrText xml:space="preserve"> </w:instrText>
        </w:r>
        <w:r w:rsidRPr="008E2812">
          <w:rPr>
            <w:rStyle w:val="Hyperlink"/>
            <w:noProof/>
          </w:rPr>
          <w:fldChar w:fldCharType="separate"/>
        </w:r>
        <w:r w:rsidRPr="008E2812">
          <w:rPr>
            <w:rStyle w:val="Hyperlink"/>
            <w:noProof/>
          </w:rPr>
          <w:t>3.7.</w:t>
        </w:r>
        <w:r>
          <w:rPr>
            <w:rFonts w:asciiTheme="minorHAnsi" w:eastAsiaTheme="minorEastAsia" w:hAnsiTheme="minorHAnsi" w:cstheme="minorBidi"/>
            <w:noProof/>
            <w:sz w:val="22"/>
          </w:rPr>
          <w:tab/>
        </w:r>
        <w:r w:rsidRPr="008E2812">
          <w:rPr>
            <w:rStyle w:val="Hyperlink"/>
            <w:noProof/>
          </w:rPr>
          <w:t>Kết luận về mô hình ARIMA</w:t>
        </w:r>
        <w:r>
          <w:rPr>
            <w:noProof/>
            <w:webHidden/>
          </w:rPr>
          <w:tab/>
        </w:r>
        <w:r>
          <w:rPr>
            <w:noProof/>
            <w:webHidden/>
          </w:rPr>
          <w:fldChar w:fldCharType="begin"/>
        </w:r>
        <w:r>
          <w:rPr>
            <w:noProof/>
            <w:webHidden/>
          </w:rPr>
          <w:instrText xml:space="preserve"> PAGEREF _Toc343415815 \h </w:instrText>
        </w:r>
      </w:ins>
      <w:r>
        <w:rPr>
          <w:noProof/>
          <w:webHidden/>
        </w:rPr>
      </w:r>
      <w:r>
        <w:rPr>
          <w:noProof/>
          <w:webHidden/>
        </w:rPr>
        <w:fldChar w:fldCharType="separate"/>
      </w:r>
      <w:ins w:id="262" w:author="The Si Tran" w:date="2012-12-16T10:04:00Z">
        <w:r>
          <w:rPr>
            <w:noProof/>
            <w:webHidden/>
          </w:rPr>
          <w:t>31</w:t>
        </w:r>
        <w:r>
          <w:rPr>
            <w:noProof/>
            <w:webHidden/>
          </w:rPr>
          <w:fldChar w:fldCharType="end"/>
        </w:r>
        <w:r w:rsidRPr="008E2812">
          <w:rPr>
            <w:rStyle w:val="Hyperlink"/>
            <w:noProof/>
          </w:rPr>
          <w:fldChar w:fldCharType="end"/>
        </w:r>
      </w:ins>
    </w:p>
    <w:p w14:paraId="4BDFC256" w14:textId="77777777" w:rsidR="004E789F" w:rsidRDefault="004E789F">
      <w:pPr>
        <w:pStyle w:val="TOC1"/>
        <w:tabs>
          <w:tab w:val="left" w:pos="1760"/>
        </w:tabs>
        <w:rPr>
          <w:ins w:id="263" w:author="The Si Tran" w:date="2012-12-16T10:04:00Z"/>
          <w:rFonts w:asciiTheme="minorHAnsi" w:eastAsiaTheme="minorEastAsia" w:hAnsiTheme="minorHAnsi" w:cstheme="minorBidi"/>
          <w:noProof/>
          <w:sz w:val="22"/>
        </w:rPr>
      </w:pPr>
      <w:ins w:id="26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"_Toc343415817"</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4</w:t>
        </w:r>
        <w:r>
          <w:rPr>
            <w:rFonts w:asciiTheme="minorHAnsi" w:eastAsiaTheme="minorEastAsia" w:hAnsiTheme="minorHAnsi" w:cstheme="minorBidi"/>
            <w:noProof/>
            <w:sz w:val="22"/>
          </w:rPr>
          <w:tab/>
        </w:r>
        <w:r w:rsidRPr="008E2812">
          <w:rPr>
            <w:rStyle w:val="Hyperlink"/>
            <w:noProof/>
          </w:rPr>
          <w:t>MÔ HÌNH ANN</w:t>
        </w:r>
        <w:r>
          <w:rPr>
            <w:noProof/>
            <w:webHidden/>
          </w:rPr>
          <w:tab/>
        </w:r>
        <w:r>
          <w:rPr>
            <w:noProof/>
            <w:webHidden/>
          </w:rPr>
          <w:fldChar w:fldCharType="begin"/>
        </w:r>
        <w:r>
          <w:rPr>
            <w:noProof/>
            <w:webHidden/>
          </w:rPr>
          <w:instrText xml:space="preserve"> PAGEREF _Toc343415817 \h </w:instrText>
        </w:r>
      </w:ins>
      <w:r>
        <w:rPr>
          <w:noProof/>
          <w:webHidden/>
        </w:rPr>
      </w:r>
      <w:r>
        <w:rPr>
          <w:noProof/>
          <w:webHidden/>
        </w:rPr>
        <w:fldChar w:fldCharType="separate"/>
      </w:r>
      <w:ins w:id="265" w:author="The Si Tran" w:date="2012-12-16T10:04:00Z">
        <w:r>
          <w:rPr>
            <w:noProof/>
            <w:webHidden/>
          </w:rPr>
          <w:t>32</w:t>
        </w:r>
        <w:r>
          <w:rPr>
            <w:noProof/>
            <w:webHidden/>
          </w:rPr>
          <w:fldChar w:fldCharType="end"/>
        </w:r>
        <w:r w:rsidRPr="008E2812">
          <w:rPr>
            <w:rStyle w:val="Hyperlink"/>
            <w:noProof/>
          </w:rPr>
          <w:fldChar w:fldCharType="end"/>
        </w:r>
      </w:ins>
    </w:p>
    <w:p w14:paraId="622F3F79" w14:textId="77777777" w:rsidR="004E789F" w:rsidRDefault="004E789F">
      <w:pPr>
        <w:pStyle w:val="TOC2"/>
        <w:tabs>
          <w:tab w:val="left" w:pos="1320"/>
          <w:tab w:val="right" w:leader="dot" w:pos="9062"/>
        </w:tabs>
        <w:rPr>
          <w:ins w:id="266" w:author="The Si Tran" w:date="2012-12-16T10:04:00Z"/>
          <w:rFonts w:asciiTheme="minorHAnsi" w:eastAsiaTheme="minorEastAsia" w:hAnsiTheme="minorHAnsi" w:cstheme="minorBidi"/>
          <w:noProof/>
          <w:sz w:val="22"/>
        </w:rPr>
      </w:pPr>
      <w:ins w:id="26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"_Toc343415818"</w:instrText>
        </w:r>
        <w:r w:rsidRPr="008E2812">
          <w:rPr>
            <w:rStyle w:val="Hyperlink"/>
            <w:noProof/>
          </w:rPr>
          <w:instrText xml:space="preserve"> </w:instrText>
        </w:r>
        <w:r w:rsidRPr="008E2812">
          <w:rPr>
            <w:rStyle w:val="Hyperlink"/>
            <w:noProof/>
          </w:rPr>
          <w:fldChar w:fldCharType="separate"/>
        </w:r>
        <w:r w:rsidRPr="008E2812">
          <w:rPr>
            <w:rStyle w:val="Hyperlink"/>
            <w:noProof/>
          </w:rPr>
          <w:t>4.1.</w:t>
        </w:r>
        <w:r>
          <w:rPr>
            <w:rFonts w:asciiTheme="minorHAnsi" w:eastAsiaTheme="minorEastAsia" w:hAnsiTheme="minorHAnsi" w:cstheme="minorBidi"/>
            <w:noProof/>
            <w:sz w:val="22"/>
          </w:rPr>
          <w:tab/>
        </w:r>
        <w:r w:rsidRPr="008E2812">
          <w:rPr>
            <w:rStyle w:val="Hyperlink"/>
            <w:noProof/>
          </w:rPr>
          <w:t>Sơ lược về mạng nơron nhân tạo</w:t>
        </w:r>
        <w:r>
          <w:rPr>
            <w:noProof/>
            <w:webHidden/>
          </w:rPr>
          <w:tab/>
        </w:r>
        <w:r>
          <w:rPr>
            <w:noProof/>
            <w:webHidden/>
          </w:rPr>
          <w:fldChar w:fldCharType="begin"/>
        </w:r>
        <w:r>
          <w:rPr>
            <w:noProof/>
            <w:webHidden/>
          </w:rPr>
          <w:instrText xml:space="preserve"> PAGEREF _Toc343415818 \h </w:instrText>
        </w:r>
      </w:ins>
      <w:r>
        <w:rPr>
          <w:noProof/>
          <w:webHidden/>
        </w:rPr>
      </w:r>
      <w:r>
        <w:rPr>
          <w:noProof/>
          <w:webHidden/>
        </w:rPr>
        <w:fldChar w:fldCharType="separate"/>
      </w:r>
      <w:ins w:id="268" w:author="The Si Tran" w:date="2012-12-16T10:04:00Z">
        <w:r>
          <w:rPr>
            <w:noProof/>
            <w:webHidden/>
          </w:rPr>
          <w:t>32</w:t>
        </w:r>
        <w:r>
          <w:rPr>
            <w:noProof/>
            <w:webHidden/>
          </w:rPr>
          <w:fldChar w:fldCharType="end"/>
        </w:r>
        <w:r w:rsidRPr="008E2812">
          <w:rPr>
            <w:rStyle w:val="Hyperlink"/>
            <w:noProof/>
          </w:rPr>
          <w:fldChar w:fldCharType="end"/>
        </w:r>
      </w:ins>
    </w:p>
    <w:p w14:paraId="49A2E3D1" w14:textId="77777777" w:rsidR="004E789F" w:rsidRDefault="004E789F">
      <w:pPr>
        <w:pStyle w:val="TOC2"/>
        <w:tabs>
          <w:tab w:val="left" w:pos="1320"/>
          <w:tab w:val="right" w:leader="dot" w:pos="9062"/>
        </w:tabs>
        <w:rPr>
          <w:ins w:id="269" w:author="The Si Tran" w:date="2012-12-16T10:04:00Z"/>
          <w:rFonts w:asciiTheme="minorHAnsi" w:eastAsiaTheme="minorEastAsia" w:hAnsiTheme="minorHAnsi" w:cstheme="minorBidi"/>
          <w:noProof/>
          <w:sz w:val="22"/>
        </w:rPr>
      </w:pPr>
      <w:ins w:id="27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"_Toc343415819"</w:instrText>
        </w:r>
        <w:r w:rsidRPr="008E2812">
          <w:rPr>
            <w:rStyle w:val="Hyperlink"/>
            <w:noProof/>
          </w:rPr>
          <w:instrText xml:space="preserve"> </w:instrText>
        </w:r>
        <w:r w:rsidRPr="008E2812">
          <w:rPr>
            <w:rStyle w:val="Hyperlink"/>
            <w:noProof/>
          </w:rPr>
          <w:fldChar w:fldCharType="separate"/>
        </w:r>
        <w:r w:rsidRPr="008E2812">
          <w:rPr>
            <w:rStyle w:val="Hyperlink"/>
            <w:noProof/>
          </w:rPr>
          <w:t>4.2.</w:t>
        </w:r>
        <w:r>
          <w:rPr>
            <w:rFonts w:asciiTheme="minorHAnsi" w:eastAsiaTheme="minorEastAsia" w:hAnsiTheme="minorHAnsi" w:cstheme="minorBidi"/>
            <w:noProof/>
            <w:sz w:val="22"/>
          </w:rPr>
          <w:tab/>
        </w:r>
        <w:r w:rsidRPr="008E2812">
          <w:rPr>
            <w:rStyle w:val="Hyperlink"/>
            <w:noProof/>
          </w:rPr>
          <w:t>Cấu trúc về mạng nơron nhân tạo</w:t>
        </w:r>
        <w:r>
          <w:rPr>
            <w:noProof/>
            <w:webHidden/>
          </w:rPr>
          <w:tab/>
        </w:r>
        <w:r>
          <w:rPr>
            <w:noProof/>
            <w:webHidden/>
          </w:rPr>
          <w:fldChar w:fldCharType="begin"/>
        </w:r>
        <w:r>
          <w:rPr>
            <w:noProof/>
            <w:webHidden/>
          </w:rPr>
          <w:instrText xml:space="preserve"> PAGEREF _Toc343415819 \h </w:instrText>
        </w:r>
      </w:ins>
      <w:r>
        <w:rPr>
          <w:noProof/>
          <w:webHidden/>
        </w:rPr>
      </w:r>
      <w:r>
        <w:rPr>
          <w:noProof/>
          <w:webHidden/>
        </w:rPr>
        <w:fldChar w:fldCharType="separate"/>
      </w:r>
      <w:ins w:id="271" w:author="The Si Tran" w:date="2012-12-16T10:04:00Z">
        <w:r>
          <w:rPr>
            <w:noProof/>
            <w:webHidden/>
          </w:rPr>
          <w:t>33</w:t>
        </w:r>
        <w:r>
          <w:rPr>
            <w:noProof/>
            <w:webHidden/>
          </w:rPr>
          <w:fldChar w:fldCharType="end"/>
        </w:r>
        <w:r w:rsidRPr="008E2812">
          <w:rPr>
            <w:rStyle w:val="Hyperlink"/>
            <w:noProof/>
          </w:rPr>
          <w:fldChar w:fldCharType="end"/>
        </w:r>
      </w:ins>
    </w:p>
    <w:p w14:paraId="090AA11F" w14:textId="2A2327ED" w:rsidR="004E789F" w:rsidRDefault="004E789F">
      <w:pPr>
        <w:pStyle w:val="TOC2"/>
        <w:tabs>
          <w:tab w:val="left" w:pos="1320"/>
          <w:tab w:val="right" w:leader="dot" w:pos="9062"/>
        </w:tabs>
        <w:rPr>
          <w:ins w:id="272" w:author="The Si Tran" w:date="2012-12-16T10:04:00Z"/>
          <w:rFonts w:asciiTheme="minorHAnsi" w:eastAsiaTheme="minorEastAsia" w:hAnsiTheme="minorHAnsi" w:cstheme="minorBidi"/>
          <w:noProof/>
          <w:sz w:val="22"/>
        </w:rPr>
      </w:pPr>
      <w:ins w:id="27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"_Toc343415820"</w:instrText>
        </w:r>
        <w:r w:rsidRPr="008E2812">
          <w:rPr>
            <w:rStyle w:val="Hyperlink"/>
            <w:noProof/>
          </w:rPr>
          <w:instrText xml:space="preserve"> </w:instrText>
        </w:r>
        <w:r w:rsidRPr="008E2812">
          <w:rPr>
            <w:rStyle w:val="Hyperlink"/>
            <w:noProof/>
          </w:rPr>
          <w:fldChar w:fldCharType="separate"/>
        </w:r>
        <w:r w:rsidRPr="008E2812">
          <w:rPr>
            <w:rStyle w:val="Hyperlink"/>
            <w:noProof/>
          </w:rPr>
          <w:t>4.3.</w:t>
        </w:r>
        <w:r>
          <w:rPr>
            <w:rFonts w:asciiTheme="minorHAnsi" w:eastAsiaTheme="minorEastAsia" w:hAnsiTheme="minorHAnsi" w:cstheme="minorBidi"/>
            <w:noProof/>
            <w:sz w:val="22"/>
          </w:rPr>
          <w:tab/>
        </w:r>
        <w:r w:rsidRPr="008E2812">
          <w:rPr>
            <w:rStyle w:val="Hyperlink"/>
            <w:noProof/>
          </w:rPr>
          <w:t>Nguyên tắc hoạt động và các giải thuật huấn luyện của mạng nơron nhân tạo</w:t>
        </w:r>
        <w:r>
          <w:rPr>
            <w:noProof/>
            <w:webHidden/>
          </w:rPr>
          <w:tab/>
        </w:r>
      </w:ins>
      <w:ins w:id="274" w:author="The Si Tran" w:date="2012-12-16T10:14:00Z">
        <w:r w:rsidR="006B76D1">
          <w:rPr>
            <w:noProof/>
            <w:webHidden/>
          </w:rPr>
          <w:tab/>
        </w:r>
      </w:ins>
      <w:ins w:id="275" w:author="The Si Tran" w:date="2012-12-16T10:04:00Z">
        <w:r>
          <w:rPr>
            <w:noProof/>
            <w:webHidden/>
          </w:rPr>
          <w:fldChar w:fldCharType="begin"/>
        </w:r>
        <w:r>
          <w:rPr>
            <w:noProof/>
            <w:webHidden/>
          </w:rPr>
          <w:instrText xml:space="preserve"> PAGEREF _Toc343415820 \h </w:instrText>
        </w:r>
      </w:ins>
      <w:r>
        <w:rPr>
          <w:noProof/>
          <w:webHidden/>
        </w:rPr>
      </w:r>
      <w:r>
        <w:rPr>
          <w:noProof/>
          <w:webHidden/>
        </w:rPr>
        <w:fldChar w:fldCharType="separate"/>
      </w:r>
      <w:ins w:id="276" w:author="The Si Tran" w:date="2012-12-16T10:04:00Z">
        <w:r>
          <w:rPr>
            <w:noProof/>
            <w:webHidden/>
          </w:rPr>
          <w:t>37</w:t>
        </w:r>
        <w:r>
          <w:rPr>
            <w:noProof/>
            <w:webHidden/>
          </w:rPr>
          <w:fldChar w:fldCharType="end"/>
        </w:r>
        <w:r w:rsidRPr="008E2812">
          <w:rPr>
            <w:rStyle w:val="Hyperlink"/>
            <w:noProof/>
          </w:rPr>
          <w:fldChar w:fldCharType="end"/>
        </w:r>
      </w:ins>
    </w:p>
    <w:p w14:paraId="77D3CDB8" w14:textId="77777777" w:rsidR="004E789F" w:rsidRDefault="004E789F">
      <w:pPr>
        <w:pStyle w:val="TOC3"/>
        <w:tabs>
          <w:tab w:val="left" w:pos="1760"/>
          <w:tab w:val="right" w:leader="dot" w:pos="9062"/>
        </w:tabs>
        <w:rPr>
          <w:ins w:id="277" w:author="The Si Tran" w:date="2012-12-16T10:04:00Z"/>
          <w:rFonts w:asciiTheme="minorHAnsi" w:eastAsiaTheme="minorEastAsia" w:hAnsiTheme="minorHAnsi" w:cstheme="minorBidi"/>
          <w:noProof/>
          <w:sz w:val="22"/>
        </w:rPr>
      </w:pPr>
      <w:ins w:id="27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"_Toc343415821"</w:instrText>
        </w:r>
        <w:r w:rsidRPr="008E2812">
          <w:rPr>
            <w:rStyle w:val="Hyperlink"/>
            <w:noProof/>
          </w:rPr>
          <w:instrText xml:space="preserve"> </w:instrText>
        </w:r>
        <w:r w:rsidRPr="008E2812">
          <w:rPr>
            <w:rStyle w:val="Hyperlink"/>
            <w:noProof/>
          </w:rPr>
          <w:fldChar w:fldCharType="separate"/>
        </w:r>
        <w:r w:rsidRPr="008E2812">
          <w:rPr>
            <w:rStyle w:val="Hyperlink"/>
            <w:noProof/>
          </w:rPr>
          <w:t>4.3.1.</w:t>
        </w:r>
        <w:r>
          <w:rPr>
            <w:rFonts w:asciiTheme="minorHAnsi" w:eastAsiaTheme="minorEastAsia" w:hAnsiTheme="minorHAnsi" w:cstheme="minorBidi"/>
            <w:noProof/>
            <w:sz w:val="22"/>
          </w:rPr>
          <w:tab/>
        </w:r>
        <w:r w:rsidRPr="008E2812">
          <w:rPr>
            <w:rStyle w:val="Hyperlink"/>
            <w:noProof/>
          </w:rPr>
          <w:t>Perceptron</w:t>
        </w:r>
        <w:r>
          <w:rPr>
            <w:noProof/>
            <w:webHidden/>
          </w:rPr>
          <w:tab/>
        </w:r>
        <w:r>
          <w:rPr>
            <w:noProof/>
            <w:webHidden/>
          </w:rPr>
          <w:fldChar w:fldCharType="begin"/>
        </w:r>
        <w:r>
          <w:rPr>
            <w:noProof/>
            <w:webHidden/>
          </w:rPr>
          <w:instrText xml:space="preserve"> PAGEREF _Toc343415821 \h </w:instrText>
        </w:r>
      </w:ins>
      <w:r>
        <w:rPr>
          <w:noProof/>
          <w:webHidden/>
        </w:rPr>
      </w:r>
      <w:r>
        <w:rPr>
          <w:noProof/>
          <w:webHidden/>
        </w:rPr>
        <w:fldChar w:fldCharType="separate"/>
      </w:r>
      <w:ins w:id="279" w:author="The Si Tran" w:date="2012-12-16T10:04:00Z">
        <w:r>
          <w:rPr>
            <w:noProof/>
            <w:webHidden/>
          </w:rPr>
          <w:t>37</w:t>
        </w:r>
        <w:r>
          <w:rPr>
            <w:noProof/>
            <w:webHidden/>
          </w:rPr>
          <w:fldChar w:fldCharType="end"/>
        </w:r>
        <w:r w:rsidRPr="008E2812">
          <w:rPr>
            <w:rStyle w:val="Hyperlink"/>
            <w:noProof/>
          </w:rPr>
          <w:fldChar w:fldCharType="end"/>
        </w:r>
      </w:ins>
    </w:p>
    <w:p w14:paraId="1387F32C" w14:textId="77777777" w:rsidR="004E789F" w:rsidRDefault="004E789F">
      <w:pPr>
        <w:pStyle w:val="TOC3"/>
        <w:tabs>
          <w:tab w:val="left" w:pos="1760"/>
          <w:tab w:val="right" w:leader="dot" w:pos="9062"/>
        </w:tabs>
        <w:rPr>
          <w:ins w:id="280" w:author="The Si Tran" w:date="2012-12-16T10:04:00Z"/>
          <w:rFonts w:asciiTheme="minorHAnsi" w:eastAsiaTheme="minorEastAsia" w:hAnsiTheme="minorHAnsi" w:cstheme="minorBidi"/>
          <w:noProof/>
          <w:sz w:val="22"/>
        </w:rPr>
      </w:pPr>
      <w:ins w:id="28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"_Toc343415822"</w:instrText>
        </w:r>
        <w:r w:rsidRPr="008E2812">
          <w:rPr>
            <w:rStyle w:val="Hyperlink"/>
            <w:noProof/>
          </w:rPr>
          <w:instrText xml:space="preserve"> </w:instrText>
        </w:r>
        <w:r w:rsidRPr="008E2812">
          <w:rPr>
            <w:rStyle w:val="Hyperlink"/>
            <w:noProof/>
          </w:rPr>
          <w:fldChar w:fldCharType="separate"/>
        </w:r>
        <w:r w:rsidRPr="008E2812">
          <w:rPr>
            <w:rStyle w:val="Hyperlink"/>
            <w:noProof/>
          </w:rPr>
          <w:t>4.3.2.</w:t>
        </w:r>
        <w:r>
          <w:rPr>
            <w:rFonts w:asciiTheme="minorHAnsi" w:eastAsiaTheme="minorEastAsia" w:hAnsiTheme="minorHAnsi" w:cstheme="minorBidi"/>
            <w:noProof/>
            <w:sz w:val="22"/>
          </w:rPr>
          <w:tab/>
        </w:r>
        <w:r w:rsidRPr="008E2812">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_Toc343415822 \h </w:instrText>
        </w:r>
      </w:ins>
      <w:r>
        <w:rPr>
          <w:noProof/>
          <w:webHidden/>
        </w:rPr>
      </w:r>
      <w:r>
        <w:rPr>
          <w:noProof/>
          <w:webHidden/>
        </w:rPr>
        <w:fldChar w:fldCharType="separate"/>
      </w:r>
      <w:ins w:id="282" w:author="The Si Tran" w:date="2012-12-16T10:04:00Z">
        <w:r>
          <w:rPr>
            <w:noProof/>
            <w:webHidden/>
          </w:rPr>
          <w:t>42</w:t>
        </w:r>
        <w:r>
          <w:rPr>
            <w:noProof/>
            <w:webHidden/>
          </w:rPr>
          <w:fldChar w:fldCharType="end"/>
        </w:r>
        <w:r w:rsidRPr="008E2812">
          <w:rPr>
            <w:rStyle w:val="Hyperlink"/>
            <w:noProof/>
          </w:rPr>
          <w:fldChar w:fldCharType="end"/>
        </w:r>
      </w:ins>
    </w:p>
    <w:p w14:paraId="6188A50A" w14:textId="77777777" w:rsidR="004E789F" w:rsidRDefault="004E789F">
      <w:pPr>
        <w:pStyle w:val="TOC3"/>
        <w:tabs>
          <w:tab w:val="left" w:pos="1760"/>
          <w:tab w:val="right" w:leader="dot" w:pos="9062"/>
        </w:tabs>
        <w:rPr>
          <w:ins w:id="283" w:author="The Si Tran" w:date="2012-12-16T10:04:00Z"/>
          <w:rFonts w:asciiTheme="minorHAnsi" w:eastAsiaTheme="minorEastAsia" w:hAnsiTheme="minorHAnsi" w:cstheme="minorBidi"/>
          <w:noProof/>
          <w:sz w:val="22"/>
        </w:rPr>
      </w:pPr>
      <w:ins w:id="28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"_Toc343415823"</w:instrText>
        </w:r>
        <w:r w:rsidRPr="008E2812">
          <w:rPr>
            <w:rStyle w:val="Hyperlink"/>
            <w:noProof/>
          </w:rPr>
          <w:instrText xml:space="preserve"> </w:instrText>
        </w:r>
        <w:r w:rsidRPr="008E2812">
          <w:rPr>
            <w:rStyle w:val="Hyperlink"/>
            <w:noProof/>
          </w:rPr>
          <w:fldChar w:fldCharType="separate"/>
        </w:r>
        <w:r w:rsidRPr="008E2812">
          <w:rPr>
            <w:rStyle w:val="Hyperlink"/>
            <w:noProof/>
          </w:rPr>
          <w:t>4.3.3.</w:t>
        </w:r>
        <w:r>
          <w:rPr>
            <w:rFonts w:asciiTheme="minorHAnsi" w:eastAsiaTheme="minorEastAsia" w:hAnsiTheme="minorHAnsi" w:cstheme="minorBidi"/>
            <w:noProof/>
            <w:sz w:val="22"/>
          </w:rPr>
          <w:tab/>
        </w:r>
        <w:r w:rsidRPr="008E2812">
          <w:rPr>
            <w:rStyle w:val="Hyperlink"/>
            <w:noProof/>
          </w:rPr>
          <w:t>Giải thuật RPROP</w:t>
        </w:r>
        <w:r>
          <w:rPr>
            <w:noProof/>
            <w:webHidden/>
          </w:rPr>
          <w:tab/>
        </w:r>
        <w:r>
          <w:rPr>
            <w:noProof/>
            <w:webHidden/>
          </w:rPr>
          <w:fldChar w:fldCharType="begin"/>
        </w:r>
        <w:r>
          <w:rPr>
            <w:noProof/>
            <w:webHidden/>
          </w:rPr>
          <w:instrText xml:space="preserve"> PAGEREF _Toc343415823 \h </w:instrText>
        </w:r>
      </w:ins>
      <w:r>
        <w:rPr>
          <w:noProof/>
          <w:webHidden/>
        </w:rPr>
      </w:r>
      <w:r>
        <w:rPr>
          <w:noProof/>
          <w:webHidden/>
        </w:rPr>
        <w:fldChar w:fldCharType="separate"/>
      </w:r>
      <w:ins w:id="285" w:author="The Si Tran" w:date="2012-12-16T10:04:00Z">
        <w:r>
          <w:rPr>
            <w:noProof/>
            <w:webHidden/>
          </w:rPr>
          <w:t>47</w:t>
        </w:r>
        <w:r>
          <w:rPr>
            <w:noProof/>
            <w:webHidden/>
          </w:rPr>
          <w:fldChar w:fldCharType="end"/>
        </w:r>
        <w:r w:rsidRPr="008E2812">
          <w:rPr>
            <w:rStyle w:val="Hyperlink"/>
            <w:noProof/>
          </w:rPr>
          <w:fldChar w:fldCharType="end"/>
        </w:r>
      </w:ins>
    </w:p>
    <w:p w14:paraId="52306A77" w14:textId="77777777" w:rsidR="004E789F" w:rsidRDefault="004E789F">
      <w:pPr>
        <w:pStyle w:val="TOC3"/>
        <w:tabs>
          <w:tab w:val="left" w:pos="1760"/>
          <w:tab w:val="right" w:leader="dot" w:pos="9062"/>
        </w:tabs>
        <w:rPr>
          <w:ins w:id="286" w:author="The Si Tran" w:date="2012-12-16T10:04:00Z"/>
          <w:rFonts w:asciiTheme="minorHAnsi" w:eastAsiaTheme="minorEastAsia" w:hAnsiTheme="minorHAnsi" w:cstheme="minorBidi"/>
          <w:noProof/>
          <w:sz w:val="22"/>
        </w:rPr>
      </w:pPr>
      <w:ins w:id="28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"_Toc343415824"</w:instrText>
        </w:r>
        <w:r w:rsidRPr="008E2812">
          <w:rPr>
            <w:rStyle w:val="Hyperlink"/>
            <w:noProof/>
          </w:rPr>
          <w:instrText xml:space="preserve"> </w:instrText>
        </w:r>
        <w:r w:rsidRPr="008E2812">
          <w:rPr>
            <w:rStyle w:val="Hyperlink"/>
            <w:noProof/>
          </w:rPr>
          <w:fldChar w:fldCharType="separate"/>
        </w:r>
        <w:r w:rsidRPr="008E2812">
          <w:rPr>
            <w:rStyle w:val="Hyperlink"/>
            <w:noProof/>
          </w:rPr>
          <w:t>4.3.4.</w:t>
        </w:r>
        <w:r>
          <w:rPr>
            <w:rFonts w:asciiTheme="minorHAnsi" w:eastAsiaTheme="minorEastAsia" w:hAnsiTheme="minorHAnsi" w:cstheme="minorBidi"/>
            <w:noProof/>
            <w:sz w:val="22"/>
          </w:rPr>
          <w:tab/>
        </w:r>
        <w:r w:rsidRPr="008E2812">
          <w:rPr>
            <w:rStyle w:val="Hyperlink"/>
            <w:noProof/>
          </w:rPr>
          <w:t>Hiện tượng quá khớp</w:t>
        </w:r>
        <w:r>
          <w:rPr>
            <w:noProof/>
            <w:webHidden/>
          </w:rPr>
          <w:tab/>
        </w:r>
        <w:r>
          <w:rPr>
            <w:noProof/>
            <w:webHidden/>
          </w:rPr>
          <w:fldChar w:fldCharType="begin"/>
        </w:r>
        <w:r>
          <w:rPr>
            <w:noProof/>
            <w:webHidden/>
          </w:rPr>
          <w:instrText xml:space="preserve"> PAGEREF _Toc343415824 \h </w:instrText>
        </w:r>
      </w:ins>
      <w:r>
        <w:rPr>
          <w:noProof/>
          <w:webHidden/>
        </w:rPr>
      </w:r>
      <w:r>
        <w:rPr>
          <w:noProof/>
          <w:webHidden/>
        </w:rPr>
        <w:fldChar w:fldCharType="separate"/>
      </w:r>
      <w:ins w:id="288" w:author="The Si Tran" w:date="2012-12-16T10:04:00Z">
        <w:r>
          <w:rPr>
            <w:noProof/>
            <w:webHidden/>
          </w:rPr>
          <w:t>51</w:t>
        </w:r>
        <w:r>
          <w:rPr>
            <w:noProof/>
            <w:webHidden/>
          </w:rPr>
          <w:fldChar w:fldCharType="end"/>
        </w:r>
        <w:r w:rsidRPr="008E2812">
          <w:rPr>
            <w:rStyle w:val="Hyperlink"/>
            <w:noProof/>
          </w:rPr>
          <w:fldChar w:fldCharType="end"/>
        </w:r>
      </w:ins>
    </w:p>
    <w:p w14:paraId="26713E69" w14:textId="77777777" w:rsidR="004E789F" w:rsidRDefault="004E789F">
      <w:pPr>
        <w:pStyle w:val="TOC2"/>
        <w:tabs>
          <w:tab w:val="left" w:pos="1320"/>
          <w:tab w:val="right" w:leader="dot" w:pos="9062"/>
        </w:tabs>
        <w:rPr>
          <w:ins w:id="289" w:author="The Si Tran" w:date="2012-12-16T10:04:00Z"/>
          <w:rFonts w:asciiTheme="minorHAnsi" w:eastAsiaTheme="minorEastAsia" w:hAnsiTheme="minorHAnsi" w:cstheme="minorBidi"/>
          <w:noProof/>
          <w:sz w:val="22"/>
        </w:rPr>
      </w:pPr>
      <w:ins w:id="29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"_Toc343415826"</w:instrText>
        </w:r>
        <w:r w:rsidRPr="008E2812">
          <w:rPr>
            <w:rStyle w:val="Hyperlink"/>
            <w:noProof/>
          </w:rPr>
          <w:instrText xml:space="preserve"> </w:instrText>
        </w:r>
        <w:r w:rsidRPr="008E2812">
          <w:rPr>
            <w:rStyle w:val="Hyperlink"/>
            <w:noProof/>
          </w:rPr>
          <w:fldChar w:fldCharType="separate"/>
        </w:r>
        <w:r w:rsidRPr="008E2812">
          <w:rPr>
            <w:rStyle w:val="Hyperlink"/>
            <w:noProof/>
          </w:rPr>
          <w:t>4.4.</w:t>
        </w:r>
        <w:r>
          <w:rPr>
            <w:rFonts w:asciiTheme="minorHAnsi" w:eastAsiaTheme="minorEastAsia" w:hAnsiTheme="minorHAnsi" w:cstheme="minorBidi"/>
            <w:noProof/>
            <w:sz w:val="22"/>
          </w:rPr>
          <w:tab/>
        </w:r>
        <w:r w:rsidRPr="008E2812">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_Toc343415826 \h </w:instrText>
        </w:r>
      </w:ins>
      <w:r>
        <w:rPr>
          <w:noProof/>
          <w:webHidden/>
        </w:rPr>
      </w:r>
      <w:r>
        <w:rPr>
          <w:noProof/>
          <w:webHidden/>
        </w:rPr>
        <w:fldChar w:fldCharType="separate"/>
      </w:r>
      <w:ins w:id="291" w:author="The Si Tran" w:date="2012-12-16T10:04:00Z">
        <w:r>
          <w:rPr>
            <w:noProof/>
            <w:webHidden/>
          </w:rPr>
          <w:t>51</w:t>
        </w:r>
        <w:r>
          <w:rPr>
            <w:noProof/>
            <w:webHidden/>
          </w:rPr>
          <w:fldChar w:fldCharType="end"/>
        </w:r>
        <w:r w:rsidRPr="008E2812">
          <w:rPr>
            <w:rStyle w:val="Hyperlink"/>
            <w:noProof/>
          </w:rPr>
          <w:fldChar w:fldCharType="end"/>
        </w:r>
      </w:ins>
    </w:p>
    <w:p w14:paraId="6173FA30" w14:textId="21BF71A3" w:rsidR="004E789F" w:rsidRDefault="004E789F">
      <w:pPr>
        <w:pStyle w:val="TOC2"/>
        <w:tabs>
          <w:tab w:val="left" w:pos="1320"/>
          <w:tab w:val="right" w:leader="dot" w:pos="9062"/>
        </w:tabs>
        <w:rPr>
          <w:ins w:id="292" w:author="The Si Tran" w:date="2012-12-16T10:04:00Z"/>
          <w:rFonts w:asciiTheme="minorHAnsi" w:eastAsiaTheme="minorEastAsia" w:hAnsiTheme="minorHAnsi" w:cstheme="minorBidi"/>
          <w:noProof/>
          <w:sz w:val="22"/>
        </w:rPr>
      </w:pPr>
      <w:ins w:id="29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"_Toc343415827"</w:instrText>
        </w:r>
        <w:r w:rsidRPr="008E2812">
          <w:rPr>
            <w:rStyle w:val="Hyperlink"/>
            <w:noProof/>
          </w:rPr>
          <w:instrText xml:space="preserve"> </w:instrText>
        </w:r>
        <w:r w:rsidRPr="008E2812">
          <w:rPr>
            <w:rStyle w:val="Hyperlink"/>
            <w:noProof/>
          </w:rPr>
          <w:fldChar w:fldCharType="separate"/>
        </w:r>
        <w:r w:rsidRPr="008E2812">
          <w:rPr>
            <w:rStyle w:val="Hyperlink"/>
            <w:noProof/>
          </w:rPr>
          <w:t>4.5.</w:t>
        </w:r>
        <w:r>
          <w:rPr>
            <w:rFonts w:asciiTheme="minorHAnsi" w:eastAsiaTheme="minorEastAsia" w:hAnsiTheme="minorHAnsi" w:cstheme="minorBidi"/>
            <w:noProof/>
            <w:sz w:val="22"/>
          </w:rPr>
          <w:tab/>
        </w:r>
        <w:r w:rsidRPr="008E2812">
          <w:rPr>
            <w:rStyle w:val="Hyperlink"/>
            <w:noProof/>
          </w:rPr>
          <w:t>Các bước xây dựng một mô hình mạng neuron để dự báo dữ liệu chuỗi thời gian</w:t>
        </w:r>
        <w:r>
          <w:rPr>
            <w:noProof/>
            <w:webHidden/>
          </w:rPr>
          <w:tab/>
        </w:r>
      </w:ins>
      <w:ins w:id="294" w:author="The Si Tran" w:date="2012-12-16T10:14:00Z">
        <w:r w:rsidR="006B76D1">
          <w:rPr>
            <w:noProof/>
            <w:webHidden/>
          </w:rPr>
          <w:tab/>
        </w:r>
      </w:ins>
      <w:ins w:id="295" w:author="The Si Tran" w:date="2012-12-16T10:04:00Z">
        <w:r>
          <w:rPr>
            <w:noProof/>
            <w:webHidden/>
          </w:rPr>
          <w:fldChar w:fldCharType="begin"/>
        </w:r>
        <w:r>
          <w:rPr>
            <w:noProof/>
            <w:webHidden/>
          </w:rPr>
          <w:instrText xml:space="preserve"> PAGEREF _Toc343415827 \h </w:instrText>
        </w:r>
      </w:ins>
      <w:r>
        <w:rPr>
          <w:noProof/>
          <w:webHidden/>
        </w:rPr>
      </w:r>
      <w:r>
        <w:rPr>
          <w:noProof/>
          <w:webHidden/>
        </w:rPr>
        <w:fldChar w:fldCharType="separate"/>
      </w:r>
      <w:ins w:id="296" w:author="The Si Tran" w:date="2012-12-16T10:04:00Z">
        <w:r>
          <w:rPr>
            <w:noProof/>
            <w:webHidden/>
          </w:rPr>
          <w:t>52</w:t>
        </w:r>
        <w:r>
          <w:rPr>
            <w:noProof/>
            <w:webHidden/>
          </w:rPr>
          <w:fldChar w:fldCharType="end"/>
        </w:r>
        <w:r w:rsidRPr="008E2812">
          <w:rPr>
            <w:rStyle w:val="Hyperlink"/>
            <w:noProof/>
          </w:rPr>
          <w:fldChar w:fldCharType="end"/>
        </w:r>
      </w:ins>
    </w:p>
    <w:p w14:paraId="3951FE8C" w14:textId="77777777" w:rsidR="004E789F" w:rsidRDefault="004E789F">
      <w:pPr>
        <w:pStyle w:val="TOC3"/>
        <w:tabs>
          <w:tab w:val="left" w:pos="1760"/>
          <w:tab w:val="right" w:leader="dot" w:pos="9062"/>
        </w:tabs>
        <w:rPr>
          <w:ins w:id="297" w:author="The Si Tran" w:date="2012-12-16T10:04:00Z"/>
          <w:rFonts w:asciiTheme="minorHAnsi" w:eastAsiaTheme="minorEastAsia" w:hAnsiTheme="minorHAnsi" w:cstheme="minorBidi"/>
          <w:noProof/>
          <w:sz w:val="22"/>
        </w:rPr>
      </w:pPr>
      <w:ins w:id="29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"_Toc343415828"</w:instrText>
        </w:r>
        <w:r w:rsidRPr="008E2812">
          <w:rPr>
            <w:rStyle w:val="Hyperlink"/>
            <w:noProof/>
          </w:rPr>
          <w:instrText xml:space="preserve"> </w:instrText>
        </w:r>
        <w:r w:rsidRPr="008E2812">
          <w:rPr>
            <w:rStyle w:val="Hyperlink"/>
            <w:noProof/>
          </w:rPr>
          <w:fldChar w:fldCharType="separate"/>
        </w:r>
        <w:r w:rsidRPr="008E2812">
          <w:rPr>
            <w:rStyle w:val="Hyperlink"/>
            <w:noProof/>
          </w:rPr>
          <w:t>4.5.1.</w:t>
        </w:r>
        <w:r>
          <w:rPr>
            <w:rFonts w:asciiTheme="minorHAnsi" w:eastAsiaTheme="minorEastAsia" w:hAnsiTheme="minorHAnsi" w:cstheme="minorBidi"/>
            <w:noProof/>
            <w:sz w:val="22"/>
          </w:rPr>
          <w:tab/>
        </w:r>
        <w:r w:rsidRPr="008E2812">
          <w:rPr>
            <w:rStyle w:val="Hyperlink"/>
            <w:noProof/>
          </w:rPr>
          <w:t>Lựa chọn các biến</w:t>
        </w:r>
        <w:r>
          <w:rPr>
            <w:noProof/>
            <w:webHidden/>
          </w:rPr>
          <w:tab/>
        </w:r>
        <w:r>
          <w:rPr>
            <w:noProof/>
            <w:webHidden/>
          </w:rPr>
          <w:fldChar w:fldCharType="begin"/>
        </w:r>
        <w:r>
          <w:rPr>
            <w:noProof/>
            <w:webHidden/>
          </w:rPr>
          <w:instrText xml:space="preserve"> PAGEREF _Toc343415828 \h </w:instrText>
        </w:r>
      </w:ins>
      <w:r>
        <w:rPr>
          <w:noProof/>
          <w:webHidden/>
        </w:rPr>
      </w:r>
      <w:r>
        <w:rPr>
          <w:noProof/>
          <w:webHidden/>
        </w:rPr>
        <w:fldChar w:fldCharType="separate"/>
      </w:r>
      <w:ins w:id="299" w:author="The Si Tran" w:date="2012-12-16T10:04:00Z">
        <w:r>
          <w:rPr>
            <w:noProof/>
            <w:webHidden/>
          </w:rPr>
          <w:t>53</w:t>
        </w:r>
        <w:r>
          <w:rPr>
            <w:noProof/>
            <w:webHidden/>
          </w:rPr>
          <w:fldChar w:fldCharType="end"/>
        </w:r>
        <w:r w:rsidRPr="008E2812">
          <w:rPr>
            <w:rStyle w:val="Hyperlink"/>
            <w:noProof/>
          </w:rPr>
          <w:fldChar w:fldCharType="end"/>
        </w:r>
      </w:ins>
    </w:p>
    <w:p w14:paraId="199F050C" w14:textId="77777777" w:rsidR="004E789F" w:rsidRDefault="004E789F">
      <w:pPr>
        <w:pStyle w:val="TOC3"/>
        <w:tabs>
          <w:tab w:val="left" w:pos="1760"/>
          <w:tab w:val="right" w:leader="dot" w:pos="9062"/>
        </w:tabs>
        <w:rPr>
          <w:ins w:id="300" w:author="The Si Tran" w:date="2012-12-16T10:04:00Z"/>
          <w:rFonts w:asciiTheme="minorHAnsi" w:eastAsiaTheme="minorEastAsia" w:hAnsiTheme="minorHAnsi" w:cstheme="minorBidi"/>
          <w:noProof/>
          <w:sz w:val="22"/>
        </w:rPr>
      </w:pPr>
      <w:ins w:id="30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"_Toc343415829"</w:instrText>
        </w:r>
        <w:r w:rsidRPr="008E2812">
          <w:rPr>
            <w:rStyle w:val="Hyperlink"/>
            <w:noProof/>
          </w:rPr>
          <w:instrText xml:space="preserve"> </w:instrText>
        </w:r>
        <w:r w:rsidRPr="008E2812">
          <w:rPr>
            <w:rStyle w:val="Hyperlink"/>
            <w:noProof/>
          </w:rPr>
          <w:fldChar w:fldCharType="separate"/>
        </w:r>
        <w:r w:rsidRPr="008E2812">
          <w:rPr>
            <w:rStyle w:val="Hyperlink"/>
            <w:noProof/>
          </w:rPr>
          <w:t>4.5.2.</w:t>
        </w:r>
        <w:r>
          <w:rPr>
            <w:rFonts w:asciiTheme="minorHAnsi" w:eastAsiaTheme="minorEastAsia" w:hAnsiTheme="minorHAnsi" w:cstheme="minorBidi"/>
            <w:noProof/>
            <w:sz w:val="22"/>
          </w:rPr>
          <w:tab/>
        </w:r>
        <w:r w:rsidRPr="008E2812">
          <w:rPr>
            <w:rStyle w:val="Hyperlink"/>
            <w:noProof/>
            <w:lang w:val="fr-FR"/>
          </w:rPr>
          <w:t>Thu thập dữ liệu</w:t>
        </w:r>
        <w:r>
          <w:rPr>
            <w:noProof/>
            <w:webHidden/>
          </w:rPr>
          <w:tab/>
        </w:r>
        <w:r>
          <w:rPr>
            <w:noProof/>
            <w:webHidden/>
          </w:rPr>
          <w:fldChar w:fldCharType="begin"/>
        </w:r>
        <w:r>
          <w:rPr>
            <w:noProof/>
            <w:webHidden/>
          </w:rPr>
          <w:instrText xml:space="preserve"> PAGEREF _Toc343415829 \h </w:instrText>
        </w:r>
      </w:ins>
      <w:r>
        <w:rPr>
          <w:noProof/>
          <w:webHidden/>
        </w:rPr>
      </w:r>
      <w:r>
        <w:rPr>
          <w:noProof/>
          <w:webHidden/>
        </w:rPr>
        <w:fldChar w:fldCharType="separate"/>
      </w:r>
      <w:ins w:id="302" w:author="The Si Tran" w:date="2012-12-16T10:04:00Z">
        <w:r>
          <w:rPr>
            <w:noProof/>
            <w:webHidden/>
          </w:rPr>
          <w:t>53</w:t>
        </w:r>
        <w:r>
          <w:rPr>
            <w:noProof/>
            <w:webHidden/>
          </w:rPr>
          <w:fldChar w:fldCharType="end"/>
        </w:r>
        <w:r w:rsidRPr="008E2812">
          <w:rPr>
            <w:rStyle w:val="Hyperlink"/>
            <w:noProof/>
          </w:rPr>
          <w:fldChar w:fldCharType="end"/>
        </w:r>
      </w:ins>
    </w:p>
    <w:p w14:paraId="04915C14" w14:textId="77777777" w:rsidR="004E789F" w:rsidRDefault="004E789F">
      <w:pPr>
        <w:pStyle w:val="TOC3"/>
        <w:tabs>
          <w:tab w:val="left" w:pos="1760"/>
          <w:tab w:val="right" w:leader="dot" w:pos="9062"/>
        </w:tabs>
        <w:rPr>
          <w:ins w:id="303" w:author="The Si Tran" w:date="2012-12-16T10:04:00Z"/>
          <w:rFonts w:asciiTheme="minorHAnsi" w:eastAsiaTheme="minorEastAsia" w:hAnsiTheme="minorHAnsi" w:cstheme="minorBidi"/>
          <w:noProof/>
          <w:sz w:val="22"/>
        </w:rPr>
      </w:pPr>
      <w:ins w:id="30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"_Toc343415830"</w:instrText>
        </w:r>
        <w:r w:rsidRPr="008E2812">
          <w:rPr>
            <w:rStyle w:val="Hyperlink"/>
            <w:noProof/>
          </w:rPr>
          <w:instrText xml:space="preserve"> </w:instrText>
        </w:r>
        <w:r w:rsidRPr="008E2812">
          <w:rPr>
            <w:rStyle w:val="Hyperlink"/>
            <w:noProof/>
          </w:rPr>
          <w:fldChar w:fldCharType="separate"/>
        </w:r>
        <w:r w:rsidRPr="008E2812">
          <w:rPr>
            <w:rStyle w:val="Hyperlink"/>
            <w:noProof/>
          </w:rPr>
          <w:t>4.5.3.</w:t>
        </w:r>
        <w:r>
          <w:rPr>
            <w:rFonts w:asciiTheme="minorHAnsi" w:eastAsiaTheme="minorEastAsia" w:hAnsiTheme="minorHAnsi" w:cstheme="minorBidi"/>
            <w:noProof/>
            <w:sz w:val="22"/>
          </w:rPr>
          <w:tab/>
        </w:r>
        <w:r w:rsidRPr="008E2812">
          <w:rPr>
            <w:rStyle w:val="Hyperlink"/>
            <w:noProof/>
          </w:rPr>
          <w:t>Tiền xử lý dữ liệu</w:t>
        </w:r>
        <w:r>
          <w:rPr>
            <w:noProof/>
            <w:webHidden/>
          </w:rPr>
          <w:tab/>
        </w:r>
        <w:r>
          <w:rPr>
            <w:noProof/>
            <w:webHidden/>
          </w:rPr>
          <w:fldChar w:fldCharType="begin"/>
        </w:r>
        <w:r>
          <w:rPr>
            <w:noProof/>
            <w:webHidden/>
          </w:rPr>
          <w:instrText xml:space="preserve"> PAGEREF _Toc343415830 \h </w:instrText>
        </w:r>
      </w:ins>
      <w:r>
        <w:rPr>
          <w:noProof/>
          <w:webHidden/>
        </w:rPr>
      </w:r>
      <w:r>
        <w:rPr>
          <w:noProof/>
          <w:webHidden/>
        </w:rPr>
        <w:fldChar w:fldCharType="separate"/>
      </w:r>
      <w:ins w:id="305" w:author="The Si Tran" w:date="2012-12-16T10:04:00Z">
        <w:r>
          <w:rPr>
            <w:noProof/>
            <w:webHidden/>
          </w:rPr>
          <w:t>54</w:t>
        </w:r>
        <w:r>
          <w:rPr>
            <w:noProof/>
            <w:webHidden/>
          </w:rPr>
          <w:fldChar w:fldCharType="end"/>
        </w:r>
        <w:r w:rsidRPr="008E2812">
          <w:rPr>
            <w:rStyle w:val="Hyperlink"/>
            <w:noProof/>
          </w:rPr>
          <w:fldChar w:fldCharType="end"/>
        </w:r>
      </w:ins>
    </w:p>
    <w:p w14:paraId="57862004" w14:textId="77777777" w:rsidR="004E789F" w:rsidRDefault="004E789F">
      <w:pPr>
        <w:pStyle w:val="TOC3"/>
        <w:tabs>
          <w:tab w:val="left" w:pos="1760"/>
          <w:tab w:val="right" w:leader="dot" w:pos="9062"/>
        </w:tabs>
        <w:rPr>
          <w:ins w:id="306" w:author="The Si Tran" w:date="2012-12-16T10:04:00Z"/>
          <w:rFonts w:asciiTheme="minorHAnsi" w:eastAsiaTheme="minorEastAsia" w:hAnsiTheme="minorHAnsi" w:cstheme="minorBidi"/>
          <w:noProof/>
          <w:sz w:val="22"/>
        </w:rPr>
      </w:pPr>
      <w:ins w:id="30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"_Toc343415831"</w:instrText>
        </w:r>
        <w:r w:rsidRPr="008E2812">
          <w:rPr>
            <w:rStyle w:val="Hyperlink"/>
            <w:noProof/>
          </w:rPr>
          <w:instrText xml:space="preserve"> </w:instrText>
        </w:r>
        <w:r w:rsidRPr="008E2812">
          <w:rPr>
            <w:rStyle w:val="Hyperlink"/>
            <w:noProof/>
          </w:rPr>
          <w:fldChar w:fldCharType="separate"/>
        </w:r>
        <w:r w:rsidRPr="008E2812">
          <w:rPr>
            <w:rStyle w:val="Hyperlink"/>
            <w:noProof/>
          </w:rPr>
          <w:t>4.5.4.</w:t>
        </w:r>
        <w:r>
          <w:rPr>
            <w:rFonts w:asciiTheme="minorHAnsi" w:eastAsiaTheme="minorEastAsia" w:hAnsiTheme="minorHAnsi" w:cstheme="minorBidi"/>
            <w:noProof/>
            <w:sz w:val="22"/>
          </w:rPr>
          <w:tab/>
        </w:r>
        <w:r w:rsidRPr="008E2812">
          <w:rPr>
            <w:rStyle w:val="Hyperlink"/>
            <w:noProof/>
          </w:rPr>
          <w:t>Phân chia tập dữ liệu</w:t>
        </w:r>
        <w:r>
          <w:rPr>
            <w:noProof/>
            <w:webHidden/>
          </w:rPr>
          <w:tab/>
        </w:r>
        <w:r>
          <w:rPr>
            <w:noProof/>
            <w:webHidden/>
          </w:rPr>
          <w:fldChar w:fldCharType="begin"/>
        </w:r>
        <w:r>
          <w:rPr>
            <w:noProof/>
            <w:webHidden/>
          </w:rPr>
          <w:instrText xml:space="preserve"> PAGEREF _Toc343415831 \h </w:instrText>
        </w:r>
      </w:ins>
      <w:r>
        <w:rPr>
          <w:noProof/>
          <w:webHidden/>
        </w:rPr>
      </w:r>
      <w:r>
        <w:rPr>
          <w:noProof/>
          <w:webHidden/>
        </w:rPr>
        <w:fldChar w:fldCharType="separate"/>
      </w:r>
      <w:ins w:id="308" w:author="The Si Tran" w:date="2012-12-16T10:04:00Z">
        <w:r>
          <w:rPr>
            <w:noProof/>
            <w:webHidden/>
          </w:rPr>
          <w:t>54</w:t>
        </w:r>
        <w:r>
          <w:rPr>
            <w:noProof/>
            <w:webHidden/>
          </w:rPr>
          <w:fldChar w:fldCharType="end"/>
        </w:r>
        <w:r w:rsidRPr="008E2812">
          <w:rPr>
            <w:rStyle w:val="Hyperlink"/>
            <w:noProof/>
          </w:rPr>
          <w:fldChar w:fldCharType="end"/>
        </w:r>
      </w:ins>
    </w:p>
    <w:p w14:paraId="4F870E7F" w14:textId="77777777" w:rsidR="004E789F" w:rsidRDefault="004E789F">
      <w:pPr>
        <w:pStyle w:val="TOC3"/>
        <w:tabs>
          <w:tab w:val="left" w:pos="1760"/>
          <w:tab w:val="right" w:leader="dot" w:pos="9062"/>
        </w:tabs>
        <w:rPr>
          <w:ins w:id="309" w:author="The Si Tran" w:date="2012-12-16T10:04:00Z"/>
          <w:rFonts w:asciiTheme="minorHAnsi" w:eastAsiaTheme="minorEastAsia" w:hAnsiTheme="minorHAnsi" w:cstheme="minorBidi"/>
          <w:noProof/>
          <w:sz w:val="22"/>
        </w:rPr>
      </w:pPr>
      <w:ins w:id="31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"_Toc343415832"</w:instrText>
        </w:r>
        <w:r w:rsidRPr="008E2812">
          <w:rPr>
            <w:rStyle w:val="Hyperlink"/>
            <w:noProof/>
          </w:rPr>
          <w:instrText xml:space="preserve"> </w:instrText>
        </w:r>
        <w:r w:rsidRPr="008E2812">
          <w:rPr>
            <w:rStyle w:val="Hyperlink"/>
            <w:noProof/>
          </w:rPr>
          <w:fldChar w:fldCharType="separate"/>
        </w:r>
        <w:r w:rsidRPr="008E2812">
          <w:rPr>
            <w:rStyle w:val="Hyperlink"/>
            <w:noProof/>
          </w:rPr>
          <w:t>4.5.5.</w:t>
        </w:r>
        <w:r>
          <w:rPr>
            <w:rFonts w:asciiTheme="minorHAnsi" w:eastAsiaTheme="minorEastAsia" w:hAnsiTheme="minorHAnsi" w:cstheme="minorBidi"/>
            <w:noProof/>
            <w:sz w:val="22"/>
          </w:rPr>
          <w:tab/>
        </w:r>
        <w:r w:rsidRPr="008E2812">
          <w:rPr>
            <w:rStyle w:val="Hyperlink"/>
            <w:noProof/>
          </w:rPr>
          <w:t>Xây dựng cấu trúc mạng</w:t>
        </w:r>
        <w:r>
          <w:rPr>
            <w:noProof/>
            <w:webHidden/>
          </w:rPr>
          <w:tab/>
        </w:r>
        <w:r>
          <w:rPr>
            <w:noProof/>
            <w:webHidden/>
          </w:rPr>
          <w:fldChar w:fldCharType="begin"/>
        </w:r>
        <w:r>
          <w:rPr>
            <w:noProof/>
            <w:webHidden/>
          </w:rPr>
          <w:instrText xml:space="preserve"> PAGEREF _Toc343415832 \h </w:instrText>
        </w:r>
      </w:ins>
      <w:r>
        <w:rPr>
          <w:noProof/>
          <w:webHidden/>
        </w:rPr>
      </w:r>
      <w:r>
        <w:rPr>
          <w:noProof/>
          <w:webHidden/>
        </w:rPr>
        <w:fldChar w:fldCharType="separate"/>
      </w:r>
      <w:ins w:id="311" w:author="The Si Tran" w:date="2012-12-16T10:04:00Z">
        <w:r>
          <w:rPr>
            <w:noProof/>
            <w:webHidden/>
          </w:rPr>
          <w:t>56</w:t>
        </w:r>
        <w:r>
          <w:rPr>
            <w:noProof/>
            <w:webHidden/>
          </w:rPr>
          <w:fldChar w:fldCharType="end"/>
        </w:r>
        <w:r w:rsidRPr="008E2812">
          <w:rPr>
            <w:rStyle w:val="Hyperlink"/>
            <w:noProof/>
          </w:rPr>
          <w:fldChar w:fldCharType="end"/>
        </w:r>
      </w:ins>
    </w:p>
    <w:p w14:paraId="0B43FE33" w14:textId="77777777" w:rsidR="004E789F" w:rsidRDefault="004E789F">
      <w:pPr>
        <w:pStyle w:val="TOC3"/>
        <w:tabs>
          <w:tab w:val="left" w:pos="1760"/>
          <w:tab w:val="right" w:leader="dot" w:pos="9062"/>
        </w:tabs>
        <w:rPr>
          <w:ins w:id="312" w:author="The Si Tran" w:date="2012-12-16T10:04:00Z"/>
          <w:rFonts w:asciiTheme="minorHAnsi" w:eastAsiaTheme="minorEastAsia" w:hAnsiTheme="minorHAnsi" w:cstheme="minorBidi"/>
          <w:noProof/>
          <w:sz w:val="22"/>
        </w:rPr>
      </w:pPr>
      <w:ins w:id="31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"_Toc343415833"</w:instrText>
        </w:r>
        <w:r w:rsidRPr="008E2812">
          <w:rPr>
            <w:rStyle w:val="Hyperlink"/>
            <w:noProof/>
          </w:rPr>
          <w:instrText xml:space="preserve"> </w:instrText>
        </w:r>
        <w:r w:rsidRPr="008E2812">
          <w:rPr>
            <w:rStyle w:val="Hyperlink"/>
            <w:noProof/>
          </w:rPr>
          <w:fldChar w:fldCharType="separate"/>
        </w:r>
        <w:r w:rsidRPr="008E2812">
          <w:rPr>
            <w:rStyle w:val="Hyperlink"/>
            <w:noProof/>
          </w:rPr>
          <w:t>4.5.6.</w:t>
        </w:r>
        <w:r>
          <w:rPr>
            <w:rFonts w:asciiTheme="minorHAnsi" w:eastAsiaTheme="minorEastAsia" w:hAnsiTheme="minorHAnsi" w:cstheme="minorBidi"/>
            <w:noProof/>
            <w:sz w:val="22"/>
          </w:rPr>
          <w:tab/>
        </w:r>
        <w:r w:rsidRPr="008E2812">
          <w:rPr>
            <w:rStyle w:val="Hyperlink"/>
            <w:noProof/>
          </w:rPr>
          <w:t>Xác định tiêu chuẩn đánh giá</w:t>
        </w:r>
        <w:r>
          <w:rPr>
            <w:noProof/>
            <w:webHidden/>
          </w:rPr>
          <w:tab/>
        </w:r>
        <w:r>
          <w:rPr>
            <w:noProof/>
            <w:webHidden/>
          </w:rPr>
          <w:fldChar w:fldCharType="begin"/>
        </w:r>
        <w:r>
          <w:rPr>
            <w:noProof/>
            <w:webHidden/>
          </w:rPr>
          <w:instrText xml:space="preserve"> PAGEREF _Toc343415833 \h </w:instrText>
        </w:r>
      </w:ins>
      <w:r>
        <w:rPr>
          <w:noProof/>
          <w:webHidden/>
        </w:rPr>
      </w:r>
      <w:r>
        <w:rPr>
          <w:noProof/>
          <w:webHidden/>
        </w:rPr>
        <w:fldChar w:fldCharType="separate"/>
      </w:r>
      <w:ins w:id="314" w:author="The Si Tran" w:date="2012-12-16T10:04:00Z">
        <w:r>
          <w:rPr>
            <w:noProof/>
            <w:webHidden/>
          </w:rPr>
          <w:t>57</w:t>
        </w:r>
        <w:r>
          <w:rPr>
            <w:noProof/>
            <w:webHidden/>
          </w:rPr>
          <w:fldChar w:fldCharType="end"/>
        </w:r>
        <w:r w:rsidRPr="008E2812">
          <w:rPr>
            <w:rStyle w:val="Hyperlink"/>
            <w:noProof/>
          </w:rPr>
          <w:fldChar w:fldCharType="end"/>
        </w:r>
      </w:ins>
    </w:p>
    <w:p w14:paraId="4A7B98C2" w14:textId="77777777" w:rsidR="004E789F" w:rsidRDefault="004E789F">
      <w:pPr>
        <w:pStyle w:val="TOC3"/>
        <w:tabs>
          <w:tab w:val="left" w:pos="1760"/>
          <w:tab w:val="right" w:leader="dot" w:pos="9062"/>
        </w:tabs>
        <w:rPr>
          <w:ins w:id="315" w:author="The Si Tran" w:date="2012-12-16T10:04:00Z"/>
          <w:rFonts w:asciiTheme="minorHAnsi" w:eastAsiaTheme="minorEastAsia" w:hAnsiTheme="minorHAnsi" w:cstheme="minorBidi"/>
          <w:noProof/>
          <w:sz w:val="22"/>
        </w:rPr>
      </w:pPr>
      <w:ins w:id="316"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"_Toc343415834"</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4.5.7.</w:t>
        </w:r>
        <w:r>
          <w:rPr>
            <w:rFonts w:asciiTheme="minorHAnsi" w:eastAsiaTheme="minorEastAsia" w:hAnsiTheme="minorHAnsi" w:cstheme="minorBidi"/>
            <w:noProof/>
            <w:sz w:val="22"/>
          </w:rPr>
          <w:tab/>
        </w:r>
        <w:r w:rsidRPr="008E2812">
          <w:rPr>
            <w:rStyle w:val="Hyperlink"/>
            <w:noProof/>
            <w:lang w:val="fr-FR"/>
          </w:rPr>
          <w:t>Huấn luyện mạng</w:t>
        </w:r>
        <w:r>
          <w:rPr>
            <w:noProof/>
            <w:webHidden/>
          </w:rPr>
          <w:tab/>
        </w:r>
        <w:r>
          <w:rPr>
            <w:noProof/>
            <w:webHidden/>
          </w:rPr>
          <w:fldChar w:fldCharType="begin"/>
        </w:r>
        <w:r>
          <w:rPr>
            <w:noProof/>
            <w:webHidden/>
          </w:rPr>
          <w:instrText xml:space="preserve"> PAGEREF _Toc343415834 \h </w:instrText>
        </w:r>
      </w:ins>
      <w:r>
        <w:rPr>
          <w:noProof/>
          <w:webHidden/>
        </w:rPr>
      </w:r>
      <w:r>
        <w:rPr>
          <w:noProof/>
          <w:webHidden/>
        </w:rPr>
        <w:fldChar w:fldCharType="separate"/>
      </w:r>
      <w:ins w:id="317" w:author="The Si Tran" w:date="2012-12-16T10:04:00Z">
        <w:r>
          <w:rPr>
            <w:noProof/>
            <w:webHidden/>
          </w:rPr>
          <w:t>57</w:t>
        </w:r>
        <w:r>
          <w:rPr>
            <w:noProof/>
            <w:webHidden/>
          </w:rPr>
          <w:fldChar w:fldCharType="end"/>
        </w:r>
        <w:r w:rsidRPr="008E2812">
          <w:rPr>
            <w:rStyle w:val="Hyperlink"/>
            <w:noProof/>
          </w:rPr>
          <w:fldChar w:fldCharType="end"/>
        </w:r>
      </w:ins>
    </w:p>
    <w:p w14:paraId="02A02718" w14:textId="77777777" w:rsidR="004E789F" w:rsidRDefault="004E789F">
      <w:pPr>
        <w:pStyle w:val="TOC3"/>
        <w:tabs>
          <w:tab w:val="left" w:pos="1760"/>
          <w:tab w:val="right" w:leader="dot" w:pos="9062"/>
        </w:tabs>
        <w:rPr>
          <w:ins w:id="318" w:author="The Si Tran" w:date="2012-12-16T10:04:00Z"/>
          <w:rFonts w:asciiTheme="minorHAnsi" w:eastAsiaTheme="minorEastAsia" w:hAnsiTheme="minorHAnsi" w:cstheme="minorBidi"/>
          <w:noProof/>
          <w:sz w:val="22"/>
        </w:rPr>
      </w:pPr>
      <w:ins w:id="31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"_Toc343415835"</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4.5.8.</w:t>
        </w:r>
        <w:r>
          <w:rPr>
            <w:rFonts w:asciiTheme="minorHAnsi" w:eastAsiaTheme="minorEastAsia" w:hAnsiTheme="minorHAnsi" w:cstheme="minorBidi"/>
            <w:noProof/>
            <w:sz w:val="22"/>
          </w:rPr>
          <w:tab/>
        </w:r>
        <w:r w:rsidRPr="008E2812">
          <w:rPr>
            <w:rStyle w:val="Hyperlink"/>
            <w:noProof/>
            <w:lang w:val="fr-FR"/>
          </w:rPr>
          <w:t>Dự đoán và cải tiến</w:t>
        </w:r>
        <w:r>
          <w:rPr>
            <w:noProof/>
            <w:webHidden/>
          </w:rPr>
          <w:tab/>
        </w:r>
        <w:r>
          <w:rPr>
            <w:noProof/>
            <w:webHidden/>
          </w:rPr>
          <w:fldChar w:fldCharType="begin"/>
        </w:r>
        <w:r>
          <w:rPr>
            <w:noProof/>
            <w:webHidden/>
          </w:rPr>
          <w:instrText xml:space="preserve"> PAGEREF _Toc343415835 \h </w:instrText>
        </w:r>
      </w:ins>
      <w:r>
        <w:rPr>
          <w:noProof/>
          <w:webHidden/>
        </w:rPr>
      </w:r>
      <w:r>
        <w:rPr>
          <w:noProof/>
          <w:webHidden/>
        </w:rPr>
        <w:fldChar w:fldCharType="separate"/>
      </w:r>
      <w:ins w:id="320" w:author="The Si Tran" w:date="2012-12-16T10:04:00Z">
        <w:r>
          <w:rPr>
            <w:noProof/>
            <w:webHidden/>
          </w:rPr>
          <w:t>58</w:t>
        </w:r>
        <w:r>
          <w:rPr>
            <w:noProof/>
            <w:webHidden/>
          </w:rPr>
          <w:fldChar w:fldCharType="end"/>
        </w:r>
        <w:r w:rsidRPr="008E2812">
          <w:rPr>
            <w:rStyle w:val="Hyperlink"/>
            <w:noProof/>
          </w:rPr>
          <w:fldChar w:fldCharType="end"/>
        </w:r>
      </w:ins>
    </w:p>
    <w:p w14:paraId="55086450" w14:textId="77777777" w:rsidR="004E789F" w:rsidRDefault="004E789F">
      <w:pPr>
        <w:pStyle w:val="TOC2"/>
        <w:tabs>
          <w:tab w:val="left" w:pos="1320"/>
          <w:tab w:val="right" w:leader="dot" w:pos="9062"/>
        </w:tabs>
        <w:rPr>
          <w:ins w:id="321" w:author="The Si Tran" w:date="2012-12-16T10:04:00Z"/>
          <w:rFonts w:asciiTheme="minorHAnsi" w:eastAsiaTheme="minorEastAsia" w:hAnsiTheme="minorHAnsi" w:cstheme="minorBidi"/>
          <w:noProof/>
          <w:sz w:val="22"/>
        </w:rPr>
      </w:pPr>
      <w:ins w:id="32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"_Toc343415838"</w:instrText>
        </w:r>
        <w:r w:rsidRPr="008E2812">
          <w:rPr>
            <w:rStyle w:val="Hyperlink"/>
            <w:noProof/>
          </w:rPr>
          <w:instrText xml:space="preserve"> </w:instrText>
        </w:r>
        <w:r w:rsidRPr="008E2812">
          <w:rPr>
            <w:rStyle w:val="Hyperlink"/>
            <w:noProof/>
          </w:rPr>
          <w:fldChar w:fldCharType="separate"/>
        </w:r>
        <w:r w:rsidRPr="008E2812">
          <w:rPr>
            <w:rStyle w:val="Hyperlink"/>
            <w:noProof/>
          </w:rPr>
          <w:t>4.6.</w:t>
        </w:r>
        <w:r>
          <w:rPr>
            <w:rFonts w:asciiTheme="minorHAnsi" w:eastAsiaTheme="minorEastAsia" w:hAnsiTheme="minorHAnsi" w:cstheme="minorBidi"/>
            <w:noProof/>
            <w:sz w:val="22"/>
          </w:rPr>
          <w:tab/>
        </w:r>
        <w:r w:rsidRPr="008E2812">
          <w:rPr>
            <w:rStyle w:val="Hyperlink"/>
            <w:noProof/>
          </w:rPr>
          <w:t>Kết luận</w:t>
        </w:r>
        <w:r>
          <w:rPr>
            <w:noProof/>
            <w:webHidden/>
          </w:rPr>
          <w:tab/>
        </w:r>
        <w:r>
          <w:rPr>
            <w:noProof/>
            <w:webHidden/>
          </w:rPr>
          <w:fldChar w:fldCharType="begin"/>
        </w:r>
        <w:r>
          <w:rPr>
            <w:noProof/>
            <w:webHidden/>
          </w:rPr>
          <w:instrText xml:space="preserve"> PAGEREF _Toc343415838 \h </w:instrText>
        </w:r>
      </w:ins>
      <w:r>
        <w:rPr>
          <w:noProof/>
          <w:webHidden/>
        </w:rPr>
      </w:r>
      <w:r>
        <w:rPr>
          <w:noProof/>
          <w:webHidden/>
        </w:rPr>
        <w:fldChar w:fldCharType="separate"/>
      </w:r>
      <w:ins w:id="323" w:author="The Si Tran" w:date="2012-12-16T10:04:00Z">
        <w:r>
          <w:rPr>
            <w:noProof/>
            <w:webHidden/>
          </w:rPr>
          <w:t>58</w:t>
        </w:r>
        <w:r>
          <w:rPr>
            <w:noProof/>
            <w:webHidden/>
          </w:rPr>
          <w:fldChar w:fldCharType="end"/>
        </w:r>
        <w:r w:rsidRPr="008E2812">
          <w:rPr>
            <w:rStyle w:val="Hyperlink"/>
            <w:noProof/>
          </w:rPr>
          <w:fldChar w:fldCharType="end"/>
        </w:r>
      </w:ins>
    </w:p>
    <w:p w14:paraId="3DFD2B6E" w14:textId="77777777" w:rsidR="004E789F" w:rsidRDefault="004E789F">
      <w:pPr>
        <w:pStyle w:val="TOC1"/>
        <w:tabs>
          <w:tab w:val="left" w:pos="1760"/>
        </w:tabs>
        <w:rPr>
          <w:ins w:id="324" w:author="The Si Tran" w:date="2012-12-16T10:04:00Z"/>
          <w:rFonts w:asciiTheme="minorHAnsi" w:eastAsiaTheme="minorEastAsia" w:hAnsiTheme="minorHAnsi" w:cstheme="minorBidi"/>
          <w:noProof/>
          <w:sz w:val="22"/>
        </w:rPr>
      </w:pPr>
      <w:ins w:id="32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"_Toc343415840"</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5</w:t>
        </w:r>
        <w:r>
          <w:rPr>
            <w:rFonts w:asciiTheme="minorHAnsi" w:eastAsiaTheme="minorEastAsia" w:hAnsiTheme="minorHAnsi" w:cstheme="minorBidi"/>
            <w:noProof/>
            <w:sz w:val="22"/>
          </w:rPr>
          <w:tab/>
        </w:r>
        <w:r w:rsidRPr="008E2812">
          <w:rPr>
            <w:rStyle w:val="Hyperlink"/>
            <w:noProof/>
          </w:rPr>
          <w:t>MÔ HÌNH KẾT HỢP ARIMA VÀ ANN</w:t>
        </w:r>
        <w:r>
          <w:rPr>
            <w:noProof/>
            <w:webHidden/>
          </w:rPr>
          <w:tab/>
        </w:r>
        <w:r>
          <w:rPr>
            <w:noProof/>
            <w:webHidden/>
          </w:rPr>
          <w:fldChar w:fldCharType="begin"/>
        </w:r>
        <w:r>
          <w:rPr>
            <w:noProof/>
            <w:webHidden/>
          </w:rPr>
          <w:instrText xml:space="preserve"> PAGEREF _Toc343415840 \h </w:instrText>
        </w:r>
      </w:ins>
      <w:r>
        <w:rPr>
          <w:noProof/>
          <w:webHidden/>
        </w:rPr>
      </w:r>
      <w:r>
        <w:rPr>
          <w:noProof/>
          <w:webHidden/>
        </w:rPr>
        <w:fldChar w:fldCharType="separate"/>
      </w:r>
      <w:ins w:id="326" w:author="The Si Tran" w:date="2012-12-16T10:04:00Z">
        <w:r>
          <w:rPr>
            <w:noProof/>
            <w:webHidden/>
          </w:rPr>
          <w:t>60</w:t>
        </w:r>
        <w:r>
          <w:rPr>
            <w:noProof/>
            <w:webHidden/>
          </w:rPr>
          <w:fldChar w:fldCharType="end"/>
        </w:r>
        <w:r w:rsidRPr="008E2812">
          <w:rPr>
            <w:rStyle w:val="Hyperlink"/>
            <w:noProof/>
          </w:rPr>
          <w:fldChar w:fldCharType="end"/>
        </w:r>
      </w:ins>
    </w:p>
    <w:p w14:paraId="3477E7B0" w14:textId="77777777" w:rsidR="004E789F" w:rsidRDefault="004E789F">
      <w:pPr>
        <w:pStyle w:val="TOC2"/>
        <w:tabs>
          <w:tab w:val="left" w:pos="1320"/>
          <w:tab w:val="right" w:leader="dot" w:pos="9062"/>
        </w:tabs>
        <w:rPr>
          <w:ins w:id="327" w:author="The Si Tran" w:date="2012-12-16T10:04:00Z"/>
          <w:rFonts w:asciiTheme="minorHAnsi" w:eastAsiaTheme="minorEastAsia" w:hAnsiTheme="minorHAnsi" w:cstheme="minorBidi"/>
          <w:noProof/>
          <w:sz w:val="22"/>
        </w:rPr>
      </w:pPr>
      <w:ins w:id="32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"_Toc343415846"</w:instrText>
        </w:r>
        <w:r w:rsidRPr="008E2812">
          <w:rPr>
            <w:rStyle w:val="Hyperlink"/>
            <w:noProof/>
          </w:rPr>
          <w:instrText xml:space="preserve"> </w:instrText>
        </w:r>
        <w:r w:rsidRPr="008E2812">
          <w:rPr>
            <w:rStyle w:val="Hyperlink"/>
            <w:noProof/>
          </w:rPr>
          <w:fldChar w:fldCharType="separate"/>
        </w:r>
        <w:r w:rsidRPr="008E2812">
          <w:rPr>
            <w:rStyle w:val="Hyperlink"/>
            <w:noProof/>
          </w:rPr>
          <w:t>5.1.</w:t>
        </w:r>
        <w:r>
          <w:rPr>
            <w:rFonts w:asciiTheme="minorHAnsi" w:eastAsiaTheme="minorEastAsia" w:hAnsiTheme="minorHAnsi" w:cstheme="minorBidi"/>
            <w:noProof/>
            <w:sz w:val="22"/>
          </w:rPr>
          <w:tab/>
        </w:r>
        <w:r w:rsidRPr="008E2812">
          <w:rPr>
            <w:rStyle w:val="Hyperlink"/>
            <w:noProof/>
          </w:rPr>
          <w:t>Nguyên nhân</w:t>
        </w:r>
        <w:r>
          <w:rPr>
            <w:noProof/>
            <w:webHidden/>
          </w:rPr>
          <w:tab/>
        </w:r>
        <w:r>
          <w:rPr>
            <w:noProof/>
            <w:webHidden/>
          </w:rPr>
          <w:fldChar w:fldCharType="begin"/>
        </w:r>
        <w:r>
          <w:rPr>
            <w:noProof/>
            <w:webHidden/>
          </w:rPr>
          <w:instrText xml:space="preserve"> PAGEREF _Toc343415846 \h </w:instrText>
        </w:r>
      </w:ins>
      <w:r>
        <w:rPr>
          <w:noProof/>
          <w:webHidden/>
        </w:rPr>
      </w:r>
      <w:r>
        <w:rPr>
          <w:noProof/>
          <w:webHidden/>
        </w:rPr>
        <w:fldChar w:fldCharType="separate"/>
      </w:r>
      <w:ins w:id="329" w:author="The Si Tran" w:date="2012-12-16T10:04:00Z">
        <w:r>
          <w:rPr>
            <w:noProof/>
            <w:webHidden/>
          </w:rPr>
          <w:t>60</w:t>
        </w:r>
        <w:r>
          <w:rPr>
            <w:noProof/>
            <w:webHidden/>
          </w:rPr>
          <w:fldChar w:fldCharType="end"/>
        </w:r>
        <w:r w:rsidRPr="008E2812">
          <w:rPr>
            <w:rStyle w:val="Hyperlink"/>
            <w:noProof/>
          </w:rPr>
          <w:fldChar w:fldCharType="end"/>
        </w:r>
      </w:ins>
    </w:p>
    <w:p w14:paraId="770024C6" w14:textId="77777777" w:rsidR="004E789F" w:rsidRDefault="004E789F">
      <w:pPr>
        <w:pStyle w:val="TOC2"/>
        <w:tabs>
          <w:tab w:val="left" w:pos="1320"/>
          <w:tab w:val="right" w:leader="dot" w:pos="9062"/>
        </w:tabs>
        <w:rPr>
          <w:ins w:id="330" w:author="The Si Tran" w:date="2012-12-16T10:04:00Z"/>
          <w:rFonts w:asciiTheme="minorHAnsi" w:eastAsiaTheme="minorEastAsia" w:hAnsiTheme="minorHAnsi" w:cstheme="minorBidi"/>
          <w:noProof/>
          <w:sz w:val="22"/>
        </w:rPr>
      </w:pPr>
      <w:ins w:id="33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"_Toc343415847"</w:instrText>
        </w:r>
        <w:r w:rsidRPr="008E2812">
          <w:rPr>
            <w:rStyle w:val="Hyperlink"/>
            <w:noProof/>
          </w:rPr>
          <w:instrText xml:space="preserve"> </w:instrText>
        </w:r>
        <w:r w:rsidRPr="008E2812">
          <w:rPr>
            <w:rStyle w:val="Hyperlink"/>
            <w:noProof/>
          </w:rPr>
          <w:fldChar w:fldCharType="separate"/>
        </w:r>
        <w:r w:rsidRPr="008E2812">
          <w:rPr>
            <w:rStyle w:val="Hyperlink"/>
            <w:noProof/>
          </w:rPr>
          <w:t>5.2.</w:t>
        </w:r>
        <w:r>
          <w:rPr>
            <w:rFonts w:asciiTheme="minorHAnsi" w:eastAsiaTheme="minorEastAsia" w:hAnsiTheme="minorHAnsi" w:cstheme="minorBidi"/>
            <w:noProof/>
            <w:sz w:val="22"/>
          </w:rPr>
          <w:tab/>
        </w:r>
        <w:r w:rsidRPr="008E2812">
          <w:rPr>
            <w:rStyle w:val="Hyperlink"/>
            <w:noProof/>
          </w:rPr>
          <w:t>Mô hình kết hợp ARIMA và Nơron</w:t>
        </w:r>
        <w:r>
          <w:rPr>
            <w:noProof/>
            <w:webHidden/>
          </w:rPr>
          <w:tab/>
        </w:r>
        <w:r>
          <w:rPr>
            <w:noProof/>
            <w:webHidden/>
          </w:rPr>
          <w:fldChar w:fldCharType="begin"/>
        </w:r>
        <w:r>
          <w:rPr>
            <w:noProof/>
            <w:webHidden/>
          </w:rPr>
          <w:instrText xml:space="preserve"> PAGEREF _Toc343415847 \h </w:instrText>
        </w:r>
      </w:ins>
      <w:r>
        <w:rPr>
          <w:noProof/>
          <w:webHidden/>
        </w:rPr>
      </w:r>
      <w:r>
        <w:rPr>
          <w:noProof/>
          <w:webHidden/>
        </w:rPr>
        <w:fldChar w:fldCharType="separate"/>
      </w:r>
      <w:ins w:id="332" w:author="The Si Tran" w:date="2012-12-16T10:04:00Z">
        <w:r>
          <w:rPr>
            <w:noProof/>
            <w:webHidden/>
          </w:rPr>
          <w:t>61</w:t>
        </w:r>
        <w:r>
          <w:rPr>
            <w:noProof/>
            <w:webHidden/>
          </w:rPr>
          <w:fldChar w:fldCharType="end"/>
        </w:r>
        <w:r w:rsidRPr="008E2812">
          <w:rPr>
            <w:rStyle w:val="Hyperlink"/>
            <w:noProof/>
          </w:rPr>
          <w:fldChar w:fldCharType="end"/>
        </w:r>
      </w:ins>
    </w:p>
    <w:p w14:paraId="5B8FB7F7" w14:textId="77777777" w:rsidR="004E789F" w:rsidRDefault="004E789F">
      <w:pPr>
        <w:pStyle w:val="TOC1"/>
        <w:tabs>
          <w:tab w:val="left" w:pos="1760"/>
        </w:tabs>
        <w:rPr>
          <w:ins w:id="333" w:author="The Si Tran" w:date="2012-12-16T10:04:00Z"/>
          <w:rFonts w:asciiTheme="minorHAnsi" w:eastAsiaTheme="minorEastAsia" w:hAnsiTheme="minorHAnsi" w:cstheme="minorBidi"/>
          <w:noProof/>
          <w:sz w:val="22"/>
        </w:rPr>
      </w:pPr>
      <w:ins w:id="33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"_Toc343415865"</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6</w:t>
        </w:r>
        <w:r>
          <w:rPr>
            <w:rFonts w:asciiTheme="minorHAnsi" w:eastAsiaTheme="minorEastAsia" w:hAnsiTheme="minorHAnsi" w:cstheme="minorBidi"/>
            <w:noProof/>
            <w:sz w:val="22"/>
          </w:rPr>
          <w:tab/>
        </w:r>
        <w:r w:rsidRPr="008E2812">
          <w:rPr>
            <w:rStyle w:val="Hyperlink"/>
            <w:noProof/>
          </w:rPr>
          <w:t>KẾT QUẢ THỰC NGHIỆM</w:t>
        </w:r>
        <w:r>
          <w:rPr>
            <w:noProof/>
            <w:webHidden/>
          </w:rPr>
          <w:tab/>
        </w:r>
        <w:r>
          <w:rPr>
            <w:noProof/>
            <w:webHidden/>
          </w:rPr>
          <w:fldChar w:fldCharType="begin"/>
        </w:r>
        <w:r>
          <w:rPr>
            <w:noProof/>
            <w:webHidden/>
          </w:rPr>
          <w:instrText xml:space="preserve"> PAGEREF _Toc343415865 \h </w:instrText>
        </w:r>
      </w:ins>
      <w:r>
        <w:rPr>
          <w:noProof/>
          <w:webHidden/>
        </w:rPr>
      </w:r>
      <w:r>
        <w:rPr>
          <w:noProof/>
          <w:webHidden/>
        </w:rPr>
        <w:fldChar w:fldCharType="separate"/>
      </w:r>
      <w:ins w:id="335" w:author="The Si Tran" w:date="2012-12-16T10:04:00Z">
        <w:r>
          <w:rPr>
            <w:noProof/>
            <w:webHidden/>
          </w:rPr>
          <w:t>64</w:t>
        </w:r>
        <w:r>
          <w:rPr>
            <w:noProof/>
            <w:webHidden/>
          </w:rPr>
          <w:fldChar w:fldCharType="end"/>
        </w:r>
        <w:r w:rsidRPr="008E2812">
          <w:rPr>
            <w:rStyle w:val="Hyperlink"/>
            <w:noProof/>
          </w:rPr>
          <w:fldChar w:fldCharType="end"/>
        </w:r>
      </w:ins>
    </w:p>
    <w:p w14:paraId="33915845" w14:textId="77777777" w:rsidR="004E789F" w:rsidRDefault="004E789F">
      <w:pPr>
        <w:pStyle w:val="TOC2"/>
        <w:tabs>
          <w:tab w:val="left" w:pos="1320"/>
          <w:tab w:val="right" w:leader="dot" w:pos="9062"/>
        </w:tabs>
        <w:rPr>
          <w:ins w:id="336" w:author="The Si Tran" w:date="2012-12-16T10:04:00Z"/>
          <w:rFonts w:asciiTheme="minorHAnsi" w:eastAsiaTheme="minorEastAsia" w:hAnsiTheme="minorHAnsi" w:cstheme="minorBidi"/>
          <w:noProof/>
          <w:sz w:val="22"/>
        </w:rPr>
      </w:pPr>
      <w:ins w:id="33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"_Toc343415866"</w:instrText>
        </w:r>
        <w:r w:rsidRPr="008E2812">
          <w:rPr>
            <w:rStyle w:val="Hyperlink"/>
            <w:noProof/>
          </w:rPr>
          <w:instrText xml:space="preserve"> </w:instrText>
        </w:r>
        <w:r w:rsidRPr="008E2812">
          <w:rPr>
            <w:rStyle w:val="Hyperlink"/>
            <w:noProof/>
          </w:rPr>
          <w:fldChar w:fldCharType="separate"/>
        </w:r>
        <w:r w:rsidRPr="008E2812">
          <w:rPr>
            <w:rStyle w:val="Hyperlink"/>
            <w:noProof/>
          </w:rPr>
          <w:t>6.1.</w:t>
        </w:r>
        <w:r>
          <w:rPr>
            <w:rFonts w:asciiTheme="minorHAnsi" w:eastAsiaTheme="minorEastAsia" w:hAnsiTheme="minorHAnsi" w:cstheme="minorBidi"/>
            <w:noProof/>
            <w:sz w:val="22"/>
          </w:rPr>
          <w:tab/>
        </w:r>
        <w:r w:rsidRPr="008E2812">
          <w:rPr>
            <w:rStyle w:val="Hyperlink"/>
            <w:noProof/>
          </w:rPr>
          <w:t>Dữ liệu thực nghiệm</w:t>
        </w:r>
        <w:r>
          <w:rPr>
            <w:noProof/>
            <w:webHidden/>
          </w:rPr>
          <w:tab/>
        </w:r>
        <w:r>
          <w:rPr>
            <w:noProof/>
            <w:webHidden/>
          </w:rPr>
          <w:fldChar w:fldCharType="begin"/>
        </w:r>
        <w:r>
          <w:rPr>
            <w:noProof/>
            <w:webHidden/>
          </w:rPr>
          <w:instrText xml:space="preserve"> PAGEREF _Toc343415866 \h </w:instrText>
        </w:r>
      </w:ins>
      <w:r>
        <w:rPr>
          <w:noProof/>
          <w:webHidden/>
        </w:rPr>
      </w:r>
      <w:r>
        <w:rPr>
          <w:noProof/>
          <w:webHidden/>
        </w:rPr>
        <w:fldChar w:fldCharType="separate"/>
      </w:r>
      <w:ins w:id="338" w:author="The Si Tran" w:date="2012-12-16T10:04:00Z">
        <w:r>
          <w:rPr>
            <w:noProof/>
            <w:webHidden/>
          </w:rPr>
          <w:t>64</w:t>
        </w:r>
        <w:r>
          <w:rPr>
            <w:noProof/>
            <w:webHidden/>
          </w:rPr>
          <w:fldChar w:fldCharType="end"/>
        </w:r>
        <w:r w:rsidRPr="008E2812">
          <w:rPr>
            <w:rStyle w:val="Hyperlink"/>
            <w:noProof/>
          </w:rPr>
          <w:fldChar w:fldCharType="end"/>
        </w:r>
      </w:ins>
    </w:p>
    <w:p w14:paraId="69F42B3A" w14:textId="77777777" w:rsidR="004E789F" w:rsidRDefault="004E789F">
      <w:pPr>
        <w:pStyle w:val="TOC2"/>
        <w:tabs>
          <w:tab w:val="left" w:pos="1320"/>
          <w:tab w:val="right" w:leader="dot" w:pos="9062"/>
        </w:tabs>
        <w:rPr>
          <w:ins w:id="339" w:author="The Si Tran" w:date="2012-12-16T10:04:00Z"/>
          <w:rFonts w:asciiTheme="minorHAnsi" w:eastAsiaTheme="minorEastAsia" w:hAnsiTheme="minorHAnsi" w:cstheme="minorBidi"/>
          <w:noProof/>
          <w:sz w:val="22"/>
        </w:rPr>
      </w:pPr>
      <w:ins w:id="34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"_Toc343415867"</w:instrText>
        </w:r>
        <w:r w:rsidRPr="008E2812">
          <w:rPr>
            <w:rStyle w:val="Hyperlink"/>
            <w:noProof/>
          </w:rPr>
          <w:instrText xml:space="preserve"> </w:instrText>
        </w:r>
        <w:r w:rsidRPr="008E2812">
          <w:rPr>
            <w:rStyle w:val="Hyperlink"/>
            <w:noProof/>
          </w:rPr>
          <w:fldChar w:fldCharType="separate"/>
        </w:r>
        <w:r w:rsidRPr="008E2812">
          <w:rPr>
            <w:rStyle w:val="Hyperlink"/>
            <w:noProof/>
          </w:rPr>
          <w:t>6.2.</w:t>
        </w:r>
        <w:r>
          <w:rPr>
            <w:rFonts w:asciiTheme="minorHAnsi" w:eastAsiaTheme="minorEastAsia" w:hAnsiTheme="minorHAnsi" w:cstheme="minorBidi"/>
            <w:noProof/>
            <w:sz w:val="22"/>
          </w:rPr>
          <w:tab/>
        </w:r>
        <w:r w:rsidRPr="008E2812">
          <w:rPr>
            <w:rStyle w:val="Hyperlink"/>
            <w:noProof/>
          </w:rPr>
          <w:t>Kết quả thực nghiệm</w:t>
        </w:r>
        <w:r>
          <w:rPr>
            <w:noProof/>
            <w:webHidden/>
          </w:rPr>
          <w:tab/>
        </w:r>
        <w:r>
          <w:rPr>
            <w:noProof/>
            <w:webHidden/>
          </w:rPr>
          <w:fldChar w:fldCharType="begin"/>
        </w:r>
        <w:r>
          <w:rPr>
            <w:noProof/>
            <w:webHidden/>
          </w:rPr>
          <w:instrText xml:space="preserve"> PAGEREF _Toc343415867 \h </w:instrText>
        </w:r>
      </w:ins>
      <w:r>
        <w:rPr>
          <w:noProof/>
          <w:webHidden/>
        </w:rPr>
      </w:r>
      <w:r>
        <w:rPr>
          <w:noProof/>
          <w:webHidden/>
        </w:rPr>
        <w:fldChar w:fldCharType="separate"/>
      </w:r>
      <w:ins w:id="341" w:author="The Si Tran" w:date="2012-12-16T10:04:00Z">
        <w:r>
          <w:rPr>
            <w:noProof/>
            <w:webHidden/>
          </w:rPr>
          <w:t>69</w:t>
        </w:r>
        <w:r>
          <w:rPr>
            <w:noProof/>
            <w:webHidden/>
          </w:rPr>
          <w:fldChar w:fldCharType="end"/>
        </w:r>
        <w:r w:rsidRPr="008E2812">
          <w:rPr>
            <w:rStyle w:val="Hyperlink"/>
            <w:noProof/>
          </w:rPr>
          <w:fldChar w:fldCharType="end"/>
        </w:r>
      </w:ins>
    </w:p>
    <w:p w14:paraId="572B39F1" w14:textId="77777777" w:rsidR="004E789F" w:rsidRDefault="004E789F">
      <w:pPr>
        <w:pStyle w:val="TOC3"/>
        <w:tabs>
          <w:tab w:val="left" w:pos="1760"/>
          <w:tab w:val="right" w:leader="dot" w:pos="9062"/>
        </w:tabs>
        <w:rPr>
          <w:ins w:id="342" w:author="The Si Tran" w:date="2012-12-16T10:04:00Z"/>
          <w:rFonts w:asciiTheme="minorHAnsi" w:eastAsiaTheme="minorEastAsia" w:hAnsiTheme="minorHAnsi" w:cstheme="minorBidi"/>
          <w:noProof/>
          <w:sz w:val="22"/>
        </w:rPr>
      </w:pPr>
      <w:ins w:id="34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"_Toc343415868"</w:instrText>
        </w:r>
        <w:r w:rsidRPr="008E2812">
          <w:rPr>
            <w:rStyle w:val="Hyperlink"/>
            <w:noProof/>
          </w:rPr>
          <w:instrText xml:space="preserve"> </w:instrText>
        </w:r>
        <w:r w:rsidRPr="008E2812">
          <w:rPr>
            <w:rStyle w:val="Hyperlink"/>
            <w:noProof/>
          </w:rPr>
          <w:fldChar w:fldCharType="separate"/>
        </w:r>
        <w:r w:rsidRPr="008E2812">
          <w:rPr>
            <w:rStyle w:val="Hyperlink"/>
            <w:noProof/>
          </w:rPr>
          <w:t>6.2.1.</w:t>
        </w:r>
        <w:r>
          <w:rPr>
            <w:rFonts w:asciiTheme="minorHAnsi" w:eastAsiaTheme="minorEastAsia" w:hAnsiTheme="minorHAnsi" w:cstheme="minorBidi"/>
            <w:noProof/>
            <w:sz w:val="22"/>
          </w:rPr>
          <w:tab/>
        </w:r>
        <w:r w:rsidRPr="008E2812">
          <w:rPr>
            <w:rStyle w:val="Hyperlink"/>
            <w:noProof/>
          </w:rPr>
          <w:t>Bộ dữ liệu có tính mùa và xu hướng</w:t>
        </w:r>
        <w:r>
          <w:rPr>
            <w:noProof/>
            <w:webHidden/>
          </w:rPr>
          <w:tab/>
        </w:r>
        <w:r>
          <w:rPr>
            <w:noProof/>
            <w:webHidden/>
          </w:rPr>
          <w:fldChar w:fldCharType="begin"/>
        </w:r>
        <w:r>
          <w:rPr>
            <w:noProof/>
            <w:webHidden/>
          </w:rPr>
          <w:instrText xml:space="preserve"> PAGEREF _Toc343415868 \h </w:instrText>
        </w:r>
      </w:ins>
      <w:r>
        <w:rPr>
          <w:noProof/>
          <w:webHidden/>
        </w:rPr>
      </w:r>
      <w:r>
        <w:rPr>
          <w:noProof/>
          <w:webHidden/>
        </w:rPr>
        <w:fldChar w:fldCharType="separate"/>
      </w:r>
      <w:ins w:id="344" w:author="The Si Tran" w:date="2012-12-16T10:04:00Z">
        <w:r>
          <w:rPr>
            <w:noProof/>
            <w:webHidden/>
          </w:rPr>
          <w:t>69</w:t>
        </w:r>
        <w:r>
          <w:rPr>
            <w:noProof/>
            <w:webHidden/>
          </w:rPr>
          <w:fldChar w:fldCharType="end"/>
        </w:r>
        <w:r w:rsidRPr="008E2812">
          <w:rPr>
            <w:rStyle w:val="Hyperlink"/>
            <w:noProof/>
          </w:rPr>
          <w:fldChar w:fldCharType="end"/>
        </w:r>
      </w:ins>
    </w:p>
    <w:p w14:paraId="305AC5A4" w14:textId="77777777" w:rsidR="004E789F" w:rsidRDefault="004E789F">
      <w:pPr>
        <w:pStyle w:val="TOC3"/>
        <w:tabs>
          <w:tab w:val="left" w:pos="1760"/>
          <w:tab w:val="right" w:leader="dot" w:pos="9062"/>
        </w:tabs>
        <w:rPr>
          <w:ins w:id="345" w:author="The Si Tran" w:date="2012-12-16T10:04:00Z"/>
          <w:rFonts w:asciiTheme="minorHAnsi" w:eastAsiaTheme="minorEastAsia" w:hAnsiTheme="minorHAnsi" w:cstheme="minorBidi"/>
          <w:noProof/>
          <w:sz w:val="22"/>
        </w:rPr>
      </w:pPr>
      <w:ins w:id="34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"_Toc343415869"</w:instrText>
        </w:r>
        <w:r w:rsidRPr="008E2812">
          <w:rPr>
            <w:rStyle w:val="Hyperlink"/>
            <w:noProof/>
          </w:rPr>
          <w:instrText xml:space="preserve"> </w:instrText>
        </w:r>
        <w:r w:rsidRPr="008E2812">
          <w:rPr>
            <w:rStyle w:val="Hyperlink"/>
            <w:noProof/>
          </w:rPr>
          <w:fldChar w:fldCharType="separate"/>
        </w:r>
        <w:r w:rsidRPr="008E2812">
          <w:rPr>
            <w:rStyle w:val="Hyperlink"/>
            <w:noProof/>
          </w:rPr>
          <w:t>6.2.2.</w:t>
        </w:r>
        <w:r>
          <w:rPr>
            <w:rFonts w:asciiTheme="minorHAnsi" w:eastAsiaTheme="minorEastAsia" w:hAnsiTheme="minorHAnsi" w:cstheme="minorBidi"/>
            <w:noProof/>
            <w:sz w:val="22"/>
          </w:rPr>
          <w:tab/>
        </w:r>
        <w:r w:rsidRPr="008E2812">
          <w:rPr>
            <w:rStyle w:val="Hyperlink"/>
            <w:noProof/>
          </w:rPr>
          <w:t>Bộ dữ liệu có tính mùa</w:t>
        </w:r>
        <w:r>
          <w:rPr>
            <w:noProof/>
            <w:webHidden/>
          </w:rPr>
          <w:tab/>
        </w:r>
        <w:r>
          <w:rPr>
            <w:noProof/>
            <w:webHidden/>
          </w:rPr>
          <w:fldChar w:fldCharType="begin"/>
        </w:r>
        <w:r>
          <w:rPr>
            <w:noProof/>
            <w:webHidden/>
          </w:rPr>
          <w:instrText xml:space="preserve"> PAGEREF _Toc343415869 \h </w:instrText>
        </w:r>
      </w:ins>
      <w:r>
        <w:rPr>
          <w:noProof/>
          <w:webHidden/>
        </w:rPr>
      </w:r>
      <w:r>
        <w:rPr>
          <w:noProof/>
          <w:webHidden/>
        </w:rPr>
        <w:fldChar w:fldCharType="separate"/>
      </w:r>
      <w:ins w:id="347" w:author="The Si Tran" w:date="2012-12-16T10:04:00Z">
        <w:r>
          <w:rPr>
            <w:noProof/>
            <w:webHidden/>
          </w:rPr>
          <w:t>70</w:t>
        </w:r>
        <w:r>
          <w:rPr>
            <w:noProof/>
            <w:webHidden/>
          </w:rPr>
          <w:fldChar w:fldCharType="end"/>
        </w:r>
        <w:r w:rsidRPr="008E2812">
          <w:rPr>
            <w:rStyle w:val="Hyperlink"/>
            <w:noProof/>
          </w:rPr>
          <w:fldChar w:fldCharType="end"/>
        </w:r>
      </w:ins>
    </w:p>
    <w:p w14:paraId="255CFE6B" w14:textId="77777777" w:rsidR="004E789F" w:rsidRDefault="004E789F">
      <w:pPr>
        <w:pStyle w:val="TOC3"/>
        <w:tabs>
          <w:tab w:val="left" w:pos="1760"/>
          <w:tab w:val="right" w:leader="dot" w:pos="9062"/>
        </w:tabs>
        <w:rPr>
          <w:ins w:id="348" w:author="The Si Tran" w:date="2012-12-16T10:04:00Z"/>
          <w:rFonts w:asciiTheme="minorHAnsi" w:eastAsiaTheme="minorEastAsia" w:hAnsiTheme="minorHAnsi" w:cstheme="minorBidi"/>
          <w:noProof/>
          <w:sz w:val="22"/>
        </w:rPr>
      </w:pPr>
      <w:ins w:id="34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"_Toc343415870"</w:instrText>
        </w:r>
        <w:r w:rsidRPr="008E2812">
          <w:rPr>
            <w:rStyle w:val="Hyperlink"/>
            <w:noProof/>
          </w:rPr>
          <w:instrText xml:space="preserve"> </w:instrText>
        </w:r>
        <w:r w:rsidRPr="008E2812">
          <w:rPr>
            <w:rStyle w:val="Hyperlink"/>
            <w:noProof/>
          </w:rPr>
          <w:fldChar w:fldCharType="separate"/>
        </w:r>
        <w:r w:rsidRPr="008E2812">
          <w:rPr>
            <w:rStyle w:val="Hyperlink"/>
            <w:noProof/>
          </w:rPr>
          <w:t>6.2.3.</w:t>
        </w:r>
        <w:r>
          <w:rPr>
            <w:rFonts w:asciiTheme="minorHAnsi" w:eastAsiaTheme="minorEastAsia" w:hAnsiTheme="minorHAnsi" w:cstheme="minorBidi"/>
            <w:noProof/>
            <w:sz w:val="22"/>
          </w:rPr>
          <w:tab/>
        </w:r>
        <w:r w:rsidRPr="008E2812">
          <w:rPr>
            <w:rStyle w:val="Hyperlink"/>
            <w:noProof/>
          </w:rPr>
          <w:t>Bộ dữ liệu có tính xu hướng</w:t>
        </w:r>
        <w:r>
          <w:rPr>
            <w:noProof/>
            <w:webHidden/>
          </w:rPr>
          <w:tab/>
        </w:r>
        <w:r>
          <w:rPr>
            <w:noProof/>
            <w:webHidden/>
          </w:rPr>
          <w:fldChar w:fldCharType="begin"/>
        </w:r>
        <w:r>
          <w:rPr>
            <w:noProof/>
            <w:webHidden/>
          </w:rPr>
          <w:instrText xml:space="preserve"> PAGEREF _Toc343415870 \h </w:instrText>
        </w:r>
      </w:ins>
      <w:r>
        <w:rPr>
          <w:noProof/>
          <w:webHidden/>
        </w:rPr>
      </w:r>
      <w:r>
        <w:rPr>
          <w:noProof/>
          <w:webHidden/>
        </w:rPr>
        <w:fldChar w:fldCharType="separate"/>
      </w:r>
      <w:ins w:id="350" w:author="The Si Tran" w:date="2012-12-16T10:04:00Z">
        <w:r>
          <w:rPr>
            <w:noProof/>
            <w:webHidden/>
          </w:rPr>
          <w:t>71</w:t>
        </w:r>
        <w:r>
          <w:rPr>
            <w:noProof/>
            <w:webHidden/>
          </w:rPr>
          <w:fldChar w:fldCharType="end"/>
        </w:r>
        <w:r w:rsidRPr="008E2812">
          <w:rPr>
            <w:rStyle w:val="Hyperlink"/>
            <w:noProof/>
          </w:rPr>
          <w:fldChar w:fldCharType="end"/>
        </w:r>
      </w:ins>
    </w:p>
    <w:p w14:paraId="7B99208A" w14:textId="77777777" w:rsidR="004E789F" w:rsidRDefault="004E789F">
      <w:pPr>
        <w:pStyle w:val="TOC3"/>
        <w:tabs>
          <w:tab w:val="left" w:pos="1760"/>
          <w:tab w:val="right" w:leader="dot" w:pos="9062"/>
        </w:tabs>
        <w:rPr>
          <w:ins w:id="351" w:author="The Si Tran" w:date="2012-12-16T10:04:00Z"/>
          <w:rFonts w:asciiTheme="minorHAnsi" w:eastAsiaTheme="minorEastAsia" w:hAnsiTheme="minorHAnsi" w:cstheme="minorBidi"/>
          <w:noProof/>
          <w:sz w:val="22"/>
        </w:rPr>
      </w:pPr>
      <w:ins w:id="35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"_Toc343415871"</w:instrText>
        </w:r>
        <w:r w:rsidRPr="008E2812">
          <w:rPr>
            <w:rStyle w:val="Hyperlink"/>
            <w:noProof/>
          </w:rPr>
          <w:instrText xml:space="preserve"> </w:instrText>
        </w:r>
        <w:r w:rsidRPr="008E2812">
          <w:rPr>
            <w:rStyle w:val="Hyperlink"/>
            <w:noProof/>
          </w:rPr>
          <w:fldChar w:fldCharType="separate"/>
        </w:r>
        <w:r w:rsidRPr="008E2812">
          <w:rPr>
            <w:rStyle w:val="Hyperlink"/>
            <w:noProof/>
          </w:rPr>
          <w:t>6.2.4.</w:t>
        </w:r>
        <w:r>
          <w:rPr>
            <w:rFonts w:asciiTheme="minorHAnsi" w:eastAsiaTheme="minorEastAsia" w:hAnsiTheme="minorHAnsi" w:cstheme="minorBidi"/>
            <w:noProof/>
            <w:sz w:val="22"/>
          </w:rPr>
          <w:tab/>
        </w:r>
        <w:r w:rsidRPr="008E2812">
          <w:rPr>
            <w:rStyle w:val="Hyperlink"/>
            <w:noProof/>
          </w:rPr>
          <w:t>Bộ dữ liệu có tính phi tuyến</w:t>
        </w:r>
        <w:r>
          <w:rPr>
            <w:noProof/>
            <w:webHidden/>
          </w:rPr>
          <w:tab/>
        </w:r>
        <w:r>
          <w:rPr>
            <w:noProof/>
            <w:webHidden/>
          </w:rPr>
          <w:fldChar w:fldCharType="begin"/>
        </w:r>
        <w:r>
          <w:rPr>
            <w:noProof/>
            <w:webHidden/>
          </w:rPr>
          <w:instrText xml:space="preserve"> PAGEREF _Toc343415871 \h </w:instrText>
        </w:r>
      </w:ins>
      <w:r>
        <w:rPr>
          <w:noProof/>
          <w:webHidden/>
        </w:rPr>
      </w:r>
      <w:r>
        <w:rPr>
          <w:noProof/>
          <w:webHidden/>
        </w:rPr>
        <w:fldChar w:fldCharType="separate"/>
      </w:r>
      <w:ins w:id="353" w:author="The Si Tran" w:date="2012-12-16T10:04:00Z">
        <w:r>
          <w:rPr>
            <w:noProof/>
            <w:webHidden/>
          </w:rPr>
          <w:t>72</w:t>
        </w:r>
        <w:r>
          <w:rPr>
            <w:noProof/>
            <w:webHidden/>
          </w:rPr>
          <w:fldChar w:fldCharType="end"/>
        </w:r>
        <w:r w:rsidRPr="008E2812">
          <w:rPr>
            <w:rStyle w:val="Hyperlink"/>
            <w:noProof/>
          </w:rPr>
          <w:fldChar w:fldCharType="end"/>
        </w:r>
      </w:ins>
    </w:p>
    <w:p w14:paraId="3C824DE3" w14:textId="77777777" w:rsidR="004E789F" w:rsidRDefault="004E789F">
      <w:pPr>
        <w:pStyle w:val="TOC2"/>
        <w:tabs>
          <w:tab w:val="left" w:pos="1320"/>
          <w:tab w:val="right" w:leader="dot" w:pos="9062"/>
        </w:tabs>
        <w:rPr>
          <w:ins w:id="354" w:author="The Si Tran" w:date="2012-12-16T10:04:00Z"/>
          <w:rFonts w:asciiTheme="minorHAnsi" w:eastAsiaTheme="minorEastAsia" w:hAnsiTheme="minorHAnsi" w:cstheme="minorBidi"/>
          <w:noProof/>
          <w:sz w:val="22"/>
        </w:rPr>
      </w:pPr>
      <w:ins w:id="35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"_Toc343415872"</w:instrText>
        </w:r>
        <w:r w:rsidRPr="008E2812">
          <w:rPr>
            <w:rStyle w:val="Hyperlink"/>
            <w:noProof/>
          </w:rPr>
          <w:instrText xml:space="preserve"> </w:instrText>
        </w:r>
        <w:r w:rsidRPr="008E2812">
          <w:rPr>
            <w:rStyle w:val="Hyperlink"/>
            <w:noProof/>
          </w:rPr>
          <w:fldChar w:fldCharType="separate"/>
        </w:r>
        <w:r w:rsidRPr="008E2812">
          <w:rPr>
            <w:rStyle w:val="Hyperlink"/>
            <w:noProof/>
          </w:rPr>
          <w:t>6.3.</w:t>
        </w:r>
        <w:r>
          <w:rPr>
            <w:rFonts w:asciiTheme="minorHAnsi" w:eastAsiaTheme="minorEastAsia" w:hAnsiTheme="minorHAnsi" w:cstheme="minorBidi"/>
            <w:noProof/>
            <w:sz w:val="22"/>
          </w:rPr>
          <w:tab/>
        </w:r>
        <w:r w:rsidRPr="008E2812">
          <w:rPr>
            <w:rStyle w:val="Hyperlink"/>
            <w:noProof/>
          </w:rPr>
          <w:t>Đánh giá kết quả thực nghiệm</w:t>
        </w:r>
        <w:r>
          <w:rPr>
            <w:noProof/>
            <w:webHidden/>
          </w:rPr>
          <w:tab/>
        </w:r>
        <w:r>
          <w:rPr>
            <w:noProof/>
            <w:webHidden/>
          </w:rPr>
          <w:fldChar w:fldCharType="begin"/>
        </w:r>
        <w:r>
          <w:rPr>
            <w:noProof/>
            <w:webHidden/>
          </w:rPr>
          <w:instrText xml:space="preserve"> PAGEREF _Toc343415872 \h </w:instrText>
        </w:r>
      </w:ins>
      <w:r>
        <w:rPr>
          <w:noProof/>
          <w:webHidden/>
        </w:rPr>
      </w:r>
      <w:r>
        <w:rPr>
          <w:noProof/>
          <w:webHidden/>
        </w:rPr>
        <w:fldChar w:fldCharType="separate"/>
      </w:r>
      <w:ins w:id="356" w:author="The Si Tran" w:date="2012-12-16T10:04:00Z">
        <w:r>
          <w:rPr>
            <w:noProof/>
            <w:webHidden/>
          </w:rPr>
          <w:t>73</w:t>
        </w:r>
        <w:r>
          <w:rPr>
            <w:noProof/>
            <w:webHidden/>
          </w:rPr>
          <w:fldChar w:fldCharType="end"/>
        </w:r>
        <w:r w:rsidRPr="008E2812">
          <w:rPr>
            <w:rStyle w:val="Hyperlink"/>
            <w:noProof/>
          </w:rPr>
          <w:fldChar w:fldCharType="end"/>
        </w:r>
      </w:ins>
    </w:p>
    <w:p w14:paraId="6DF2CBC3" w14:textId="77777777" w:rsidR="004E789F" w:rsidRDefault="004E789F">
      <w:pPr>
        <w:pStyle w:val="TOC1"/>
        <w:tabs>
          <w:tab w:val="left" w:pos="1760"/>
        </w:tabs>
        <w:rPr>
          <w:ins w:id="357" w:author="The Si Tran" w:date="2012-12-16T10:04:00Z"/>
          <w:rFonts w:asciiTheme="minorHAnsi" w:eastAsiaTheme="minorEastAsia" w:hAnsiTheme="minorHAnsi" w:cstheme="minorBidi"/>
          <w:noProof/>
          <w:sz w:val="22"/>
        </w:rPr>
      </w:pPr>
      <w:ins w:id="35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"_Toc343415873"</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7</w:t>
        </w:r>
        <w:r>
          <w:rPr>
            <w:rFonts w:asciiTheme="minorHAnsi" w:eastAsiaTheme="minorEastAsia" w:hAnsiTheme="minorHAnsi" w:cstheme="minorBidi"/>
            <w:noProof/>
            <w:sz w:val="22"/>
          </w:rPr>
          <w:tab/>
        </w:r>
        <w:r w:rsidRPr="008E2812">
          <w:rPr>
            <w:rStyle w:val="Hyperlink"/>
            <w:noProof/>
          </w:rPr>
          <w:t>KẾT LUẬN</w:t>
        </w:r>
        <w:r>
          <w:rPr>
            <w:noProof/>
            <w:webHidden/>
          </w:rPr>
          <w:tab/>
        </w:r>
        <w:r>
          <w:rPr>
            <w:noProof/>
            <w:webHidden/>
          </w:rPr>
          <w:fldChar w:fldCharType="begin"/>
        </w:r>
        <w:r>
          <w:rPr>
            <w:noProof/>
            <w:webHidden/>
          </w:rPr>
          <w:instrText xml:space="preserve"> PAGEREF _Toc343415873 \h </w:instrText>
        </w:r>
      </w:ins>
      <w:r>
        <w:rPr>
          <w:noProof/>
          <w:webHidden/>
        </w:rPr>
      </w:r>
      <w:r>
        <w:rPr>
          <w:noProof/>
          <w:webHidden/>
        </w:rPr>
        <w:fldChar w:fldCharType="separate"/>
      </w:r>
      <w:ins w:id="359" w:author="The Si Tran" w:date="2012-12-16T10:04:00Z">
        <w:r>
          <w:rPr>
            <w:noProof/>
            <w:webHidden/>
          </w:rPr>
          <w:t>74</w:t>
        </w:r>
        <w:r>
          <w:rPr>
            <w:noProof/>
            <w:webHidden/>
          </w:rPr>
          <w:fldChar w:fldCharType="end"/>
        </w:r>
        <w:r w:rsidRPr="008E2812">
          <w:rPr>
            <w:rStyle w:val="Hyperlink"/>
            <w:noProof/>
          </w:rPr>
          <w:fldChar w:fldCharType="end"/>
        </w:r>
      </w:ins>
    </w:p>
    <w:p w14:paraId="167FF0ED" w14:textId="77777777" w:rsidR="004E789F" w:rsidRDefault="004E789F">
      <w:pPr>
        <w:pStyle w:val="TOC2"/>
        <w:tabs>
          <w:tab w:val="left" w:pos="1320"/>
          <w:tab w:val="right" w:leader="dot" w:pos="9062"/>
        </w:tabs>
        <w:rPr>
          <w:ins w:id="360" w:author="The Si Tran" w:date="2012-12-16T10:04:00Z"/>
          <w:rFonts w:asciiTheme="minorHAnsi" w:eastAsiaTheme="minorEastAsia" w:hAnsiTheme="minorHAnsi" w:cstheme="minorBidi"/>
          <w:noProof/>
          <w:sz w:val="22"/>
        </w:rPr>
      </w:pPr>
      <w:ins w:id="36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"_Toc343415874"</w:instrText>
        </w:r>
        <w:r w:rsidRPr="008E2812">
          <w:rPr>
            <w:rStyle w:val="Hyperlink"/>
            <w:noProof/>
          </w:rPr>
          <w:instrText xml:space="preserve"> </w:instrText>
        </w:r>
        <w:r w:rsidRPr="008E2812">
          <w:rPr>
            <w:rStyle w:val="Hyperlink"/>
            <w:noProof/>
          </w:rPr>
          <w:fldChar w:fldCharType="separate"/>
        </w:r>
        <w:r w:rsidRPr="008E2812">
          <w:rPr>
            <w:rStyle w:val="Hyperlink"/>
            <w:noProof/>
          </w:rPr>
          <w:t>7.1.</w:t>
        </w:r>
        <w:r>
          <w:rPr>
            <w:rFonts w:asciiTheme="minorHAnsi" w:eastAsiaTheme="minorEastAsia" w:hAnsiTheme="minorHAnsi" w:cstheme="minorBidi"/>
            <w:noProof/>
            <w:sz w:val="22"/>
          </w:rPr>
          <w:tab/>
        </w:r>
        <w:r w:rsidRPr="008E2812">
          <w:rPr>
            <w:rStyle w:val="Hyperlink"/>
            <w:noProof/>
          </w:rPr>
          <w:t>Đánh giá kết quả</w:t>
        </w:r>
        <w:r>
          <w:rPr>
            <w:noProof/>
            <w:webHidden/>
          </w:rPr>
          <w:tab/>
        </w:r>
        <w:r>
          <w:rPr>
            <w:noProof/>
            <w:webHidden/>
          </w:rPr>
          <w:fldChar w:fldCharType="begin"/>
        </w:r>
        <w:r>
          <w:rPr>
            <w:noProof/>
            <w:webHidden/>
          </w:rPr>
          <w:instrText xml:space="preserve"> PAGEREF _Toc343415874 \h </w:instrText>
        </w:r>
      </w:ins>
      <w:r>
        <w:rPr>
          <w:noProof/>
          <w:webHidden/>
        </w:rPr>
      </w:r>
      <w:r>
        <w:rPr>
          <w:noProof/>
          <w:webHidden/>
        </w:rPr>
        <w:fldChar w:fldCharType="separate"/>
      </w:r>
      <w:ins w:id="362" w:author="The Si Tran" w:date="2012-12-16T10:04:00Z">
        <w:r>
          <w:rPr>
            <w:noProof/>
            <w:webHidden/>
          </w:rPr>
          <w:t>74</w:t>
        </w:r>
        <w:r>
          <w:rPr>
            <w:noProof/>
            <w:webHidden/>
          </w:rPr>
          <w:fldChar w:fldCharType="end"/>
        </w:r>
        <w:r w:rsidRPr="008E2812">
          <w:rPr>
            <w:rStyle w:val="Hyperlink"/>
            <w:noProof/>
          </w:rPr>
          <w:fldChar w:fldCharType="end"/>
        </w:r>
      </w:ins>
    </w:p>
    <w:p w14:paraId="454A7BF4" w14:textId="77777777" w:rsidR="004E789F" w:rsidRDefault="004E789F">
      <w:pPr>
        <w:pStyle w:val="TOC3"/>
        <w:tabs>
          <w:tab w:val="left" w:pos="1760"/>
          <w:tab w:val="right" w:leader="dot" w:pos="9062"/>
        </w:tabs>
        <w:rPr>
          <w:ins w:id="363" w:author="The Si Tran" w:date="2012-12-16T10:04:00Z"/>
          <w:rFonts w:asciiTheme="minorHAnsi" w:eastAsiaTheme="minorEastAsia" w:hAnsiTheme="minorHAnsi" w:cstheme="minorBidi"/>
          <w:noProof/>
          <w:sz w:val="22"/>
        </w:rPr>
      </w:pPr>
      <w:ins w:id="36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"_Toc343415875"</w:instrText>
        </w:r>
        <w:r w:rsidRPr="008E2812">
          <w:rPr>
            <w:rStyle w:val="Hyperlink"/>
            <w:noProof/>
          </w:rPr>
          <w:instrText xml:space="preserve"> </w:instrText>
        </w:r>
        <w:r w:rsidRPr="008E2812">
          <w:rPr>
            <w:rStyle w:val="Hyperlink"/>
            <w:noProof/>
          </w:rPr>
          <w:fldChar w:fldCharType="separate"/>
        </w:r>
        <w:r w:rsidRPr="008E2812">
          <w:rPr>
            <w:rStyle w:val="Hyperlink"/>
            <w:noProof/>
          </w:rPr>
          <w:t>7.1.1.</w:t>
        </w:r>
        <w:r>
          <w:rPr>
            <w:rFonts w:asciiTheme="minorHAnsi" w:eastAsiaTheme="minorEastAsia" w:hAnsiTheme="minorHAnsi" w:cstheme="minorBidi"/>
            <w:noProof/>
            <w:sz w:val="22"/>
          </w:rPr>
          <w:tab/>
        </w:r>
        <w:r w:rsidRPr="008E2812">
          <w:rPr>
            <w:rStyle w:val="Hyperlink"/>
            <w:noProof/>
          </w:rPr>
          <w:t>Những công việc làm được</w:t>
        </w:r>
        <w:r>
          <w:rPr>
            <w:noProof/>
            <w:webHidden/>
          </w:rPr>
          <w:tab/>
        </w:r>
        <w:r>
          <w:rPr>
            <w:noProof/>
            <w:webHidden/>
          </w:rPr>
          <w:fldChar w:fldCharType="begin"/>
        </w:r>
        <w:r>
          <w:rPr>
            <w:noProof/>
            <w:webHidden/>
          </w:rPr>
          <w:instrText xml:space="preserve"> PAGEREF _Toc343415875 \h </w:instrText>
        </w:r>
      </w:ins>
      <w:r>
        <w:rPr>
          <w:noProof/>
          <w:webHidden/>
        </w:rPr>
      </w:r>
      <w:r>
        <w:rPr>
          <w:noProof/>
          <w:webHidden/>
        </w:rPr>
        <w:fldChar w:fldCharType="separate"/>
      </w:r>
      <w:ins w:id="365" w:author="The Si Tran" w:date="2012-12-16T10:04:00Z">
        <w:r>
          <w:rPr>
            <w:noProof/>
            <w:webHidden/>
          </w:rPr>
          <w:t>74</w:t>
        </w:r>
        <w:r>
          <w:rPr>
            <w:noProof/>
            <w:webHidden/>
          </w:rPr>
          <w:fldChar w:fldCharType="end"/>
        </w:r>
        <w:r w:rsidRPr="008E2812">
          <w:rPr>
            <w:rStyle w:val="Hyperlink"/>
            <w:noProof/>
          </w:rPr>
          <w:fldChar w:fldCharType="end"/>
        </w:r>
      </w:ins>
    </w:p>
    <w:p w14:paraId="558220E6" w14:textId="77777777" w:rsidR="004E789F" w:rsidRDefault="004E789F">
      <w:pPr>
        <w:pStyle w:val="TOC3"/>
        <w:tabs>
          <w:tab w:val="left" w:pos="1760"/>
          <w:tab w:val="right" w:leader="dot" w:pos="9062"/>
        </w:tabs>
        <w:rPr>
          <w:ins w:id="366" w:author="The Si Tran" w:date="2012-12-16T10:04:00Z"/>
          <w:rFonts w:asciiTheme="minorHAnsi" w:eastAsiaTheme="minorEastAsia" w:hAnsiTheme="minorHAnsi" w:cstheme="minorBidi"/>
          <w:noProof/>
          <w:sz w:val="22"/>
        </w:rPr>
      </w:pPr>
      <w:ins w:id="36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"_Toc343415876"</w:instrText>
        </w:r>
        <w:r w:rsidRPr="008E2812">
          <w:rPr>
            <w:rStyle w:val="Hyperlink"/>
            <w:noProof/>
          </w:rPr>
          <w:instrText xml:space="preserve"> </w:instrText>
        </w:r>
        <w:r w:rsidRPr="008E2812">
          <w:rPr>
            <w:rStyle w:val="Hyperlink"/>
            <w:noProof/>
          </w:rPr>
          <w:fldChar w:fldCharType="separate"/>
        </w:r>
        <w:r w:rsidRPr="008E2812">
          <w:rPr>
            <w:rStyle w:val="Hyperlink"/>
            <w:noProof/>
          </w:rPr>
          <w:t>7.1.2.</w:t>
        </w:r>
        <w:r>
          <w:rPr>
            <w:rFonts w:asciiTheme="minorHAnsi" w:eastAsiaTheme="minorEastAsia" w:hAnsiTheme="minorHAnsi" w:cstheme="minorBidi"/>
            <w:noProof/>
            <w:sz w:val="22"/>
          </w:rPr>
          <w:tab/>
        </w:r>
        <w:r w:rsidRPr="008E2812">
          <w:rPr>
            <w:rStyle w:val="Hyperlink"/>
            <w:noProof/>
          </w:rPr>
          <w:t>Những đúc kết về mặt lý luận</w:t>
        </w:r>
        <w:r>
          <w:rPr>
            <w:noProof/>
            <w:webHidden/>
          </w:rPr>
          <w:tab/>
        </w:r>
        <w:r>
          <w:rPr>
            <w:noProof/>
            <w:webHidden/>
          </w:rPr>
          <w:fldChar w:fldCharType="begin"/>
        </w:r>
        <w:r>
          <w:rPr>
            <w:noProof/>
            <w:webHidden/>
          </w:rPr>
          <w:instrText xml:space="preserve"> PAGEREF _Toc343415876 \h </w:instrText>
        </w:r>
      </w:ins>
      <w:r>
        <w:rPr>
          <w:noProof/>
          <w:webHidden/>
        </w:rPr>
      </w:r>
      <w:r>
        <w:rPr>
          <w:noProof/>
          <w:webHidden/>
        </w:rPr>
        <w:fldChar w:fldCharType="separate"/>
      </w:r>
      <w:ins w:id="368" w:author="The Si Tran" w:date="2012-12-16T10:04:00Z">
        <w:r>
          <w:rPr>
            <w:noProof/>
            <w:webHidden/>
          </w:rPr>
          <w:t>74</w:t>
        </w:r>
        <w:r>
          <w:rPr>
            <w:noProof/>
            <w:webHidden/>
          </w:rPr>
          <w:fldChar w:fldCharType="end"/>
        </w:r>
        <w:r w:rsidRPr="008E2812">
          <w:rPr>
            <w:rStyle w:val="Hyperlink"/>
            <w:noProof/>
          </w:rPr>
          <w:fldChar w:fldCharType="end"/>
        </w:r>
      </w:ins>
    </w:p>
    <w:p w14:paraId="7C34E88C" w14:textId="77777777" w:rsidR="004E789F" w:rsidRDefault="004E789F">
      <w:pPr>
        <w:pStyle w:val="TOC3"/>
        <w:tabs>
          <w:tab w:val="left" w:pos="1760"/>
          <w:tab w:val="right" w:leader="dot" w:pos="9062"/>
        </w:tabs>
        <w:rPr>
          <w:ins w:id="369" w:author="The Si Tran" w:date="2012-12-16T10:04:00Z"/>
          <w:rFonts w:asciiTheme="minorHAnsi" w:eastAsiaTheme="minorEastAsia" w:hAnsiTheme="minorHAnsi" w:cstheme="minorBidi"/>
          <w:noProof/>
          <w:sz w:val="22"/>
        </w:rPr>
      </w:pPr>
      <w:ins w:id="37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"_Toc343415877"</w:instrText>
        </w:r>
        <w:r w:rsidRPr="008E2812">
          <w:rPr>
            <w:rStyle w:val="Hyperlink"/>
            <w:noProof/>
          </w:rPr>
          <w:instrText xml:space="preserve"> </w:instrText>
        </w:r>
        <w:r w:rsidRPr="008E2812">
          <w:rPr>
            <w:rStyle w:val="Hyperlink"/>
            <w:noProof/>
          </w:rPr>
          <w:fldChar w:fldCharType="separate"/>
        </w:r>
        <w:r w:rsidRPr="008E2812">
          <w:rPr>
            <w:rStyle w:val="Hyperlink"/>
            <w:noProof/>
          </w:rPr>
          <w:t>7.1.3.</w:t>
        </w:r>
        <w:r>
          <w:rPr>
            <w:rFonts w:asciiTheme="minorHAnsi" w:eastAsiaTheme="minorEastAsia" w:hAnsiTheme="minorHAnsi" w:cstheme="minorBidi"/>
            <w:noProof/>
            <w:sz w:val="22"/>
          </w:rPr>
          <w:tab/>
        </w:r>
        <w:r w:rsidRPr="008E2812">
          <w:rPr>
            <w:rStyle w:val="Hyperlink"/>
            <w:noProof/>
          </w:rPr>
          <w:t>Mặt hạn chế</w:t>
        </w:r>
        <w:r>
          <w:rPr>
            <w:noProof/>
            <w:webHidden/>
          </w:rPr>
          <w:tab/>
        </w:r>
        <w:r>
          <w:rPr>
            <w:noProof/>
            <w:webHidden/>
          </w:rPr>
          <w:fldChar w:fldCharType="begin"/>
        </w:r>
        <w:r>
          <w:rPr>
            <w:noProof/>
            <w:webHidden/>
          </w:rPr>
          <w:instrText xml:space="preserve"> PAGEREF _Toc343415877 \h </w:instrText>
        </w:r>
      </w:ins>
      <w:r>
        <w:rPr>
          <w:noProof/>
          <w:webHidden/>
        </w:rPr>
      </w:r>
      <w:r>
        <w:rPr>
          <w:noProof/>
          <w:webHidden/>
        </w:rPr>
        <w:fldChar w:fldCharType="separate"/>
      </w:r>
      <w:ins w:id="371" w:author="The Si Tran" w:date="2012-12-16T10:04:00Z">
        <w:r>
          <w:rPr>
            <w:noProof/>
            <w:webHidden/>
          </w:rPr>
          <w:t>75</w:t>
        </w:r>
        <w:r>
          <w:rPr>
            <w:noProof/>
            <w:webHidden/>
          </w:rPr>
          <w:fldChar w:fldCharType="end"/>
        </w:r>
        <w:r w:rsidRPr="008E2812">
          <w:rPr>
            <w:rStyle w:val="Hyperlink"/>
            <w:noProof/>
          </w:rPr>
          <w:fldChar w:fldCharType="end"/>
        </w:r>
      </w:ins>
    </w:p>
    <w:p w14:paraId="14CA50A0" w14:textId="77777777" w:rsidR="004E789F" w:rsidRDefault="004E789F">
      <w:pPr>
        <w:pStyle w:val="TOC2"/>
        <w:tabs>
          <w:tab w:val="left" w:pos="1320"/>
          <w:tab w:val="right" w:leader="dot" w:pos="9062"/>
        </w:tabs>
        <w:rPr>
          <w:ins w:id="372" w:author="The Si Tran" w:date="2012-12-16T10:04:00Z"/>
          <w:rFonts w:asciiTheme="minorHAnsi" w:eastAsiaTheme="minorEastAsia" w:hAnsiTheme="minorHAnsi" w:cstheme="minorBidi"/>
          <w:noProof/>
          <w:sz w:val="22"/>
        </w:rPr>
      </w:pPr>
      <w:ins w:id="37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"_Toc343415878"</w:instrText>
        </w:r>
        <w:r w:rsidRPr="008E2812">
          <w:rPr>
            <w:rStyle w:val="Hyperlink"/>
            <w:noProof/>
          </w:rPr>
          <w:instrText xml:space="preserve"> </w:instrText>
        </w:r>
        <w:r w:rsidRPr="008E2812">
          <w:rPr>
            <w:rStyle w:val="Hyperlink"/>
            <w:noProof/>
          </w:rPr>
          <w:fldChar w:fldCharType="separate"/>
        </w:r>
        <w:r w:rsidRPr="008E2812">
          <w:rPr>
            <w:rStyle w:val="Hyperlink"/>
            <w:noProof/>
          </w:rPr>
          <w:t>7.2.</w:t>
        </w:r>
        <w:r>
          <w:rPr>
            <w:rFonts w:asciiTheme="minorHAnsi" w:eastAsiaTheme="minorEastAsia" w:hAnsiTheme="minorHAnsi" w:cstheme="minorBidi"/>
            <w:noProof/>
            <w:sz w:val="22"/>
          </w:rPr>
          <w:tab/>
        </w:r>
        <w:r w:rsidRPr="008E2812">
          <w:rPr>
            <w:rStyle w:val="Hyperlink"/>
            <w:noProof/>
          </w:rPr>
          <w:t>Hướng phát triển đề tài</w:t>
        </w:r>
        <w:r>
          <w:rPr>
            <w:noProof/>
            <w:webHidden/>
          </w:rPr>
          <w:tab/>
        </w:r>
        <w:r>
          <w:rPr>
            <w:noProof/>
            <w:webHidden/>
          </w:rPr>
          <w:fldChar w:fldCharType="begin"/>
        </w:r>
        <w:r>
          <w:rPr>
            <w:noProof/>
            <w:webHidden/>
          </w:rPr>
          <w:instrText xml:space="preserve"> PAGEREF _Toc343415878 \h </w:instrText>
        </w:r>
      </w:ins>
      <w:r>
        <w:rPr>
          <w:noProof/>
          <w:webHidden/>
        </w:rPr>
      </w:r>
      <w:r>
        <w:rPr>
          <w:noProof/>
          <w:webHidden/>
        </w:rPr>
        <w:fldChar w:fldCharType="separate"/>
      </w:r>
      <w:ins w:id="374" w:author="The Si Tran" w:date="2012-12-16T10:04:00Z">
        <w:r>
          <w:rPr>
            <w:noProof/>
            <w:webHidden/>
          </w:rPr>
          <w:t>75</w:t>
        </w:r>
        <w:r>
          <w:rPr>
            <w:noProof/>
            <w:webHidden/>
          </w:rPr>
          <w:fldChar w:fldCharType="end"/>
        </w:r>
        <w:r w:rsidRPr="008E2812">
          <w:rPr>
            <w:rStyle w:val="Hyperlink"/>
            <w:noProof/>
          </w:rPr>
          <w:fldChar w:fldCharType="end"/>
        </w:r>
      </w:ins>
    </w:p>
    <w:p w14:paraId="3083D714" w14:textId="77777777" w:rsidR="004E789F" w:rsidRDefault="004E789F">
      <w:pPr>
        <w:pStyle w:val="TOC1"/>
        <w:rPr>
          <w:ins w:id="375" w:author="The Si Tran" w:date="2012-12-16T10:04:00Z"/>
          <w:rFonts w:asciiTheme="minorHAnsi" w:eastAsiaTheme="minorEastAsia" w:hAnsiTheme="minorHAnsi" w:cstheme="minorBidi"/>
          <w:noProof/>
          <w:sz w:val="22"/>
        </w:rPr>
      </w:pPr>
      <w:ins w:id="37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"_Toc343415879"</w:instrText>
        </w:r>
        <w:r w:rsidRPr="008E2812">
          <w:rPr>
            <w:rStyle w:val="Hyperlink"/>
            <w:noProof/>
          </w:rPr>
          <w:instrText xml:space="preserve"> </w:instrText>
        </w:r>
        <w:r w:rsidRPr="008E2812">
          <w:rPr>
            <w:rStyle w:val="Hyperlink"/>
            <w:noProof/>
          </w:rPr>
          <w:fldChar w:fldCharType="separate"/>
        </w:r>
        <w:r w:rsidRPr="008E2812">
          <w:rPr>
            <w:rStyle w:val="Hyperlink"/>
            <w:noProof/>
          </w:rPr>
          <w:t>TÀI LIỆU THAM KHẢO</w:t>
        </w:r>
        <w:r>
          <w:rPr>
            <w:noProof/>
            <w:webHidden/>
          </w:rPr>
          <w:tab/>
        </w:r>
        <w:r>
          <w:rPr>
            <w:noProof/>
            <w:webHidden/>
          </w:rPr>
          <w:fldChar w:fldCharType="begin"/>
        </w:r>
        <w:r>
          <w:rPr>
            <w:noProof/>
            <w:webHidden/>
          </w:rPr>
          <w:instrText xml:space="preserve"> PAGEREF _Toc343415879 \h </w:instrText>
        </w:r>
      </w:ins>
      <w:r>
        <w:rPr>
          <w:noProof/>
          <w:webHidden/>
        </w:rPr>
      </w:r>
      <w:r>
        <w:rPr>
          <w:noProof/>
          <w:webHidden/>
        </w:rPr>
        <w:fldChar w:fldCharType="separate"/>
      </w:r>
      <w:ins w:id="377" w:author="The Si Tran" w:date="2012-12-16T10:04:00Z">
        <w:r>
          <w:rPr>
            <w:noProof/>
            <w:webHidden/>
          </w:rPr>
          <w:t>76</w:t>
        </w:r>
        <w:r>
          <w:rPr>
            <w:noProof/>
            <w:webHidden/>
          </w:rPr>
          <w:fldChar w:fldCharType="end"/>
        </w:r>
        <w:r w:rsidRPr="008E2812">
          <w:rPr>
            <w:rStyle w:val="Hyperlink"/>
            <w:noProof/>
          </w:rPr>
          <w:fldChar w:fldCharType="end"/>
        </w:r>
      </w:ins>
    </w:p>
    <w:p w14:paraId="4CDEE2A5" w14:textId="262C5A63" w:rsidR="004E789F" w:rsidRDefault="004E789F">
      <w:pPr>
        <w:pStyle w:val="TOC1"/>
        <w:rPr>
          <w:ins w:id="378" w:author="The Si Tran" w:date="2012-12-16T10:04:00Z"/>
          <w:rFonts w:asciiTheme="minorHAnsi" w:eastAsiaTheme="minorEastAsia" w:hAnsiTheme="minorHAnsi" w:cstheme="minorBidi"/>
          <w:noProof/>
          <w:sz w:val="22"/>
        </w:rPr>
      </w:pPr>
      <w:ins w:id="37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"_Toc343415880"</w:instrText>
        </w:r>
        <w:r w:rsidRPr="008E2812">
          <w:rPr>
            <w:rStyle w:val="Hyperlink"/>
            <w:noProof/>
          </w:rPr>
          <w:instrText xml:space="preserve"> </w:instrText>
        </w:r>
        <w:r w:rsidRPr="008E2812">
          <w:rPr>
            <w:rStyle w:val="Hyperlink"/>
            <w:noProof/>
          </w:rPr>
          <w:fldChar w:fldCharType="separate"/>
        </w:r>
        <w:r w:rsidRPr="008E2812">
          <w:rPr>
            <w:rStyle w:val="Hyperlink"/>
            <w:noProof/>
          </w:rPr>
          <w:t>PHỤ LỤC A</w:t>
        </w:r>
      </w:ins>
      <w:ins w:id="380" w:author="superchickend" w:date="2012-12-16T14:53:00Z">
        <w:r w:rsidR="00F60F37">
          <w:rPr>
            <w:rStyle w:val="Hyperlink"/>
            <w:noProof/>
          </w:rPr>
          <w:t xml:space="preserve">  </w:t>
        </w:r>
      </w:ins>
      <w:ins w:id="381" w:author="The Si Tran" w:date="2012-12-16T10:04:00Z">
        <w:del w:id="382" w:author="superchickend" w:date="2012-12-16T14:53:00Z">
          <w:r w:rsidRPr="008E2812" w:rsidDel="00F60F37">
            <w:rPr>
              <w:rStyle w:val="Hyperlink"/>
              <w:noProof/>
            </w:rPr>
            <w:delText xml:space="preserve"> </w:delText>
          </w:r>
        </w:del>
        <w:r w:rsidRPr="008E2812">
          <w:rPr>
            <w:rStyle w:val="Hyperlink"/>
            <w:noProof/>
          </w:rPr>
          <w:t>Bảng thuật ngữ Anh-Việt</w:t>
        </w:r>
        <w:r>
          <w:rPr>
            <w:noProof/>
            <w:webHidden/>
          </w:rPr>
          <w:tab/>
        </w:r>
        <w:r>
          <w:rPr>
            <w:noProof/>
            <w:webHidden/>
          </w:rPr>
          <w:fldChar w:fldCharType="begin"/>
        </w:r>
        <w:r>
          <w:rPr>
            <w:noProof/>
            <w:webHidden/>
          </w:rPr>
          <w:instrText xml:space="preserve"> PAGEREF _Toc343415880 \h </w:instrText>
        </w:r>
      </w:ins>
      <w:r>
        <w:rPr>
          <w:noProof/>
          <w:webHidden/>
        </w:rPr>
      </w:r>
      <w:r>
        <w:rPr>
          <w:noProof/>
          <w:webHidden/>
        </w:rPr>
        <w:fldChar w:fldCharType="separate"/>
      </w:r>
      <w:ins w:id="383" w:author="The Si Tran" w:date="2012-12-16T10:04:00Z">
        <w:r>
          <w:rPr>
            <w:noProof/>
            <w:webHidden/>
          </w:rPr>
          <w:t>1</w:t>
        </w:r>
        <w:r>
          <w:rPr>
            <w:noProof/>
            <w:webHidden/>
          </w:rPr>
          <w:fldChar w:fldCharType="end"/>
        </w:r>
        <w:r w:rsidRPr="008E2812">
          <w:rPr>
            <w:rStyle w:val="Hyperlink"/>
            <w:noProof/>
          </w:rPr>
          <w:fldChar w:fldCharType="end"/>
        </w:r>
      </w:ins>
    </w:p>
    <w:p w14:paraId="1DA9BF9E" w14:textId="0E944C14" w:rsidR="004E789F" w:rsidRDefault="004E789F">
      <w:pPr>
        <w:pStyle w:val="TOC1"/>
        <w:rPr>
          <w:ins w:id="384" w:author="The Si Tran" w:date="2012-12-16T10:04:00Z"/>
          <w:rFonts w:asciiTheme="minorHAnsi" w:eastAsiaTheme="minorEastAsia" w:hAnsiTheme="minorHAnsi" w:cstheme="minorBidi"/>
          <w:noProof/>
          <w:sz w:val="22"/>
        </w:rPr>
      </w:pPr>
      <w:ins w:id="38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"_Toc343415881"</w:instrText>
        </w:r>
        <w:r w:rsidRPr="008E2812">
          <w:rPr>
            <w:rStyle w:val="Hyperlink"/>
            <w:noProof/>
          </w:rPr>
          <w:instrText xml:space="preserve"> </w:instrText>
        </w:r>
        <w:r w:rsidRPr="008E2812">
          <w:rPr>
            <w:rStyle w:val="Hyperlink"/>
            <w:noProof/>
          </w:rPr>
          <w:fldChar w:fldCharType="separate"/>
        </w:r>
        <w:r w:rsidRPr="008E2812">
          <w:rPr>
            <w:rStyle w:val="Hyperlink"/>
            <w:noProof/>
          </w:rPr>
          <w:t xml:space="preserve">PHỤ LỤC B </w:t>
        </w:r>
      </w:ins>
      <w:ins w:id="386" w:author="superchickend" w:date="2012-12-16T14:54:00Z">
        <w:r w:rsidR="00F60F37">
          <w:rPr>
            <w:rStyle w:val="Hyperlink"/>
            <w:noProof/>
          </w:rPr>
          <w:t xml:space="preserve"> </w:t>
        </w:r>
      </w:ins>
      <w:ins w:id="387" w:author="The Si Tran" w:date="2012-12-16T10:04:00Z">
        <w:r w:rsidRPr="008E2812">
          <w:rPr>
            <w:rStyle w:val="Hyperlink"/>
            <w:noProof/>
          </w:rPr>
          <w:t>Danh mục từ viết tắt</w:t>
        </w:r>
        <w:r>
          <w:rPr>
            <w:noProof/>
            <w:webHidden/>
          </w:rPr>
          <w:tab/>
        </w:r>
        <w:r>
          <w:rPr>
            <w:noProof/>
            <w:webHidden/>
          </w:rPr>
          <w:fldChar w:fldCharType="begin"/>
        </w:r>
        <w:r>
          <w:rPr>
            <w:noProof/>
            <w:webHidden/>
          </w:rPr>
          <w:instrText xml:space="preserve"> PAGEREF _Toc343415881 \h </w:instrText>
        </w:r>
      </w:ins>
      <w:r>
        <w:rPr>
          <w:noProof/>
          <w:webHidden/>
        </w:rPr>
      </w:r>
      <w:r>
        <w:rPr>
          <w:noProof/>
          <w:webHidden/>
        </w:rPr>
        <w:fldChar w:fldCharType="separate"/>
      </w:r>
      <w:ins w:id="388" w:author="The Si Tran" w:date="2012-12-16T10:04:00Z">
        <w:r>
          <w:rPr>
            <w:noProof/>
            <w:webHidden/>
          </w:rPr>
          <w:t>1</w:t>
        </w:r>
        <w:r>
          <w:rPr>
            <w:noProof/>
            <w:webHidden/>
          </w:rPr>
          <w:fldChar w:fldCharType="end"/>
        </w:r>
        <w:r w:rsidRPr="008E2812">
          <w:rPr>
            <w:rStyle w:val="Hyperlink"/>
            <w:noProof/>
          </w:rPr>
          <w:fldChar w:fldCharType="end"/>
        </w:r>
      </w:ins>
    </w:p>
    <w:p w14:paraId="1428C48D" w14:textId="77777777" w:rsidR="004E789F" w:rsidRDefault="004E789F">
      <w:pPr>
        <w:pStyle w:val="TOC1"/>
        <w:rPr>
          <w:ins w:id="389" w:author="The Si Tran" w:date="2012-12-16T10:04:00Z"/>
          <w:rFonts w:asciiTheme="minorHAnsi" w:eastAsiaTheme="minorEastAsia" w:hAnsiTheme="minorHAnsi" w:cstheme="minorBidi"/>
          <w:noProof/>
          <w:sz w:val="22"/>
        </w:rPr>
      </w:pPr>
      <w:ins w:id="39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"_Toc343415882"</w:instrText>
        </w:r>
        <w:r w:rsidRPr="008E2812">
          <w:rPr>
            <w:rStyle w:val="Hyperlink"/>
            <w:noProof/>
          </w:rPr>
          <w:instrText xml:space="preserve"> </w:instrText>
        </w:r>
        <w:r w:rsidRPr="008E2812">
          <w:rPr>
            <w:rStyle w:val="Hyperlink"/>
            <w:noProof/>
          </w:rPr>
          <w:fldChar w:fldCharType="separate"/>
        </w:r>
        <w:r w:rsidRPr="008E2812">
          <w:rPr>
            <w:rStyle w:val="Hyperlink"/>
            <w:noProof/>
          </w:rPr>
          <w:t>PHỤ LỤC C</w:t>
        </w:r>
        <w:r>
          <w:rPr>
            <w:noProof/>
            <w:webHidden/>
          </w:rPr>
          <w:tab/>
        </w:r>
        <w:r>
          <w:rPr>
            <w:noProof/>
            <w:webHidden/>
          </w:rPr>
          <w:fldChar w:fldCharType="begin"/>
        </w:r>
        <w:r>
          <w:rPr>
            <w:noProof/>
            <w:webHidden/>
          </w:rPr>
          <w:instrText xml:space="preserve"> PAGEREF _Toc343415882 \h </w:instrText>
        </w:r>
      </w:ins>
      <w:r>
        <w:rPr>
          <w:noProof/>
          <w:webHidden/>
        </w:rPr>
      </w:r>
      <w:r>
        <w:rPr>
          <w:noProof/>
          <w:webHidden/>
        </w:rPr>
        <w:fldChar w:fldCharType="separate"/>
      </w:r>
      <w:ins w:id="391" w:author="The Si Tran" w:date="2012-12-16T10:04:00Z">
        <w:r>
          <w:rPr>
            <w:noProof/>
            <w:webHidden/>
          </w:rPr>
          <w:t>1</w:t>
        </w:r>
        <w:r>
          <w:rPr>
            <w:noProof/>
            <w:webHidden/>
          </w:rPr>
          <w:fldChar w:fldCharType="end"/>
        </w:r>
        <w:r w:rsidRPr="008E2812">
          <w:rPr>
            <w:rStyle w:val="Hyperlink"/>
            <w:noProof/>
          </w:rPr>
          <w:fldChar w:fldCharType="end"/>
        </w:r>
      </w:ins>
    </w:p>
    <w:p w14:paraId="7B0918E1" w14:textId="77777777" w:rsidR="004E789F" w:rsidRDefault="004E789F">
      <w:pPr>
        <w:pStyle w:val="TOC1"/>
        <w:rPr>
          <w:ins w:id="392" w:author="The Si Tran" w:date="2012-12-16T10:04:00Z"/>
          <w:rFonts w:asciiTheme="minorHAnsi" w:eastAsiaTheme="minorEastAsia" w:hAnsiTheme="minorHAnsi" w:cstheme="minorBidi"/>
          <w:noProof/>
          <w:sz w:val="22"/>
        </w:rPr>
      </w:pPr>
      <w:ins w:id="39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"_Toc343415883"</w:instrText>
        </w:r>
        <w:r w:rsidRPr="008E2812">
          <w:rPr>
            <w:rStyle w:val="Hyperlink"/>
            <w:noProof/>
          </w:rPr>
          <w:instrText xml:space="preserve"> </w:instrText>
        </w:r>
        <w:r w:rsidRPr="008E2812">
          <w:rPr>
            <w:rStyle w:val="Hyperlink"/>
            <w:noProof/>
          </w:rPr>
          <w:fldChar w:fldCharType="separate"/>
        </w:r>
        <w:r w:rsidRPr="008E2812">
          <w:rPr>
            <w:rStyle w:val="Hyperlink"/>
            <w:noProof/>
          </w:rPr>
          <w:t>Hướng dẫn sử dụng chương trình</w:t>
        </w:r>
        <w:r>
          <w:rPr>
            <w:noProof/>
            <w:webHidden/>
          </w:rPr>
          <w:tab/>
        </w:r>
        <w:r>
          <w:rPr>
            <w:noProof/>
            <w:webHidden/>
          </w:rPr>
          <w:fldChar w:fldCharType="begin"/>
        </w:r>
        <w:r>
          <w:rPr>
            <w:noProof/>
            <w:webHidden/>
          </w:rPr>
          <w:instrText xml:space="preserve"> PAGEREF _Toc343415883 \h </w:instrText>
        </w:r>
      </w:ins>
      <w:r>
        <w:rPr>
          <w:noProof/>
          <w:webHidden/>
        </w:rPr>
      </w:r>
      <w:r>
        <w:rPr>
          <w:noProof/>
          <w:webHidden/>
        </w:rPr>
        <w:fldChar w:fldCharType="separate"/>
      </w:r>
      <w:ins w:id="394" w:author="The Si Tran" w:date="2012-12-16T10:04:00Z">
        <w:r>
          <w:rPr>
            <w:noProof/>
            <w:webHidden/>
          </w:rPr>
          <w:t>1</w:t>
        </w:r>
        <w:r>
          <w:rPr>
            <w:noProof/>
            <w:webHidden/>
          </w:rPr>
          <w:fldChar w:fldCharType="end"/>
        </w:r>
        <w:r w:rsidRPr="008E2812">
          <w:rPr>
            <w:rStyle w:val="Hyperlink"/>
            <w:noProof/>
          </w:rPr>
          <w:fldChar w:fldCharType="end"/>
        </w:r>
      </w:ins>
    </w:p>
    <w:p w14:paraId="270C70C4" w14:textId="77777777" w:rsidR="004E789F" w:rsidRDefault="004E789F">
      <w:pPr>
        <w:pStyle w:val="TOC2"/>
        <w:tabs>
          <w:tab w:val="left" w:pos="1100"/>
          <w:tab w:val="right" w:leader="dot" w:pos="9062"/>
        </w:tabs>
        <w:rPr>
          <w:ins w:id="395" w:author="The Si Tran" w:date="2012-12-16T10:04:00Z"/>
          <w:rFonts w:asciiTheme="minorHAnsi" w:eastAsiaTheme="minorEastAsia" w:hAnsiTheme="minorHAnsi" w:cstheme="minorBidi"/>
          <w:noProof/>
          <w:sz w:val="22"/>
        </w:rPr>
      </w:pPr>
      <w:ins w:id="396"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"_Toc343415884"</w:instrText>
        </w:r>
        <w:r w:rsidRPr="008E2812">
          <w:rPr>
            <w:rStyle w:val="Hyperlink"/>
            <w:noProof/>
          </w:rPr>
          <w:instrText xml:space="preserve"> </w:instrText>
        </w:r>
        <w:r w:rsidRPr="008E2812">
          <w:rPr>
            <w:rStyle w:val="Hyperlink"/>
            <w:noProof/>
          </w:rPr>
          <w:fldChar w:fldCharType="separate"/>
        </w:r>
        <w:r w:rsidRPr="008E2812">
          <w:rPr>
            <w:rStyle w:val="Hyperlink"/>
            <w:rFonts w:ascii="Wingdings" w:hAnsi="Wingdings"/>
            <w:noProof/>
          </w:rPr>
          <w:t></w:t>
        </w:r>
        <w:r>
          <w:rPr>
            <w:rFonts w:asciiTheme="minorHAnsi" w:eastAsiaTheme="minorEastAsia" w:hAnsiTheme="minorHAnsi" w:cstheme="minorBidi"/>
            <w:noProof/>
            <w:sz w:val="22"/>
          </w:rPr>
          <w:tab/>
        </w:r>
        <w:r w:rsidRPr="008E2812">
          <w:rPr>
            <w:rStyle w:val="Hyperlink"/>
            <w:noProof/>
          </w:rPr>
          <w:t>Xây dựng mô hình SARIMA</w:t>
        </w:r>
        <w:r>
          <w:rPr>
            <w:noProof/>
            <w:webHidden/>
          </w:rPr>
          <w:tab/>
        </w:r>
        <w:r>
          <w:rPr>
            <w:noProof/>
            <w:webHidden/>
          </w:rPr>
          <w:fldChar w:fldCharType="begin"/>
        </w:r>
        <w:r>
          <w:rPr>
            <w:noProof/>
            <w:webHidden/>
          </w:rPr>
          <w:instrText xml:space="preserve"> PAGEREF _Toc343415884 \h </w:instrText>
        </w:r>
      </w:ins>
      <w:r>
        <w:rPr>
          <w:noProof/>
          <w:webHidden/>
        </w:rPr>
      </w:r>
      <w:r>
        <w:rPr>
          <w:noProof/>
          <w:webHidden/>
        </w:rPr>
        <w:fldChar w:fldCharType="separate"/>
      </w:r>
      <w:ins w:id="397" w:author="The Si Tran" w:date="2012-12-16T10:04:00Z">
        <w:r>
          <w:rPr>
            <w:noProof/>
            <w:webHidden/>
          </w:rPr>
          <w:t>1</w:t>
        </w:r>
        <w:r>
          <w:rPr>
            <w:noProof/>
            <w:webHidden/>
          </w:rPr>
          <w:fldChar w:fldCharType="end"/>
        </w:r>
        <w:r w:rsidRPr="008E2812">
          <w:rPr>
            <w:rStyle w:val="Hyperlink"/>
            <w:noProof/>
          </w:rPr>
          <w:fldChar w:fldCharType="end"/>
        </w:r>
      </w:ins>
    </w:p>
    <w:p w14:paraId="234EE0F4" w14:textId="77777777" w:rsidR="004E789F" w:rsidRDefault="004E789F">
      <w:pPr>
        <w:pStyle w:val="TOC2"/>
        <w:tabs>
          <w:tab w:val="left" w:pos="1100"/>
          <w:tab w:val="right" w:leader="dot" w:pos="9062"/>
        </w:tabs>
        <w:rPr>
          <w:ins w:id="398" w:author="The Si Tran" w:date="2012-12-16T10:04:00Z"/>
          <w:rFonts w:asciiTheme="minorHAnsi" w:eastAsiaTheme="minorEastAsia" w:hAnsiTheme="minorHAnsi" w:cstheme="minorBidi"/>
          <w:noProof/>
          <w:sz w:val="22"/>
        </w:rPr>
      </w:pPr>
      <w:ins w:id="39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"_Toc343415885"</w:instrText>
        </w:r>
        <w:r w:rsidRPr="008E2812">
          <w:rPr>
            <w:rStyle w:val="Hyperlink"/>
            <w:noProof/>
          </w:rPr>
          <w:instrText xml:space="preserve"> </w:instrText>
        </w:r>
        <w:r w:rsidRPr="008E2812">
          <w:rPr>
            <w:rStyle w:val="Hyperlink"/>
            <w:noProof/>
          </w:rPr>
          <w:fldChar w:fldCharType="separate"/>
        </w:r>
        <w:r w:rsidRPr="008E2812">
          <w:rPr>
            <w:rStyle w:val="Hyperlink"/>
            <w:rFonts w:ascii="Wingdings" w:hAnsi="Wingdings"/>
            <w:noProof/>
          </w:rPr>
          <w:t></w:t>
        </w:r>
        <w:r>
          <w:rPr>
            <w:rFonts w:asciiTheme="minorHAnsi" w:eastAsiaTheme="minorEastAsia" w:hAnsiTheme="minorHAnsi" w:cstheme="minorBidi"/>
            <w:noProof/>
            <w:sz w:val="22"/>
          </w:rPr>
          <w:tab/>
        </w:r>
        <w:r w:rsidRPr="008E2812">
          <w:rPr>
            <w:rStyle w:val="Hyperlink"/>
            <w:noProof/>
          </w:rPr>
          <w:t>Xây dựng mô hình mạng nơron</w:t>
        </w:r>
        <w:r>
          <w:rPr>
            <w:noProof/>
            <w:webHidden/>
          </w:rPr>
          <w:tab/>
        </w:r>
        <w:r>
          <w:rPr>
            <w:noProof/>
            <w:webHidden/>
          </w:rPr>
          <w:fldChar w:fldCharType="begin"/>
        </w:r>
        <w:r>
          <w:rPr>
            <w:noProof/>
            <w:webHidden/>
          </w:rPr>
          <w:instrText xml:space="preserve"> PAGEREF _Toc343415885 \h </w:instrText>
        </w:r>
      </w:ins>
      <w:r>
        <w:rPr>
          <w:noProof/>
          <w:webHidden/>
        </w:rPr>
      </w:r>
      <w:r>
        <w:rPr>
          <w:noProof/>
          <w:webHidden/>
        </w:rPr>
        <w:fldChar w:fldCharType="separate"/>
      </w:r>
      <w:ins w:id="400" w:author="The Si Tran" w:date="2012-12-16T10:04:00Z">
        <w:r>
          <w:rPr>
            <w:noProof/>
            <w:webHidden/>
          </w:rPr>
          <w:t>7</w:t>
        </w:r>
        <w:r>
          <w:rPr>
            <w:noProof/>
            <w:webHidden/>
          </w:rPr>
          <w:fldChar w:fldCharType="end"/>
        </w:r>
        <w:r w:rsidRPr="008E2812">
          <w:rPr>
            <w:rStyle w:val="Hyperlink"/>
            <w:noProof/>
          </w:rPr>
          <w:fldChar w:fldCharType="end"/>
        </w:r>
      </w:ins>
    </w:p>
    <w:p w14:paraId="6196CD23" w14:textId="77777777" w:rsidR="002E545D" w:rsidRDefault="002E545D">
      <w:pPr>
        <w:rPr>
          <w:ins w:id="401" w:author="The Si Tran" w:date="2012-12-12T13:48:00Z"/>
          <w:kern w:val="32"/>
        </w:rPr>
        <w:pPrChange w:id="402" w:author="The Si Tran" w:date="2012-12-12T13:52:00Z">
          <w:pPr>
            <w:spacing w:before="0" w:after="200" w:line="276" w:lineRule="auto"/>
            <w:jc w:val="left"/>
          </w:pPr>
        </w:pPrChange>
      </w:pPr>
      <w:ins w:id="403" w:author="The Si Tran" w:date="2012-12-12T13:49:00Z">
        <w:r>
          <w:fldChar w:fldCharType="end"/>
        </w:r>
      </w:ins>
    </w:p>
    <w:p w14:paraId="71833326" w14:textId="77777777" w:rsidR="004E789F" w:rsidRDefault="004E789F">
      <w:pPr>
        <w:spacing w:before="0" w:after="200" w:line="276" w:lineRule="auto"/>
        <w:ind w:firstLine="0"/>
        <w:jc w:val="left"/>
        <w:rPr>
          <w:ins w:id="404" w:author="The Si Tran" w:date="2012-12-16T10:03:00Z"/>
          <w:rFonts w:cs="Arial"/>
          <w:b/>
          <w:bCs/>
          <w:kern w:val="32"/>
          <w:sz w:val="32"/>
          <w:szCs w:val="32"/>
        </w:rPr>
      </w:pPr>
      <w:ins w:id="405" w:author="The Si Tran" w:date="2012-12-16T10:03:00Z">
        <w:r>
          <w:br w:type="page"/>
        </w:r>
      </w:ins>
    </w:p>
    <w:p w14:paraId="71489AD8" w14:textId="476B114B" w:rsidR="0045424A" w:rsidRDefault="0045424A">
      <w:pPr>
        <w:pStyle w:val="Heading1"/>
        <w:numPr>
          <w:ilvl w:val="0"/>
          <w:numId w:val="0"/>
        </w:numPr>
        <w:ind w:left="360"/>
        <w:rPr>
          <w:ins w:id="406" w:author="The Si Tran" w:date="2012-12-11T23:16:00Z"/>
        </w:rPr>
        <w:pPrChange w:id="407" w:author="The Si Tran" w:date="2012-12-14T07:19:00Z">
          <w:pPr>
            <w:pStyle w:val="Heading1"/>
            <w:numPr>
              <w:numId w:val="0"/>
            </w:numPr>
            <w:spacing w:line="480" w:lineRule="auto"/>
            <w:ind w:left="0" w:firstLine="0"/>
            <w:jc w:val="both"/>
          </w:pPr>
        </w:pPrChange>
      </w:pPr>
      <w:bookmarkStart w:id="408" w:name="_Toc343415676"/>
      <w:r w:rsidRPr="0049233F">
        <w:rPr>
          <w:rPrChange w:id="409" w:author="The Si Tran" w:date="2012-12-05T23:02:00Z">
            <w:rPr>
              <w:rFonts w:cs="Times New Roman"/>
              <w:b w:val="0"/>
              <w:bCs w:val="0"/>
              <w:kern w:val="0"/>
              <w:sz w:val="26"/>
              <w:szCs w:val="22"/>
            </w:rPr>
          </w:rPrChange>
        </w:rPr>
        <w:lastRenderedPageBreak/>
        <w:t>DANH MỤC HÌNH</w:t>
      </w:r>
      <w:bookmarkEnd w:id="7"/>
      <w:bookmarkEnd w:id="408"/>
    </w:p>
    <w:p w14:paraId="0EDB6521" w14:textId="77777777" w:rsidR="004E789F" w:rsidRDefault="00187200">
      <w:pPr>
        <w:pStyle w:val="TOC1"/>
        <w:rPr>
          <w:ins w:id="410" w:author="The Si Tran" w:date="2012-12-16T10:02:00Z"/>
          <w:rFonts w:asciiTheme="minorHAnsi" w:eastAsiaTheme="minorEastAsia" w:hAnsiTheme="minorHAnsi" w:cstheme="minorBidi"/>
          <w:noProof/>
          <w:sz w:val="22"/>
        </w:rPr>
      </w:pPr>
      <w:ins w:id="411" w:author="The Si Tran" w:date="2012-12-11T23:27:00Z">
        <w:r>
          <w:fldChar w:fldCharType="begin"/>
        </w:r>
        <w:r>
          <w:instrText xml:space="preserve"> TOC \h \z \t "Hinh,1" </w:instrText>
        </w:r>
      </w:ins>
      <w:r>
        <w:fldChar w:fldCharType="separate"/>
      </w:r>
      <w:ins w:id="412" w:author="The Si Tran" w:date="2012-12-16T10:02:00Z">
        <w:r w:rsidR="004E789F" w:rsidRPr="00EE6B02">
          <w:rPr>
            <w:rStyle w:val="Hyperlink"/>
            <w:noProof/>
          </w:rPr>
          <w:fldChar w:fldCharType="begin"/>
        </w:r>
        <w:r w:rsidR="004E789F" w:rsidRPr="00EE6B02">
          <w:rPr>
            <w:rStyle w:val="Hyperlink"/>
            <w:noProof/>
          </w:rPr>
          <w:instrText xml:space="preserve"> </w:instrText>
        </w:r>
        <w:r w:rsidR="004E789F">
          <w:rPr>
            <w:noProof/>
          </w:rPr>
          <w:instrText>HYPERLINK \l "_Toc343415637"</w:instrText>
        </w:r>
        <w:r w:rsidR="004E789F" w:rsidRPr="00EE6B02">
          <w:rPr>
            <w:rStyle w:val="Hyperlink"/>
            <w:noProof/>
          </w:rPr>
          <w:instrText xml:space="preserve"> </w:instrText>
        </w:r>
        <w:r w:rsidR="004E789F" w:rsidRPr="00EE6B02">
          <w:rPr>
            <w:rStyle w:val="Hyperlink"/>
            <w:noProof/>
          </w:rPr>
          <w:fldChar w:fldCharType="separate"/>
        </w:r>
        <w:r w:rsidR="004E789F" w:rsidRPr="00EE6B02">
          <w:rPr>
            <w:rStyle w:val="Hyperlink"/>
            <w:noProof/>
          </w:rPr>
          <w:t>Hình 2.1: Số khách hàng đặt chỗ hàng tháng của hãng Pan Am</w:t>
        </w:r>
        <w:r w:rsidR="004E789F">
          <w:rPr>
            <w:noProof/>
            <w:webHidden/>
          </w:rPr>
          <w:tab/>
        </w:r>
        <w:r w:rsidR="004E789F">
          <w:rPr>
            <w:noProof/>
            <w:webHidden/>
          </w:rPr>
          <w:fldChar w:fldCharType="begin"/>
        </w:r>
        <w:r w:rsidR="004E789F">
          <w:rPr>
            <w:noProof/>
            <w:webHidden/>
          </w:rPr>
          <w:instrText xml:space="preserve"> PAGEREF _Toc343415637 \h </w:instrText>
        </w:r>
      </w:ins>
      <w:r w:rsidR="004E789F">
        <w:rPr>
          <w:noProof/>
          <w:webHidden/>
        </w:rPr>
      </w:r>
      <w:r w:rsidR="004E789F">
        <w:rPr>
          <w:noProof/>
          <w:webHidden/>
        </w:rPr>
        <w:fldChar w:fldCharType="separate"/>
      </w:r>
      <w:ins w:id="413" w:author="The Si Tran" w:date="2012-12-16T10:02:00Z">
        <w:r w:rsidR="004E789F">
          <w:rPr>
            <w:noProof/>
            <w:webHidden/>
          </w:rPr>
          <w:t>4</w:t>
        </w:r>
        <w:r w:rsidR="004E789F">
          <w:rPr>
            <w:noProof/>
            <w:webHidden/>
          </w:rPr>
          <w:fldChar w:fldCharType="end"/>
        </w:r>
        <w:r w:rsidR="004E789F" w:rsidRPr="00EE6B02">
          <w:rPr>
            <w:rStyle w:val="Hyperlink"/>
            <w:noProof/>
          </w:rPr>
          <w:fldChar w:fldCharType="end"/>
        </w:r>
      </w:ins>
    </w:p>
    <w:p w14:paraId="11C3611B" w14:textId="77777777" w:rsidR="004E789F" w:rsidRDefault="004E789F">
      <w:pPr>
        <w:pStyle w:val="TOC1"/>
        <w:rPr>
          <w:ins w:id="414" w:author="The Si Tran" w:date="2012-12-16T10:02:00Z"/>
          <w:rFonts w:asciiTheme="minorHAnsi" w:eastAsiaTheme="minorEastAsia" w:hAnsiTheme="minorHAnsi" w:cstheme="minorBidi"/>
          <w:noProof/>
          <w:sz w:val="22"/>
        </w:rPr>
      </w:pPr>
      <w:ins w:id="41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"_Toc343415638"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_Toc343415638 \h </w:instrText>
        </w:r>
      </w:ins>
      <w:r>
        <w:rPr>
          <w:noProof/>
          <w:webHidden/>
        </w:rPr>
      </w:r>
      <w:r>
        <w:rPr>
          <w:noProof/>
          <w:webHidden/>
        </w:rPr>
        <w:fldChar w:fldCharType="separate"/>
      </w:r>
      <w:ins w:id="416" w:author="The Si Tran" w:date="2012-12-16T10:02:00Z">
        <w:r>
          <w:rPr>
            <w:noProof/>
            <w:webHidden/>
          </w:rPr>
          <w:t>6</w:t>
        </w:r>
        <w:r>
          <w:rPr>
            <w:noProof/>
            <w:webHidden/>
          </w:rPr>
          <w:fldChar w:fldCharType="end"/>
        </w:r>
        <w:r w:rsidRPr="00EE6B02">
          <w:rPr>
            <w:rStyle w:val="Hyperlink"/>
            <w:noProof/>
          </w:rPr>
          <w:fldChar w:fldCharType="end"/>
        </w:r>
      </w:ins>
    </w:p>
    <w:p w14:paraId="0F71128B" w14:textId="77777777" w:rsidR="004E789F" w:rsidRDefault="004E789F">
      <w:pPr>
        <w:pStyle w:val="TOC1"/>
        <w:rPr>
          <w:ins w:id="417" w:author="The Si Tran" w:date="2012-12-16T10:02:00Z"/>
          <w:rFonts w:asciiTheme="minorHAnsi" w:eastAsiaTheme="minorEastAsia" w:hAnsiTheme="minorHAnsi" w:cstheme="minorBidi"/>
          <w:noProof/>
          <w:sz w:val="22"/>
        </w:rPr>
      </w:pPr>
      <w:ins w:id="41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"_Toc343415639"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_Toc343415639 \h </w:instrText>
        </w:r>
      </w:ins>
      <w:r>
        <w:rPr>
          <w:noProof/>
          <w:webHidden/>
        </w:rPr>
      </w:r>
      <w:r>
        <w:rPr>
          <w:noProof/>
          <w:webHidden/>
        </w:rPr>
        <w:fldChar w:fldCharType="separate"/>
      </w:r>
      <w:ins w:id="419" w:author="The Si Tran" w:date="2012-12-16T10:02:00Z">
        <w:r>
          <w:rPr>
            <w:noProof/>
            <w:webHidden/>
          </w:rPr>
          <w:t>7</w:t>
        </w:r>
        <w:r>
          <w:rPr>
            <w:noProof/>
            <w:webHidden/>
          </w:rPr>
          <w:fldChar w:fldCharType="end"/>
        </w:r>
        <w:r w:rsidRPr="00EE6B02">
          <w:rPr>
            <w:rStyle w:val="Hyperlink"/>
            <w:noProof/>
          </w:rPr>
          <w:fldChar w:fldCharType="end"/>
        </w:r>
      </w:ins>
    </w:p>
    <w:p w14:paraId="7FE107C7" w14:textId="77777777" w:rsidR="004E789F" w:rsidRDefault="004E789F">
      <w:pPr>
        <w:pStyle w:val="TOC1"/>
        <w:rPr>
          <w:ins w:id="420" w:author="The Si Tran" w:date="2012-12-16T10:02:00Z"/>
          <w:rFonts w:asciiTheme="minorHAnsi" w:eastAsiaTheme="minorEastAsia" w:hAnsiTheme="minorHAnsi" w:cstheme="minorBidi"/>
          <w:noProof/>
          <w:sz w:val="22"/>
        </w:rPr>
      </w:pPr>
      <w:ins w:id="42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"_Toc343415640"</w:instrText>
        </w:r>
        <w:r w:rsidRPr="00EE6B02">
          <w:rPr>
            <w:rStyle w:val="Hyperlink"/>
            <w:noProof/>
          </w:rPr>
          <w:instrText xml:space="preserve"> </w:instrText>
        </w:r>
        <w:r w:rsidRPr="00EE6B02">
          <w:rPr>
            <w:rStyle w:val="Hyperlink"/>
            <w:noProof/>
          </w:rPr>
          <w:fldChar w:fldCharType="separate"/>
        </w:r>
        <w:r w:rsidRPr="00EE6B02">
          <w:rPr>
            <w:rStyle w:val="Hyperlink"/>
            <w:rFonts w:cs="Arial"/>
            <w:noProof/>
          </w:rPr>
          <w:t>Hình 2.4:</w:t>
        </w:r>
        <w:r w:rsidRPr="00EE6B02">
          <w:rPr>
            <w:rStyle w:val="Hyperlink"/>
            <w:noProof/>
          </w:rPr>
          <w:t xml:space="preserve"> Hàm tự tương quan</w:t>
        </w:r>
        <w:r>
          <w:rPr>
            <w:noProof/>
            <w:webHidden/>
          </w:rPr>
          <w:tab/>
        </w:r>
        <w:r>
          <w:rPr>
            <w:noProof/>
            <w:webHidden/>
          </w:rPr>
          <w:fldChar w:fldCharType="begin"/>
        </w:r>
        <w:r>
          <w:rPr>
            <w:noProof/>
            <w:webHidden/>
          </w:rPr>
          <w:instrText xml:space="preserve"> PAGEREF _Toc343415640 \h </w:instrText>
        </w:r>
      </w:ins>
      <w:r>
        <w:rPr>
          <w:noProof/>
          <w:webHidden/>
        </w:rPr>
      </w:r>
      <w:r>
        <w:rPr>
          <w:noProof/>
          <w:webHidden/>
        </w:rPr>
        <w:fldChar w:fldCharType="separate"/>
      </w:r>
      <w:ins w:id="422" w:author="The Si Tran" w:date="2012-12-16T10:02:00Z">
        <w:r>
          <w:rPr>
            <w:noProof/>
            <w:webHidden/>
          </w:rPr>
          <w:t>8</w:t>
        </w:r>
        <w:r>
          <w:rPr>
            <w:noProof/>
            <w:webHidden/>
          </w:rPr>
          <w:fldChar w:fldCharType="end"/>
        </w:r>
        <w:r w:rsidRPr="00EE6B02">
          <w:rPr>
            <w:rStyle w:val="Hyperlink"/>
            <w:noProof/>
          </w:rPr>
          <w:fldChar w:fldCharType="end"/>
        </w:r>
      </w:ins>
    </w:p>
    <w:p w14:paraId="76F460B7" w14:textId="77777777" w:rsidR="004E789F" w:rsidRDefault="004E789F">
      <w:pPr>
        <w:pStyle w:val="TOC1"/>
        <w:rPr>
          <w:ins w:id="423" w:author="The Si Tran" w:date="2012-12-16T10:02:00Z"/>
          <w:rFonts w:asciiTheme="minorHAnsi" w:eastAsiaTheme="minorEastAsia" w:hAnsiTheme="minorHAnsi" w:cstheme="minorBidi"/>
          <w:noProof/>
          <w:sz w:val="22"/>
        </w:rPr>
      </w:pPr>
      <w:ins w:id="42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"_Toc343415641"</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_Toc343415641 \h </w:instrText>
        </w:r>
      </w:ins>
      <w:r>
        <w:rPr>
          <w:noProof/>
          <w:webHidden/>
        </w:rPr>
      </w:r>
      <w:r>
        <w:rPr>
          <w:noProof/>
          <w:webHidden/>
        </w:rPr>
        <w:fldChar w:fldCharType="separate"/>
      </w:r>
      <w:ins w:id="425" w:author="The Si Tran" w:date="2012-12-16T10:02:00Z">
        <w:r>
          <w:rPr>
            <w:noProof/>
            <w:webHidden/>
          </w:rPr>
          <w:t>10</w:t>
        </w:r>
        <w:r>
          <w:rPr>
            <w:noProof/>
            <w:webHidden/>
          </w:rPr>
          <w:fldChar w:fldCharType="end"/>
        </w:r>
        <w:r w:rsidRPr="00EE6B02">
          <w:rPr>
            <w:rStyle w:val="Hyperlink"/>
            <w:noProof/>
          </w:rPr>
          <w:fldChar w:fldCharType="end"/>
        </w:r>
      </w:ins>
    </w:p>
    <w:p w14:paraId="182F3D66" w14:textId="77777777" w:rsidR="004E789F" w:rsidRDefault="004E789F">
      <w:pPr>
        <w:pStyle w:val="TOC1"/>
        <w:rPr>
          <w:ins w:id="426" w:author="The Si Tran" w:date="2012-12-16T10:02:00Z"/>
          <w:rFonts w:asciiTheme="minorHAnsi" w:eastAsiaTheme="minorEastAsia" w:hAnsiTheme="minorHAnsi" w:cstheme="minorBidi"/>
          <w:noProof/>
          <w:sz w:val="22"/>
        </w:rPr>
      </w:pPr>
      <w:ins w:id="42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"_Toc343415642"</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2.6:</w:t>
        </w:r>
        <w:r w:rsidRPr="00EE6B02">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_Toc343415642 \h </w:instrText>
        </w:r>
      </w:ins>
      <w:r>
        <w:rPr>
          <w:noProof/>
          <w:webHidden/>
        </w:rPr>
      </w:r>
      <w:r>
        <w:rPr>
          <w:noProof/>
          <w:webHidden/>
        </w:rPr>
        <w:fldChar w:fldCharType="separate"/>
      </w:r>
      <w:ins w:id="428" w:author="The Si Tran" w:date="2012-12-16T10:02:00Z">
        <w:r>
          <w:rPr>
            <w:noProof/>
            <w:webHidden/>
          </w:rPr>
          <w:t>11</w:t>
        </w:r>
        <w:r>
          <w:rPr>
            <w:noProof/>
            <w:webHidden/>
          </w:rPr>
          <w:fldChar w:fldCharType="end"/>
        </w:r>
        <w:r w:rsidRPr="00EE6B02">
          <w:rPr>
            <w:rStyle w:val="Hyperlink"/>
            <w:noProof/>
          </w:rPr>
          <w:fldChar w:fldCharType="end"/>
        </w:r>
      </w:ins>
    </w:p>
    <w:p w14:paraId="675341B4" w14:textId="77777777" w:rsidR="004E789F" w:rsidRDefault="004E789F">
      <w:pPr>
        <w:pStyle w:val="TOC1"/>
        <w:rPr>
          <w:ins w:id="429" w:author="The Si Tran" w:date="2012-12-16T10:02:00Z"/>
          <w:rFonts w:asciiTheme="minorHAnsi" w:eastAsiaTheme="minorEastAsia" w:hAnsiTheme="minorHAnsi" w:cstheme="minorBidi"/>
          <w:noProof/>
          <w:sz w:val="22"/>
        </w:rPr>
      </w:pPr>
      <w:ins w:id="43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"_Toc343415643"</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2.7</w:t>
        </w:r>
        <w:r w:rsidRPr="00EE6B02">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_Toc343415643 \h </w:instrText>
        </w:r>
      </w:ins>
      <w:r>
        <w:rPr>
          <w:noProof/>
          <w:webHidden/>
        </w:rPr>
      </w:r>
      <w:r>
        <w:rPr>
          <w:noProof/>
          <w:webHidden/>
        </w:rPr>
        <w:fldChar w:fldCharType="separate"/>
      </w:r>
      <w:ins w:id="431" w:author="The Si Tran" w:date="2012-12-16T10:02:00Z">
        <w:r>
          <w:rPr>
            <w:noProof/>
            <w:webHidden/>
          </w:rPr>
          <w:t>12</w:t>
        </w:r>
        <w:r>
          <w:rPr>
            <w:noProof/>
            <w:webHidden/>
          </w:rPr>
          <w:fldChar w:fldCharType="end"/>
        </w:r>
        <w:r w:rsidRPr="00EE6B02">
          <w:rPr>
            <w:rStyle w:val="Hyperlink"/>
            <w:noProof/>
          </w:rPr>
          <w:fldChar w:fldCharType="end"/>
        </w:r>
      </w:ins>
    </w:p>
    <w:p w14:paraId="000C7375" w14:textId="77777777" w:rsidR="004E789F" w:rsidRDefault="004E789F">
      <w:pPr>
        <w:pStyle w:val="TOC1"/>
        <w:rPr>
          <w:ins w:id="432" w:author="The Si Tran" w:date="2012-12-16T10:02:00Z"/>
          <w:rFonts w:asciiTheme="minorHAnsi" w:eastAsiaTheme="minorEastAsia" w:hAnsiTheme="minorHAnsi" w:cstheme="minorBidi"/>
          <w:noProof/>
          <w:sz w:val="22"/>
        </w:rPr>
      </w:pPr>
      <w:ins w:id="43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"_Toc343415644"</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2.7:</w:t>
        </w:r>
        <w:r w:rsidRPr="00EE6B02">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_Toc343415644 \h </w:instrText>
        </w:r>
      </w:ins>
      <w:r>
        <w:rPr>
          <w:noProof/>
          <w:webHidden/>
        </w:rPr>
      </w:r>
      <w:r>
        <w:rPr>
          <w:noProof/>
          <w:webHidden/>
        </w:rPr>
        <w:fldChar w:fldCharType="separate"/>
      </w:r>
      <w:ins w:id="434" w:author="The Si Tran" w:date="2012-12-16T10:02:00Z">
        <w:r>
          <w:rPr>
            <w:noProof/>
            <w:webHidden/>
          </w:rPr>
          <w:t>13</w:t>
        </w:r>
        <w:r>
          <w:rPr>
            <w:noProof/>
            <w:webHidden/>
          </w:rPr>
          <w:fldChar w:fldCharType="end"/>
        </w:r>
        <w:r w:rsidRPr="00EE6B02">
          <w:rPr>
            <w:rStyle w:val="Hyperlink"/>
            <w:noProof/>
          </w:rPr>
          <w:fldChar w:fldCharType="end"/>
        </w:r>
      </w:ins>
    </w:p>
    <w:p w14:paraId="78B5F38B" w14:textId="77777777" w:rsidR="004E789F" w:rsidRDefault="004E789F">
      <w:pPr>
        <w:pStyle w:val="TOC1"/>
        <w:rPr>
          <w:ins w:id="435" w:author="The Si Tran" w:date="2012-12-16T10:02:00Z"/>
          <w:rFonts w:asciiTheme="minorHAnsi" w:eastAsiaTheme="minorEastAsia" w:hAnsiTheme="minorHAnsi" w:cstheme="minorBidi"/>
          <w:noProof/>
          <w:sz w:val="22"/>
        </w:rPr>
      </w:pPr>
      <w:ins w:id="43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"_Toc343415645"</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3.1</w:t>
        </w:r>
        <w:r w:rsidRPr="00EE6B02">
          <w:rPr>
            <w:rStyle w:val="Hyperlink"/>
            <w:noProof/>
            <w:lang w:val="fr-FR"/>
          </w:rPr>
          <w:t xml:space="preserve"> Hình ảnh của mô hình  MA(2)</w:t>
        </w:r>
        <w:r w:rsidRPr="00EE6B02">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_Toc343415645 \h </w:instrText>
        </w:r>
      </w:ins>
      <w:r>
        <w:rPr>
          <w:noProof/>
          <w:webHidden/>
        </w:rPr>
      </w:r>
      <w:r>
        <w:rPr>
          <w:noProof/>
          <w:webHidden/>
        </w:rPr>
        <w:fldChar w:fldCharType="separate"/>
      </w:r>
      <w:ins w:id="437" w:author="The Si Tran" w:date="2012-12-16T10:02:00Z">
        <w:r>
          <w:rPr>
            <w:noProof/>
            <w:webHidden/>
          </w:rPr>
          <w:t>17</w:t>
        </w:r>
        <w:r>
          <w:rPr>
            <w:noProof/>
            <w:webHidden/>
          </w:rPr>
          <w:fldChar w:fldCharType="end"/>
        </w:r>
        <w:r w:rsidRPr="00EE6B02">
          <w:rPr>
            <w:rStyle w:val="Hyperlink"/>
            <w:noProof/>
          </w:rPr>
          <w:fldChar w:fldCharType="end"/>
        </w:r>
      </w:ins>
    </w:p>
    <w:p w14:paraId="774D037F" w14:textId="77777777" w:rsidR="004E789F" w:rsidRDefault="004E789F">
      <w:pPr>
        <w:pStyle w:val="TOC1"/>
        <w:rPr>
          <w:ins w:id="438" w:author="The Si Tran" w:date="2012-12-16T10:02:00Z"/>
          <w:rFonts w:asciiTheme="minorHAnsi" w:eastAsiaTheme="minorEastAsia" w:hAnsiTheme="minorHAnsi" w:cstheme="minorBidi"/>
          <w:noProof/>
          <w:sz w:val="22"/>
        </w:rPr>
      </w:pPr>
      <w:ins w:id="43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"_Toc343415646"</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 xml:space="preserve">3.2 : </w:t>
        </w:r>
        <w:r w:rsidRPr="00EE6B02">
          <w:rPr>
            <w:rStyle w:val="Hyperlink"/>
            <w:noProof/>
            <w:lang w:val="pt-BR"/>
          </w:rPr>
          <w:t xml:space="preserve"> ACF và PACF của mô hình</w:t>
        </w:r>
        <w:r w:rsidR="00350BDD">
          <w:rPr>
            <w:b/>
            <w:noProof/>
            <w:position w:val="-12"/>
            <w:lang w:val="pt-BR"/>
          </w:rPr>
          <w:pict w14:anchorId="33318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20.95pt">
              <v:imagedata r:id="rId10" o:title=""/>
            </v:shape>
          </w:pict>
        </w:r>
        <w:r>
          <w:rPr>
            <w:noProof/>
            <w:webHidden/>
          </w:rPr>
          <w:tab/>
        </w:r>
        <w:r>
          <w:rPr>
            <w:noProof/>
            <w:webHidden/>
          </w:rPr>
          <w:fldChar w:fldCharType="begin"/>
        </w:r>
        <w:r>
          <w:rPr>
            <w:noProof/>
            <w:webHidden/>
          </w:rPr>
          <w:instrText xml:space="preserve"> PAGEREF _Toc343415646 \h </w:instrText>
        </w:r>
      </w:ins>
      <w:r>
        <w:rPr>
          <w:noProof/>
          <w:webHidden/>
        </w:rPr>
      </w:r>
      <w:r>
        <w:rPr>
          <w:noProof/>
          <w:webHidden/>
        </w:rPr>
        <w:fldChar w:fldCharType="separate"/>
      </w:r>
      <w:ins w:id="440" w:author="The Si Tran" w:date="2012-12-16T10:02:00Z">
        <w:r>
          <w:rPr>
            <w:noProof/>
            <w:webHidden/>
          </w:rPr>
          <w:t>20</w:t>
        </w:r>
        <w:r>
          <w:rPr>
            <w:noProof/>
            <w:webHidden/>
          </w:rPr>
          <w:fldChar w:fldCharType="end"/>
        </w:r>
        <w:r w:rsidRPr="00EE6B02">
          <w:rPr>
            <w:rStyle w:val="Hyperlink"/>
            <w:noProof/>
          </w:rPr>
          <w:fldChar w:fldCharType="end"/>
        </w:r>
      </w:ins>
    </w:p>
    <w:p w14:paraId="608C0B42" w14:textId="3334EEDD" w:rsidR="004E789F" w:rsidRDefault="004E789F">
      <w:pPr>
        <w:pStyle w:val="TOC1"/>
        <w:rPr>
          <w:ins w:id="441" w:author="The Si Tran" w:date="2012-12-16T10:02:00Z"/>
          <w:rFonts w:asciiTheme="minorHAnsi" w:eastAsiaTheme="minorEastAsia" w:hAnsiTheme="minorHAnsi" w:cstheme="minorBidi"/>
          <w:noProof/>
          <w:sz w:val="22"/>
        </w:rPr>
      </w:pPr>
      <w:ins w:id="44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"_Toc343415647"</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3.3</w:t>
        </w:r>
        <w:r w:rsidRPr="00EE6B02">
          <w:rPr>
            <w:rStyle w:val="Hyperlink"/>
            <w:noProof/>
            <w:lang w:val="pt-BR"/>
          </w:rPr>
          <w:t xml:space="preserve"> Hàm tự tương quan và tự tương quan riêng phần của mô hình</w:t>
        </w:r>
      </w:ins>
      <w:ins w:id="443" w:author="superchickend" w:date="2012-12-16T14:54:00Z">
        <w:r w:rsidR="00AE4339">
          <w:rPr>
            <w:rStyle w:val="Hyperlink"/>
            <w:noProof/>
            <w:lang w:val="pt-BR"/>
          </w:rPr>
          <w:t xml:space="preserve">   </w:t>
        </w:r>
      </w:ins>
      <w:ins w:id="444" w:author="The Si Tran" w:date="2012-12-16T10:02:00Z">
        <w:del w:id="445" w:author="superchickend" w:date="2012-12-16T14:55:00Z">
          <w:r w:rsidRPr="00EE6B02" w:rsidDel="00AE4339">
            <w:rPr>
              <w:rStyle w:val="Hyperlink"/>
              <w:noProof/>
              <w:lang w:val="pt-BR"/>
            </w:rPr>
            <w:delText xml:space="preserve"> </w:delText>
          </w:r>
        </w:del>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_Toc343415647 \h </w:instrText>
        </w:r>
      </w:ins>
      <w:r>
        <w:rPr>
          <w:noProof/>
          <w:webHidden/>
        </w:rPr>
      </w:r>
      <w:r>
        <w:rPr>
          <w:noProof/>
          <w:webHidden/>
        </w:rPr>
        <w:fldChar w:fldCharType="separate"/>
      </w:r>
      <w:ins w:id="446" w:author="The Si Tran" w:date="2012-12-16T10:02:00Z">
        <w:r>
          <w:rPr>
            <w:noProof/>
            <w:webHidden/>
          </w:rPr>
          <w:t>21</w:t>
        </w:r>
        <w:r>
          <w:rPr>
            <w:noProof/>
            <w:webHidden/>
          </w:rPr>
          <w:fldChar w:fldCharType="end"/>
        </w:r>
        <w:r w:rsidRPr="00EE6B02">
          <w:rPr>
            <w:rStyle w:val="Hyperlink"/>
            <w:noProof/>
          </w:rPr>
          <w:fldChar w:fldCharType="end"/>
        </w:r>
      </w:ins>
    </w:p>
    <w:p w14:paraId="7798C102" w14:textId="77777777" w:rsidR="004E789F" w:rsidRDefault="004E789F">
      <w:pPr>
        <w:pStyle w:val="TOC1"/>
        <w:rPr>
          <w:ins w:id="447" w:author="The Si Tran" w:date="2012-12-16T10:02:00Z"/>
          <w:rFonts w:asciiTheme="minorHAnsi" w:eastAsiaTheme="minorEastAsia" w:hAnsiTheme="minorHAnsi" w:cstheme="minorBidi"/>
          <w:noProof/>
          <w:sz w:val="22"/>
        </w:rPr>
      </w:pPr>
      <w:ins w:id="44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"_Toc343415648"</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3.4</w:t>
        </w:r>
        <w:r w:rsidRPr="00EE6B02">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_Toc343415648 \h </w:instrText>
        </w:r>
      </w:ins>
      <w:r>
        <w:rPr>
          <w:noProof/>
          <w:webHidden/>
        </w:rPr>
      </w:r>
      <w:r>
        <w:rPr>
          <w:noProof/>
          <w:webHidden/>
        </w:rPr>
        <w:fldChar w:fldCharType="separate"/>
      </w:r>
      <w:ins w:id="449" w:author="The Si Tran" w:date="2012-12-16T10:02:00Z">
        <w:r>
          <w:rPr>
            <w:noProof/>
            <w:webHidden/>
          </w:rPr>
          <w:t>24</w:t>
        </w:r>
        <w:r>
          <w:rPr>
            <w:noProof/>
            <w:webHidden/>
          </w:rPr>
          <w:fldChar w:fldCharType="end"/>
        </w:r>
        <w:r w:rsidRPr="00EE6B02">
          <w:rPr>
            <w:rStyle w:val="Hyperlink"/>
            <w:noProof/>
          </w:rPr>
          <w:fldChar w:fldCharType="end"/>
        </w:r>
      </w:ins>
    </w:p>
    <w:p w14:paraId="3A31685B" w14:textId="77777777" w:rsidR="004E789F" w:rsidRDefault="004E789F">
      <w:pPr>
        <w:pStyle w:val="TOC1"/>
        <w:rPr>
          <w:ins w:id="450" w:author="The Si Tran" w:date="2012-12-16T10:02:00Z"/>
          <w:rFonts w:asciiTheme="minorHAnsi" w:eastAsiaTheme="minorEastAsia" w:hAnsiTheme="minorHAnsi" w:cstheme="minorBidi"/>
          <w:noProof/>
          <w:sz w:val="22"/>
        </w:rPr>
      </w:pPr>
      <w:ins w:id="45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"_Toc343415649"</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3.5</w:t>
        </w:r>
        <w:r w:rsidRPr="00EE6B02">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_Toc343415649 \h </w:instrText>
        </w:r>
      </w:ins>
      <w:r>
        <w:rPr>
          <w:noProof/>
          <w:webHidden/>
        </w:rPr>
      </w:r>
      <w:r>
        <w:rPr>
          <w:noProof/>
          <w:webHidden/>
        </w:rPr>
        <w:fldChar w:fldCharType="separate"/>
      </w:r>
      <w:ins w:id="452" w:author="The Si Tran" w:date="2012-12-16T10:02:00Z">
        <w:r>
          <w:rPr>
            <w:noProof/>
            <w:webHidden/>
          </w:rPr>
          <w:t>28</w:t>
        </w:r>
        <w:r>
          <w:rPr>
            <w:noProof/>
            <w:webHidden/>
          </w:rPr>
          <w:fldChar w:fldCharType="end"/>
        </w:r>
        <w:r w:rsidRPr="00EE6B02">
          <w:rPr>
            <w:rStyle w:val="Hyperlink"/>
            <w:noProof/>
          </w:rPr>
          <w:fldChar w:fldCharType="end"/>
        </w:r>
      </w:ins>
    </w:p>
    <w:p w14:paraId="147D4400" w14:textId="77777777" w:rsidR="004E789F" w:rsidRDefault="004E789F">
      <w:pPr>
        <w:pStyle w:val="TOC1"/>
        <w:rPr>
          <w:ins w:id="453" w:author="The Si Tran" w:date="2012-12-16T10:02:00Z"/>
          <w:rFonts w:asciiTheme="minorHAnsi" w:eastAsiaTheme="minorEastAsia" w:hAnsiTheme="minorHAnsi" w:cstheme="minorBidi"/>
          <w:noProof/>
          <w:sz w:val="22"/>
        </w:rPr>
      </w:pPr>
      <w:ins w:id="45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"_Toc343415650"</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3.6</w:t>
        </w:r>
        <w:r w:rsidRPr="00EE6B02">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_Toc343415650 \h </w:instrText>
        </w:r>
      </w:ins>
      <w:r>
        <w:rPr>
          <w:noProof/>
          <w:webHidden/>
        </w:rPr>
      </w:r>
      <w:r>
        <w:rPr>
          <w:noProof/>
          <w:webHidden/>
        </w:rPr>
        <w:fldChar w:fldCharType="separate"/>
      </w:r>
      <w:ins w:id="455" w:author="The Si Tran" w:date="2012-12-16T10:02:00Z">
        <w:r>
          <w:rPr>
            <w:noProof/>
            <w:webHidden/>
          </w:rPr>
          <w:t>28</w:t>
        </w:r>
        <w:r>
          <w:rPr>
            <w:noProof/>
            <w:webHidden/>
          </w:rPr>
          <w:fldChar w:fldCharType="end"/>
        </w:r>
        <w:r w:rsidRPr="00EE6B02">
          <w:rPr>
            <w:rStyle w:val="Hyperlink"/>
            <w:noProof/>
          </w:rPr>
          <w:fldChar w:fldCharType="end"/>
        </w:r>
      </w:ins>
    </w:p>
    <w:p w14:paraId="24A67EC8" w14:textId="77777777" w:rsidR="004E789F" w:rsidRDefault="004E789F">
      <w:pPr>
        <w:pStyle w:val="TOC1"/>
        <w:rPr>
          <w:ins w:id="456" w:author="The Si Tran" w:date="2012-12-16T10:02:00Z"/>
          <w:rFonts w:asciiTheme="minorHAnsi" w:eastAsiaTheme="minorEastAsia" w:hAnsiTheme="minorHAnsi" w:cstheme="minorBidi"/>
          <w:noProof/>
          <w:sz w:val="22"/>
        </w:rPr>
      </w:pPr>
      <w:ins w:id="45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"_Toc343415651"</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4.1</w:t>
        </w:r>
        <w:r w:rsidRPr="00EE6B02">
          <w:rPr>
            <w:rStyle w:val="Hyperlink"/>
            <w:noProof/>
            <w:lang w:val="pt-BR"/>
          </w:rPr>
          <w:t xml:space="preserve"> </w:t>
        </w:r>
        <w:r w:rsidRPr="00EE6B02">
          <w:rPr>
            <w:rStyle w:val="Hyperlink"/>
            <w:noProof/>
          </w:rPr>
          <w:t>Đơn vị mạng neuron</w:t>
        </w:r>
        <w:r>
          <w:rPr>
            <w:noProof/>
            <w:webHidden/>
          </w:rPr>
          <w:tab/>
        </w:r>
        <w:r>
          <w:rPr>
            <w:noProof/>
            <w:webHidden/>
          </w:rPr>
          <w:fldChar w:fldCharType="begin"/>
        </w:r>
        <w:r>
          <w:rPr>
            <w:noProof/>
            <w:webHidden/>
          </w:rPr>
          <w:instrText xml:space="preserve"> PAGEREF _Toc343415651 \h </w:instrText>
        </w:r>
      </w:ins>
      <w:r>
        <w:rPr>
          <w:noProof/>
          <w:webHidden/>
        </w:rPr>
      </w:r>
      <w:r>
        <w:rPr>
          <w:noProof/>
          <w:webHidden/>
        </w:rPr>
        <w:fldChar w:fldCharType="separate"/>
      </w:r>
      <w:ins w:id="458" w:author="The Si Tran" w:date="2012-12-16T10:02:00Z">
        <w:r>
          <w:rPr>
            <w:noProof/>
            <w:webHidden/>
          </w:rPr>
          <w:t>33</w:t>
        </w:r>
        <w:r>
          <w:rPr>
            <w:noProof/>
            <w:webHidden/>
          </w:rPr>
          <w:fldChar w:fldCharType="end"/>
        </w:r>
        <w:r w:rsidRPr="00EE6B02">
          <w:rPr>
            <w:rStyle w:val="Hyperlink"/>
            <w:noProof/>
          </w:rPr>
          <w:fldChar w:fldCharType="end"/>
        </w:r>
      </w:ins>
    </w:p>
    <w:p w14:paraId="225A7CC6" w14:textId="77777777" w:rsidR="004E789F" w:rsidRDefault="004E789F">
      <w:pPr>
        <w:pStyle w:val="TOC1"/>
        <w:rPr>
          <w:ins w:id="459" w:author="The Si Tran" w:date="2012-12-16T10:02:00Z"/>
          <w:rFonts w:asciiTheme="minorHAnsi" w:eastAsiaTheme="minorEastAsia" w:hAnsiTheme="minorHAnsi" w:cstheme="minorBidi"/>
          <w:noProof/>
          <w:sz w:val="22"/>
        </w:rPr>
      </w:pPr>
      <w:ins w:id="46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"_Toc343415652"</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 Mạng neuron truyền thẳng</w:t>
        </w:r>
        <w:r>
          <w:rPr>
            <w:noProof/>
            <w:webHidden/>
          </w:rPr>
          <w:tab/>
        </w:r>
        <w:r>
          <w:rPr>
            <w:noProof/>
            <w:webHidden/>
          </w:rPr>
          <w:fldChar w:fldCharType="begin"/>
        </w:r>
        <w:r>
          <w:rPr>
            <w:noProof/>
            <w:webHidden/>
          </w:rPr>
          <w:instrText xml:space="preserve"> PAGEREF _Toc343415652 \h </w:instrText>
        </w:r>
      </w:ins>
      <w:r>
        <w:rPr>
          <w:noProof/>
          <w:webHidden/>
        </w:rPr>
      </w:r>
      <w:r>
        <w:rPr>
          <w:noProof/>
          <w:webHidden/>
        </w:rPr>
        <w:fldChar w:fldCharType="separate"/>
      </w:r>
      <w:ins w:id="461" w:author="The Si Tran" w:date="2012-12-16T10:02:00Z">
        <w:r>
          <w:rPr>
            <w:noProof/>
            <w:webHidden/>
          </w:rPr>
          <w:t>35</w:t>
        </w:r>
        <w:r>
          <w:rPr>
            <w:noProof/>
            <w:webHidden/>
          </w:rPr>
          <w:fldChar w:fldCharType="end"/>
        </w:r>
        <w:r w:rsidRPr="00EE6B02">
          <w:rPr>
            <w:rStyle w:val="Hyperlink"/>
            <w:noProof/>
          </w:rPr>
          <w:fldChar w:fldCharType="end"/>
        </w:r>
      </w:ins>
    </w:p>
    <w:p w14:paraId="047181AA" w14:textId="77777777" w:rsidR="004E789F" w:rsidRDefault="004E789F">
      <w:pPr>
        <w:pStyle w:val="TOC1"/>
        <w:rPr>
          <w:ins w:id="462" w:author="The Si Tran" w:date="2012-12-16T10:02:00Z"/>
          <w:rFonts w:asciiTheme="minorHAnsi" w:eastAsiaTheme="minorEastAsia" w:hAnsiTheme="minorHAnsi" w:cstheme="minorBidi"/>
          <w:noProof/>
          <w:sz w:val="22"/>
        </w:rPr>
      </w:pPr>
      <w:ins w:id="46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"_Toc343415653"</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4.2 Mạng neuron hồi quy</w:t>
        </w:r>
        <w:r>
          <w:rPr>
            <w:noProof/>
            <w:webHidden/>
          </w:rPr>
          <w:tab/>
        </w:r>
        <w:r>
          <w:rPr>
            <w:noProof/>
            <w:webHidden/>
          </w:rPr>
          <w:fldChar w:fldCharType="begin"/>
        </w:r>
        <w:r>
          <w:rPr>
            <w:noProof/>
            <w:webHidden/>
          </w:rPr>
          <w:instrText xml:space="preserve"> PAGEREF _Toc343415653 \h </w:instrText>
        </w:r>
      </w:ins>
      <w:r>
        <w:rPr>
          <w:noProof/>
          <w:webHidden/>
        </w:rPr>
      </w:r>
      <w:r>
        <w:rPr>
          <w:noProof/>
          <w:webHidden/>
        </w:rPr>
        <w:fldChar w:fldCharType="separate"/>
      </w:r>
      <w:ins w:id="464" w:author="The Si Tran" w:date="2012-12-16T10:02:00Z">
        <w:r>
          <w:rPr>
            <w:noProof/>
            <w:webHidden/>
          </w:rPr>
          <w:t>35</w:t>
        </w:r>
        <w:r>
          <w:rPr>
            <w:noProof/>
            <w:webHidden/>
          </w:rPr>
          <w:fldChar w:fldCharType="end"/>
        </w:r>
        <w:r w:rsidRPr="00EE6B02">
          <w:rPr>
            <w:rStyle w:val="Hyperlink"/>
            <w:noProof/>
          </w:rPr>
          <w:fldChar w:fldCharType="end"/>
        </w:r>
      </w:ins>
    </w:p>
    <w:p w14:paraId="1188000C" w14:textId="77777777" w:rsidR="004E789F" w:rsidRDefault="004E789F">
      <w:pPr>
        <w:pStyle w:val="TOC1"/>
        <w:rPr>
          <w:ins w:id="465" w:author="The Si Tran" w:date="2012-12-16T10:02:00Z"/>
          <w:rFonts w:asciiTheme="minorHAnsi" w:eastAsiaTheme="minorEastAsia" w:hAnsiTheme="minorHAnsi" w:cstheme="minorBidi"/>
          <w:noProof/>
          <w:sz w:val="22"/>
        </w:rPr>
      </w:pPr>
      <w:ins w:id="46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"_Toc343415654"</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4.3  Mô hình học có giám sát</w:t>
        </w:r>
        <w:r>
          <w:rPr>
            <w:noProof/>
            <w:webHidden/>
          </w:rPr>
          <w:tab/>
        </w:r>
        <w:r>
          <w:rPr>
            <w:noProof/>
            <w:webHidden/>
          </w:rPr>
          <w:fldChar w:fldCharType="begin"/>
        </w:r>
        <w:r>
          <w:rPr>
            <w:noProof/>
            <w:webHidden/>
          </w:rPr>
          <w:instrText xml:space="preserve"> PAGEREF _Toc343415654 \h </w:instrText>
        </w:r>
      </w:ins>
      <w:r>
        <w:rPr>
          <w:noProof/>
          <w:webHidden/>
        </w:rPr>
      </w:r>
      <w:r>
        <w:rPr>
          <w:noProof/>
          <w:webHidden/>
        </w:rPr>
        <w:fldChar w:fldCharType="separate"/>
      </w:r>
      <w:ins w:id="467" w:author="The Si Tran" w:date="2012-12-16T10:02:00Z">
        <w:r>
          <w:rPr>
            <w:noProof/>
            <w:webHidden/>
          </w:rPr>
          <w:t>36</w:t>
        </w:r>
        <w:r>
          <w:rPr>
            <w:noProof/>
            <w:webHidden/>
          </w:rPr>
          <w:fldChar w:fldCharType="end"/>
        </w:r>
        <w:r w:rsidRPr="00EE6B02">
          <w:rPr>
            <w:rStyle w:val="Hyperlink"/>
            <w:noProof/>
          </w:rPr>
          <w:fldChar w:fldCharType="end"/>
        </w:r>
      </w:ins>
    </w:p>
    <w:p w14:paraId="2976830F" w14:textId="77777777" w:rsidR="004E789F" w:rsidRDefault="004E789F">
      <w:pPr>
        <w:pStyle w:val="TOC1"/>
        <w:rPr>
          <w:ins w:id="468" w:author="The Si Tran" w:date="2012-12-16T10:02:00Z"/>
          <w:rFonts w:asciiTheme="minorHAnsi" w:eastAsiaTheme="minorEastAsia" w:hAnsiTheme="minorHAnsi" w:cstheme="minorBidi"/>
          <w:noProof/>
          <w:sz w:val="22"/>
        </w:rPr>
      </w:pPr>
      <w:ins w:id="46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"_Toc343415655"</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4.4: Đơn vị mạng Neuron</w:t>
        </w:r>
        <w:r>
          <w:rPr>
            <w:noProof/>
            <w:webHidden/>
          </w:rPr>
          <w:tab/>
        </w:r>
        <w:r>
          <w:rPr>
            <w:noProof/>
            <w:webHidden/>
          </w:rPr>
          <w:fldChar w:fldCharType="begin"/>
        </w:r>
        <w:r>
          <w:rPr>
            <w:noProof/>
            <w:webHidden/>
          </w:rPr>
          <w:instrText xml:space="preserve"> PAGEREF _Toc343415655 \h </w:instrText>
        </w:r>
      </w:ins>
      <w:r>
        <w:rPr>
          <w:noProof/>
          <w:webHidden/>
        </w:rPr>
      </w:r>
      <w:r>
        <w:rPr>
          <w:noProof/>
          <w:webHidden/>
        </w:rPr>
        <w:fldChar w:fldCharType="separate"/>
      </w:r>
      <w:ins w:id="470" w:author="The Si Tran" w:date="2012-12-16T10:02:00Z">
        <w:r>
          <w:rPr>
            <w:noProof/>
            <w:webHidden/>
          </w:rPr>
          <w:t>37</w:t>
        </w:r>
        <w:r>
          <w:rPr>
            <w:noProof/>
            <w:webHidden/>
          </w:rPr>
          <w:fldChar w:fldCharType="end"/>
        </w:r>
        <w:r w:rsidRPr="00EE6B02">
          <w:rPr>
            <w:rStyle w:val="Hyperlink"/>
            <w:noProof/>
          </w:rPr>
          <w:fldChar w:fldCharType="end"/>
        </w:r>
      </w:ins>
    </w:p>
    <w:p w14:paraId="428EA0DA" w14:textId="77777777" w:rsidR="004E789F" w:rsidRDefault="004E789F">
      <w:pPr>
        <w:pStyle w:val="TOC1"/>
        <w:rPr>
          <w:ins w:id="471" w:author="The Si Tran" w:date="2012-12-16T10:02:00Z"/>
          <w:rFonts w:asciiTheme="minorHAnsi" w:eastAsiaTheme="minorEastAsia" w:hAnsiTheme="minorHAnsi" w:cstheme="minorBidi"/>
          <w:noProof/>
          <w:sz w:val="22"/>
        </w:rPr>
      </w:pPr>
      <w:ins w:id="47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"_Toc343415656"</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_Toc343415656 \h </w:instrText>
        </w:r>
      </w:ins>
      <w:r>
        <w:rPr>
          <w:noProof/>
          <w:webHidden/>
        </w:rPr>
      </w:r>
      <w:r>
        <w:rPr>
          <w:noProof/>
          <w:webHidden/>
        </w:rPr>
        <w:fldChar w:fldCharType="separate"/>
      </w:r>
      <w:ins w:id="473" w:author="The Si Tran" w:date="2012-12-16T10:02:00Z">
        <w:r>
          <w:rPr>
            <w:noProof/>
            <w:webHidden/>
          </w:rPr>
          <w:t>38</w:t>
        </w:r>
        <w:r>
          <w:rPr>
            <w:noProof/>
            <w:webHidden/>
          </w:rPr>
          <w:fldChar w:fldCharType="end"/>
        </w:r>
        <w:r w:rsidRPr="00EE6B02">
          <w:rPr>
            <w:rStyle w:val="Hyperlink"/>
            <w:noProof/>
          </w:rPr>
          <w:fldChar w:fldCharType="end"/>
        </w:r>
      </w:ins>
    </w:p>
    <w:p w14:paraId="74BDB331" w14:textId="77777777" w:rsidR="004E789F" w:rsidRDefault="004E789F">
      <w:pPr>
        <w:pStyle w:val="TOC1"/>
        <w:rPr>
          <w:ins w:id="474" w:author="The Si Tran" w:date="2012-12-16T10:02:00Z"/>
          <w:rFonts w:asciiTheme="minorHAnsi" w:eastAsiaTheme="minorEastAsia" w:hAnsiTheme="minorHAnsi" w:cstheme="minorBidi"/>
          <w:noProof/>
          <w:sz w:val="22"/>
        </w:rPr>
      </w:pPr>
      <w:ins w:id="47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"_Toc343415657"</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_Toc343415657 \h </w:instrText>
        </w:r>
      </w:ins>
      <w:r>
        <w:rPr>
          <w:noProof/>
          <w:webHidden/>
        </w:rPr>
      </w:r>
      <w:r>
        <w:rPr>
          <w:noProof/>
          <w:webHidden/>
        </w:rPr>
        <w:fldChar w:fldCharType="separate"/>
      </w:r>
      <w:ins w:id="476" w:author="The Si Tran" w:date="2012-12-16T10:02:00Z">
        <w:r>
          <w:rPr>
            <w:noProof/>
            <w:webHidden/>
          </w:rPr>
          <w:t>40</w:t>
        </w:r>
        <w:r>
          <w:rPr>
            <w:noProof/>
            <w:webHidden/>
          </w:rPr>
          <w:fldChar w:fldCharType="end"/>
        </w:r>
        <w:r w:rsidRPr="00EE6B02">
          <w:rPr>
            <w:rStyle w:val="Hyperlink"/>
            <w:noProof/>
          </w:rPr>
          <w:fldChar w:fldCharType="end"/>
        </w:r>
      </w:ins>
    </w:p>
    <w:p w14:paraId="2C906380" w14:textId="77777777" w:rsidR="004E789F" w:rsidRDefault="004E789F">
      <w:pPr>
        <w:pStyle w:val="TOC1"/>
        <w:rPr>
          <w:ins w:id="477" w:author="The Si Tran" w:date="2012-12-16T10:02:00Z"/>
          <w:rFonts w:asciiTheme="minorHAnsi" w:eastAsiaTheme="minorEastAsia" w:hAnsiTheme="minorHAnsi" w:cstheme="minorBidi"/>
          <w:noProof/>
          <w:sz w:val="22"/>
        </w:rPr>
      </w:pPr>
      <w:ins w:id="478" w:author="The Si Tran" w:date="2012-12-16T10:02:00Z">
        <w:r w:rsidRPr="00EE6B02">
          <w:rPr>
            <w:rStyle w:val="Hyperlink"/>
            <w:noProof/>
          </w:rPr>
          <w:lastRenderedPageBreak/>
          <w:fldChar w:fldCharType="begin"/>
        </w:r>
        <w:r w:rsidRPr="00EE6B02">
          <w:rPr>
            <w:rStyle w:val="Hyperlink"/>
            <w:noProof/>
          </w:rPr>
          <w:instrText xml:space="preserve"> </w:instrText>
        </w:r>
        <w:r>
          <w:rPr>
            <w:noProof/>
          </w:rPr>
          <w:instrText>HYPERLINK \l "_Toc343415658"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4.7: Đơn vị sigmoid</w:t>
        </w:r>
        <w:r>
          <w:rPr>
            <w:noProof/>
            <w:webHidden/>
          </w:rPr>
          <w:tab/>
        </w:r>
        <w:r>
          <w:rPr>
            <w:noProof/>
            <w:webHidden/>
          </w:rPr>
          <w:fldChar w:fldCharType="begin"/>
        </w:r>
        <w:r>
          <w:rPr>
            <w:noProof/>
            <w:webHidden/>
          </w:rPr>
          <w:instrText xml:space="preserve"> PAGEREF _Toc343415658 \h </w:instrText>
        </w:r>
      </w:ins>
      <w:r>
        <w:rPr>
          <w:noProof/>
          <w:webHidden/>
        </w:rPr>
      </w:r>
      <w:r>
        <w:rPr>
          <w:noProof/>
          <w:webHidden/>
        </w:rPr>
        <w:fldChar w:fldCharType="separate"/>
      </w:r>
      <w:ins w:id="479" w:author="The Si Tran" w:date="2012-12-16T10:02:00Z">
        <w:r>
          <w:rPr>
            <w:noProof/>
            <w:webHidden/>
          </w:rPr>
          <w:t>43</w:t>
        </w:r>
        <w:r>
          <w:rPr>
            <w:noProof/>
            <w:webHidden/>
          </w:rPr>
          <w:fldChar w:fldCharType="end"/>
        </w:r>
        <w:r w:rsidRPr="00EE6B02">
          <w:rPr>
            <w:rStyle w:val="Hyperlink"/>
            <w:noProof/>
          </w:rPr>
          <w:fldChar w:fldCharType="end"/>
        </w:r>
      </w:ins>
    </w:p>
    <w:p w14:paraId="3A45F35A" w14:textId="77777777" w:rsidR="004E789F" w:rsidRDefault="004E789F">
      <w:pPr>
        <w:pStyle w:val="TOC1"/>
        <w:rPr>
          <w:ins w:id="480" w:author="The Si Tran" w:date="2012-12-16T10:02:00Z"/>
          <w:rFonts w:asciiTheme="minorHAnsi" w:eastAsiaTheme="minorEastAsia" w:hAnsiTheme="minorHAnsi" w:cstheme="minorBidi"/>
          <w:noProof/>
          <w:sz w:val="22"/>
        </w:rPr>
      </w:pPr>
      <w:ins w:id="48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4.8: Giải thuật lan truyền ngược</w:t>
        </w:r>
        <w:r>
          <w:rPr>
            <w:noProof/>
            <w:webHidden/>
          </w:rPr>
          <w:tab/>
        </w:r>
        <w:r>
          <w:rPr>
            <w:noProof/>
            <w:webHidden/>
          </w:rPr>
          <w:fldChar w:fldCharType="begin"/>
        </w:r>
        <w:r>
          <w:rPr>
            <w:noProof/>
            <w:webHidden/>
          </w:rPr>
          <w:instrText xml:space="preserve"> PAGEREF _Toc343415659 \h </w:instrText>
        </w:r>
      </w:ins>
      <w:r>
        <w:rPr>
          <w:noProof/>
          <w:webHidden/>
        </w:rPr>
      </w:r>
      <w:r>
        <w:rPr>
          <w:noProof/>
          <w:webHidden/>
        </w:rPr>
        <w:fldChar w:fldCharType="separate"/>
      </w:r>
      <w:ins w:id="482" w:author="The Si Tran" w:date="2012-12-16T10:02:00Z">
        <w:r>
          <w:rPr>
            <w:noProof/>
            <w:webHidden/>
          </w:rPr>
          <w:t>47</w:t>
        </w:r>
        <w:r>
          <w:rPr>
            <w:noProof/>
            <w:webHidden/>
          </w:rPr>
          <w:fldChar w:fldCharType="end"/>
        </w:r>
        <w:r w:rsidRPr="00EE6B02">
          <w:rPr>
            <w:rStyle w:val="Hyperlink"/>
            <w:noProof/>
          </w:rPr>
          <w:fldChar w:fldCharType="end"/>
        </w:r>
      </w:ins>
    </w:p>
    <w:p w14:paraId="289592F9" w14:textId="77777777" w:rsidR="004E789F" w:rsidRDefault="004E789F">
      <w:pPr>
        <w:pStyle w:val="TOC1"/>
        <w:rPr>
          <w:ins w:id="483" w:author="The Si Tran" w:date="2012-12-16T10:02:00Z"/>
          <w:rFonts w:asciiTheme="minorHAnsi" w:eastAsiaTheme="minorEastAsia" w:hAnsiTheme="minorHAnsi" w:cstheme="minorBidi"/>
          <w:noProof/>
          <w:sz w:val="22"/>
        </w:rPr>
      </w:pPr>
      <w:ins w:id="48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"_Toc343415660"</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4.9: Giải thuật RPROP</w:t>
        </w:r>
        <w:r>
          <w:rPr>
            <w:noProof/>
            <w:webHidden/>
          </w:rPr>
          <w:tab/>
        </w:r>
        <w:r>
          <w:rPr>
            <w:noProof/>
            <w:webHidden/>
          </w:rPr>
          <w:fldChar w:fldCharType="begin"/>
        </w:r>
        <w:r>
          <w:rPr>
            <w:noProof/>
            <w:webHidden/>
          </w:rPr>
          <w:instrText xml:space="preserve"> PAGEREF _Toc343415660 \h </w:instrText>
        </w:r>
      </w:ins>
      <w:r>
        <w:rPr>
          <w:noProof/>
          <w:webHidden/>
        </w:rPr>
      </w:r>
      <w:r>
        <w:rPr>
          <w:noProof/>
          <w:webHidden/>
        </w:rPr>
        <w:fldChar w:fldCharType="separate"/>
      </w:r>
      <w:ins w:id="485" w:author="The Si Tran" w:date="2012-12-16T10:02:00Z">
        <w:r>
          <w:rPr>
            <w:noProof/>
            <w:webHidden/>
          </w:rPr>
          <w:t>50</w:t>
        </w:r>
        <w:r>
          <w:rPr>
            <w:noProof/>
            <w:webHidden/>
          </w:rPr>
          <w:fldChar w:fldCharType="end"/>
        </w:r>
        <w:r w:rsidRPr="00EE6B02">
          <w:rPr>
            <w:rStyle w:val="Hyperlink"/>
            <w:noProof/>
          </w:rPr>
          <w:fldChar w:fldCharType="end"/>
        </w:r>
      </w:ins>
    </w:p>
    <w:p w14:paraId="0D3414AE" w14:textId="77777777" w:rsidR="004E789F" w:rsidRDefault="004E789F">
      <w:pPr>
        <w:pStyle w:val="TOC1"/>
        <w:rPr>
          <w:ins w:id="486" w:author="The Si Tran" w:date="2012-12-16T10:02:00Z"/>
          <w:rFonts w:asciiTheme="minorHAnsi" w:eastAsiaTheme="minorEastAsia" w:hAnsiTheme="minorHAnsi" w:cstheme="minorBidi"/>
          <w:noProof/>
          <w:sz w:val="22"/>
        </w:rPr>
      </w:pPr>
      <w:ins w:id="48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"_Toc343415661"</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_Toc343415661 \h </w:instrText>
        </w:r>
      </w:ins>
      <w:r>
        <w:rPr>
          <w:noProof/>
          <w:webHidden/>
        </w:rPr>
      </w:r>
      <w:r>
        <w:rPr>
          <w:noProof/>
          <w:webHidden/>
        </w:rPr>
        <w:fldChar w:fldCharType="separate"/>
      </w:r>
      <w:ins w:id="488" w:author="The Si Tran" w:date="2012-12-16T10:02:00Z">
        <w:r>
          <w:rPr>
            <w:noProof/>
            <w:webHidden/>
          </w:rPr>
          <w:t>51</w:t>
        </w:r>
        <w:r>
          <w:rPr>
            <w:noProof/>
            <w:webHidden/>
          </w:rPr>
          <w:fldChar w:fldCharType="end"/>
        </w:r>
        <w:r w:rsidRPr="00EE6B02">
          <w:rPr>
            <w:rStyle w:val="Hyperlink"/>
            <w:noProof/>
          </w:rPr>
          <w:fldChar w:fldCharType="end"/>
        </w:r>
      </w:ins>
    </w:p>
    <w:p w14:paraId="220A0FDC" w14:textId="77777777" w:rsidR="004E789F" w:rsidRDefault="004E789F">
      <w:pPr>
        <w:pStyle w:val="TOC1"/>
        <w:rPr>
          <w:ins w:id="489" w:author="The Si Tran" w:date="2012-12-16T10:02:00Z"/>
          <w:rFonts w:asciiTheme="minorHAnsi" w:eastAsiaTheme="minorEastAsia" w:hAnsiTheme="minorHAnsi" w:cstheme="minorBidi"/>
          <w:noProof/>
          <w:sz w:val="22"/>
        </w:rPr>
      </w:pPr>
      <w:ins w:id="49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"_Toc343415662"</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_Toc343415662 \h </w:instrText>
        </w:r>
      </w:ins>
      <w:r>
        <w:rPr>
          <w:noProof/>
          <w:webHidden/>
        </w:rPr>
      </w:r>
      <w:r>
        <w:rPr>
          <w:noProof/>
          <w:webHidden/>
        </w:rPr>
        <w:fldChar w:fldCharType="separate"/>
      </w:r>
      <w:ins w:id="491" w:author="The Si Tran" w:date="2012-12-16T10:02:00Z">
        <w:r>
          <w:rPr>
            <w:noProof/>
            <w:webHidden/>
          </w:rPr>
          <w:t>56</w:t>
        </w:r>
        <w:r>
          <w:rPr>
            <w:noProof/>
            <w:webHidden/>
          </w:rPr>
          <w:fldChar w:fldCharType="end"/>
        </w:r>
        <w:r w:rsidRPr="00EE6B02">
          <w:rPr>
            <w:rStyle w:val="Hyperlink"/>
            <w:noProof/>
          </w:rPr>
          <w:fldChar w:fldCharType="end"/>
        </w:r>
      </w:ins>
    </w:p>
    <w:p w14:paraId="770F2AAF" w14:textId="77777777" w:rsidR="004E789F" w:rsidRDefault="004E789F">
      <w:pPr>
        <w:pStyle w:val="TOC1"/>
        <w:rPr>
          <w:ins w:id="492" w:author="The Si Tran" w:date="2012-12-16T10:02:00Z"/>
          <w:rFonts w:asciiTheme="minorHAnsi" w:eastAsiaTheme="minorEastAsia" w:hAnsiTheme="minorHAnsi" w:cstheme="minorBidi"/>
          <w:noProof/>
          <w:sz w:val="22"/>
        </w:rPr>
      </w:pPr>
      <w:ins w:id="49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"_Toc343415663"</w:instrText>
        </w:r>
        <w:r w:rsidRPr="00EE6B02">
          <w:rPr>
            <w:rStyle w:val="Hyperlink"/>
            <w:noProof/>
          </w:rPr>
          <w:instrText xml:space="preserve"> </w:instrText>
        </w:r>
        <w:r w:rsidRPr="00EE6B02">
          <w:rPr>
            <w:rStyle w:val="Hyperlink"/>
            <w:noProof/>
          </w:rPr>
          <w:fldChar w:fldCharType="separate"/>
        </w:r>
        <w:r w:rsidRPr="00EE6B02">
          <w:rPr>
            <w:rStyle w:val="Hyperlink"/>
            <w:rFonts w:cs="Arial"/>
            <w:noProof/>
          </w:rPr>
          <w:t>Hình 5.1</w:t>
        </w:r>
        <w:r w:rsidRPr="00EE6B02">
          <w:rPr>
            <w:rStyle w:val="Hyperlink"/>
            <w:noProof/>
          </w:rPr>
          <w:t xml:space="preserve"> Hàm tự tương quan</w:t>
        </w:r>
        <w:r>
          <w:rPr>
            <w:noProof/>
            <w:webHidden/>
          </w:rPr>
          <w:tab/>
        </w:r>
        <w:r>
          <w:rPr>
            <w:noProof/>
            <w:webHidden/>
          </w:rPr>
          <w:fldChar w:fldCharType="begin"/>
        </w:r>
        <w:r>
          <w:rPr>
            <w:noProof/>
            <w:webHidden/>
          </w:rPr>
          <w:instrText xml:space="preserve"> PAGEREF _Toc343415663 \h </w:instrText>
        </w:r>
      </w:ins>
      <w:r>
        <w:rPr>
          <w:noProof/>
          <w:webHidden/>
        </w:rPr>
      </w:r>
      <w:r>
        <w:rPr>
          <w:noProof/>
          <w:webHidden/>
        </w:rPr>
        <w:fldChar w:fldCharType="separate"/>
      </w:r>
      <w:ins w:id="494" w:author="The Si Tran" w:date="2012-12-16T10:02:00Z">
        <w:r>
          <w:rPr>
            <w:noProof/>
            <w:webHidden/>
          </w:rPr>
          <w:t>62</w:t>
        </w:r>
        <w:r>
          <w:rPr>
            <w:noProof/>
            <w:webHidden/>
          </w:rPr>
          <w:fldChar w:fldCharType="end"/>
        </w:r>
        <w:r w:rsidRPr="00EE6B02">
          <w:rPr>
            <w:rStyle w:val="Hyperlink"/>
            <w:noProof/>
          </w:rPr>
          <w:fldChar w:fldCharType="end"/>
        </w:r>
      </w:ins>
    </w:p>
    <w:p w14:paraId="1BE56B85" w14:textId="77777777" w:rsidR="004E789F" w:rsidRDefault="004E789F">
      <w:pPr>
        <w:pStyle w:val="TOC1"/>
        <w:rPr>
          <w:ins w:id="495" w:author="The Si Tran" w:date="2012-12-16T10:02:00Z"/>
          <w:rFonts w:asciiTheme="minorHAnsi" w:eastAsiaTheme="minorEastAsia" w:hAnsiTheme="minorHAnsi" w:cstheme="minorBidi"/>
          <w:noProof/>
          <w:sz w:val="22"/>
        </w:rPr>
      </w:pPr>
      <w:ins w:id="49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"_Toc343415664"</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_Toc343415664 \h </w:instrText>
        </w:r>
      </w:ins>
      <w:r>
        <w:rPr>
          <w:noProof/>
          <w:webHidden/>
        </w:rPr>
      </w:r>
      <w:r>
        <w:rPr>
          <w:noProof/>
          <w:webHidden/>
        </w:rPr>
        <w:fldChar w:fldCharType="separate"/>
      </w:r>
      <w:ins w:id="497" w:author="The Si Tran" w:date="2012-12-16T10:02:00Z">
        <w:r>
          <w:rPr>
            <w:noProof/>
            <w:webHidden/>
          </w:rPr>
          <w:t>65</w:t>
        </w:r>
        <w:r>
          <w:rPr>
            <w:noProof/>
            <w:webHidden/>
          </w:rPr>
          <w:fldChar w:fldCharType="end"/>
        </w:r>
        <w:r w:rsidRPr="00EE6B02">
          <w:rPr>
            <w:rStyle w:val="Hyperlink"/>
            <w:noProof/>
          </w:rPr>
          <w:fldChar w:fldCharType="end"/>
        </w:r>
      </w:ins>
    </w:p>
    <w:p w14:paraId="4B5A8F2E" w14:textId="77777777" w:rsidR="004E789F" w:rsidRDefault="004E789F">
      <w:pPr>
        <w:pStyle w:val="TOC1"/>
        <w:rPr>
          <w:ins w:id="498" w:author="The Si Tran" w:date="2012-12-16T10:02:00Z"/>
          <w:rFonts w:asciiTheme="minorHAnsi" w:eastAsiaTheme="minorEastAsia" w:hAnsiTheme="minorHAnsi" w:cstheme="minorBidi"/>
          <w:noProof/>
          <w:sz w:val="22"/>
        </w:rPr>
      </w:pPr>
      <w:ins w:id="49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"_Toc343415665"</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6.2: Đồ thị chuỗi dữ liệu Paper</w:t>
        </w:r>
        <w:r>
          <w:rPr>
            <w:noProof/>
            <w:webHidden/>
          </w:rPr>
          <w:tab/>
        </w:r>
        <w:r>
          <w:rPr>
            <w:noProof/>
            <w:webHidden/>
          </w:rPr>
          <w:fldChar w:fldCharType="begin"/>
        </w:r>
        <w:r>
          <w:rPr>
            <w:noProof/>
            <w:webHidden/>
          </w:rPr>
          <w:instrText xml:space="preserve"> PAGEREF _Toc343415665 \h </w:instrText>
        </w:r>
      </w:ins>
      <w:r>
        <w:rPr>
          <w:noProof/>
          <w:webHidden/>
        </w:rPr>
      </w:r>
      <w:r>
        <w:rPr>
          <w:noProof/>
          <w:webHidden/>
        </w:rPr>
        <w:fldChar w:fldCharType="separate"/>
      </w:r>
      <w:ins w:id="500" w:author="The Si Tran" w:date="2012-12-16T10:02:00Z">
        <w:r>
          <w:rPr>
            <w:noProof/>
            <w:webHidden/>
          </w:rPr>
          <w:t>66</w:t>
        </w:r>
        <w:r>
          <w:rPr>
            <w:noProof/>
            <w:webHidden/>
          </w:rPr>
          <w:fldChar w:fldCharType="end"/>
        </w:r>
        <w:r w:rsidRPr="00EE6B02">
          <w:rPr>
            <w:rStyle w:val="Hyperlink"/>
            <w:noProof/>
          </w:rPr>
          <w:fldChar w:fldCharType="end"/>
        </w:r>
      </w:ins>
    </w:p>
    <w:p w14:paraId="6C33A496" w14:textId="77777777" w:rsidR="004E789F" w:rsidRDefault="004E789F">
      <w:pPr>
        <w:pStyle w:val="TOC1"/>
        <w:rPr>
          <w:ins w:id="501" w:author="The Si Tran" w:date="2012-12-16T10:02:00Z"/>
          <w:rFonts w:asciiTheme="minorHAnsi" w:eastAsiaTheme="minorEastAsia" w:hAnsiTheme="minorHAnsi" w:cstheme="minorBidi"/>
          <w:noProof/>
          <w:sz w:val="22"/>
        </w:rPr>
      </w:pPr>
      <w:ins w:id="50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"_Toc343415666"</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6.3: Đồ thị chuỗi dữ liệu Deaths</w:t>
        </w:r>
        <w:r>
          <w:rPr>
            <w:noProof/>
            <w:webHidden/>
          </w:rPr>
          <w:tab/>
        </w:r>
        <w:r>
          <w:rPr>
            <w:noProof/>
            <w:webHidden/>
          </w:rPr>
          <w:fldChar w:fldCharType="begin"/>
        </w:r>
        <w:r>
          <w:rPr>
            <w:noProof/>
            <w:webHidden/>
          </w:rPr>
          <w:instrText xml:space="preserve"> PAGEREF _Toc343415666 \h </w:instrText>
        </w:r>
      </w:ins>
      <w:r>
        <w:rPr>
          <w:noProof/>
          <w:webHidden/>
        </w:rPr>
      </w:r>
      <w:r>
        <w:rPr>
          <w:noProof/>
          <w:webHidden/>
        </w:rPr>
        <w:fldChar w:fldCharType="separate"/>
      </w:r>
      <w:ins w:id="503" w:author="The Si Tran" w:date="2012-12-16T10:02:00Z">
        <w:r>
          <w:rPr>
            <w:noProof/>
            <w:webHidden/>
          </w:rPr>
          <w:t>66</w:t>
        </w:r>
        <w:r>
          <w:rPr>
            <w:noProof/>
            <w:webHidden/>
          </w:rPr>
          <w:fldChar w:fldCharType="end"/>
        </w:r>
        <w:r w:rsidRPr="00EE6B02">
          <w:rPr>
            <w:rStyle w:val="Hyperlink"/>
            <w:noProof/>
          </w:rPr>
          <w:fldChar w:fldCharType="end"/>
        </w:r>
      </w:ins>
    </w:p>
    <w:p w14:paraId="143DF645" w14:textId="77777777" w:rsidR="004E789F" w:rsidRDefault="004E789F">
      <w:pPr>
        <w:pStyle w:val="TOC1"/>
        <w:rPr>
          <w:ins w:id="504" w:author="The Si Tran" w:date="2012-12-16T10:02:00Z"/>
          <w:rFonts w:asciiTheme="minorHAnsi" w:eastAsiaTheme="minorEastAsia" w:hAnsiTheme="minorHAnsi" w:cstheme="minorBidi"/>
          <w:noProof/>
          <w:sz w:val="22"/>
        </w:rPr>
      </w:pPr>
      <w:ins w:id="50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"_Toc343415667"</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6.4: Đồ thị chuỗi dữ liệu Maxtemp</w:t>
        </w:r>
        <w:r>
          <w:rPr>
            <w:noProof/>
            <w:webHidden/>
          </w:rPr>
          <w:tab/>
        </w:r>
        <w:r>
          <w:rPr>
            <w:noProof/>
            <w:webHidden/>
          </w:rPr>
          <w:fldChar w:fldCharType="begin"/>
        </w:r>
        <w:r>
          <w:rPr>
            <w:noProof/>
            <w:webHidden/>
          </w:rPr>
          <w:instrText xml:space="preserve"> PAGEREF _Toc343415667 \h </w:instrText>
        </w:r>
      </w:ins>
      <w:r>
        <w:rPr>
          <w:noProof/>
          <w:webHidden/>
        </w:rPr>
      </w:r>
      <w:r>
        <w:rPr>
          <w:noProof/>
          <w:webHidden/>
        </w:rPr>
        <w:fldChar w:fldCharType="separate"/>
      </w:r>
      <w:ins w:id="506" w:author="The Si Tran" w:date="2012-12-16T10:02:00Z">
        <w:r>
          <w:rPr>
            <w:noProof/>
            <w:webHidden/>
          </w:rPr>
          <w:t>67</w:t>
        </w:r>
        <w:r>
          <w:rPr>
            <w:noProof/>
            <w:webHidden/>
          </w:rPr>
          <w:fldChar w:fldCharType="end"/>
        </w:r>
        <w:r w:rsidRPr="00EE6B02">
          <w:rPr>
            <w:rStyle w:val="Hyperlink"/>
            <w:noProof/>
          </w:rPr>
          <w:fldChar w:fldCharType="end"/>
        </w:r>
      </w:ins>
    </w:p>
    <w:p w14:paraId="281D7E93" w14:textId="77777777" w:rsidR="004E789F" w:rsidRDefault="004E789F">
      <w:pPr>
        <w:pStyle w:val="TOC1"/>
        <w:rPr>
          <w:ins w:id="507" w:author="The Si Tran" w:date="2012-12-16T10:02:00Z"/>
          <w:rFonts w:asciiTheme="minorHAnsi" w:eastAsiaTheme="minorEastAsia" w:hAnsiTheme="minorHAnsi" w:cstheme="minorBidi"/>
          <w:noProof/>
          <w:sz w:val="22"/>
        </w:rPr>
      </w:pPr>
      <w:ins w:id="50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_Toc343415668 \h </w:instrText>
        </w:r>
      </w:ins>
      <w:r>
        <w:rPr>
          <w:noProof/>
          <w:webHidden/>
        </w:rPr>
      </w:r>
      <w:r>
        <w:rPr>
          <w:noProof/>
          <w:webHidden/>
        </w:rPr>
        <w:fldChar w:fldCharType="separate"/>
      </w:r>
      <w:ins w:id="509" w:author="The Si Tran" w:date="2012-12-16T10:02:00Z">
        <w:r>
          <w:rPr>
            <w:noProof/>
            <w:webHidden/>
          </w:rPr>
          <w:t>67</w:t>
        </w:r>
        <w:r>
          <w:rPr>
            <w:noProof/>
            <w:webHidden/>
          </w:rPr>
          <w:fldChar w:fldCharType="end"/>
        </w:r>
        <w:r w:rsidRPr="00EE6B02">
          <w:rPr>
            <w:rStyle w:val="Hyperlink"/>
            <w:noProof/>
          </w:rPr>
          <w:fldChar w:fldCharType="end"/>
        </w:r>
      </w:ins>
    </w:p>
    <w:p w14:paraId="0E8D8826" w14:textId="77777777" w:rsidR="004E789F" w:rsidRDefault="004E789F">
      <w:pPr>
        <w:pStyle w:val="TOC1"/>
        <w:rPr>
          <w:ins w:id="510" w:author="The Si Tran" w:date="2012-12-16T10:02:00Z"/>
          <w:rFonts w:asciiTheme="minorHAnsi" w:eastAsiaTheme="minorEastAsia" w:hAnsiTheme="minorHAnsi" w:cstheme="minorBidi"/>
          <w:noProof/>
          <w:sz w:val="22"/>
        </w:rPr>
      </w:pPr>
      <w:ins w:id="51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6.6: Đồ thị chuỗi dữ liệu Prices</w:t>
        </w:r>
        <w:r>
          <w:rPr>
            <w:noProof/>
            <w:webHidden/>
          </w:rPr>
          <w:tab/>
        </w:r>
        <w:r>
          <w:rPr>
            <w:noProof/>
            <w:webHidden/>
          </w:rPr>
          <w:fldChar w:fldCharType="begin"/>
        </w:r>
        <w:r>
          <w:rPr>
            <w:noProof/>
            <w:webHidden/>
          </w:rPr>
          <w:instrText xml:space="preserve"> PAGEREF _Toc343415669 \h </w:instrText>
        </w:r>
      </w:ins>
      <w:r>
        <w:rPr>
          <w:noProof/>
          <w:webHidden/>
        </w:rPr>
      </w:r>
      <w:r>
        <w:rPr>
          <w:noProof/>
          <w:webHidden/>
        </w:rPr>
        <w:fldChar w:fldCharType="separate"/>
      </w:r>
      <w:ins w:id="512" w:author="The Si Tran" w:date="2012-12-16T10:02:00Z">
        <w:r>
          <w:rPr>
            <w:noProof/>
            <w:webHidden/>
          </w:rPr>
          <w:t>68</w:t>
        </w:r>
        <w:r>
          <w:rPr>
            <w:noProof/>
            <w:webHidden/>
          </w:rPr>
          <w:fldChar w:fldCharType="end"/>
        </w:r>
        <w:r w:rsidRPr="00EE6B02">
          <w:rPr>
            <w:rStyle w:val="Hyperlink"/>
            <w:noProof/>
          </w:rPr>
          <w:fldChar w:fldCharType="end"/>
        </w:r>
      </w:ins>
    </w:p>
    <w:p w14:paraId="66ACDCDD" w14:textId="77777777" w:rsidR="004E789F" w:rsidRDefault="004E789F">
      <w:pPr>
        <w:pStyle w:val="TOC1"/>
        <w:rPr>
          <w:ins w:id="513" w:author="The Si Tran" w:date="2012-12-16T10:02:00Z"/>
          <w:rFonts w:asciiTheme="minorHAnsi" w:eastAsiaTheme="minorEastAsia" w:hAnsiTheme="minorHAnsi" w:cstheme="minorBidi"/>
          <w:noProof/>
          <w:sz w:val="22"/>
        </w:rPr>
      </w:pPr>
      <w:ins w:id="51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"_Toc343415670"</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6.8: Đồ thị chuỗi dữ liệu Kobe</w:t>
        </w:r>
        <w:r>
          <w:rPr>
            <w:noProof/>
            <w:webHidden/>
          </w:rPr>
          <w:tab/>
        </w:r>
        <w:r>
          <w:rPr>
            <w:noProof/>
            <w:webHidden/>
          </w:rPr>
          <w:fldChar w:fldCharType="begin"/>
        </w:r>
        <w:r>
          <w:rPr>
            <w:noProof/>
            <w:webHidden/>
          </w:rPr>
          <w:instrText xml:space="preserve"> PAGEREF _Toc343415670 \h </w:instrText>
        </w:r>
      </w:ins>
      <w:r>
        <w:rPr>
          <w:noProof/>
          <w:webHidden/>
        </w:rPr>
      </w:r>
      <w:r>
        <w:rPr>
          <w:noProof/>
          <w:webHidden/>
        </w:rPr>
        <w:fldChar w:fldCharType="separate"/>
      </w:r>
      <w:ins w:id="515" w:author="The Si Tran" w:date="2012-12-16T10:02:00Z">
        <w:r>
          <w:rPr>
            <w:noProof/>
            <w:webHidden/>
          </w:rPr>
          <w:t>69</w:t>
        </w:r>
        <w:r>
          <w:rPr>
            <w:noProof/>
            <w:webHidden/>
          </w:rPr>
          <w:fldChar w:fldCharType="end"/>
        </w:r>
        <w:r w:rsidRPr="00EE6B02">
          <w:rPr>
            <w:rStyle w:val="Hyperlink"/>
            <w:noProof/>
          </w:rPr>
          <w:fldChar w:fldCharType="end"/>
        </w:r>
      </w:ins>
    </w:p>
    <w:p w14:paraId="752E51D5" w14:textId="77777777" w:rsidR="00023D92" w:rsidRDefault="00187200" w:rsidP="00187200">
      <w:pPr>
        <w:rPr>
          <w:ins w:id="516" w:author="The Si Tran" w:date="2012-12-11T23:59:00Z"/>
        </w:rPr>
      </w:pPr>
      <w:ins w:id="517" w:author="The Si Tran" w:date="2012-12-11T23:27:00Z">
        <w:r>
          <w:fldChar w:fldCharType="end"/>
        </w:r>
      </w:ins>
    </w:p>
    <w:p w14:paraId="0D0647A7" w14:textId="77777777" w:rsidR="00023D92" w:rsidRDefault="00023D92">
      <w:pPr>
        <w:spacing w:before="0" w:after="200" w:line="276" w:lineRule="auto"/>
        <w:jc w:val="left"/>
        <w:rPr>
          <w:ins w:id="518" w:author="The Si Tran" w:date="2012-12-11T23:59:00Z"/>
        </w:rPr>
      </w:pPr>
      <w:ins w:id="519" w:author="The Si Tran" w:date="2012-12-11T23:59:00Z">
        <w:r>
          <w:br w:type="page"/>
        </w:r>
      </w:ins>
    </w:p>
    <w:p w14:paraId="44F77B1A" w14:textId="77777777" w:rsidR="00682B49" w:rsidRDefault="006D2AC8">
      <w:pPr>
        <w:pStyle w:val="Heading1"/>
        <w:numPr>
          <w:ilvl w:val="0"/>
          <w:numId w:val="0"/>
        </w:numPr>
        <w:tabs>
          <w:tab w:val="clear" w:pos="864"/>
        </w:tabs>
        <w:rPr>
          <w:ins w:id="520" w:author="The Si Tran" w:date="2012-12-12T08:04:00Z"/>
        </w:rPr>
        <w:pPrChange w:id="521" w:author="The Si Tran" w:date="2012-12-14T07:17:00Z">
          <w:pPr>
            <w:pStyle w:val="TOC1"/>
            <w:tabs>
              <w:tab w:val="right" w:pos="9321"/>
            </w:tabs>
          </w:pPr>
        </w:pPrChange>
      </w:pPr>
      <w:bookmarkStart w:id="522" w:name="_Toc343415677"/>
      <w:ins w:id="523" w:author="The Si Tran" w:date="2012-12-12T07:33:00Z">
        <w:r w:rsidRPr="00250D4D">
          <w:lastRenderedPageBreak/>
          <w:t>DANH MỤ</w:t>
        </w:r>
        <w:r>
          <w:t xml:space="preserve">C </w:t>
        </w:r>
      </w:ins>
      <w:ins w:id="524" w:author="The Si Tran" w:date="2012-12-12T07:34:00Z">
        <w:r>
          <w:t>B</w:t>
        </w:r>
      </w:ins>
      <w:ins w:id="525" w:author="The Si Tran" w:date="2012-12-12T07:33:00Z">
        <w:r>
          <w:t>ẢNG</w:t>
        </w:r>
      </w:ins>
      <w:bookmarkEnd w:id="522"/>
    </w:p>
    <w:p w14:paraId="7539D010" w14:textId="77777777" w:rsidR="003343D0" w:rsidRDefault="00B557A5">
      <w:pPr>
        <w:pStyle w:val="TOC1"/>
        <w:rPr>
          <w:ins w:id="526" w:author="The Si Tran" w:date="2012-12-16T10:01:00Z"/>
          <w:rFonts w:asciiTheme="minorHAnsi" w:eastAsiaTheme="minorEastAsia" w:hAnsiTheme="minorHAnsi" w:cstheme="minorBidi"/>
          <w:noProof/>
          <w:sz w:val="22"/>
        </w:rPr>
        <w:pPrChange w:id="527" w:author="The Si Tran" w:date="2012-12-16T10:03:00Z">
          <w:pPr>
            <w:pStyle w:val="TOC1"/>
            <w:tabs>
              <w:tab w:val="right" w:pos="9062"/>
            </w:tabs>
          </w:pPr>
        </w:pPrChange>
      </w:pPr>
      <w:ins w:id="528" w:author="The Si Tran" w:date="2012-12-12T07:35:00Z">
        <w:r>
          <w:fldChar w:fldCharType="begin"/>
        </w:r>
        <w:r>
          <w:instrText xml:space="preserve"> TOC \f \h \z \t "Bang,1" </w:instrText>
        </w:r>
      </w:ins>
      <w:r>
        <w:fldChar w:fldCharType="separate"/>
      </w:r>
      <w:ins w:id="529"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ins w:id="530" w:author="The Si Tran" w:date="2012-12-16T10:01:00Z">
        <w:r w:rsidR="003343D0">
          <w:rPr>
            <w:noProof/>
            <w:webHidden/>
          </w:rPr>
          <w:t>13</w:t>
        </w:r>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531" w:author="The Si Tran" w:date="2012-12-16T10:01:00Z"/>
          <w:rFonts w:asciiTheme="minorHAnsi" w:eastAsiaTheme="minorEastAsia" w:hAnsiTheme="minorHAnsi" w:cstheme="minorBidi"/>
          <w:noProof/>
          <w:sz w:val="22"/>
        </w:rPr>
        <w:pPrChange w:id="532" w:author="The Si Tran" w:date="2012-12-16T10:03:00Z">
          <w:pPr>
            <w:pStyle w:val="TOC1"/>
            <w:tabs>
              <w:tab w:val="right" w:pos="9062"/>
            </w:tabs>
          </w:pPr>
        </w:pPrChange>
      </w:pPr>
      <w:ins w:id="53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ins w:id="534" w:author="The Si Tran" w:date="2012-12-16T10:01:00Z">
        <w:r>
          <w:rPr>
            <w:noProof/>
            <w:webHidden/>
          </w:rPr>
          <w:t>25</w:t>
        </w:r>
        <w:r>
          <w:rPr>
            <w:noProof/>
            <w:webHidden/>
          </w:rPr>
          <w:fldChar w:fldCharType="end"/>
        </w:r>
        <w:r w:rsidRPr="00FA5091">
          <w:rPr>
            <w:rStyle w:val="Hyperlink"/>
            <w:noProof/>
          </w:rPr>
          <w:fldChar w:fldCharType="end"/>
        </w:r>
      </w:ins>
    </w:p>
    <w:p w14:paraId="1EA18D1A" w14:textId="77777777" w:rsidR="003343D0" w:rsidRDefault="003343D0">
      <w:pPr>
        <w:pStyle w:val="TOC1"/>
        <w:rPr>
          <w:ins w:id="535" w:author="The Si Tran" w:date="2012-12-16T10:01:00Z"/>
          <w:rFonts w:asciiTheme="minorHAnsi" w:eastAsiaTheme="minorEastAsia" w:hAnsiTheme="minorHAnsi" w:cstheme="minorBidi"/>
          <w:noProof/>
          <w:sz w:val="22"/>
        </w:rPr>
        <w:pPrChange w:id="536" w:author="The Si Tran" w:date="2012-12-16T10:03:00Z">
          <w:pPr>
            <w:pStyle w:val="TOC1"/>
            <w:tabs>
              <w:tab w:val="right" w:pos="9062"/>
            </w:tabs>
          </w:pPr>
        </w:pPrChange>
      </w:pPr>
      <w:ins w:id="53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ins w:id="538" w:author="The Si Tran" w:date="2012-12-16T10:01:00Z">
        <w:r>
          <w:rPr>
            <w:noProof/>
            <w:webHidden/>
          </w:rPr>
          <w:t>64</w:t>
        </w:r>
        <w:r>
          <w:rPr>
            <w:noProof/>
            <w:webHidden/>
          </w:rPr>
          <w:fldChar w:fldCharType="end"/>
        </w:r>
        <w:r w:rsidRPr="00FA5091">
          <w:rPr>
            <w:rStyle w:val="Hyperlink"/>
            <w:noProof/>
          </w:rPr>
          <w:fldChar w:fldCharType="end"/>
        </w:r>
      </w:ins>
    </w:p>
    <w:p w14:paraId="36AED60B" w14:textId="77777777" w:rsidR="003343D0" w:rsidRDefault="003343D0">
      <w:pPr>
        <w:pStyle w:val="TOC1"/>
        <w:rPr>
          <w:ins w:id="539" w:author="The Si Tran" w:date="2012-12-16T10:01:00Z"/>
          <w:rFonts w:asciiTheme="minorHAnsi" w:eastAsiaTheme="minorEastAsia" w:hAnsiTheme="minorHAnsi" w:cstheme="minorBidi"/>
          <w:noProof/>
          <w:sz w:val="22"/>
        </w:rPr>
        <w:pPrChange w:id="540" w:author="The Si Tran" w:date="2012-12-16T10:03:00Z">
          <w:pPr>
            <w:pStyle w:val="TOC1"/>
            <w:tabs>
              <w:tab w:val="right" w:pos="9062"/>
            </w:tabs>
          </w:pPr>
        </w:pPrChange>
      </w:pPr>
      <w:ins w:id="54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ins w:id="542" w:author="The Si Tran" w:date="2012-12-16T10:01:00Z">
        <w:r>
          <w:rPr>
            <w:noProof/>
            <w:webHidden/>
          </w:rPr>
          <w:t>69</w:t>
        </w:r>
        <w:r>
          <w:rPr>
            <w:noProof/>
            <w:webHidden/>
          </w:rPr>
          <w:fldChar w:fldCharType="end"/>
        </w:r>
        <w:r w:rsidRPr="00FA5091">
          <w:rPr>
            <w:rStyle w:val="Hyperlink"/>
            <w:noProof/>
          </w:rPr>
          <w:fldChar w:fldCharType="end"/>
        </w:r>
      </w:ins>
    </w:p>
    <w:p w14:paraId="6C56354A" w14:textId="77777777" w:rsidR="003343D0" w:rsidRDefault="003343D0">
      <w:pPr>
        <w:pStyle w:val="TOC1"/>
        <w:rPr>
          <w:ins w:id="543" w:author="The Si Tran" w:date="2012-12-16T10:01:00Z"/>
          <w:rFonts w:asciiTheme="minorHAnsi" w:eastAsiaTheme="minorEastAsia" w:hAnsiTheme="minorHAnsi" w:cstheme="minorBidi"/>
          <w:noProof/>
          <w:sz w:val="22"/>
        </w:rPr>
        <w:pPrChange w:id="544" w:author="The Si Tran" w:date="2012-12-16T10:03:00Z">
          <w:pPr>
            <w:pStyle w:val="TOC1"/>
            <w:tabs>
              <w:tab w:val="right" w:pos="9062"/>
            </w:tabs>
          </w:pPr>
        </w:pPrChange>
      </w:pPr>
      <w:ins w:id="54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ins w:id="546" w:author="The Si Tran" w:date="2012-12-16T10:01:00Z">
        <w:r>
          <w:rPr>
            <w:noProof/>
            <w:webHidden/>
          </w:rPr>
          <w:t>70</w:t>
        </w:r>
        <w:r>
          <w:rPr>
            <w:noProof/>
            <w:webHidden/>
          </w:rPr>
          <w:fldChar w:fldCharType="end"/>
        </w:r>
        <w:r w:rsidRPr="00FA5091">
          <w:rPr>
            <w:rStyle w:val="Hyperlink"/>
            <w:noProof/>
          </w:rPr>
          <w:fldChar w:fldCharType="end"/>
        </w:r>
      </w:ins>
    </w:p>
    <w:p w14:paraId="42475B28" w14:textId="77777777" w:rsidR="003343D0" w:rsidRDefault="003343D0">
      <w:pPr>
        <w:pStyle w:val="TOC1"/>
        <w:rPr>
          <w:ins w:id="547" w:author="The Si Tran" w:date="2012-12-16T10:01:00Z"/>
          <w:rFonts w:asciiTheme="minorHAnsi" w:eastAsiaTheme="minorEastAsia" w:hAnsiTheme="minorHAnsi" w:cstheme="minorBidi"/>
          <w:noProof/>
          <w:sz w:val="22"/>
        </w:rPr>
        <w:pPrChange w:id="548" w:author="The Si Tran" w:date="2012-12-16T10:03:00Z">
          <w:pPr>
            <w:pStyle w:val="TOC1"/>
            <w:tabs>
              <w:tab w:val="right" w:pos="9062"/>
            </w:tabs>
          </w:pPr>
        </w:pPrChange>
      </w:pPr>
      <w:ins w:id="54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ins w:id="550" w:author="The Si Tran" w:date="2012-12-16T10:01:00Z">
        <w:r>
          <w:rPr>
            <w:noProof/>
            <w:webHidden/>
          </w:rPr>
          <w:t>70</w:t>
        </w:r>
        <w:r>
          <w:rPr>
            <w:noProof/>
            <w:webHidden/>
          </w:rPr>
          <w:fldChar w:fldCharType="end"/>
        </w:r>
        <w:r w:rsidRPr="00FA5091">
          <w:rPr>
            <w:rStyle w:val="Hyperlink"/>
            <w:noProof/>
          </w:rPr>
          <w:fldChar w:fldCharType="end"/>
        </w:r>
      </w:ins>
    </w:p>
    <w:p w14:paraId="4680F05D" w14:textId="77777777" w:rsidR="003343D0" w:rsidRDefault="003343D0">
      <w:pPr>
        <w:pStyle w:val="TOC1"/>
        <w:rPr>
          <w:ins w:id="551" w:author="The Si Tran" w:date="2012-12-16T10:01:00Z"/>
          <w:rFonts w:asciiTheme="minorHAnsi" w:eastAsiaTheme="minorEastAsia" w:hAnsiTheme="minorHAnsi" w:cstheme="minorBidi"/>
          <w:noProof/>
          <w:sz w:val="22"/>
        </w:rPr>
        <w:pPrChange w:id="552" w:author="The Si Tran" w:date="2012-12-16T10:03:00Z">
          <w:pPr>
            <w:pStyle w:val="TOC1"/>
            <w:tabs>
              <w:tab w:val="right" w:pos="9062"/>
            </w:tabs>
          </w:pPr>
        </w:pPrChange>
      </w:pPr>
      <w:ins w:id="55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ins w:id="554" w:author="The Si Tran" w:date="2012-12-16T10:01:00Z">
        <w:r>
          <w:rPr>
            <w:noProof/>
            <w:webHidden/>
          </w:rPr>
          <w:t>70</w:t>
        </w:r>
        <w:r>
          <w:rPr>
            <w:noProof/>
            <w:webHidden/>
          </w:rPr>
          <w:fldChar w:fldCharType="end"/>
        </w:r>
        <w:r w:rsidRPr="00FA5091">
          <w:rPr>
            <w:rStyle w:val="Hyperlink"/>
            <w:noProof/>
          </w:rPr>
          <w:fldChar w:fldCharType="end"/>
        </w:r>
      </w:ins>
    </w:p>
    <w:p w14:paraId="5B91E9AA" w14:textId="77777777" w:rsidR="003343D0" w:rsidRDefault="003343D0">
      <w:pPr>
        <w:pStyle w:val="TOC1"/>
        <w:rPr>
          <w:ins w:id="555" w:author="The Si Tran" w:date="2012-12-16T10:01:00Z"/>
          <w:rFonts w:asciiTheme="minorHAnsi" w:eastAsiaTheme="minorEastAsia" w:hAnsiTheme="minorHAnsi" w:cstheme="minorBidi"/>
          <w:noProof/>
          <w:sz w:val="22"/>
        </w:rPr>
        <w:pPrChange w:id="556" w:author="The Si Tran" w:date="2012-12-16T10:03:00Z">
          <w:pPr>
            <w:pStyle w:val="TOC1"/>
            <w:tabs>
              <w:tab w:val="right" w:pos="9062"/>
            </w:tabs>
          </w:pPr>
        </w:pPrChange>
      </w:pPr>
      <w:ins w:id="55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ins w:id="558" w:author="The Si Tran" w:date="2012-12-16T10:01:00Z">
        <w:r>
          <w:rPr>
            <w:noProof/>
            <w:webHidden/>
          </w:rPr>
          <w:t>71</w:t>
        </w:r>
        <w:r>
          <w:rPr>
            <w:noProof/>
            <w:webHidden/>
          </w:rPr>
          <w:fldChar w:fldCharType="end"/>
        </w:r>
        <w:r w:rsidRPr="00FA5091">
          <w:rPr>
            <w:rStyle w:val="Hyperlink"/>
            <w:noProof/>
          </w:rPr>
          <w:fldChar w:fldCharType="end"/>
        </w:r>
      </w:ins>
    </w:p>
    <w:p w14:paraId="07BDFC59" w14:textId="77777777" w:rsidR="003343D0" w:rsidRDefault="003343D0">
      <w:pPr>
        <w:pStyle w:val="TOC1"/>
        <w:rPr>
          <w:ins w:id="559" w:author="The Si Tran" w:date="2012-12-16T10:01:00Z"/>
          <w:rFonts w:asciiTheme="minorHAnsi" w:eastAsiaTheme="minorEastAsia" w:hAnsiTheme="minorHAnsi" w:cstheme="minorBidi"/>
          <w:noProof/>
          <w:sz w:val="22"/>
        </w:rPr>
        <w:pPrChange w:id="560" w:author="The Si Tran" w:date="2012-12-16T10:03:00Z">
          <w:pPr>
            <w:pStyle w:val="TOC1"/>
            <w:tabs>
              <w:tab w:val="right" w:pos="9062"/>
            </w:tabs>
          </w:pPr>
        </w:pPrChange>
      </w:pPr>
      <w:ins w:id="56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ins w:id="562" w:author="The Si Tran" w:date="2012-12-16T10:01:00Z">
        <w:r>
          <w:rPr>
            <w:noProof/>
            <w:webHidden/>
          </w:rPr>
          <w:t>71</w:t>
        </w:r>
        <w:r>
          <w:rPr>
            <w:noProof/>
            <w:webHidden/>
          </w:rPr>
          <w:fldChar w:fldCharType="end"/>
        </w:r>
        <w:r w:rsidRPr="00FA5091">
          <w:rPr>
            <w:rStyle w:val="Hyperlink"/>
            <w:noProof/>
          </w:rPr>
          <w:fldChar w:fldCharType="end"/>
        </w:r>
      </w:ins>
    </w:p>
    <w:p w14:paraId="1E8690CA" w14:textId="77777777" w:rsidR="003343D0" w:rsidRDefault="003343D0">
      <w:pPr>
        <w:pStyle w:val="TOC1"/>
        <w:rPr>
          <w:ins w:id="563" w:author="The Si Tran" w:date="2012-12-16T10:01:00Z"/>
          <w:rFonts w:asciiTheme="minorHAnsi" w:eastAsiaTheme="minorEastAsia" w:hAnsiTheme="minorHAnsi" w:cstheme="minorBidi"/>
          <w:noProof/>
          <w:sz w:val="22"/>
        </w:rPr>
        <w:pPrChange w:id="564" w:author="The Si Tran" w:date="2012-12-16T10:03:00Z">
          <w:pPr>
            <w:pStyle w:val="TOC1"/>
            <w:tabs>
              <w:tab w:val="right" w:pos="9062"/>
            </w:tabs>
          </w:pPr>
        </w:pPrChange>
      </w:pPr>
      <w:ins w:id="56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ins w:id="566" w:author="The Si Tran" w:date="2012-12-16T10:01:00Z">
        <w:r>
          <w:rPr>
            <w:noProof/>
            <w:webHidden/>
          </w:rPr>
          <w:t>72</w:t>
        </w:r>
        <w:r>
          <w:rPr>
            <w:noProof/>
            <w:webHidden/>
          </w:rPr>
          <w:fldChar w:fldCharType="end"/>
        </w:r>
        <w:r w:rsidRPr="00FA5091">
          <w:rPr>
            <w:rStyle w:val="Hyperlink"/>
            <w:noProof/>
          </w:rPr>
          <w:fldChar w:fldCharType="end"/>
        </w:r>
      </w:ins>
    </w:p>
    <w:p w14:paraId="2B6D608A" w14:textId="77777777" w:rsidR="003343D0" w:rsidRDefault="003343D0">
      <w:pPr>
        <w:pStyle w:val="TOC1"/>
        <w:rPr>
          <w:ins w:id="567" w:author="The Si Tran" w:date="2012-12-16T10:01:00Z"/>
          <w:rFonts w:asciiTheme="minorHAnsi" w:eastAsiaTheme="minorEastAsia" w:hAnsiTheme="minorHAnsi" w:cstheme="minorBidi"/>
          <w:noProof/>
          <w:sz w:val="22"/>
        </w:rPr>
        <w:pPrChange w:id="568" w:author="The Si Tran" w:date="2012-12-16T10:03:00Z">
          <w:pPr>
            <w:pStyle w:val="TOC1"/>
            <w:tabs>
              <w:tab w:val="right" w:pos="9062"/>
            </w:tabs>
          </w:pPr>
        </w:pPrChange>
      </w:pPr>
      <w:ins w:id="56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ins w:id="570" w:author="The Si Tran" w:date="2012-12-16T10:01:00Z">
        <w:r>
          <w:rPr>
            <w:noProof/>
            <w:webHidden/>
          </w:rPr>
          <w:t>73</w:t>
        </w:r>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571" w:author="The Si Tran" w:date="2012-12-12T07:59:00Z"/>
          <w:noProof/>
        </w:rPr>
      </w:pPr>
    </w:p>
    <w:p w14:paraId="1A31478E" w14:textId="77777777" w:rsidR="00CB48F0" w:rsidRPr="005C682D" w:rsidDel="00187200" w:rsidRDefault="00B557A5">
      <w:pPr>
        <w:pStyle w:val="Heading1"/>
        <w:numPr>
          <w:ilvl w:val="0"/>
          <w:numId w:val="0"/>
        </w:numPr>
        <w:ind w:left="360"/>
        <w:jc w:val="left"/>
        <w:rPr>
          <w:del w:id="572" w:author="The Si Tran" w:date="2012-12-11T23:27:00Z"/>
        </w:rPr>
        <w:pPrChange w:id="573" w:author="The Si Tran" w:date="2012-12-12T07:33:00Z">
          <w:pPr>
            <w:pStyle w:val="Heading1"/>
            <w:numPr>
              <w:numId w:val="0"/>
            </w:numPr>
            <w:spacing w:line="480" w:lineRule="auto"/>
            <w:ind w:left="0" w:firstLine="0"/>
            <w:jc w:val="left"/>
          </w:pPr>
        </w:pPrChange>
      </w:pPr>
      <w:ins w:id="574"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575" w:author="The Si Tran" w:date="2012-12-11T23:00:00Z"/>
          <w:b w:val="0"/>
          <w:bCs w:val="0"/>
          <w:sz w:val="26"/>
          <w:rPrChange w:id="576" w:author="The Si Tran" w:date="2012-12-05T23:02:00Z">
            <w:rPr>
              <w:del w:id="577" w:author="The Si Tran" w:date="2012-12-11T23:00:00Z"/>
              <w:b/>
              <w:bCs/>
              <w:kern w:val="32"/>
              <w:sz w:val="32"/>
              <w:szCs w:val="32"/>
            </w:rPr>
          </w:rPrChange>
        </w:rPr>
        <w:pPrChange w:id="578" w:author="The Si Tran" w:date="2012-12-12T07:33:00Z">
          <w:pPr>
            <w:spacing w:before="0" w:after="200" w:line="276" w:lineRule="auto"/>
            <w:jc w:val="left"/>
          </w:pPr>
        </w:pPrChange>
      </w:pPr>
      <w:bookmarkStart w:id="579" w:name="_Toc328879888"/>
      <w:bookmarkStart w:id="580" w:name="_Toc328894964"/>
      <w:del w:id="581"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582" w:author="The Si Tran" w:date="2012-12-12T00:01:00Z"/>
          <w:rFonts w:cs="Times New Roman"/>
          <w:sz w:val="26"/>
        </w:rPr>
        <w:pPrChange w:id="583" w:author="The Si Tran" w:date="2012-12-12T07:33:00Z">
          <w:pPr>
            <w:pStyle w:val="Heading1"/>
            <w:numPr>
              <w:numId w:val="0"/>
            </w:numPr>
            <w:spacing w:line="480" w:lineRule="auto"/>
            <w:ind w:left="0" w:firstLine="0"/>
            <w:jc w:val="left"/>
          </w:pPr>
        </w:pPrChange>
      </w:pPr>
      <w:del w:id="584" w:author="The Si Tran" w:date="2012-12-12T07:33:00Z">
        <w:r w:rsidRPr="00312F4F" w:rsidDel="006D2AC8">
          <w:rPr>
            <w:rFonts w:cs="Times New Roman"/>
            <w:sz w:val="26"/>
          </w:rPr>
          <w:delText>DANH MỤC BẢNG</w:delText>
        </w:r>
      </w:del>
      <w:bookmarkEnd w:id="579"/>
      <w:bookmarkEnd w:id="580"/>
    </w:p>
    <w:p w14:paraId="697A1872" w14:textId="77777777" w:rsidR="0045424A" w:rsidRPr="002B1464" w:rsidDel="00D80916" w:rsidRDefault="0045424A">
      <w:pPr>
        <w:rPr>
          <w:del w:id="585" w:author="The Si Tran" w:date="2012-12-12T13:34:00Z"/>
        </w:rPr>
      </w:pPr>
    </w:p>
    <w:p w14:paraId="0C08AE99" w14:textId="77777777" w:rsidR="004D65BA" w:rsidRPr="0049233F" w:rsidDel="00D80916" w:rsidRDefault="0045424A" w:rsidP="0045424A">
      <w:pPr>
        <w:spacing w:before="0" w:after="200" w:line="276" w:lineRule="auto"/>
        <w:jc w:val="left"/>
        <w:rPr>
          <w:del w:id="586" w:author="The Si Tran" w:date="2012-12-12T13:33:00Z"/>
          <w:noProof/>
          <w:szCs w:val="26"/>
        </w:rPr>
      </w:pPr>
      <w:del w:id="587"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588" w:author="The Si Tran" w:date="2012-12-12T13:34:00Z"/>
          <w:noProof/>
        </w:rPr>
      </w:pPr>
    </w:p>
    <w:p w14:paraId="718E6531" w14:textId="77777777" w:rsidR="00D80916" w:rsidRPr="00D80916" w:rsidRDefault="00D80916">
      <w:pPr>
        <w:rPr>
          <w:ins w:id="589" w:author="The Si Tran" w:date="2012-12-12T13:34:00Z"/>
          <w:rPrChange w:id="590" w:author="The Si Tran" w:date="2012-12-12T13:34:00Z">
            <w:rPr>
              <w:ins w:id="591" w:author="The Si Tran" w:date="2012-12-12T13:34:00Z"/>
              <w:noProof/>
            </w:rPr>
          </w:rPrChange>
        </w:rPr>
        <w:pPrChange w:id="592" w:author="The Si Tran" w:date="2012-12-12T13:34:00Z">
          <w:pPr>
            <w:spacing w:before="0" w:after="200" w:line="276" w:lineRule="auto"/>
            <w:jc w:val="left"/>
          </w:pPr>
        </w:pPrChange>
      </w:pPr>
    </w:p>
    <w:p w14:paraId="7ECCFBBD" w14:textId="77777777" w:rsidR="00D80916" w:rsidRPr="00D80916" w:rsidRDefault="00D80916">
      <w:pPr>
        <w:rPr>
          <w:ins w:id="593" w:author="The Si Tran" w:date="2012-12-12T13:34:00Z"/>
          <w:rPrChange w:id="594" w:author="The Si Tran" w:date="2012-12-12T13:34:00Z">
            <w:rPr>
              <w:ins w:id="595" w:author="The Si Tran" w:date="2012-12-12T13:34:00Z"/>
              <w:noProof/>
            </w:rPr>
          </w:rPrChange>
        </w:rPr>
        <w:pPrChange w:id="596" w:author="The Si Tran" w:date="2012-12-12T13:34:00Z">
          <w:pPr>
            <w:spacing w:before="0" w:after="200" w:line="276" w:lineRule="auto"/>
            <w:jc w:val="left"/>
          </w:pPr>
        </w:pPrChange>
      </w:pPr>
    </w:p>
    <w:p w14:paraId="18E27414" w14:textId="77777777" w:rsidR="00D80916" w:rsidRPr="00D80916" w:rsidRDefault="00D80916">
      <w:pPr>
        <w:rPr>
          <w:ins w:id="597" w:author="The Si Tran" w:date="2012-12-12T13:34:00Z"/>
          <w:rPrChange w:id="598" w:author="The Si Tran" w:date="2012-12-12T13:34:00Z">
            <w:rPr>
              <w:ins w:id="599" w:author="The Si Tran" w:date="2012-12-12T13:34:00Z"/>
              <w:noProof/>
            </w:rPr>
          </w:rPrChange>
        </w:rPr>
        <w:pPrChange w:id="600" w:author="The Si Tran" w:date="2012-12-12T13:34:00Z">
          <w:pPr>
            <w:spacing w:before="0" w:after="200" w:line="276" w:lineRule="auto"/>
            <w:jc w:val="left"/>
          </w:pPr>
        </w:pPrChange>
      </w:pPr>
    </w:p>
    <w:p w14:paraId="428BE4D4" w14:textId="77777777" w:rsidR="00D80916" w:rsidRPr="00D80916" w:rsidRDefault="00D80916">
      <w:pPr>
        <w:rPr>
          <w:ins w:id="601" w:author="The Si Tran" w:date="2012-12-12T13:34:00Z"/>
          <w:rPrChange w:id="602" w:author="The Si Tran" w:date="2012-12-12T13:34:00Z">
            <w:rPr>
              <w:ins w:id="603" w:author="The Si Tran" w:date="2012-12-12T13:34:00Z"/>
              <w:noProof/>
            </w:rPr>
          </w:rPrChange>
        </w:rPr>
        <w:pPrChange w:id="604" w:author="The Si Tran" w:date="2012-12-12T13:34:00Z">
          <w:pPr>
            <w:spacing w:before="0" w:after="200" w:line="276" w:lineRule="auto"/>
            <w:jc w:val="left"/>
          </w:pPr>
        </w:pPrChange>
      </w:pPr>
    </w:p>
    <w:p w14:paraId="0BD67063" w14:textId="77777777" w:rsidR="00D80916" w:rsidRDefault="00D80916" w:rsidP="00D80916">
      <w:pPr>
        <w:rPr>
          <w:ins w:id="605" w:author="The Si Tran" w:date="2012-12-12T13:34:00Z"/>
        </w:rPr>
      </w:pPr>
    </w:p>
    <w:p w14:paraId="3CA23180" w14:textId="77777777" w:rsidR="00D80916" w:rsidRDefault="00D80916">
      <w:pPr>
        <w:tabs>
          <w:tab w:val="left" w:pos="1260"/>
        </w:tabs>
        <w:rPr>
          <w:ins w:id="606" w:author="The Si Tran" w:date="2012-12-12T13:34:00Z"/>
        </w:rPr>
        <w:pPrChange w:id="607" w:author="The Si Tran" w:date="2012-12-12T13:34:00Z">
          <w:pPr/>
        </w:pPrChange>
      </w:pPr>
      <w:ins w:id="608" w:author="The Si Tran" w:date="2012-12-12T13:34:00Z">
        <w:r>
          <w:tab/>
        </w:r>
      </w:ins>
    </w:p>
    <w:p w14:paraId="3551C36F" w14:textId="77777777" w:rsidR="00350BDD" w:rsidRDefault="00350BDD">
      <w:pPr>
        <w:rPr>
          <w:ins w:id="609" w:author="The Si Tran" w:date="2012-12-12T13:34:00Z"/>
          <w:b/>
          <w:bCs/>
          <w:rPrChange w:id="610" w:author="The Si Tran" w:date="2012-12-12T13:34:00Z">
            <w:rPr>
              <w:ins w:id="611" w:author="The Si Tran" w:date="2012-12-12T13:34:00Z"/>
              <w:rFonts w:cs="Times New Roman"/>
              <w:b w:val="0"/>
              <w:bCs w:val="0"/>
              <w:caps/>
              <w:noProof/>
              <w:kern w:val="0"/>
              <w:sz w:val="26"/>
              <w:szCs w:val="26"/>
            </w:rPr>
          </w:rPrChange>
        </w:rPr>
        <w:sectPr w:rsidR="00350BDD" w:rsidSect="005E182F">
          <w:footerReference w:type="default" r:id="rId11"/>
          <w:pgSz w:w="11909" w:h="16834" w:code="9"/>
          <w:pgMar w:top="1411" w:right="1138" w:bottom="1411" w:left="1699" w:header="720" w:footer="720" w:gutter="0"/>
          <w:pgNumType w:fmt="lowerRoman" w:start="1"/>
          <w:cols w:space="720"/>
          <w:titlePg/>
          <w:docGrid w:linePitch="360"/>
          <w:sectPrChange w:id="617" w:author="The Si Tran" w:date="2012-12-12T13:50:00Z">
            <w:sectPr w:rsidR="00350BDD" w:rsidSect="005E182F">
              <w:pgMar w:top="1411" w:right="1138" w:bottom="1411" w:left="1699" w:header="720" w:footer="720" w:gutter="0"/>
              <w:pgNumType w:fmt="decimal"/>
              <w:titlePg w:val="0"/>
            </w:sectPr>
          </w:sectPrChange>
        </w:sectPr>
        <w:pPrChange w:id="618" w:author="The Si Tran" w:date="2012-12-12T13:34:00Z">
          <w:pPr>
            <w:pStyle w:val="Heading1"/>
            <w:ind w:firstLine="180"/>
            <w:jc w:val="left"/>
          </w:pPr>
        </w:pPrChange>
      </w:pPr>
    </w:p>
    <w:p w14:paraId="1CC33B30" w14:textId="77777777" w:rsidR="004B6166" w:rsidRPr="00EC61DB" w:rsidDel="00C31595" w:rsidRDefault="004B6166">
      <w:pPr>
        <w:pStyle w:val="Heading1"/>
        <w:rPr>
          <w:del w:id="619" w:author="The Si Tran" w:date="2012-12-12T07:32:00Z"/>
          <w:b w:val="0"/>
          <w:rPrChange w:id="620" w:author="The Si Tran" w:date="2012-12-14T07:14:00Z">
            <w:rPr>
              <w:del w:id="621" w:author="The Si Tran" w:date="2012-12-12T07:32:00Z"/>
              <w:b/>
              <w:caps/>
              <w:noProof/>
              <w:sz w:val="32"/>
              <w:szCs w:val="32"/>
            </w:rPr>
          </w:rPrChange>
        </w:rPr>
        <w:pPrChange w:id="622" w:author="The Si Tran" w:date="2012-12-14T07:14:00Z">
          <w:pPr>
            <w:spacing w:before="0" w:after="200" w:line="276" w:lineRule="auto"/>
            <w:jc w:val="center"/>
          </w:pPr>
        </w:pPrChange>
      </w:pPr>
      <w:del w:id="623" w:author="The Si Tran" w:date="2012-12-12T07:32:00Z">
        <w:r w:rsidRPr="00EC61DB" w:rsidDel="00C31595">
          <w:rPr>
            <w:b w:val="0"/>
            <w:bCs w:val="0"/>
            <w:rPrChange w:id="624" w:author="The Si Tran" w:date="2012-12-14T07:14:00Z">
              <w:rPr>
                <w:rFonts w:cs="Arial"/>
                <w:b/>
                <w:bCs/>
                <w:caps/>
                <w:noProof/>
                <w:kern w:val="32"/>
                <w:sz w:val="32"/>
                <w:szCs w:val="26"/>
              </w:rPr>
            </w:rPrChange>
          </w:rPr>
          <w:lastRenderedPageBreak/>
          <w:delText>Danh mục chữ viết tắt</w:delText>
        </w:r>
        <w:bookmarkStart w:id="625" w:name="_Toc343083492"/>
        <w:bookmarkStart w:id="626" w:name="_Toc343083706"/>
        <w:bookmarkStart w:id="627" w:name="_Toc343083917"/>
        <w:bookmarkStart w:id="628" w:name="_Toc343220676"/>
        <w:bookmarkStart w:id="629" w:name="_Toc343232179"/>
        <w:bookmarkStart w:id="630" w:name="_Toc343232592"/>
        <w:bookmarkStart w:id="631" w:name="_Toc343232877"/>
        <w:bookmarkStart w:id="632" w:name="_Toc343415382"/>
        <w:bookmarkStart w:id="633" w:name="_Toc343415678"/>
        <w:bookmarkEnd w:id="625"/>
        <w:bookmarkEnd w:id="626"/>
        <w:bookmarkEnd w:id="627"/>
        <w:bookmarkEnd w:id="628"/>
        <w:bookmarkEnd w:id="629"/>
        <w:bookmarkEnd w:id="630"/>
        <w:bookmarkEnd w:id="631"/>
        <w:bookmarkEnd w:id="632"/>
        <w:bookmarkEnd w:id="633"/>
      </w:del>
    </w:p>
    <w:p w14:paraId="08C26D51" w14:textId="77777777" w:rsidR="004B6166" w:rsidRPr="00EC61DB" w:rsidDel="00C31595" w:rsidRDefault="004B6166">
      <w:pPr>
        <w:pStyle w:val="Heading1"/>
        <w:rPr>
          <w:del w:id="634" w:author="The Si Tran" w:date="2012-12-12T07:32:00Z"/>
          <w:rPrChange w:id="635" w:author="The Si Tran" w:date="2012-12-14T07:14:00Z">
            <w:rPr>
              <w:del w:id="636" w:author="The Si Tran" w:date="2012-12-12T07:32:00Z"/>
              <w:noProof/>
              <w:szCs w:val="26"/>
            </w:rPr>
          </w:rPrChange>
        </w:rPr>
        <w:pPrChange w:id="637" w:author="The Si Tran" w:date="2012-12-14T07:14:00Z">
          <w:pPr>
            <w:spacing w:before="0" w:after="200" w:line="276" w:lineRule="auto"/>
            <w:jc w:val="left"/>
          </w:pPr>
        </w:pPrChange>
      </w:pPr>
      <w:bookmarkStart w:id="638" w:name="_Toc343083493"/>
      <w:bookmarkStart w:id="639" w:name="_Toc343083707"/>
      <w:bookmarkStart w:id="640" w:name="_Toc343083918"/>
      <w:bookmarkStart w:id="641" w:name="_Toc343220677"/>
      <w:bookmarkStart w:id="642" w:name="_Toc343232180"/>
      <w:bookmarkStart w:id="643" w:name="_Toc343232593"/>
      <w:bookmarkStart w:id="644" w:name="_Toc343232878"/>
      <w:bookmarkStart w:id="645" w:name="_Toc343415383"/>
      <w:bookmarkStart w:id="646" w:name="_Toc343415679"/>
      <w:bookmarkEnd w:id="638"/>
      <w:bookmarkEnd w:id="639"/>
      <w:bookmarkEnd w:id="640"/>
      <w:bookmarkEnd w:id="641"/>
      <w:bookmarkEnd w:id="642"/>
      <w:bookmarkEnd w:id="643"/>
      <w:bookmarkEnd w:id="644"/>
      <w:bookmarkEnd w:id="645"/>
      <w:bookmarkEnd w:id="646"/>
    </w:p>
    <w:p w14:paraId="25E87DD7" w14:textId="77777777" w:rsidR="004B6166" w:rsidRPr="00EC61DB" w:rsidDel="00C31595" w:rsidRDefault="004B6166">
      <w:pPr>
        <w:pStyle w:val="Heading1"/>
        <w:rPr>
          <w:del w:id="647" w:author="The Si Tran" w:date="2012-12-12T07:32:00Z"/>
          <w:rPrChange w:id="648" w:author="The Si Tran" w:date="2012-12-14T07:14:00Z">
            <w:rPr>
              <w:del w:id="649" w:author="The Si Tran" w:date="2012-12-12T07:32:00Z"/>
              <w:noProof/>
              <w:szCs w:val="26"/>
            </w:rPr>
          </w:rPrChange>
        </w:rPr>
        <w:pPrChange w:id="650" w:author="The Si Tran" w:date="2012-12-14T07:14:00Z">
          <w:pPr>
            <w:spacing w:before="0" w:after="200" w:line="276" w:lineRule="auto"/>
            <w:jc w:val="left"/>
          </w:pPr>
        </w:pPrChange>
      </w:pPr>
      <w:bookmarkStart w:id="651" w:name="_Toc343083494"/>
      <w:bookmarkStart w:id="652" w:name="_Toc343083708"/>
      <w:bookmarkStart w:id="653" w:name="_Toc343083919"/>
      <w:bookmarkStart w:id="654" w:name="_Toc343220678"/>
      <w:bookmarkStart w:id="655" w:name="_Toc343232181"/>
      <w:bookmarkStart w:id="656" w:name="_Toc343232594"/>
      <w:bookmarkStart w:id="657" w:name="_Toc343232879"/>
      <w:bookmarkStart w:id="658" w:name="_Toc343415384"/>
      <w:bookmarkStart w:id="659" w:name="_Toc343415680"/>
      <w:bookmarkEnd w:id="651"/>
      <w:bookmarkEnd w:id="652"/>
      <w:bookmarkEnd w:id="653"/>
      <w:bookmarkEnd w:id="654"/>
      <w:bookmarkEnd w:id="655"/>
      <w:bookmarkEnd w:id="656"/>
      <w:bookmarkEnd w:id="657"/>
      <w:bookmarkEnd w:id="658"/>
      <w:bookmarkEnd w:id="659"/>
    </w:p>
    <w:p w14:paraId="63306A89" w14:textId="77777777" w:rsidR="004B6166" w:rsidRPr="00EC61DB" w:rsidDel="00C31595" w:rsidRDefault="004B6166">
      <w:pPr>
        <w:pStyle w:val="Heading1"/>
        <w:rPr>
          <w:del w:id="660" w:author="The Si Tran" w:date="2012-12-12T07:32:00Z"/>
          <w:rPrChange w:id="661" w:author="The Si Tran" w:date="2012-12-14T07:14:00Z">
            <w:rPr>
              <w:del w:id="662" w:author="The Si Tran" w:date="2012-12-12T07:32:00Z"/>
              <w:noProof/>
              <w:szCs w:val="26"/>
            </w:rPr>
          </w:rPrChange>
        </w:rPr>
        <w:pPrChange w:id="663" w:author="The Si Tran" w:date="2012-12-14T07:14:00Z">
          <w:pPr>
            <w:spacing w:before="0" w:after="200" w:line="276" w:lineRule="auto"/>
            <w:jc w:val="left"/>
          </w:pPr>
        </w:pPrChange>
      </w:pPr>
      <w:bookmarkStart w:id="664" w:name="_Toc343083495"/>
      <w:bookmarkStart w:id="665" w:name="_Toc343083709"/>
      <w:bookmarkStart w:id="666" w:name="_Toc343083920"/>
      <w:bookmarkStart w:id="667" w:name="_Toc343220679"/>
      <w:bookmarkStart w:id="668" w:name="_Toc343232182"/>
      <w:bookmarkStart w:id="669" w:name="_Toc343232595"/>
      <w:bookmarkStart w:id="670" w:name="_Toc343232880"/>
      <w:bookmarkStart w:id="671" w:name="_Toc343415385"/>
      <w:bookmarkStart w:id="672" w:name="_Toc343415681"/>
      <w:bookmarkEnd w:id="664"/>
      <w:bookmarkEnd w:id="665"/>
      <w:bookmarkEnd w:id="666"/>
      <w:bookmarkEnd w:id="667"/>
      <w:bookmarkEnd w:id="668"/>
      <w:bookmarkEnd w:id="669"/>
      <w:bookmarkEnd w:id="670"/>
      <w:bookmarkEnd w:id="671"/>
      <w:bookmarkEnd w:id="672"/>
    </w:p>
    <w:p w14:paraId="5373E3E8" w14:textId="77777777" w:rsidR="004B6166" w:rsidRPr="00EC61DB" w:rsidDel="00C31595" w:rsidRDefault="004B6166">
      <w:pPr>
        <w:pStyle w:val="Heading1"/>
        <w:rPr>
          <w:del w:id="673" w:author="The Si Tran" w:date="2012-12-12T07:32:00Z"/>
          <w:rPrChange w:id="674" w:author="The Si Tran" w:date="2012-12-14T07:14:00Z">
            <w:rPr>
              <w:del w:id="675" w:author="The Si Tran" w:date="2012-12-12T07:32:00Z"/>
              <w:noProof/>
              <w:szCs w:val="26"/>
            </w:rPr>
          </w:rPrChange>
        </w:rPr>
        <w:pPrChange w:id="676" w:author="The Si Tran" w:date="2012-12-14T07:14:00Z">
          <w:pPr>
            <w:spacing w:before="0" w:after="200" w:line="276" w:lineRule="auto"/>
            <w:jc w:val="left"/>
          </w:pPr>
        </w:pPrChange>
      </w:pPr>
      <w:bookmarkStart w:id="677" w:name="_Toc343083496"/>
      <w:bookmarkStart w:id="678" w:name="_Toc343083710"/>
      <w:bookmarkStart w:id="679" w:name="_Toc343083921"/>
      <w:bookmarkStart w:id="680" w:name="_Toc343220680"/>
      <w:bookmarkStart w:id="681" w:name="_Toc343232183"/>
      <w:bookmarkStart w:id="682" w:name="_Toc343232596"/>
      <w:bookmarkStart w:id="683" w:name="_Toc343232881"/>
      <w:bookmarkStart w:id="684" w:name="_Toc343415386"/>
      <w:bookmarkStart w:id="685" w:name="_Toc343415682"/>
      <w:bookmarkEnd w:id="677"/>
      <w:bookmarkEnd w:id="678"/>
      <w:bookmarkEnd w:id="679"/>
      <w:bookmarkEnd w:id="680"/>
      <w:bookmarkEnd w:id="681"/>
      <w:bookmarkEnd w:id="682"/>
      <w:bookmarkEnd w:id="683"/>
      <w:bookmarkEnd w:id="684"/>
      <w:bookmarkEnd w:id="685"/>
    </w:p>
    <w:p w14:paraId="1FFB28D4" w14:textId="77777777" w:rsidR="004B6166" w:rsidRPr="00EC61DB" w:rsidDel="00C31595" w:rsidRDefault="004B6166">
      <w:pPr>
        <w:pStyle w:val="Heading1"/>
        <w:rPr>
          <w:del w:id="686" w:author="The Si Tran" w:date="2012-12-12T07:32:00Z"/>
          <w:rPrChange w:id="687" w:author="The Si Tran" w:date="2012-12-14T07:14:00Z">
            <w:rPr>
              <w:del w:id="688" w:author="The Si Tran" w:date="2012-12-12T07:32:00Z"/>
              <w:noProof/>
              <w:szCs w:val="26"/>
            </w:rPr>
          </w:rPrChange>
        </w:rPr>
        <w:pPrChange w:id="689" w:author="The Si Tran" w:date="2012-12-14T07:14:00Z">
          <w:pPr>
            <w:spacing w:before="0" w:after="200" w:line="276" w:lineRule="auto"/>
            <w:jc w:val="left"/>
          </w:pPr>
        </w:pPrChange>
      </w:pPr>
      <w:bookmarkStart w:id="690" w:name="_Toc343083497"/>
      <w:bookmarkStart w:id="691" w:name="_Toc343083711"/>
      <w:bookmarkStart w:id="692" w:name="_Toc343083922"/>
      <w:bookmarkStart w:id="693" w:name="_Toc343220681"/>
      <w:bookmarkStart w:id="694" w:name="_Toc343232184"/>
      <w:bookmarkStart w:id="695" w:name="_Toc343232597"/>
      <w:bookmarkStart w:id="696" w:name="_Toc343232882"/>
      <w:bookmarkStart w:id="697" w:name="_Toc343415387"/>
      <w:bookmarkStart w:id="698" w:name="_Toc343415683"/>
      <w:bookmarkEnd w:id="690"/>
      <w:bookmarkEnd w:id="691"/>
      <w:bookmarkEnd w:id="692"/>
      <w:bookmarkEnd w:id="693"/>
      <w:bookmarkEnd w:id="694"/>
      <w:bookmarkEnd w:id="695"/>
      <w:bookmarkEnd w:id="696"/>
      <w:bookmarkEnd w:id="697"/>
      <w:bookmarkEnd w:id="698"/>
    </w:p>
    <w:p w14:paraId="015A15ED" w14:textId="77777777" w:rsidR="004B6166" w:rsidRPr="00EC61DB" w:rsidDel="00C31595" w:rsidRDefault="004B6166">
      <w:pPr>
        <w:pStyle w:val="Heading1"/>
        <w:rPr>
          <w:del w:id="699" w:author="The Si Tran" w:date="2012-12-12T07:32:00Z"/>
          <w:rPrChange w:id="700" w:author="The Si Tran" w:date="2012-12-14T07:14:00Z">
            <w:rPr>
              <w:del w:id="701" w:author="The Si Tran" w:date="2012-12-12T07:32:00Z"/>
              <w:noProof/>
              <w:szCs w:val="26"/>
            </w:rPr>
          </w:rPrChange>
        </w:rPr>
        <w:pPrChange w:id="702" w:author="The Si Tran" w:date="2012-12-14T07:14:00Z">
          <w:pPr>
            <w:spacing w:before="0" w:after="200" w:line="276" w:lineRule="auto"/>
            <w:jc w:val="left"/>
          </w:pPr>
        </w:pPrChange>
      </w:pPr>
      <w:bookmarkStart w:id="703" w:name="_Toc343083498"/>
      <w:bookmarkStart w:id="704" w:name="_Toc343083712"/>
      <w:bookmarkStart w:id="705" w:name="_Toc343083923"/>
      <w:bookmarkStart w:id="706" w:name="_Toc343220682"/>
      <w:bookmarkStart w:id="707" w:name="_Toc343232185"/>
      <w:bookmarkStart w:id="708" w:name="_Toc343232598"/>
      <w:bookmarkStart w:id="709" w:name="_Toc343232883"/>
      <w:bookmarkStart w:id="710" w:name="_Toc343415388"/>
      <w:bookmarkStart w:id="711" w:name="_Toc343415684"/>
      <w:bookmarkEnd w:id="703"/>
      <w:bookmarkEnd w:id="704"/>
      <w:bookmarkEnd w:id="705"/>
      <w:bookmarkEnd w:id="706"/>
      <w:bookmarkEnd w:id="707"/>
      <w:bookmarkEnd w:id="708"/>
      <w:bookmarkEnd w:id="709"/>
      <w:bookmarkEnd w:id="710"/>
      <w:bookmarkEnd w:id="711"/>
    </w:p>
    <w:p w14:paraId="7807CE74" w14:textId="77777777" w:rsidR="004B6166" w:rsidRPr="00EC61DB" w:rsidDel="00C31595" w:rsidRDefault="004B6166">
      <w:pPr>
        <w:pStyle w:val="Heading1"/>
        <w:rPr>
          <w:del w:id="712" w:author="The Si Tran" w:date="2012-12-12T07:32:00Z"/>
          <w:rPrChange w:id="713" w:author="The Si Tran" w:date="2012-12-14T07:14:00Z">
            <w:rPr>
              <w:del w:id="714" w:author="The Si Tran" w:date="2012-12-12T07:32:00Z"/>
              <w:noProof/>
              <w:szCs w:val="26"/>
            </w:rPr>
          </w:rPrChange>
        </w:rPr>
        <w:pPrChange w:id="715" w:author="The Si Tran" w:date="2012-12-14T07:14:00Z">
          <w:pPr>
            <w:spacing w:before="0" w:after="200" w:line="276" w:lineRule="auto"/>
            <w:jc w:val="left"/>
          </w:pPr>
        </w:pPrChange>
      </w:pPr>
      <w:bookmarkStart w:id="716" w:name="_Toc343083499"/>
      <w:bookmarkStart w:id="717" w:name="_Toc343083713"/>
      <w:bookmarkStart w:id="718" w:name="_Toc343083924"/>
      <w:bookmarkStart w:id="719" w:name="_Toc343220683"/>
      <w:bookmarkStart w:id="720" w:name="_Toc343232186"/>
      <w:bookmarkStart w:id="721" w:name="_Toc343232599"/>
      <w:bookmarkStart w:id="722" w:name="_Toc343232884"/>
      <w:bookmarkStart w:id="723" w:name="_Toc343415389"/>
      <w:bookmarkStart w:id="724" w:name="_Toc343415685"/>
      <w:bookmarkEnd w:id="716"/>
      <w:bookmarkEnd w:id="717"/>
      <w:bookmarkEnd w:id="718"/>
      <w:bookmarkEnd w:id="719"/>
      <w:bookmarkEnd w:id="720"/>
      <w:bookmarkEnd w:id="721"/>
      <w:bookmarkEnd w:id="722"/>
      <w:bookmarkEnd w:id="723"/>
      <w:bookmarkEnd w:id="724"/>
    </w:p>
    <w:p w14:paraId="5E884288" w14:textId="77777777" w:rsidR="004B6166" w:rsidRPr="00EC61DB" w:rsidDel="00C31595" w:rsidRDefault="004B6166">
      <w:pPr>
        <w:pStyle w:val="Heading1"/>
        <w:rPr>
          <w:del w:id="725" w:author="The Si Tran" w:date="2012-12-12T07:32:00Z"/>
          <w:rPrChange w:id="726" w:author="The Si Tran" w:date="2012-12-14T07:14:00Z">
            <w:rPr>
              <w:del w:id="727" w:author="The Si Tran" w:date="2012-12-12T07:32:00Z"/>
              <w:noProof/>
              <w:szCs w:val="26"/>
            </w:rPr>
          </w:rPrChange>
        </w:rPr>
        <w:pPrChange w:id="728" w:author="The Si Tran" w:date="2012-12-14T07:14:00Z">
          <w:pPr>
            <w:spacing w:before="0" w:after="200" w:line="276" w:lineRule="auto"/>
            <w:jc w:val="left"/>
          </w:pPr>
        </w:pPrChange>
      </w:pPr>
      <w:bookmarkStart w:id="729" w:name="_Toc343083500"/>
      <w:bookmarkStart w:id="730" w:name="_Toc343083714"/>
      <w:bookmarkStart w:id="731" w:name="_Toc343083925"/>
      <w:bookmarkStart w:id="732" w:name="_Toc343220684"/>
      <w:bookmarkStart w:id="733" w:name="_Toc343232187"/>
      <w:bookmarkStart w:id="734" w:name="_Toc343232600"/>
      <w:bookmarkStart w:id="735" w:name="_Toc343232885"/>
      <w:bookmarkStart w:id="736" w:name="_Toc343415390"/>
      <w:bookmarkStart w:id="737" w:name="_Toc343415686"/>
      <w:bookmarkEnd w:id="729"/>
      <w:bookmarkEnd w:id="730"/>
      <w:bookmarkEnd w:id="731"/>
      <w:bookmarkEnd w:id="732"/>
      <w:bookmarkEnd w:id="733"/>
      <w:bookmarkEnd w:id="734"/>
      <w:bookmarkEnd w:id="735"/>
      <w:bookmarkEnd w:id="736"/>
      <w:bookmarkEnd w:id="737"/>
    </w:p>
    <w:p w14:paraId="2C6D53AB" w14:textId="77777777" w:rsidR="004B6166" w:rsidRPr="00EC61DB" w:rsidDel="00C31595" w:rsidRDefault="004B6166">
      <w:pPr>
        <w:pStyle w:val="Heading1"/>
        <w:rPr>
          <w:del w:id="738" w:author="The Si Tran" w:date="2012-12-12T07:32:00Z"/>
          <w:rPrChange w:id="739" w:author="The Si Tran" w:date="2012-12-14T07:14:00Z">
            <w:rPr>
              <w:del w:id="740" w:author="The Si Tran" w:date="2012-12-12T07:32:00Z"/>
              <w:noProof/>
              <w:szCs w:val="26"/>
            </w:rPr>
          </w:rPrChange>
        </w:rPr>
        <w:pPrChange w:id="741" w:author="The Si Tran" w:date="2012-12-14T07:14:00Z">
          <w:pPr>
            <w:spacing w:before="0" w:after="200" w:line="276" w:lineRule="auto"/>
            <w:jc w:val="left"/>
          </w:pPr>
        </w:pPrChange>
      </w:pPr>
      <w:bookmarkStart w:id="742" w:name="_Toc343083501"/>
      <w:bookmarkStart w:id="743" w:name="_Toc343083715"/>
      <w:bookmarkStart w:id="744" w:name="_Toc343083926"/>
      <w:bookmarkStart w:id="745" w:name="_Toc343220685"/>
      <w:bookmarkStart w:id="746" w:name="_Toc343232188"/>
      <w:bookmarkStart w:id="747" w:name="_Toc343232601"/>
      <w:bookmarkStart w:id="748" w:name="_Toc343232886"/>
      <w:bookmarkStart w:id="749" w:name="_Toc343415391"/>
      <w:bookmarkStart w:id="750" w:name="_Toc343415687"/>
      <w:bookmarkEnd w:id="742"/>
      <w:bookmarkEnd w:id="743"/>
      <w:bookmarkEnd w:id="744"/>
      <w:bookmarkEnd w:id="745"/>
      <w:bookmarkEnd w:id="746"/>
      <w:bookmarkEnd w:id="747"/>
      <w:bookmarkEnd w:id="748"/>
      <w:bookmarkEnd w:id="749"/>
      <w:bookmarkEnd w:id="750"/>
    </w:p>
    <w:p w14:paraId="792F8F0D" w14:textId="77777777" w:rsidR="004B6166" w:rsidRPr="00EC61DB" w:rsidDel="00C31595" w:rsidRDefault="004B6166">
      <w:pPr>
        <w:pStyle w:val="Heading1"/>
        <w:rPr>
          <w:del w:id="751" w:author="The Si Tran" w:date="2012-12-12T07:32:00Z"/>
          <w:rPrChange w:id="752" w:author="The Si Tran" w:date="2012-12-14T07:14:00Z">
            <w:rPr>
              <w:del w:id="753" w:author="The Si Tran" w:date="2012-12-12T07:32:00Z"/>
              <w:noProof/>
              <w:szCs w:val="26"/>
            </w:rPr>
          </w:rPrChange>
        </w:rPr>
        <w:pPrChange w:id="754" w:author="The Si Tran" w:date="2012-12-14T07:14:00Z">
          <w:pPr>
            <w:spacing w:before="0" w:after="200" w:line="276" w:lineRule="auto"/>
            <w:jc w:val="left"/>
          </w:pPr>
        </w:pPrChange>
      </w:pPr>
      <w:bookmarkStart w:id="755" w:name="_Toc343083502"/>
      <w:bookmarkStart w:id="756" w:name="_Toc343083716"/>
      <w:bookmarkStart w:id="757" w:name="_Toc343083927"/>
      <w:bookmarkStart w:id="758" w:name="_Toc343220686"/>
      <w:bookmarkStart w:id="759" w:name="_Toc343232189"/>
      <w:bookmarkStart w:id="760" w:name="_Toc343232602"/>
      <w:bookmarkStart w:id="761" w:name="_Toc343232887"/>
      <w:bookmarkStart w:id="762" w:name="_Toc343415392"/>
      <w:bookmarkStart w:id="763" w:name="_Toc343415688"/>
      <w:bookmarkEnd w:id="755"/>
      <w:bookmarkEnd w:id="756"/>
      <w:bookmarkEnd w:id="757"/>
      <w:bookmarkEnd w:id="758"/>
      <w:bookmarkEnd w:id="759"/>
      <w:bookmarkEnd w:id="760"/>
      <w:bookmarkEnd w:id="761"/>
      <w:bookmarkEnd w:id="762"/>
      <w:bookmarkEnd w:id="763"/>
    </w:p>
    <w:p w14:paraId="308FCDF3" w14:textId="77777777" w:rsidR="004B6166" w:rsidRPr="00EC61DB" w:rsidDel="00C31595" w:rsidRDefault="004B6166">
      <w:pPr>
        <w:pStyle w:val="Heading1"/>
        <w:rPr>
          <w:del w:id="764" w:author="The Si Tran" w:date="2012-12-12T07:32:00Z"/>
          <w:rPrChange w:id="765" w:author="The Si Tran" w:date="2012-12-14T07:14:00Z">
            <w:rPr>
              <w:del w:id="766" w:author="The Si Tran" w:date="2012-12-12T07:32:00Z"/>
              <w:noProof/>
              <w:szCs w:val="26"/>
            </w:rPr>
          </w:rPrChange>
        </w:rPr>
        <w:pPrChange w:id="767" w:author="The Si Tran" w:date="2012-12-14T07:14:00Z">
          <w:pPr>
            <w:spacing w:before="0" w:after="200" w:line="276" w:lineRule="auto"/>
            <w:jc w:val="left"/>
          </w:pPr>
        </w:pPrChange>
      </w:pPr>
      <w:bookmarkStart w:id="768" w:name="_Toc343083503"/>
      <w:bookmarkStart w:id="769" w:name="_Toc343083717"/>
      <w:bookmarkStart w:id="770" w:name="_Toc343083928"/>
      <w:bookmarkStart w:id="771" w:name="_Toc343220687"/>
      <w:bookmarkStart w:id="772" w:name="_Toc343232190"/>
      <w:bookmarkStart w:id="773" w:name="_Toc343232603"/>
      <w:bookmarkStart w:id="774" w:name="_Toc343232888"/>
      <w:bookmarkStart w:id="775" w:name="_Toc343415393"/>
      <w:bookmarkStart w:id="776" w:name="_Toc343415689"/>
      <w:bookmarkEnd w:id="768"/>
      <w:bookmarkEnd w:id="769"/>
      <w:bookmarkEnd w:id="770"/>
      <w:bookmarkEnd w:id="771"/>
      <w:bookmarkEnd w:id="772"/>
      <w:bookmarkEnd w:id="773"/>
      <w:bookmarkEnd w:id="774"/>
      <w:bookmarkEnd w:id="775"/>
      <w:bookmarkEnd w:id="776"/>
    </w:p>
    <w:p w14:paraId="17DCB03B" w14:textId="77777777" w:rsidR="004B6166" w:rsidRPr="00EC61DB" w:rsidDel="00C31595" w:rsidRDefault="004B6166">
      <w:pPr>
        <w:pStyle w:val="Heading1"/>
        <w:rPr>
          <w:del w:id="777" w:author="The Si Tran" w:date="2012-12-12T07:32:00Z"/>
          <w:rPrChange w:id="778" w:author="The Si Tran" w:date="2012-12-14T07:14:00Z">
            <w:rPr>
              <w:del w:id="779" w:author="The Si Tran" w:date="2012-12-12T07:32:00Z"/>
              <w:noProof/>
              <w:szCs w:val="26"/>
            </w:rPr>
          </w:rPrChange>
        </w:rPr>
        <w:pPrChange w:id="780" w:author="The Si Tran" w:date="2012-12-14T07:14:00Z">
          <w:pPr>
            <w:spacing w:before="0" w:after="200" w:line="276" w:lineRule="auto"/>
            <w:jc w:val="left"/>
          </w:pPr>
        </w:pPrChange>
      </w:pPr>
      <w:bookmarkStart w:id="781" w:name="_Toc343083504"/>
      <w:bookmarkStart w:id="782" w:name="_Toc343083718"/>
      <w:bookmarkStart w:id="783" w:name="_Toc343083929"/>
      <w:bookmarkStart w:id="784" w:name="_Toc343220688"/>
      <w:bookmarkStart w:id="785" w:name="_Toc343232191"/>
      <w:bookmarkStart w:id="786" w:name="_Toc343232604"/>
      <w:bookmarkStart w:id="787" w:name="_Toc343232889"/>
      <w:bookmarkStart w:id="788" w:name="_Toc343415394"/>
      <w:bookmarkStart w:id="789" w:name="_Toc343415690"/>
      <w:bookmarkEnd w:id="781"/>
      <w:bookmarkEnd w:id="782"/>
      <w:bookmarkEnd w:id="783"/>
      <w:bookmarkEnd w:id="784"/>
      <w:bookmarkEnd w:id="785"/>
      <w:bookmarkEnd w:id="786"/>
      <w:bookmarkEnd w:id="787"/>
      <w:bookmarkEnd w:id="788"/>
      <w:bookmarkEnd w:id="789"/>
    </w:p>
    <w:p w14:paraId="08618FD1" w14:textId="77777777" w:rsidR="004B6166" w:rsidRPr="00EC61DB" w:rsidDel="00C31595" w:rsidRDefault="004B6166">
      <w:pPr>
        <w:pStyle w:val="Heading1"/>
        <w:rPr>
          <w:del w:id="790" w:author="The Si Tran" w:date="2012-12-12T07:32:00Z"/>
          <w:rPrChange w:id="791" w:author="The Si Tran" w:date="2012-12-14T07:14:00Z">
            <w:rPr>
              <w:del w:id="792" w:author="The Si Tran" w:date="2012-12-12T07:32:00Z"/>
              <w:noProof/>
              <w:szCs w:val="26"/>
            </w:rPr>
          </w:rPrChange>
        </w:rPr>
        <w:pPrChange w:id="793" w:author="The Si Tran" w:date="2012-12-14T07:14:00Z">
          <w:pPr>
            <w:spacing w:before="0" w:after="200" w:line="276" w:lineRule="auto"/>
            <w:jc w:val="left"/>
          </w:pPr>
        </w:pPrChange>
      </w:pPr>
      <w:bookmarkStart w:id="794" w:name="_Toc343083505"/>
      <w:bookmarkStart w:id="795" w:name="_Toc343083719"/>
      <w:bookmarkStart w:id="796" w:name="_Toc343083930"/>
      <w:bookmarkStart w:id="797" w:name="_Toc343220689"/>
      <w:bookmarkStart w:id="798" w:name="_Toc343232192"/>
      <w:bookmarkStart w:id="799" w:name="_Toc343232605"/>
      <w:bookmarkStart w:id="800" w:name="_Toc343232890"/>
      <w:bookmarkStart w:id="801" w:name="_Toc343415395"/>
      <w:bookmarkStart w:id="802" w:name="_Toc343415691"/>
      <w:bookmarkEnd w:id="794"/>
      <w:bookmarkEnd w:id="795"/>
      <w:bookmarkEnd w:id="796"/>
      <w:bookmarkEnd w:id="797"/>
      <w:bookmarkEnd w:id="798"/>
      <w:bookmarkEnd w:id="799"/>
      <w:bookmarkEnd w:id="800"/>
      <w:bookmarkEnd w:id="801"/>
      <w:bookmarkEnd w:id="802"/>
    </w:p>
    <w:p w14:paraId="21D70A3D" w14:textId="77777777" w:rsidR="004B6166" w:rsidRPr="00EC61DB" w:rsidDel="00C31595" w:rsidRDefault="004B6166">
      <w:pPr>
        <w:pStyle w:val="Heading1"/>
        <w:rPr>
          <w:del w:id="803" w:author="The Si Tran" w:date="2012-12-12T07:32:00Z"/>
          <w:rPrChange w:id="804" w:author="The Si Tran" w:date="2012-12-14T07:14:00Z">
            <w:rPr>
              <w:del w:id="805" w:author="The Si Tran" w:date="2012-12-12T07:32:00Z"/>
              <w:noProof/>
              <w:szCs w:val="26"/>
            </w:rPr>
          </w:rPrChange>
        </w:rPr>
        <w:pPrChange w:id="806" w:author="The Si Tran" w:date="2012-12-14T07:14:00Z">
          <w:pPr>
            <w:spacing w:before="0" w:after="200" w:line="276" w:lineRule="auto"/>
            <w:jc w:val="left"/>
          </w:pPr>
        </w:pPrChange>
      </w:pPr>
      <w:bookmarkStart w:id="807" w:name="_Toc343083506"/>
      <w:bookmarkStart w:id="808" w:name="_Toc343083720"/>
      <w:bookmarkStart w:id="809" w:name="_Toc343083931"/>
      <w:bookmarkStart w:id="810" w:name="_Toc343220690"/>
      <w:bookmarkStart w:id="811" w:name="_Toc343232193"/>
      <w:bookmarkStart w:id="812" w:name="_Toc343232606"/>
      <w:bookmarkStart w:id="813" w:name="_Toc343232891"/>
      <w:bookmarkStart w:id="814" w:name="_Toc343415396"/>
      <w:bookmarkStart w:id="815" w:name="_Toc343415692"/>
      <w:bookmarkEnd w:id="807"/>
      <w:bookmarkEnd w:id="808"/>
      <w:bookmarkEnd w:id="809"/>
      <w:bookmarkEnd w:id="810"/>
      <w:bookmarkEnd w:id="811"/>
      <w:bookmarkEnd w:id="812"/>
      <w:bookmarkEnd w:id="813"/>
      <w:bookmarkEnd w:id="814"/>
      <w:bookmarkEnd w:id="815"/>
    </w:p>
    <w:p w14:paraId="51B07A4F" w14:textId="77777777" w:rsidR="004B6166" w:rsidRPr="00EC61DB" w:rsidDel="00C31595" w:rsidRDefault="004B6166">
      <w:pPr>
        <w:pStyle w:val="Heading1"/>
        <w:rPr>
          <w:del w:id="816" w:author="The Si Tran" w:date="2012-12-12T07:32:00Z"/>
          <w:rPrChange w:id="817" w:author="The Si Tran" w:date="2012-12-14T07:14:00Z">
            <w:rPr>
              <w:del w:id="818" w:author="The Si Tran" w:date="2012-12-12T07:32:00Z"/>
              <w:noProof/>
              <w:szCs w:val="26"/>
            </w:rPr>
          </w:rPrChange>
        </w:rPr>
        <w:pPrChange w:id="819" w:author="The Si Tran" w:date="2012-12-14T07:14:00Z">
          <w:pPr>
            <w:spacing w:before="0" w:after="200" w:line="276" w:lineRule="auto"/>
            <w:jc w:val="left"/>
          </w:pPr>
        </w:pPrChange>
      </w:pPr>
      <w:bookmarkStart w:id="820" w:name="_Toc343083507"/>
      <w:bookmarkStart w:id="821" w:name="_Toc343083721"/>
      <w:bookmarkStart w:id="822" w:name="_Toc343083932"/>
      <w:bookmarkStart w:id="823" w:name="_Toc343220691"/>
      <w:bookmarkStart w:id="824" w:name="_Toc343232194"/>
      <w:bookmarkStart w:id="825" w:name="_Toc343232607"/>
      <w:bookmarkStart w:id="826" w:name="_Toc343232892"/>
      <w:bookmarkStart w:id="827" w:name="_Toc343415397"/>
      <w:bookmarkStart w:id="828" w:name="_Toc343415693"/>
      <w:bookmarkEnd w:id="820"/>
      <w:bookmarkEnd w:id="821"/>
      <w:bookmarkEnd w:id="822"/>
      <w:bookmarkEnd w:id="823"/>
      <w:bookmarkEnd w:id="824"/>
      <w:bookmarkEnd w:id="825"/>
      <w:bookmarkEnd w:id="826"/>
      <w:bookmarkEnd w:id="827"/>
      <w:bookmarkEnd w:id="828"/>
    </w:p>
    <w:p w14:paraId="7A5112B8" w14:textId="77777777" w:rsidR="004B6166" w:rsidRPr="00EC61DB" w:rsidDel="00C31595" w:rsidRDefault="004B6166">
      <w:pPr>
        <w:pStyle w:val="Heading1"/>
        <w:rPr>
          <w:del w:id="829" w:author="The Si Tran" w:date="2012-12-12T07:32:00Z"/>
          <w:rPrChange w:id="830" w:author="The Si Tran" w:date="2012-12-14T07:14:00Z">
            <w:rPr>
              <w:del w:id="831" w:author="The Si Tran" w:date="2012-12-12T07:32:00Z"/>
              <w:noProof/>
              <w:szCs w:val="26"/>
            </w:rPr>
          </w:rPrChange>
        </w:rPr>
        <w:pPrChange w:id="832" w:author="The Si Tran" w:date="2012-12-14T07:14:00Z">
          <w:pPr>
            <w:spacing w:before="0" w:after="200" w:line="276" w:lineRule="auto"/>
            <w:jc w:val="left"/>
          </w:pPr>
        </w:pPrChange>
      </w:pPr>
      <w:bookmarkStart w:id="833" w:name="_Toc343083508"/>
      <w:bookmarkStart w:id="834" w:name="_Toc343083722"/>
      <w:bookmarkStart w:id="835" w:name="_Toc343083933"/>
      <w:bookmarkStart w:id="836" w:name="_Toc343220692"/>
      <w:bookmarkStart w:id="837" w:name="_Toc343232195"/>
      <w:bookmarkStart w:id="838" w:name="_Toc343232608"/>
      <w:bookmarkStart w:id="839" w:name="_Toc343232893"/>
      <w:bookmarkStart w:id="840" w:name="_Toc343415398"/>
      <w:bookmarkStart w:id="841" w:name="_Toc343415694"/>
      <w:bookmarkEnd w:id="833"/>
      <w:bookmarkEnd w:id="834"/>
      <w:bookmarkEnd w:id="835"/>
      <w:bookmarkEnd w:id="836"/>
      <w:bookmarkEnd w:id="837"/>
      <w:bookmarkEnd w:id="838"/>
      <w:bookmarkEnd w:id="839"/>
      <w:bookmarkEnd w:id="840"/>
      <w:bookmarkEnd w:id="841"/>
    </w:p>
    <w:p w14:paraId="13481DE0" w14:textId="77777777" w:rsidR="004B6166" w:rsidRPr="00EC61DB" w:rsidDel="00C31595" w:rsidRDefault="004B6166">
      <w:pPr>
        <w:pStyle w:val="Heading1"/>
        <w:rPr>
          <w:del w:id="842" w:author="The Si Tran" w:date="2012-12-12T07:32:00Z"/>
          <w:rPrChange w:id="843" w:author="The Si Tran" w:date="2012-12-14T07:14:00Z">
            <w:rPr>
              <w:del w:id="844" w:author="The Si Tran" w:date="2012-12-12T07:32:00Z"/>
              <w:noProof/>
              <w:szCs w:val="26"/>
            </w:rPr>
          </w:rPrChange>
        </w:rPr>
        <w:pPrChange w:id="845" w:author="The Si Tran" w:date="2012-12-14T07:14:00Z">
          <w:pPr>
            <w:spacing w:before="0" w:after="200" w:line="276" w:lineRule="auto"/>
            <w:jc w:val="left"/>
          </w:pPr>
        </w:pPrChange>
      </w:pPr>
      <w:bookmarkStart w:id="846" w:name="_Toc343083509"/>
      <w:bookmarkStart w:id="847" w:name="_Toc343083723"/>
      <w:bookmarkStart w:id="848" w:name="_Toc343083934"/>
      <w:bookmarkStart w:id="849" w:name="_Toc343220693"/>
      <w:bookmarkStart w:id="850" w:name="_Toc343232196"/>
      <w:bookmarkStart w:id="851" w:name="_Toc343232609"/>
      <w:bookmarkStart w:id="852" w:name="_Toc343232894"/>
      <w:bookmarkStart w:id="853" w:name="_Toc343415399"/>
      <w:bookmarkStart w:id="854" w:name="_Toc343415695"/>
      <w:bookmarkEnd w:id="846"/>
      <w:bookmarkEnd w:id="847"/>
      <w:bookmarkEnd w:id="848"/>
      <w:bookmarkEnd w:id="849"/>
      <w:bookmarkEnd w:id="850"/>
      <w:bookmarkEnd w:id="851"/>
      <w:bookmarkEnd w:id="852"/>
      <w:bookmarkEnd w:id="853"/>
      <w:bookmarkEnd w:id="854"/>
    </w:p>
    <w:p w14:paraId="50AEC5C2" w14:textId="77777777" w:rsidR="004B6166" w:rsidRPr="00EC61DB" w:rsidDel="00C31595" w:rsidRDefault="004B6166">
      <w:pPr>
        <w:pStyle w:val="Heading1"/>
        <w:rPr>
          <w:del w:id="855" w:author="The Si Tran" w:date="2012-12-12T07:32:00Z"/>
          <w:rPrChange w:id="856" w:author="The Si Tran" w:date="2012-12-14T07:14:00Z">
            <w:rPr>
              <w:del w:id="857" w:author="The Si Tran" w:date="2012-12-12T07:32:00Z"/>
              <w:noProof/>
              <w:szCs w:val="26"/>
            </w:rPr>
          </w:rPrChange>
        </w:rPr>
        <w:pPrChange w:id="858" w:author="The Si Tran" w:date="2012-12-14T07:14:00Z">
          <w:pPr>
            <w:spacing w:before="0" w:after="200" w:line="276" w:lineRule="auto"/>
            <w:jc w:val="left"/>
          </w:pPr>
        </w:pPrChange>
      </w:pPr>
      <w:bookmarkStart w:id="859" w:name="_Toc343083510"/>
      <w:bookmarkStart w:id="860" w:name="_Toc343083724"/>
      <w:bookmarkStart w:id="861" w:name="_Toc343083935"/>
      <w:bookmarkStart w:id="862" w:name="_Toc343220694"/>
      <w:bookmarkStart w:id="863" w:name="_Toc343232197"/>
      <w:bookmarkStart w:id="864" w:name="_Toc343232610"/>
      <w:bookmarkStart w:id="865" w:name="_Toc343232895"/>
      <w:bookmarkStart w:id="866" w:name="_Toc343415400"/>
      <w:bookmarkStart w:id="867" w:name="_Toc343415696"/>
      <w:bookmarkEnd w:id="859"/>
      <w:bookmarkEnd w:id="860"/>
      <w:bookmarkEnd w:id="861"/>
      <w:bookmarkEnd w:id="862"/>
      <w:bookmarkEnd w:id="863"/>
      <w:bookmarkEnd w:id="864"/>
      <w:bookmarkEnd w:id="865"/>
      <w:bookmarkEnd w:id="866"/>
      <w:bookmarkEnd w:id="867"/>
    </w:p>
    <w:p w14:paraId="5BE583D5" w14:textId="77777777" w:rsidR="004B6166" w:rsidRPr="00EC61DB" w:rsidDel="00C31595" w:rsidRDefault="004B6166">
      <w:pPr>
        <w:pStyle w:val="Heading1"/>
        <w:rPr>
          <w:del w:id="868" w:author="The Si Tran" w:date="2012-12-12T07:32:00Z"/>
          <w:rPrChange w:id="869" w:author="The Si Tran" w:date="2012-12-14T07:14:00Z">
            <w:rPr>
              <w:del w:id="870" w:author="The Si Tran" w:date="2012-12-12T07:32:00Z"/>
              <w:noProof/>
              <w:szCs w:val="26"/>
            </w:rPr>
          </w:rPrChange>
        </w:rPr>
        <w:pPrChange w:id="871" w:author="The Si Tran" w:date="2012-12-14T07:14:00Z">
          <w:pPr>
            <w:spacing w:before="0" w:after="200" w:line="276" w:lineRule="auto"/>
            <w:jc w:val="left"/>
          </w:pPr>
        </w:pPrChange>
      </w:pPr>
      <w:bookmarkStart w:id="872" w:name="_Toc343083511"/>
      <w:bookmarkStart w:id="873" w:name="_Toc343083725"/>
      <w:bookmarkStart w:id="874" w:name="_Toc343083936"/>
      <w:bookmarkStart w:id="875" w:name="_Toc343220695"/>
      <w:bookmarkStart w:id="876" w:name="_Toc343232198"/>
      <w:bookmarkStart w:id="877" w:name="_Toc343232611"/>
      <w:bookmarkStart w:id="878" w:name="_Toc343232896"/>
      <w:bookmarkStart w:id="879" w:name="_Toc343415401"/>
      <w:bookmarkStart w:id="880" w:name="_Toc343415697"/>
      <w:bookmarkEnd w:id="872"/>
      <w:bookmarkEnd w:id="873"/>
      <w:bookmarkEnd w:id="874"/>
      <w:bookmarkEnd w:id="875"/>
      <w:bookmarkEnd w:id="876"/>
      <w:bookmarkEnd w:id="877"/>
      <w:bookmarkEnd w:id="878"/>
      <w:bookmarkEnd w:id="879"/>
      <w:bookmarkEnd w:id="880"/>
    </w:p>
    <w:p w14:paraId="0EFF72D9" w14:textId="77777777" w:rsidR="004B6166" w:rsidRPr="00EC61DB" w:rsidDel="00C31595" w:rsidRDefault="004B6166">
      <w:pPr>
        <w:pStyle w:val="Heading1"/>
        <w:rPr>
          <w:del w:id="881" w:author="The Si Tran" w:date="2012-12-12T07:32:00Z"/>
          <w:rPrChange w:id="882" w:author="The Si Tran" w:date="2012-12-14T07:14:00Z">
            <w:rPr>
              <w:del w:id="883" w:author="The Si Tran" w:date="2012-12-12T07:32:00Z"/>
              <w:noProof/>
              <w:szCs w:val="26"/>
            </w:rPr>
          </w:rPrChange>
        </w:rPr>
        <w:pPrChange w:id="884" w:author="The Si Tran" w:date="2012-12-14T07:14:00Z">
          <w:pPr>
            <w:spacing w:before="0" w:after="200" w:line="276" w:lineRule="auto"/>
            <w:jc w:val="left"/>
          </w:pPr>
        </w:pPrChange>
      </w:pPr>
      <w:bookmarkStart w:id="885" w:name="_Toc343083512"/>
      <w:bookmarkStart w:id="886" w:name="_Toc343083726"/>
      <w:bookmarkStart w:id="887" w:name="_Toc343083937"/>
      <w:bookmarkStart w:id="888" w:name="_Toc343220696"/>
      <w:bookmarkStart w:id="889" w:name="_Toc343232199"/>
      <w:bookmarkStart w:id="890" w:name="_Toc343232612"/>
      <w:bookmarkStart w:id="891" w:name="_Toc343232897"/>
      <w:bookmarkStart w:id="892" w:name="_Toc343415402"/>
      <w:bookmarkStart w:id="893" w:name="_Toc343415698"/>
      <w:bookmarkEnd w:id="885"/>
      <w:bookmarkEnd w:id="886"/>
      <w:bookmarkEnd w:id="887"/>
      <w:bookmarkEnd w:id="888"/>
      <w:bookmarkEnd w:id="889"/>
      <w:bookmarkEnd w:id="890"/>
      <w:bookmarkEnd w:id="891"/>
      <w:bookmarkEnd w:id="892"/>
      <w:bookmarkEnd w:id="893"/>
    </w:p>
    <w:p w14:paraId="78E5BAF5" w14:textId="77777777" w:rsidR="004B6166" w:rsidRPr="00EC61DB" w:rsidDel="00C31595" w:rsidRDefault="004B6166">
      <w:pPr>
        <w:pStyle w:val="Heading1"/>
        <w:rPr>
          <w:del w:id="894" w:author="The Si Tran" w:date="2012-12-12T07:32:00Z"/>
          <w:rPrChange w:id="895" w:author="The Si Tran" w:date="2012-12-14T07:14:00Z">
            <w:rPr>
              <w:del w:id="896" w:author="The Si Tran" w:date="2012-12-12T07:32:00Z"/>
              <w:noProof/>
              <w:szCs w:val="26"/>
            </w:rPr>
          </w:rPrChange>
        </w:rPr>
        <w:pPrChange w:id="897" w:author="The Si Tran" w:date="2012-12-14T07:14:00Z">
          <w:pPr>
            <w:spacing w:before="0" w:after="200" w:line="276" w:lineRule="auto"/>
            <w:jc w:val="left"/>
          </w:pPr>
        </w:pPrChange>
      </w:pPr>
      <w:bookmarkStart w:id="898" w:name="_Toc343083513"/>
      <w:bookmarkStart w:id="899" w:name="_Toc343083727"/>
      <w:bookmarkStart w:id="900" w:name="_Toc343083938"/>
      <w:bookmarkStart w:id="901" w:name="_Toc343220697"/>
      <w:bookmarkStart w:id="902" w:name="_Toc343232200"/>
      <w:bookmarkStart w:id="903" w:name="_Toc343232613"/>
      <w:bookmarkStart w:id="904" w:name="_Toc343232898"/>
      <w:bookmarkStart w:id="905" w:name="_Toc343415403"/>
      <w:bookmarkStart w:id="906" w:name="_Toc343415699"/>
      <w:bookmarkEnd w:id="898"/>
      <w:bookmarkEnd w:id="899"/>
      <w:bookmarkEnd w:id="900"/>
      <w:bookmarkEnd w:id="901"/>
      <w:bookmarkEnd w:id="902"/>
      <w:bookmarkEnd w:id="903"/>
      <w:bookmarkEnd w:id="904"/>
      <w:bookmarkEnd w:id="905"/>
      <w:bookmarkEnd w:id="906"/>
    </w:p>
    <w:p w14:paraId="204237D3" w14:textId="77777777" w:rsidR="004B6166" w:rsidRPr="00EC61DB" w:rsidDel="00C31595" w:rsidRDefault="004B6166">
      <w:pPr>
        <w:pStyle w:val="Heading1"/>
        <w:rPr>
          <w:del w:id="907" w:author="The Si Tran" w:date="2012-12-12T07:32:00Z"/>
          <w:rPrChange w:id="908" w:author="The Si Tran" w:date="2012-12-14T07:14:00Z">
            <w:rPr>
              <w:del w:id="909" w:author="The Si Tran" w:date="2012-12-12T07:32:00Z"/>
              <w:noProof/>
              <w:szCs w:val="26"/>
            </w:rPr>
          </w:rPrChange>
        </w:rPr>
        <w:pPrChange w:id="910" w:author="The Si Tran" w:date="2012-12-14T07:14:00Z">
          <w:pPr>
            <w:spacing w:before="0" w:after="200" w:line="276" w:lineRule="auto"/>
            <w:jc w:val="left"/>
          </w:pPr>
        </w:pPrChange>
      </w:pPr>
      <w:bookmarkStart w:id="911" w:name="_Toc343083514"/>
      <w:bookmarkStart w:id="912" w:name="_Toc343083728"/>
      <w:bookmarkStart w:id="913" w:name="_Toc343083939"/>
      <w:bookmarkStart w:id="914" w:name="_Toc343220698"/>
      <w:bookmarkStart w:id="915" w:name="_Toc343232201"/>
      <w:bookmarkStart w:id="916" w:name="_Toc343232614"/>
      <w:bookmarkStart w:id="917" w:name="_Toc343232899"/>
      <w:bookmarkStart w:id="918" w:name="_Toc343415404"/>
      <w:bookmarkStart w:id="919" w:name="_Toc343415700"/>
      <w:bookmarkEnd w:id="911"/>
      <w:bookmarkEnd w:id="912"/>
      <w:bookmarkEnd w:id="913"/>
      <w:bookmarkEnd w:id="914"/>
      <w:bookmarkEnd w:id="915"/>
      <w:bookmarkEnd w:id="916"/>
      <w:bookmarkEnd w:id="917"/>
      <w:bookmarkEnd w:id="918"/>
      <w:bookmarkEnd w:id="919"/>
    </w:p>
    <w:p w14:paraId="27646602" w14:textId="577287E3" w:rsidR="004D65BA" w:rsidRPr="00EC61DB" w:rsidDel="009462B6" w:rsidRDefault="004D65BA">
      <w:pPr>
        <w:pStyle w:val="Heading1"/>
        <w:rPr>
          <w:del w:id="920" w:author="The Si Tran" w:date="2012-12-14T03:56:00Z"/>
        </w:rPr>
        <w:pPrChange w:id="921" w:author="The Si Tran" w:date="2012-12-14T07:14:00Z">
          <w:pPr>
            <w:pStyle w:val="Heading1"/>
            <w:ind w:firstLine="180"/>
            <w:jc w:val="left"/>
          </w:pPr>
        </w:pPrChange>
      </w:pPr>
      <w:bookmarkStart w:id="922" w:name="_Toc327348165"/>
      <w:del w:id="923" w:author="The Si Tran" w:date="2012-12-14T07:14:00Z">
        <w:r w:rsidRPr="00EC61DB" w:rsidDel="00EC61DB">
          <w:rPr>
            <w:b w:val="0"/>
            <w:bCs w:val="0"/>
          </w:rPr>
          <w:delText>GIỚI THIỆU</w:delText>
        </w:r>
      </w:del>
      <w:bookmarkStart w:id="924" w:name="_Toc343232900"/>
      <w:bookmarkStart w:id="925" w:name="_Toc343415405"/>
      <w:bookmarkStart w:id="926" w:name="_Toc343415701"/>
      <w:bookmarkEnd w:id="922"/>
      <w:bookmarkEnd w:id="924"/>
      <w:bookmarkEnd w:id="925"/>
      <w:bookmarkEnd w:id="926"/>
    </w:p>
    <w:p w14:paraId="51AA11B9" w14:textId="0AD4B221" w:rsidR="004D65BA" w:rsidRPr="00E078AF" w:rsidRDefault="00E94A26">
      <w:pPr>
        <w:pStyle w:val="Heading1"/>
        <w:rPr>
          <w:szCs w:val="26"/>
        </w:rPr>
        <w:pPrChange w:id="927" w:author="The Si Tran" w:date="2012-12-14T07:14:00Z">
          <w:pPr/>
        </w:pPrChange>
      </w:pPr>
      <w:bookmarkStart w:id="928" w:name="_Toc343415702"/>
      <w:ins w:id="929" w:author="superchickend" w:date="2012-12-16T14:55:00Z">
        <w:r>
          <w:rPr>
            <w:szCs w:val="26"/>
          </w:rPr>
          <w:t xml:space="preserve">   </w:t>
        </w:r>
      </w:ins>
      <w:ins w:id="930" w:author="superchickend" w:date="2012-12-16T14:57:00Z">
        <w:r w:rsidR="00AB74F2">
          <w:rPr>
            <w:szCs w:val="26"/>
          </w:rPr>
          <w:t xml:space="preserve"> </w:t>
        </w:r>
      </w:ins>
      <w:ins w:id="931" w:author="The Si Tran" w:date="2012-12-14T07:15:00Z">
        <w:del w:id="932" w:author="superchickend" w:date="2012-12-16T14:55:00Z">
          <w:r w:rsidR="008002A4" w:rsidDel="00E94A26">
            <w:rPr>
              <w:szCs w:val="26"/>
            </w:rPr>
            <w:delText xml:space="preserve">: </w:delText>
          </w:r>
        </w:del>
        <w:r w:rsidR="008002A4">
          <w:rPr>
            <w:szCs w:val="26"/>
          </w:rPr>
          <w:t>GIỚI THIỆU</w:t>
        </w:r>
      </w:ins>
      <w:bookmarkEnd w:id="928"/>
    </w:p>
    <w:p w14:paraId="0476CC7D" w14:textId="77777777" w:rsidR="004D65BA" w:rsidRPr="0049233F" w:rsidRDefault="004D65BA" w:rsidP="004D65BA">
      <w:pPr>
        <w:pStyle w:val="Heading2"/>
        <w:rPr>
          <w:i/>
          <w:sz w:val="26"/>
          <w:szCs w:val="26"/>
          <w:rPrChange w:id="933" w:author="The Si Tran" w:date="2012-12-05T23:02:00Z">
            <w:rPr>
              <w:i/>
            </w:rPr>
          </w:rPrChange>
        </w:rPr>
      </w:pPr>
      <w:bookmarkStart w:id="934" w:name="_Toc343415703"/>
      <w:bookmarkStart w:id="935" w:name="_Toc327348166"/>
      <w:r w:rsidRPr="0049233F">
        <w:rPr>
          <w:sz w:val="26"/>
          <w:szCs w:val="26"/>
          <w:rPrChange w:id="936" w:author="The Si Tran" w:date="2012-12-05T23:02:00Z">
            <w:rPr>
              <w:rFonts w:cs="Times New Roman"/>
              <w:b w:val="0"/>
              <w:bCs w:val="0"/>
              <w:iCs w:val="0"/>
              <w:kern w:val="32"/>
              <w:sz w:val="32"/>
              <w:szCs w:val="32"/>
            </w:rPr>
          </w:rPrChange>
        </w:rPr>
        <w:t>Đ</w:t>
      </w:r>
      <w:ins w:id="937" w:author="The Si Tran" w:date="2012-12-12T14:06:00Z">
        <w:r w:rsidR="00355596">
          <w:rPr>
            <w:sz w:val="26"/>
            <w:szCs w:val="26"/>
          </w:rPr>
          <w:t>ặt vấn đề</w:t>
        </w:r>
      </w:ins>
      <w:bookmarkEnd w:id="934"/>
      <w:del w:id="938" w:author="The Si Tran" w:date="2012-12-12T14:06:00Z">
        <w:r w:rsidRPr="0049233F" w:rsidDel="00355596">
          <w:rPr>
            <w:sz w:val="26"/>
            <w:szCs w:val="26"/>
            <w:rPrChange w:id="939" w:author="The Si Tran" w:date="2012-12-05T23:02:00Z">
              <w:rPr>
                <w:rFonts w:cs="Times New Roman"/>
                <w:b w:val="0"/>
                <w:bCs w:val="0"/>
                <w:iCs w:val="0"/>
                <w:kern w:val="32"/>
                <w:sz w:val="32"/>
                <w:szCs w:val="32"/>
              </w:rPr>
            </w:rPrChange>
          </w:rPr>
          <w:delText>ẶT VẤN</w:delText>
        </w:r>
      </w:del>
      <w:del w:id="940" w:author="The Si Tran" w:date="2012-12-12T14:05:00Z">
        <w:r w:rsidRPr="0049233F" w:rsidDel="00355596">
          <w:rPr>
            <w:sz w:val="26"/>
            <w:szCs w:val="26"/>
            <w:rPrChange w:id="941" w:author="The Si Tran" w:date="2012-12-05T23:02:00Z">
              <w:rPr>
                <w:rFonts w:cs="Times New Roman"/>
                <w:b w:val="0"/>
                <w:bCs w:val="0"/>
                <w:iCs w:val="0"/>
                <w:kern w:val="32"/>
                <w:sz w:val="32"/>
                <w:szCs w:val="32"/>
              </w:rPr>
            </w:rPrChange>
          </w:rPr>
          <w:delText xml:space="preserve"> ĐỀ</w:delText>
        </w:r>
      </w:del>
      <w:bookmarkEnd w:id="935"/>
    </w:p>
    <w:p w14:paraId="5C8F8890" w14:textId="77777777" w:rsidR="004D65BA" w:rsidRPr="0049233F" w:rsidRDefault="004D65BA">
      <w:pPr>
        <w:pPrChange w:id="942"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943"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EC61DB">
        <w:rPr>
          <w:rPrChange w:id="944" w:author="The Si Tran" w:date="2012-12-14T07:11:00Z">
            <w:rPr>
              <w:szCs w:val="26"/>
            </w:rPr>
          </w:rPrChange>
        </w:rPr>
        <w:t>ời ta tiến hành thu nhập dữ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51F66FBF" w:rsidR="004D65BA" w:rsidRPr="0049233F" w:rsidDel="00C17C95" w:rsidRDefault="004D65BA">
      <w:pPr>
        <w:rPr>
          <w:del w:id="945" w:author="The Si Tran" w:date="2012-12-14T03:57:00Z"/>
        </w:rPr>
        <w:pPrChange w:id="946"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947" w:author="superchickend" w:date="2012-12-16T15:01:00Z">
        <w:r w:rsidR="00AC05B5">
          <w:t xml:space="preserve"> </w:t>
        </w:r>
      </w:ins>
      <w:del w:id="948" w:author="superchickend" w:date="2012-12-16T15:01:00Z">
        <w:r w:rsidRPr="0049233F" w:rsidDel="00AC05B5">
          <w:delText>:</w:delText>
        </w:r>
      </w:del>
      <w:r w:rsidRPr="0049233F">
        <w:t xml:space="preserve">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14:paraId="005793C1" w14:textId="77777777" w:rsidR="004D65BA" w:rsidRPr="0049233F" w:rsidRDefault="004D65BA">
      <w:pPr>
        <w:pPrChange w:id="949" w:author="The Si Tran" w:date="2012-12-14T07:12:00Z">
          <w:pPr>
            <w:ind w:firstLine="720"/>
          </w:pPr>
        </w:pPrChange>
      </w:pPr>
    </w:p>
    <w:p w14:paraId="3ACBF295" w14:textId="77777777" w:rsidR="004D65BA" w:rsidRPr="0049233F" w:rsidRDefault="004D65BA" w:rsidP="004D65BA">
      <w:pPr>
        <w:pStyle w:val="Heading2"/>
        <w:rPr>
          <w:sz w:val="26"/>
          <w:szCs w:val="26"/>
          <w:rPrChange w:id="950" w:author="The Si Tran" w:date="2012-12-05T23:02:00Z">
            <w:rPr/>
          </w:rPrChange>
        </w:rPr>
      </w:pPr>
      <w:bookmarkStart w:id="951" w:name="_Toc327348167"/>
      <w:del w:id="952" w:author="The Si Tran" w:date="2012-12-12T14:06:00Z">
        <w:r w:rsidRPr="0049233F" w:rsidDel="00355596">
          <w:rPr>
            <w:sz w:val="26"/>
            <w:szCs w:val="26"/>
            <w:rPrChange w:id="953" w:author="The Si Tran" w:date="2012-12-05T23:02:00Z">
              <w:rPr>
                <w:rFonts w:cs="Times New Roman"/>
                <w:b w:val="0"/>
                <w:bCs w:val="0"/>
                <w:iCs w:val="0"/>
                <w:kern w:val="32"/>
                <w:sz w:val="32"/>
                <w:szCs w:val="32"/>
              </w:rPr>
            </w:rPrChange>
          </w:rPr>
          <w:delText>MỤC TIÊU CỦA ĐỀ TÀI</w:delText>
        </w:r>
      </w:del>
      <w:bookmarkStart w:id="954" w:name="_Toc343415704"/>
      <w:bookmarkEnd w:id="951"/>
      <w:ins w:id="955" w:author="The Si Tran" w:date="2012-12-12T14:06:00Z">
        <w:r w:rsidR="00355596">
          <w:rPr>
            <w:sz w:val="26"/>
            <w:szCs w:val="26"/>
          </w:rPr>
          <w:t>Mục tiêu của đề tài</w:t>
        </w:r>
      </w:ins>
      <w:bookmarkEnd w:id="954"/>
    </w:p>
    <w:p w14:paraId="3D26230F" w14:textId="0C02A598" w:rsidR="007C782C" w:rsidRPr="0030559E" w:rsidRDefault="007C782C">
      <w:pPr>
        <w:rPr>
          <w:ins w:id="956" w:author="superchickend" w:date="2012-12-12T08:18:00Z"/>
        </w:rPr>
        <w:pPrChange w:id="957" w:author="The Si Tran" w:date="2012-12-14T07:13:00Z">
          <w:pPr>
            <w:ind w:firstLine="720"/>
          </w:pPr>
        </w:pPrChange>
      </w:pPr>
      <w:ins w:id="958"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w:t>
        </w:r>
        <w:r w:rsidRPr="0030559E">
          <w:lastRenderedPageBreak/>
          <w:t>rất nhiều phương thức dự báo khác nhau, tuy nhiên ở báo cáo này chúng tôi chọn phương thức dự báo dữ liệu chuỗi thời gian. Dữ liệu chuỗi thời gian là tập các giá trị được đo, quan sát, ghi nhận tuần tự theo thờ</w:t>
        </w:r>
        <w:r w:rsidR="00AC05B5">
          <w:t>i gian</w:t>
        </w:r>
        <w:r w:rsidRPr="0030559E">
          <w:fldChar w:fldCharType="begin"/>
        </w:r>
        <w:r w:rsidRPr="0030559E">
          <w:instrText xml:space="preserve"> REF  time_series_forcecasting_Chris_Chatfield  \* MERGEFORMAT </w:instrText>
        </w:r>
        <w:del w:id="959" w:author="The Si Tran" w:date="2012-12-12T14:11:00Z">
          <w:r w:rsidRPr="0030559E">
            <w:fldChar w:fldCharType="separate"/>
          </w:r>
          <w:r w:rsidRPr="0030559E" w:rsidDel="009D276E">
            <w:delText>[</w:delText>
          </w:r>
          <w:r w:rsidDel="009D276E">
            <w:delText>9</w:delText>
          </w:r>
          <w:r w:rsidRPr="0030559E" w:rsidDel="009D276E">
            <w:delText>]</w:delText>
          </w:r>
        </w:del>
        <w:r w:rsidRPr="0030559E">
          <w:fldChar w:fldCharType="end"/>
        </w:r>
        <w:r w:rsidRPr="0030559E">
          <w:t>. Phương thức d</w:t>
        </w:r>
        <w:r>
          <w:t>ự</w:t>
        </w:r>
        <w:r w:rsidRPr="0030559E">
          <w:t xml:space="preserve"> báo chuỗi thời gian được chia thành hai lớ</w:t>
        </w:r>
        <w:r w:rsidR="00AC05B5">
          <w:t>p mô hình</w:t>
        </w:r>
        <w:r w:rsidRPr="0030559E">
          <w:fldChar w:fldCharType="begin"/>
        </w:r>
        <w:r w:rsidRPr="0030559E">
          <w:instrText xml:space="preserve"> REF  Sterba_Hilovska  \* MERGEFORMAT </w:instrText>
        </w:r>
        <w:del w:id="960" w:author="The Si Tran" w:date="2012-12-12T14:11:00Z">
          <w:r w:rsidRPr="0030559E">
            <w:fldChar w:fldCharType="separate"/>
          </w:r>
          <w:r w:rsidRPr="0030559E" w:rsidDel="009D276E">
            <w:delText>[</w:delText>
          </w:r>
          <w:r w:rsidDel="009D276E">
            <w:delText>11</w:delText>
          </w:r>
          <w:r w:rsidRPr="0030559E" w:rsidDel="009D276E">
            <w:delText>]</w:delText>
          </w:r>
        </w:del>
        <w:r w:rsidRPr="0030559E">
          <w:fldChar w:fldCharType="end"/>
        </w:r>
        <w:r w:rsidRPr="0030559E">
          <w:t>: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14:paraId="7B1BD202" w14:textId="77777777" w:rsidR="007C782C" w:rsidRPr="0030559E" w:rsidRDefault="007C782C">
      <w:pPr>
        <w:rPr>
          <w:ins w:id="961" w:author="superchickend" w:date="2012-12-12T08:18:00Z"/>
        </w:rPr>
        <w:pPrChange w:id="962" w:author="The Si Tran" w:date="2012-12-14T07:13:00Z">
          <w:pPr>
            <w:ind w:firstLine="720"/>
          </w:pPr>
        </w:pPrChange>
      </w:pPr>
      <w:ins w:id="963"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14:paraId="75549594" w14:textId="77777777" w:rsidR="007C782C" w:rsidRPr="0030559E" w:rsidRDefault="007C782C">
      <w:pPr>
        <w:rPr>
          <w:ins w:id="964" w:author="superchickend" w:date="2012-12-12T08:18:00Z"/>
        </w:rPr>
        <w:pPrChange w:id="965" w:author="The Si Tran" w:date="2012-12-14T07:13:00Z">
          <w:pPr>
            <w:ind w:firstLine="720"/>
          </w:pPr>
        </w:pPrChange>
      </w:pPr>
      <w:ins w:id="966" w:author="superchickend" w:date="2012-12-12T08:18:00Z">
        <w:r w:rsidRPr="0030559E">
          <w:t>Ngược lại, mô hình mạng nơ ron nhân tạo lại dự báo hiệu quả với chuỗi dữ liệu phi tuyến. Mạng nơ 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14:paraId="48FB3C89" w14:textId="77777777" w:rsidR="007C782C" w:rsidRPr="0030559E" w:rsidRDefault="007C782C">
      <w:pPr>
        <w:rPr>
          <w:ins w:id="967" w:author="superchickend" w:date="2012-12-12T08:18:00Z"/>
        </w:rPr>
        <w:pPrChange w:id="968" w:author="The Si Tran" w:date="2012-12-14T07:13:00Z">
          <w:pPr>
            <w:ind w:firstLine="720"/>
          </w:pPr>
        </w:pPrChange>
      </w:pPr>
      <w:ins w:id="969"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970" w:author="superchickend" w:date="2012-12-12T08:18:00Z"/>
        </w:rPr>
        <w:pPrChange w:id="971" w:author="The Si Tran" w:date="2012-12-14T07:13:00Z">
          <w:pPr>
            <w:ind w:firstLine="720"/>
          </w:pPr>
        </w:pPrChange>
      </w:pPr>
      <w:ins w:id="972" w:author="superchickend" w:date="2012-12-12T08:18:00Z">
        <w:r w:rsidRPr="0030559E">
          <w:t xml:space="preserve">Do đó, một vài nhà nghiên cứu đã đề xuất mô hình kết hợp giữa hai mô hình ARIMA và ANN, nhằm mong muốn kết hợp được điểm mạnh của từng mô hình vào </w:t>
        </w:r>
        <w:r w:rsidRPr="0030559E">
          <w:lastRenderedPageBreak/>
          <w:t>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973" w:author="superchickend" w:date="2012-12-12T08:18:00Z"/>
        </w:rPr>
        <w:pPrChange w:id="974" w:author="The Si Tran" w:date="2012-12-14T07:13:00Z">
          <w:pPr>
            <w:ind w:firstLine="720"/>
          </w:pPr>
        </w:pPrChange>
      </w:pPr>
      <w:ins w:id="975" w:author="superchickend" w:date="2012-12-12T08:18:00Z">
        <w:r w:rsidRPr="0030559E">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976" w:author="The Si Tran" w:date="2012-12-11T08:01:00Z"/>
          <w:del w:id="977" w:author="superchickend" w:date="2012-12-12T08:18:00Z"/>
          <w:szCs w:val="26"/>
        </w:rPr>
        <w:pPrChange w:id="978" w:author="superchickend" w:date="2012-12-12T08:17:00Z">
          <w:pPr/>
        </w:pPrChange>
      </w:pPr>
      <w:ins w:id="979" w:author="The Si Tran" w:date="2012-12-11T08:01:00Z">
        <w:del w:id="980"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981" w:author="superchickend" w:date="2012-12-12T08:17:00Z">
          <w:r w:rsidRPr="0030559E" w:rsidDel="007C782C">
            <w:rPr>
              <w:szCs w:val="26"/>
            </w:rPr>
            <w:delText>(model)</w:delText>
          </w:r>
        </w:del>
        <w:del w:id="982"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983" w:name="_Toc343083518"/>
          <w:bookmarkStart w:id="984" w:name="_Toc343083732"/>
          <w:bookmarkStart w:id="985" w:name="_Toc343083943"/>
          <w:bookmarkStart w:id="986" w:name="_Toc343220702"/>
          <w:bookmarkStart w:id="987" w:name="_Toc343232206"/>
          <w:bookmarkStart w:id="988" w:name="_Toc343232619"/>
          <w:bookmarkStart w:id="989" w:name="_Toc343232904"/>
          <w:bookmarkStart w:id="990" w:name="_Toc343415409"/>
          <w:bookmarkStart w:id="991" w:name="_Toc343415705"/>
          <w:bookmarkEnd w:id="983"/>
          <w:bookmarkEnd w:id="984"/>
          <w:bookmarkEnd w:id="985"/>
          <w:bookmarkEnd w:id="986"/>
          <w:bookmarkEnd w:id="987"/>
          <w:bookmarkEnd w:id="988"/>
          <w:bookmarkEnd w:id="989"/>
          <w:bookmarkEnd w:id="990"/>
          <w:bookmarkEnd w:id="991"/>
        </w:del>
      </w:ins>
    </w:p>
    <w:p w14:paraId="1202EAAD" w14:textId="77777777" w:rsidR="004D65F6" w:rsidRPr="0030559E" w:rsidDel="007C782C" w:rsidRDefault="004D65F6" w:rsidP="004D65F6">
      <w:pPr>
        <w:rPr>
          <w:ins w:id="992" w:author="The Si Tran" w:date="2012-12-11T08:01:00Z"/>
          <w:del w:id="993" w:author="superchickend" w:date="2012-12-12T08:18:00Z"/>
          <w:szCs w:val="26"/>
        </w:rPr>
      </w:pPr>
      <w:ins w:id="994" w:author="The Si Tran" w:date="2012-12-11T08:01:00Z">
        <w:del w:id="995"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996" w:name="_Toc343083519"/>
          <w:bookmarkStart w:id="997" w:name="_Toc343083733"/>
          <w:bookmarkStart w:id="998" w:name="_Toc343083944"/>
          <w:bookmarkStart w:id="999" w:name="_Toc343220703"/>
          <w:bookmarkStart w:id="1000" w:name="_Toc343232207"/>
          <w:bookmarkStart w:id="1001" w:name="_Toc343232620"/>
          <w:bookmarkStart w:id="1002" w:name="_Toc343232905"/>
          <w:bookmarkStart w:id="1003" w:name="_Toc343415410"/>
          <w:bookmarkStart w:id="1004" w:name="_Toc343415706"/>
          <w:bookmarkEnd w:id="996"/>
          <w:bookmarkEnd w:id="997"/>
          <w:bookmarkEnd w:id="998"/>
          <w:bookmarkEnd w:id="999"/>
          <w:bookmarkEnd w:id="1000"/>
          <w:bookmarkEnd w:id="1001"/>
          <w:bookmarkEnd w:id="1002"/>
          <w:bookmarkEnd w:id="1003"/>
          <w:bookmarkEnd w:id="1004"/>
        </w:del>
      </w:ins>
    </w:p>
    <w:p w14:paraId="14F19CDB" w14:textId="77777777" w:rsidR="004D65F6" w:rsidRPr="0030559E" w:rsidDel="007C782C" w:rsidRDefault="004D65F6" w:rsidP="004D65F6">
      <w:pPr>
        <w:rPr>
          <w:ins w:id="1005" w:author="The Si Tran" w:date="2012-12-11T08:01:00Z"/>
          <w:del w:id="1006" w:author="superchickend" w:date="2012-12-12T08:18:00Z"/>
          <w:szCs w:val="26"/>
        </w:rPr>
      </w:pPr>
      <w:ins w:id="1007" w:author="The Si Tran" w:date="2012-12-11T08:01:00Z">
        <w:del w:id="1008"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1009" w:name="_Toc343083520"/>
          <w:bookmarkStart w:id="1010" w:name="_Toc343083734"/>
          <w:bookmarkStart w:id="1011" w:name="_Toc343083945"/>
          <w:bookmarkStart w:id="1012" w:name="_Toc343220704"/>
          <w:bookmarkStart w:id="1013" w:name="_Toc343232208"/>
          <w:bookmarkStart w:id="1014" w:name="_Toc343232621"/>
          <w:bookmarkStart w:id="1015" w:name="_Toc343232906"/>
          <w:bookmarkStart w:id="1016" w:name="_Toc343415411"/>
          <w:bookmarkStart w:id="1017" w:name="_Toc343415707"/>
          <w:bookmarkEnd w:id="1009"/>
          <w:bookmarkEnd w:id="1010"/>
          <w:bookmarkEnd w:id="1011"/>
          <w:bookmarkEnd w:id="1012"/>
          <w:bookmarkEnd w:id="1013"/>
          <w:bookmarkEnd w:id="1014"/>
          <w:bookmarkEnd w:id="1015"/>
          <w:bookmarkEnd w:id="1016"/>
          <w:bookmarkEnd w:id="1017"/>
        </w:del>
      </w:ins>
    </w:p>
    <w:p w14:paraId="141B4545" w14:textId="77777777" w:rsidR="004D65F6" w:rsidRPr="0030559E" w:rsidDel="007C782C" w:rsidRDefault="004D65F6" w:rsidP="004D65F6">
      <w:pPr>
        <w:rPr>
          <w:ins w:id="1018" w:author="The Si Tran" w:date="2012-12-11T08:01:00Z"/>
          <w:del w:id="1019" w:author="superchickend" w:date="2012-12-12T08:18:00Z"/>
          <w:szCs w:val="26"/>
        </w:rPr>
      </w:pPr>
      <w:ins w:id="1020" w:author="The Si Tran" w:date="2012-12-11T08:01:00Z">
        <w:del w:id="1021"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1022" w:name="_Toc343083521"/>
          <w:bookmarkStart w:id="1023" w:name="_Toc343083735"/>
          <w:bookmarkStart w:id="1024" w:name="_Toc343083946"/>
          <w:bookmarkStart w:id="1025" w:name="_Toc343220705"/>
          <w:bookmarkStart w:id="1026" w:name="_Toc343232209"/>
          <w:bookmarkStart w:id="1027" w:name="_Toc343232622"/>
          <w:bookmarkStart w:id="1028" w:name="_Toc343232907"/>
          <w:bookmarkStart w:id="1029" w:name="_Toc343415412"/>
          <w:bookmarkStart w:id="1030" w:name="_Toc343415708"/>
          <w:bookmarkEnd w:id="1022"/>
          <w:bookmarkEnd w:id="1023"/>
          <w:bookmarkEnd w:id="1024"/>
          <w:bookmarkEnd w:id="1025"/>
          <w:bookmarkEnd w:id="1026"/>
          <w:bookmarkEnd w:id="1027"/>
          <w:bookmarkEnd w:id="1028"/>
          <w:bookmarkEnd w:id="1029"/>
          <w:bookmarkEnd w:id="1030"/>
        </w:del>
      </w:ins>
    </w:p>
    <w:p w14:paraId="753D1505" w14:textId="77777777" w:rsidR="004D65F6" w:rsidRPr="0030559E" w:rsidDel="007C782C" w:rsidRDefault="004D65F6" w:rsidP="004D65F6">
      <w:pPr>
        <w:rPr>
          <w:ins w:id="1031" w:author="The Si Tran" w:date="2012-12-11T08:01:00Z"/>
          <w:del w:id="1032" w:author="superchickend" w:date="2012-12-12T08:18:00Z"/>
          <w:szCs w:val="26"/>
        </w:rPr>
      </w:pPr>
      <w:ins w:id="1033" w:author="The Si Tran" w:date="2012-12-11T08:01:00Z">
        <w:del w:id="1034"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035" w:name="_Toc343083522"/>
          <w:bookmarkStart w:id="1036" w:name="_Toc343083736"/>
          <w:bookmarkStart w:id="1037" w:name="_Toc343083947"/>
          <w:bookmarkStart w:id="1038" w:name="_Toc343220706"/>
          <w:bookmarkStart w:id="1039" w:name="_Toc343232210"/>
          <w:bookmarkStart w:id="1040" w:name="_Toc343232623"/>
          <w:bookmarkStart w:id="1041" w:name="_Toc343232908"/>
          <w:bookmarkStart w:id="1042" w:name="_Toc343415413"/>
          <w:bookmarkStart w:id="1043" w:name="_Toc343415709"/>
          <w:bookmarkEnd w:id="1035"/>
          <w:bookmarkEnd w:id="1036"/>
          <w:bookmarkEnd w:id="1037"/>
          <w:bookmarkEnd w:id="1038"/>
          <w:bookmarkEnd w:id="1039"/>
          <w:bookmarkEnd w:id="1040"/>
          <w:bookmarkEnd w:id="1041"/>
          <w:bookmarkEnd w:id="1042"/>
          <w:bookmarkEnd w:id="1043"/>
        </w:del>
      </w:ins>
    </w:p>
    <w:p w14:paraId="435C606B" w14:textId="77777777" w:rsidR="004D65F6" w:rsidRPr="0030559E" w:rsidDel="007C782C" w:rsidRDefault="004D65F6" w:rsidP="004D65F6">
      <w:pPr>
        <w:rPr>
          <w:ins w:id="1044" w:author="The Si Tran" w:date="2012-12-11T08:01:00Z"/>
          <w:del w:id="1045" w:author="superchickend" w:date="2012-12-12T08:18:00Z"/>
          <w:szCs w:val="26"/>
        </w:rPr>
      </w:pPr>
      <w:ins w:id="1046" w:author="The Si Tran" w:date="2012-12-11T08:01:00Z">
        <w:del w:id="1047"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048" w:name="_Toc343083523"/>
          <w:bookmarkStart w:id="1049" w:name="_Toc343083737"/>
          <w:bookmarkStart w:id="1050" w:name="_Toc343083948"/>
          <w:bookmarkStart w:id="1051" w:name="_Toc343220707"/>
          <w:bookmarkStart w:id="1052" w:name="_Toc343232211"/>
          <w:bookmarkStart w:id="1053" w:name="_Toc343232624"/>
          <w:bookmarkStart w:id="1054" w:name="_Toc343232909"/>
          <w:bookmarkStart w:id="1055" w:name="_Toc343415414"/>
          <w:bookmarkStart w:id="1056" w:name="_Toc343415710"/>
          <w:bookmarkEnd w:id="1048"/>
          <w:bookmarkEnd w:id="1049"/>
          <w:bookmarkEnd w:id="1050"/>
          <w:bookmarkEnd w:id="1051"/>
          <w:bookmarkEnd w:id="1052"/>
          <w:bookmarkEnd w:id="1053"/>
          <w:bookmarkEnd w:id="1054"/>
          <w:bookmarkEnd w:id="1055"/>
          <w:bookmarkEnd w:id="1056"/>
        </w:del>
      </w:ins>
    </w:p>
    <w:p w14:paraId="49EBCF99" w14:textId="77777777" w:rsidR="004D65F6" w:rsidRPr="0030559E" w:rsidDel="007C782C" w:rsidRDefault="004D65F6" w:rsidP="004D65F6">
      <w:pPr>
        <w:rPr>
          <w:ins w:id="1057" w:author="The Si Tran" w:date="2012-12-11T08:01:00Z"/>
          <w:del w:id="1058" w:author="superchickend" w:date="2012-12-12T08:18:00Z"/>
          <w:szCs w:val="26"/>
        </w:rPr>
      </w:pPr>
      <w:bookmarkStart w:id="1059" w:name="time_series_forcecasting_Chris_Chatfield"/>
      <w:ins w:id="1060" w:author="The Si Tran" w:date="2012-12-11T08:01:00Z">
        <w:del w:id="1061" w:author="superchickend" w:date="2012-12-12T08:18:00Z">
          <w:r w:rsidRPr="0030559E" w:rsidDel="007C782C">
            <w:rPr>
              <w:szCs w:val="26"/>
            </w:rPr>
            <w:delText>[1]</w:delText>
          </w:r>
          <w:bookmarkEnd w:id="1059"/>
          <w:r w:rsidRPr="0030559E" w:rsidDel="007C782C">
            <w:rPr>
              <w:szCs w:val="26"/>
            </w:rPr>
            <w:delText xml:space="preserve"> time series forecasting – Chris Chatfield</w:delText>
          </w:r>
          <w:bookmarkStart w:id="1062" w:name="_Toc343083524"/>
          <w:bookmarkStart w:id="1063" w:name="_Toc343083738"/>
          <w:bookmarkStart w:id="1064" w:name="_Toc343083949"/>
          <w:bookmarkStart w:id="1065" w:name="_Toc343220708"/>
          <w:bookmarkStart w:id="1066" w:name="_Toc343232212"/>
          <w:bookmarkStart w:id="1067" w:name="_Toc343232625"/>
          <w:bookmarkStart w:id="1068" w:name="_Toc343232910"/>
          <w:bookmarkStart w:id="1069" w:name="_Toc343415415"/>
          <w:bookmarkStart w:id="1070" w:name="_Toc343415711"/>
          <w:bookmarkEnd w:id="1062"/>
          <w:bookmarkEnd w:id="1063"/>
          <w:bookmarkEnd w:id="1064"/>
          <w:bookmarkEnd w:id="1065"/>
          <w:bookmarkEnd w:id="1066"/>
          <w:bookmarkEnd w:id="1067"/>
          <w:bookmarkEnd w:id="1068"/>
          <w:bookmarkEnd w:id="1069"/>
          <w:bookmarkEnd w:id="1070"/>
        </w:del>
      </w:ins>
    </w:p>
    <w:p w14:paraId="7687FB8B" w14:textId="77777777" w:rsidR="004D65F6" w:rsidRPr="0030559E" w:rsidDel="007C782C" w:rsidRDefault="004D65F6" w:rsidP="004D65F6">
      <w:pPr>
        <w:rPr>
          <w:ins w:id="1071" w:author="The Si Tran" w:date="2012-12-11T08:01:00Z"/>
          <w:del w:id="1072" w:author="superchickend" w:date="2012-12-12T08:18:00Z"/>
          <w:szCs w:val="26"/>
        </w:rPr>
      </w:pPr>
      <w:bookmarkStart w:id="1073" w:name="Sterba_Hilovska"/>
      <w:ins w:id="1074" w:author="The Si Tran" w:date="2012-12-11T08:01:00Z">
        <w:del w:id="1075" w:author="superchickend" w:date="2012-12-12T08:18:00Z">
          <w:r w:rsidRPr="0030559E" w:rsidDel="007C782C">
            <w:rPr>
              <w:szCs w:val="26"/>
            </w:rPr>
            <w:delText>[2]</w:delText>
          </w:r>
          <w:bookmarkEnd w:id="1073"/>
          <w:r w:rsidRPr="0030559E" w:rsidDel="007C782C">
            <w:rPr>
              <w:szCs w:val="26"/>
            </w:rPr>
            <w:delText xml:space="preserve"> Journal of Applies Mathematics – Sterba_Hilovska</w:delText>
          </w:r>
          <w:bookmarkStart w:id="1076" w:name="_Toc343083525"/>
          <w:bookmarkStart w:id="1077" w:name="_Toc343083739"/>
          <w:bookmarkStart w:id="1078" w:name="_Toc343083950"/>
          <w:bookmarkStart w:id="1079" w:name="_Toc343220709"/>
          <w:bookmarkStart w:id="1080" w:name="_Toc343232213"/>
          <w:bookmarkStart w:id="1081" w:name="_Toc343232626"/>
          <w:bookmarkStart w:id="1082" w:name="_Toc343232911"/>
          <w:bookmarkStart w:id="1083" w:name="_Toc343415416"/>
          <w:bookmarkStart w:id="1084" w:name="_Toc343415712"/>
          <w:bookmarkEnd w:id="1076"/>
          <w:bookmarkEnd w:id="1077"/>
          <w:bookmarkEnd w:id="1078"/>
          <w:bookmarkEnd w:id="1079"/>
          <w:bookmarkEnd w:id="1080"/>
          <w:bookmarkEnd w:id="1081"/>
          <w:bookmarkEnd w:id="1082"/>
          <w:bookmarkEnd w:id="1083"/>
          <w:bookmarkEnd w:id="1084"/>
        </w:del>
      </w:ins>
    </w:p>
    <w:p w14:paraId="59C9F0F7" w14:textId="77777777" w:rsidR="004D65BA" w:rsidRPr="0049233F" w:rsidDel="00395324" w:rsidRDefault="004D65BA" w:rsidP="004D65BA">
      <w:pPr>
        <w:ind w:firstLine="720"/>
        <w:rPr>
          <w:del w:id="1085" w:author="The Si Tran" w:date="2012-12-12T08:05:00Z"/>
          <w:szCs w:val="26"/>
        </w:rPr>
      </w:pPr>
      <w:bookmarkStart w:id="1086" w:name="_Toc343083526"/>
      <w:bookmarkStart w:id="1087" w:name="_Toc343083740"/>
      <w:bookmarkStart w:id="1088" w:name="_Toc343083951"/>
      <w:bookmarkStart w:id="1089" w:name="_Toc343220710"/>
      <w:bookmarkStart w:id="1090" w:name="_Toc343232214"/>
      <w:bookmarkStart w:id="1091" w:name="_Toc343232627"/>
      <w:bookmarkStart w:id="1092" w:name="_Toc343232912"/>
      <w:bookmarkStart w:id="1093" w:name="_Toc343415417"/>
      <w:bookmarkStart w:id="1094" w:name="_Toc343415713"/>
      <w:bookmarkEnd w:id="1086"/>
      <w:bookmarkEnd w:id="1087"/>
      <w:bookmarkEnd w:id="1088"/>
      <w:bookmarkEnd w:id="1089"/>
      <w:bookmarkEnd w:id="1090"/>
      <w:bookmarkEnd w:id="1091"/>
      <w:bookmarkEnd w:id="1092"/>
      <w:bookmarkEnd w:id="1093"/>
      <w:bookmarkEnd w:id="1094"/>
    </w:p>
    <w:p w14:paraId="332E1C1B" w14:textId="77777777" w:rsidR="004D65BA" w:rsidRPr="0049233F" w:rsidRDefault="004D65BA" w:rsidP="004D65BA">
      <w:pPr>
        <w:pStyle w:val="Heading2"/>
        <w:rPr>
          <w:i/>
          <w:sz w:val="26"/>
          <w:szCs w:val="26"/>
          <w:rPrChange w:id="1095" w:author="The Si Tran" w:date="2012-12-05T23:02:00Z">
            <w:rPr>
              <w:i/>
            </w:rPr>
          </w:rPrChange>
        </w:rPr>
      </w:pPr>
      <w:bookmarkStart w:id="1096" w:name="_Toc327348168"/>
      <w:del w:id="1097" w:author="The Si Tran" w:date="2012-12-12T14:06:00Z">
        <w:r w:rsidRPr="0049233F" w:rsidDel="00355596">
          <w:rPr>
            <w:sz w:val="26"/>
            <w:szCs w:val="26"/>
            <w:rPrChange w:id="1098" w:author="The Si Tran" w:date="2012-12-05T23:02:00Z">
              <w:rPr>
                <w:rFonts w:cs="Times New Roman"/>
                <w:b w:val="0"/>
                <w:bCs w:val="0"/>
                <w:iCs w:val="0"/>
                <w:kern w:val="32"/>
                <w:sz w:val="32"/>
                <w:szCs w:val="32"/>
              </w:rPr>
            </w:rPrChange>
          </w:rPr>
          <w:delText>CẤU TRÚC BÁO CÁO</w:delText>
        </w:r>
      </w:del>
      <w:bookmarkStart w:id="1099" w:name="_Toc343415714"/>
      <w:bookmarkEnd w:id="1096"/>
      <w:ins w:id="1100" w:author="The Si Tran" w:date="2012-12-12T14:06:00Z">
        <w:r w:rsidR="00355596">
          <w:rPr>
            <w:szCs w:val="26"/>
          </w:rPr>
          <w:t>Cấu trúc báo cáo</w:t>
        </w:r>
      </w:ins>
      <w:bookmarkEnd w:id="1099"/>
    </w:p>
    <w:p w14:paraId="0AF912A0" w14:textId="77777777" w:rsidR="004D65BA" w:rsidRDefault="004D65BA">
      <w:pPr>
        <w:rPr>
          <w:ins w:id="1101" w:author="The Si Tran" w:date="2012-12-11T21:22:00Z"/>
        </w:rPr>
        <w:pPrChange w:id="1102" w:author="The Si Tran" w:date="2012-12-14T07:13:00Z">
          <w:pPr>
            <w:ind w:firstLine="720"/>
          </w:pPr>
        </w:pPrChange>
      </w:pPr>
      <w:r w:rsidRPr="0049233F">
        <w:t xml:space="preserve">Bài báo cáo chia làm </w:t>
      </w:r>
      <w:ins w:id="1103" w:author="The Si Tran" w:date="2012-12-12T08:04:00Z">
        <w:r w:rsidR="00682B49">
          <w:t>7</w:t>
        </w:r>
      </w:ins>
      <w:del w:id="1104" w:author="The Si Tran" w:date="2012-12-12T08:04:00Z">
        <w:r w:rsidRPr="0049233F" w:rsidDel="00682B49">
          <w:delText>6</w:delText>
        </w:r>
      </w:del>
      <w:r w:rsidRPr="0049233F">
        <w:t xml:space="preserve"> chương:</w:t>
      </w:r>
    </w:p>
    <w:p w14:paraId="104C3D4C" w14:textId="77A97268" w:rsidR="00946BC5" w:rsidRDefault="00946BC5">
      <w:pPr>
        <w:rPr>
          <w:ins w:id="1105" w:author="The Si Tran" w:date="2012-12-11T21:22:00Z"/>
        </w:rPr>
      </w:pPr>
      <w:ins w:id="1106" w:author="The Si Tran" w:date="2012-12-11T21:22:00Z">
        <w:r>
          <w:t>Chương 1</w:t>
        </w:r>
      </w:ins>
      <w:ins w:id="1107" w:author="superchickend" w:date="2012-12-16T15:03:00Z">
        <w:r w:rsidR="006A6E25">
          <w:t>.</w:t>
        </w:r>
      </w:ins>
      <w:ins w:id="1108" w:author="The Si Tran" w:date="2012-12-11T21:22:00Z">
        <w:r>
          <w:t xml:space="preserve"> GIỚI THIỆU CHUNG tổng quan về bài toán dự báo</w:t>
        </w:r>
      </w:ins>
    </w:p>
    <w:p w14:paraId="57D856CA" w14:textId="3A96F93E" w:rsidR="00946BC5" w:rsidRDefault="00946BC5">
      <w:pPr>
        <w:rPr>
          <w:ins w:id="1109" w:author="The Si Tran" w:date="2012-12-11T21:22:00Z"/>
        </w:rPr>
      </w:pPr>
      <w:ins w:id="1110" w:author="The Si Tran" w:date="2012-12-11T21:23:00Z">
        <w:r>
          <w:t>Chương 2</w:t>
        </w:r>
      </w:ins>
      <w:ins w:id="1111" w:author="superchickend" w:date="2012-12-16T15:03:00Z">
        <w:r w:rsidR="006A6E25">
          <w:t>.</w:t>
        </w:r>
      </w:ins>
      <w:ins w:id="1112" w:author="The Si Tran" w:date="2012-12-11T21:23:00Z">
        <w:r>
          <w:t xml:space="preserve"> CHUỖI DỮ LIỆU THỜI GIAN </w:t>
        </w:r>
      </w:ins>
      <w:ins w:id="1113"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114" w:author="The Si Tran" w:date="2012-12-11T21:22:00Z"/>
        </w:rPr>
      </w:pPr>
      <w:ins w:id="1115" w:author="The Si Tran" w:date="2012-12-11T21:22:00Z">
        <w:r>
          <w:t xml:space="preserve">Chương </w:t>
        </w:r>
      </w:ins>
      <w:ins w:id="1116" w:author="The Si Tran" w:date="2012-12-11T21:24:00Z">
        <w:r>
          <w:t>3</w:t>
        </w:r>
      </w:ins>
      <w:ins w:id="1117" w:author="superchickend" w:date="2012-12-16T15:03:00Z">
        <w:r w:rsidR="006A6E25">
          <w:t>.</w:t>
        </w:r>
      </w:ins>
      <w:ins w:id="1118"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1119" w:author="The Si Tran" w:date="2012-12-11T21:22:00Z"/>
        </w:rPr>
      </w:pPr>
      <w:ins w:id="1120" w:author="The Si Tran" w:date="2012-12-11T21:22:00Z">
        <w:r>
          <w:t>Chương 4</w:t>
        </w:r>
      </w:ins>
      <w:ins w:id="1121" w:author="superchickend" w:date="2012-12-16T15:03:00Z">
        <w:r w:rsidR="006A6E25">
          <w:t>.</w:t>
        </w:r>
      </w:ins>
      <w:ins w:id="1122" w:author="The Si Tran" w:date="2012-12-11T21:22:00Z">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1123" w:author="The Si Tran" w:date="2012-12-11T21:22:00Z"/>
        </w:rPr>
      </w:pPr>
      <w:ins w:id="1124" w:author="The Si Tran" w:date="2012-12-11T21:22:00Z">
        <w:r>
          <w:t>Chương 5</w:t>
        </w:r>
      </w:ins>
      <w:ins w:id="1125" w:author="superchickend" w:date="2012-12-16T15:03:00Z">
        <w:r w:rsidR="006A6E25">
          <w:t>.</w:t>
        </w:r>
      </w:ins>
      <w:ins w:id="1126" w:author="The Si Tran" w:date="2012-12-11T21:22:00Z">
        <w:r w:rsidR="00946BC5">
          <w:t xml:space="preserve"> MÔ HÌNH KẾT HỢP SARIMA VÀ ANN trình bày cơ sở hình thành, nguyên lý hoạt động của mô hình kết hợp.</w:t>
        </w:r>
      </w:ins>
    </w:p>
    <w:p w14:paraId="4FC86377" w14:textId="02DA4881" w:rsidR="00946BC5" w:rsidRDefault="00946BC5">
      <w:pPr>
        <w:rPr>
          <w:ins w:id="1127" w:author="The Si Tran" w:date="2012-12-11T21:22:00Z"/>
        </w:rPr>
      </w:pPr>
      <w:ins w:id="1128" w:author="The Si Tran" w:date="2012-12-11T21:22:00Z">
        <w:r>
          <w:t>Chươ</w:t>
        </w:r>
        <w:r w:rsidR="00730A63">
          <w:t>ng 6</w:t>
        </w:r>
      </w:ins>
      <w:ins w:id="1129" w:author="superchickend" w:date="2012-12-16T15:03:00Z">
        <w:r w:rsidR="006A6E25">
          <w:t>.</w:t>
        </w:r>
      </w:ins>
      <w:ins w:id="1130" w:author="The Si Tran" w:date="2012-12-11T21:22:00Z">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131" w:author="superchickend" w:date="2012-12-12T08:20:00Z"/>
          <w:del w:id="1132" w:author="The Si Tran" w:date="2012-12-14T07:20:00Z"/>
        </w:rPr>
        <w:pPrChange w:id="1133" w:author="The Si Tran" w:date="2012-12-14T07:13:00Z">
          <w:pPr>
            <w:ind w:firstLine="720"/>
          </w:pPr>
        </w:pPrChange>
      </w:pPr>
      <w:ins w:id="1134" w:author="The Si Tran" w:date="2012-12-11T21:22:00Z">
        <w:r>
          <w:t>Chương 7</w:t>
        </w:r>
      </w:ins>
      <w:ins w:id="1135" w:author="superchickend" w:date="2012-12-16T15:03:00Z">
        <w:r w:rsidR="006A6E25">
          <w:t>.</w:t>
        </w:r>
      </w:ins>
      <w:ins w:id="1136"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137" w:author="The Si Tran" w:date="2012-12-11T21:22:00Z"/>
        </w:rPr>
        <w:pPrChange w:id="1138" w:author="The Si Tran" w:date="2012-12-14T07:20:00Z">
          <w:pPr>
            <w:ind w:firstLine="720"/>
          </w:pPr>
        </w:pPrChange>
      </w:pPr>
      <w:ins w:id="1139" w:author="superchickend" w:date="2012-12-12T08:20:00Z">
        <w:del w:id="1140" w:author="The Si Tran" w:date="2012-12-14T07:20:00Z">
          <w:r w:rsidDel="00516C62">
            <w:br w:type="page"/>
          </w:r>
        </w:del>
      </w:ins>
    </w:p>
    <w:p w14:paraId="3301E4E9" w14:textId="3B97D996" w:rsidR="00946BC5" w:rsidRPr="0095710D" w:rsidDel="00395324" w:rsidRDefault="007B33EC" w:rsidP="004D65BA">
      <w:pPr>
        <w:ind w:firstLine="720"/>
        <w:rPr>
          <w:del w:id="1141" w:author="The Si Tran" w:date="2012-12-12T08:06:00Z"/>
          <w:sz w:val="32"/>
          <w:szCs w:val="32"/>
          <w:rPrChange w:id="1142" w:author="The Si Tran" w:date="2012-12-12T13:54:00Z">
            <w:rPr>
              <w:del w:id="1143" w:author="The Si Tran" w:date="2012-12-12T08:06:00Z"/>
              <w:szCs w:val="26"/>
            </w:rPr>
          </w:rPrChange>
        </w:rPr>
      </w:pPr>
      <w:bookmarkStart w:id="1144" w:name="_Toc343083528"/>
      <w:bookmarkStart w:id="1145" w:name="_Toc343083742"/>
      <w:bookmarkStart w:id="1146" w:name="_Toc343083953"/>
      <w:bookmarkStart w:id="1147" w:name="_Toc343220712"/>
      <w:bookmarkStart w:id="1148" w:name="_Toc343232216"/>
      <w:bookmarkStart w:id="1149" w:name="_Toc343232629"/>
      <w:bookmarkStart w:id="1150" w:name="_Toc343232914"/>
      <w:bookmarkStart w:id="1151" w:name="_Toc343415419"/>
      <w:bookmarkStart w:id="1152" w:name="_Toc343415715"/>
      <w:bookmarkEnd w:id="1144"/>
      <w:bookmarkEnd w:id="1145"/>
      <w:bookmarkEnd w:id="1146"/>
      <w:bookmarkEnd w:id="1147"/>
      <w:bookmarkEnd w:id="1148"/>
      <w:bookmarkEnd w:id="1149"/>
      <w:bookmarkEnd w:id="1150"/>
      <w:bookmarkEnd w:id="1151"/>
      <w:bookmarkEnd w:id="1152"/>
      <w:ins w:id="1153" w:author="superchickend" w:date="2012-12-16T14:57:00Z">
        <w:r>
          <w:lastRenderedPageBreak/>
          <w:t xml:space="preserve">    </w:t>
        </w:r>
      </w:ins>
    </w:p>
    <w:p w14:paraId="6AB79F13" w14:textId="77777777" w:rsidR="004D65BA" w:rsidRPr="0095710D" w:rsidDel="00CA2190" w:rsidRDefault="004D65BA" w:rsidP="004D65BA">
      <w:pPr>
        <w:ind w:firstLine="720"/>
        <w:rPr>
          <w:del w:id="1154" w:author="The Si Tran" w:date="2012-12-11T21:24:00Z"/>
          <w:sz w:val="32"/>
          <w:szCs w:val="32"/>
          <w:rPrChange w:id="1155" w:author="The Si Tran" w:date="2012-12-12T13:54:00Z">
            <w:rPr>
              <w:del w:id="1156" w:author="The Si Tran" w:date="2012-12-11T21:24:00Z"/>
              <w:szCs w:val="26"/>
            </w:rPr>
          </w:rPrChange>
        </w:rPr>
      </w:pPr>
      <w:del w:id="1157" w:author="The Si Tran" w:date="2012-12-11T21:24:00Z">
        <w:r w:rsidRPr="0095710D" w:rsidDel="00CA2190">
          <w:rPr>
            <w:b/>
            <w:sz w:val="32"/>
            <w:szCs w:val="32"/>
            <w:rPrChange w:id="1158" w:author="The Si Tran" w:date="2012-12-12T13:54:00Z">
              <w:rPr>
                <w:b/>
                <w:szCs w:val="26"/>
              </w:rPr>
            </w:rPrChange>
          </w:rPr>
          <w:delText xml:space="preserve">Chương 1: </w:delText>
        </w:r>
        <w:r w:rsidRPr="0095710D" w:rsidDel="00CA2190">
          <w:rPr>
            <w:sz w:val="32"/>
            <w:szCs w:val="32"/>
            <w:rPrChange w:id="1159" w:author="The Si Tran" w:date="2012-12-12T13:54:00Z">
              <w:rPr>
                <w:szCs w:val="26"/>
              </w:rPr>
            </w:rPrChange>
          </w:rPr>
          <w:delText>Giới thiệu về bài toán và nhiệm vụ đề tài.</w:delText>
        </w:r>
        <w:bookmarkStart w:id="1160" w:name="_Toc343083529"/>
        <w:bookmarkStart w:id="1161" w:name="_Toc343083743"/>
        <w:bookmarkStart w:id="1162" w:name="_Toc343083954"/>
        <w:bookmarkStart w:id="1163" w:name="_Toc343220713"/>
        <w:bookmarkStart w:id="1164" w:name="_Toc343232217"/>
        <w:bookmarkStart w:id="1165" w:name="_Toc343232630"/>
        <w:bookmarkStart w:id="1166" w:name="_Toc343232915"/>
        <w:bookmarkStart w:id="1167" w:name="_Toc343415420"/>
        <w:bookmarkStart w:id="1168" w:name="_Toc343415716"/>
        <w:bookmarkEnd w:id="1160"/>
        <w:bookmarkEnd w:id="1161"/>
        <w:bookmarkEnd w:id="1162"/>
        <w:bookmarkEnd w:id="1163"/>
        <w:bookmarkEnd w:id="1164"/>
        <w:bookmarkEnd w:id="1165"/>
        <w:bookmarkEnd w:id="1166"/>
        <w:bookmarkEnd w:id="1167"/>
        <w:bookmarkEnd w:id="1168"/>
      </w:del>
    </w:p>
    <w:p w14:paraId="215E9357" w14:textId="77777777" w:rsidR="004D65BA" w:rsidRPr="0095710D" w:rsidDel="00CA2190" w:rsidRDefault="004D65BA" w:rsidP="004D65BA">
      <w:pPr>
        <w:ind w:firstLine="720"/>
        <w:rPr>
          <w:del w:id="1169" w:author="The Si Tran" w:date="2012-12-11T21:24:00Z"/>
          <w:sz w:val="32"/>
          <w:szCs w:val="32"/>
          <w:rPrChange w:id="1170" w:author="The Si Tran" w:date="2012-12-12T13:54:00Z">
            <w:rPr>
              <w:del w:id="1171" w:author="The Si Tran" w:date="2012-12-11T21:24:00Z"/>
              <w:szCs w:val="26"/>
            </w:rPr>
          </w:rPrChange>
        </w:rPr>
      </w:pPr>
      <w:del w:id="1172" w:author="The Si Tran" w:date="2012-12-11T21:24:00Z">
        <w:r w:rsidRPr="0095710D" w:rsidDel="00CA2190">
          <w:rPr>
            <w:sz w:val="32"/>
            <w:szCs w:val="32"/>
            <w:rPrChange w:id="1173" w:author="The Si Tran" w:date="2012-12-12T13:54:00Z">
              <w:rPr>
                <w:szCs w:val="26"/>
              </w:rPr>
            </w:rPrChange>
          </w:rPr>
          <w:delText>Chương 2: Chuỗi thời gian và các thành phần của chuỗi thời gian</w:delText>
        </w:r>
        <w:bookmarkStart w:id="1174" w:name="_Toc343083530"/>
        <w:bookmarkStart w:id="1175" w:name="_Toc343083744"/>
        <w:bookmarkStart w:id="1176" w:name="_Toc343083955"/>
        <w:bookmarkStart w:id="1177" w:name="_Toc343220714"/>
        <w:bookmarkStart w:id="1178" w:name="_Toc343232218"/>
        <w:bookmarkStart w:id="1179" w:name="_Toc343232631"/>
        <w:bookmarkStart w:id="1180" w:name="_Toc343232916"/>
        <w:bookmarkStart w:id="1181" w:name="_Toc343415421"/>
        <w:bookmarkStart w:id="1182" w:name="_Toc343415717"/>
        <w:bookmarkEnd w:id="1174"/>
        <w:bookmarkEnd w:id="1175"/>
        <w:bookmarkEnd w:id="1176"/>
        <w:bookmarkEnd w:id="1177"/>
        <w:bookmarkEnd w:id="1178"/>
        <w:bookmarkEnd w:id="1179"/>
        <w:bookmarkEnd w:id="1180"/>
        <w:bookmarkEnd w:id="1181"/>
        <w:bookmarkEnd w:id="1182"/>
      </w:del>
    </w:p>
    <w:p w14:paraId="4447389D" w14:textId="77777777" w:rsidR="004D65BA" w:rsidRPr="0095710D" w:rsidDel="00CA2190" w:rsidRDefault="004D65BA" w:rsidP="004D65BA">
      <w:pPr>
        <w:ind w:firstLine="720"/>
        <w:rPr>
          <w:del w:id="1183" w:author="The Si Tran" w:date="2012-12-11T21:24:00Z"/>
          <w:sz w:val="32"/>
          <w:szCs w:val="32"/>
          <w:rPrChange w:id="1184" w:author="The Si Tran" w:date="2012-12-12T13:54:00Z">
            <w:rPr>
              <w:del w:id="1185" w:author="The Si Tran" w:date="2012-12-11T21:24:00Z"/>
              <w:szCs w:val="26"/>
            </w:rPr>
          </w:rPrChange>
        </w:rPr>
      </w:pPr>
      <w:del w:id="1186" w:author="The Si Tran" w:date="2012-12-11T21:24:00Z">
        <w:r w:rsidRPr="0095710D" w:rsidDel="00CA2190">
          <w:rPr>
            <w:sz w:val="32"/>
            <w:szCs w:val="32"/>
            <w:rPrChange w:id="1187" w:author="The Si Tran" w:date="2012-12-12T13:54:00Z">
              <w:rPr>
                <w:szCs w:val="26"/>
              </w:rPr>
            </w:rPrChange>
          </w:rPr>
          <w:delText>Chương 3: Mô hình ARIMA</w:delText>
        </w:r>
        <w:bookmarkStart w:id="1188" w:name="_Toc343083531"/>
        <w:bookmarkStart w:id="1189" w:name="_Toc343083745"/>
        <w:bookmarkStart w:id="1190" w:name="_Toc343083956"/>
        <w:bookmarkStart w:id="1191" w:name="_Toc343220715"/>
        <w:bookmarkStart w:id="1192" w:name="_Toc343232219"/>
        <w:bookmarkStart w:id="1193" w:name="_Toc343232632"/>
        <w:bookmarkStart w:id="1194" w:name="_Toc343232917"/>
        <w:bookmarkStart w:id="1195" w:name="_Toc343415422"/>
        <w:bookmarkStart w:id="1196" w:name="_Toc343415718"/>
        <w:bookmarkEnd w:id="1188"/>
        <w:bookmarkEnd w:id="1189"/>
        <w:bookmarkEnd w:id="1190"/>
        <w:bookmarkEnd w:id="1191"/>
        <w:bookmarkEnd w:id="1192"/>
        <w:bookmarkEnd w:id="1193"/>
        <w:bookmarkEnd w:id="1194"/>
        <w:bookmarkEnd w:id="1195"/>
        <w:bookmarkEnd w:id="1196"/>
      </w:del>
    </w:p>
    <w:p w14:paraId="7B53A7DD" w14:textId="77777777" w:rsidR="004D65BA" w:rsidRPr="0095710D" w:rsidDel="00CA2190" w:rsidRDefault="004D65BA" w:rsidP="004D65BA">
      <w:pPr>
        <w:ind w:firstLine="720"/>
        <w:rPr>
          <w:del w:id="1197" w:author="The Si Tran" w:date="2012-12-11T21:24:00Z"/>
          <w:sz w:val="32"/>
          <w:szCs w:val="32"/>
          <w:rPrChange w:id="1198" w:author="The Si Tran" w:date="2012-12-12T13:54:00Z">
            <w:rPr>
              <w:del w:id="1199" w:author="The Si Tran" w:date="2012-12-11T21:24:00Z"/>
              <w:szCs w:val="26"/>
            </w:rPr>
          </w:rPrChange>
        </w:rPr>
      </w:pPr>
      <w:del w:id="1200" w:author="The Si Tran" w:date="2012-12-11T21:24:00Z">
        <w:r w:rsidRPr="0095710D" w:rsidDel="00CA2190">
          <w:rPr>
            <w:sz w:val="32"/>
            <w:szCs w:val="32"/>
            <w:rPrChange w:id="1201" w:author="The Si Tran" w:date="2012-12-12T13:54:00Z">
              <w:rPr>
                <w:szCs w:val="26"/>
              </w:rPr>
            </w:rPrChange>
          </w:rPr>
          <w:delText>Chương 4: Mô hình ANN</w:delText>
        </w:r>
        <w:bookmarkStart w:id="1202" w:name="_Toc343083532"/>
        <w:bookmarkStart w:id="1203" w:name="_Toc343083746"/>
        <w:bookmarkStart w:id="1204" w:name="_Toc343083957"/>
        <w:bookmarkStart w:id="1205" w:name="_Toc343220716"/>
        <w:bookmarkStart w:id="1206" w:name="_Toc343232220"/>
        <w:bookmarkStart w:id="1207" w:name="_Toc343232633"/>
        <w:bookmarkStart w:id="1208" w:name="_Toc343232918"/>
        <w:bookmarkStart w:id="1209" w:name="_Toc343415423"/>
        <w:bookmarkStart w:id="1210" w:name="_Toc343415719"/>
        <w:bookmarkEnd w:id="1202"/>
        <w:bookmarkEnd w:id="1203"/>
        <w:bookmarkEnd w:id="1204"/>
        <w:bookmarkEnd w:id="1205"/>
        <w:bookmarkEnd w:id="1206"/>
        <w:bookmarkEnd w:id="1207"/>
        <w:bookmarkEnd w:id="1208"/>
        <w:bookmarkEnd w:id="1209"/>
        <w:bookmarkEnd w:id="1210"/>
      </w:del>
    </w:p>
    <w:p w14:paraId="535BB867" w14:textId="77777777" w:rsidR="004D65BA" w:rsidRPr="0095710D" w:rsidDel="00CA2190" w:rsidRDefault="004D65BA" w:rsidP="004D65BA">
      <w:pPr>
        <w:ind w:firstLine="720"/>
        <w:rPr>
          <w:del w:id="1211" w:author="The Si Tran" w:date="2012-12-11T21:24:00Z"/>
          <w:sz w:val="32"/>
          <w:szCs w:val="32"/>
          <w:rPrChange w:id="1212" w:author="The Si Tran" w:date="2012-12-12T13:54:00Z">
            <w:rPr>
              <w:del w:id="1213" w:author="The Si Tran" w:date="2012-12-11T21:24:00Z"/>
              <w:szCs w:val="26"/>
            </w:rPr>
          </w:rPrChange>
        </w:rPr>
      </w:pPr>
      <w:del w:id="1214" w:author="The Si Tran" w:date="2012-12-11T21:24:00Z">
        <w:r w:rsidRPr="0095710D" w:rsidDel="00CA2190">
          <w:rPr>
            <w:sz w:val="32"/>
            <w:szCs w:val="32"/>
            <w:rPrChange w:id="1215" w:author="The Si Tran" w:date="2012-12-12T13:54:00Z">
              <w:rPr>
                <w:szCs w:val="26"/>
              </w:rPr>
            </w:rPrChange>
          </w:rPr>
          <w:delText>Chương 5: Mô hình kết hợp giữa ARIMA và ANN</w:delText>
        </w:r>
        <w:bookmarkStart w:id="1216" w:name="_Toc343083533"/>
        <w:bookmarkStart w:id="1217" w:name="_Toc343083747"/>
        <w:bookmarkStart w:id="1218" w:name="_Toc343083958"/>
        <w:bookmarkStart w:id="1219" w:name="_Toc343220717"/>
        <w:bookmarkStart w:id="1220" w:name="_Toc343232221"/>
        <w:bookmarkStart w:id="1221" w:name="_Toc343232634"/>
        <w:bookmarkStart w:id="1222" w:name="_Toc343232919"/>
        <w:bookmarkStart w:id="1223" w:name="_Toc343415424"/>
        <w:bookmarkStart w:id="1224" w:name="_Toc343415720"/>
        <w:bookmarkEnd w:id="1216"/>
        <w:bookmarkEnd w:id="1217"/>
        <w:bookmarkEnd w:id="1218"/>
        <w:bookmarkEnd w:id="1219"/>
        <w:bookmarkEnd w:id="1220"/>
        <w:bookmarkEnd w:id="1221"/>
        <w:bookmarkEnd w:id="1222"/>
        <w:bookmarkEnd w:id="1223"/>
        <w:bookmarkEnd w:id="1224"/>
      </w:del>
    </w:p>
    <w:p w14:paraId="00BE2FA6" w14:textId="77777777" w:rsidR="004D65BA" w:rsidRPr="0095710D" w:rsidDel="00CA2190" w:rsidRDefault="004D65BA" w:rsidP="004D65BA">
      <w:pPr>
        <w:ind w:firstLine="720"/>
        <w:rPr>
          <w:del w:id="1225" w:author="The Si Tran" w:date="2012-12-11T21:24:00Z"/>
          <w:sz w:val="32"/>
          <w:szCs w:val="32"/>
          <w:rPrChange w:id="1226" w:author="The Si Tran" w:date="2012-12-12T13:54:00Z">
            <w:rPr>
              <w:del w:id="1227" w:author="The Si Tran" w:date="2012-12-11T21:24:00Z"/>
              <w:szCs w:val="26"/>
            </w:rPr>
          </w:rPrChange>
        </w:rPr>
      </w:pPr>
      <w:del w:id="1228" w:author="The Si Tran" w:date="2012-12-11T21:24:00Z">
        <w:r w:rsidRPr="0095710D" w:rsidDel="00CA2190">
          <w:rPr>
            <w:sz w:val="32"/>
            <w:szCs w:val="32"/>
            <w:rPrChange w:id="1229" w:author="The Si Tran" w:date="2012-12-12T13:54:00Z">
              <w:rPr>
                <w:szCs w:val="26"/>
              </w:rPr>
            </w:rPrChange>
          </w:rPr>
          <w:delText>Chương 6: Kết quả thực nghiệm</w:delText>
        </w:r>
        <w:bookmarkStart w:id="1230" w:name="_Toc343083534"/>
        <w:bookmarkStart w:id="1231" w:name="_Toc343083748"/>
        <w:bookmarkStart w:id="1232" w:name="_Toc343083959"/>
        <w:bookmarkStart w:id="1233" w:name="_Toc343220718"/>
        <w:bookmarkStart w:id="1234" w:name="_Toc343232222"/>
        <w:bookmarkStart w:id="1235" w:name="_Toc343232635"/>
        <w:bookmarkStart w:id="1236" w:name="_Toc343232920"/>
        <w:bookmarkStart w:id="1237" w:name="_Toc343415425"/>
        <w:bookmarkStart w:id="1238" w:name="_Toc343415721"/>
        <w:bookmarkEnd w:id="1230"/>
        <w:bookmarkEnd w:id="1231"/>
        <w:bookmarkEnd w:id="1232"/>
        <w:bookmarkEnd w:id="1233"/>
        <w:bookmarkEnd w:id="1234"/>
        <w:bookmarkEnd w:id="1235"/>
        <w:bookmarkEnd w:id="1236"/>
        <w:bookmarkEnd w:id="1237"/>
        <w:bookmarkEnd w:id="1238"/>
      </w:del>
    </w:p>
    <w:p w14:paraId="1B3699D2" w14:textId="77777777" w:rsidR="004D65BA" w:rsidRPr="0095710D" w:rsidDel="00CA2190" w:rsidRDefault="004D65BA" w:rsidP="004D65BA">
      <w:pPr>
        <w:ind w:firstLine="720"/>
        <w:rPr>
          <w:del w:id="1239" w:author="The Si Tran" w:date="2012-12-11T21:24:00Z"/>
          <w:sz w:val="32"/>
          <w:szCs w:val="32"/>
          <w:rPrChange w:id="1240" w:author="The Si Tran" w:date="2012-12-12T13:54:00Z">
            <w:rPr>
              <w:del w:id="1241" w:author="The Si Tran" w:date="2012-12-11T21:24:00Z"/>
              <w:szCs w:val="26"/>
            </w:rPr>
          </w:rPrChange>
        </w:rPr>
      </w:pPr>
      <w:del w:id="1242" w:author="The Si Tran" w:date="2012-12-11T21:24:00Z">
        <w:r w:rsidRPr="0095710D" w:rsidDel="00CA2190">
          <w:rPr>
            <w:b/>
            <w:sz w:val="32"/>
            <w:szCs w:val="32"/>
            <w:rPrChange w:id="1243" w:author="The Si Tran" w:date="2012-12-12T13:54:00Z">
              <w:rPr>
                <w:b/>
                <w:szCs w:val="26"/>
              </w:rPr>
            </w:rPrChange>
          </w:rPr>
          <w:delText xml:space="preserve">Chương 7: </w:delText>
        </w:r>
        <w:r w:rsidRPr="0095710D" w:rsidDel="00CA2190">
          <w:rPr>
            <w:sz w:val="32"/>
            <w:szCs w:val="32"/>
            <w:rPrChange w:id="1244" w:author="The Si Tran" w:date="2012-12-12T13:54:00Z">
              <w:rPr>
                <w:szCs w:val="26"/>
              </w:rPr>
            </w:rPrChange>
          </w:rPr>
          <w:delText>Kết luận về kết quả đạt được và hướng phát triển tương lai.</w:delText>
        </w:r>
        <w:bookmarkStart w:id="1245" w:name="_Toc343083535"/>
        <w:bookmarkStart w:id="1246" w:name="_Toc343083749"/>
        <w:bookmarkStart w:id="1247" w:name="_Toc343083960"/>
        <w:bookmarkStart w:id="1248" w:name="_Toc343220719"/>
        <w:bookmarkStart w:id="1249" w:name="_Toc343232223"/>
        <w:bookmarkStart w:id="1250" w:name="_Toc343232636"/>
        <w:bookmarkStart w:id="1251" w:name="_Toc343232921"/>
        <w:bookmarkStart w:id="1252" w:name="_Toc343415426"/>
        <w:bookmarkStart w:id="1253" w:name="_Toc343415722"/>
        <w:bookmarkEnd w:id="1245"/>
        <w:bookmarkEnd w:id="1246"/>
        <w:bookmarkEnd w:id="1247"/>
        <w:bookmarkEnd w:id="1248"/>
        <w:bookmarkEnd w:id="1249"/>
        <w:bookmarkEnd w:id="1250"/>
        <w:bookmarkEnd w:id="1251"/>
        <w:bookmarkEnd w:id="1252"/>
        <w:bookmarkEnd w:id="1253"/>
      </w:del>
    </w:p>
    <w:p w14:paraId="18B7CEB5" w14:textId="77777777" w:rsidR="00AA4819" w:rsidRPr="0095710D" w:rsidDel="00726875" w:rsidRDefault="00AA4819" w:rsidP="004D65BA">
      <w:pPr>
        <w:ind w:firstLine="720"/>
        <w:rPr>
          <w:del w:id="1254" w:author="The Si Tran" w:date="2012-12-12T07:57:00Z"/>
          <w:sz w:val="32"/>
          <w:szCs w:val="32"/>
          <w:rPrChange w:id="1255" w:author="The Si Tran" w:date="2012-12-12T13:54:00Z">
            <w:rPr>
              <w:del w:id="1256" w:author="The Si Tran" w:date="2012-12-12T07:57:00Z"/>
              <w:szCs w:val="26"/>
            </w:rPr>
          </w:rPrChange>
        </w:rPr>
      </w:pPr>
      <w:bookmarkStart w:id="1257" w:name="_Toc343083536"/>
      <w:bookmarkStart w:id="1258" w:name="_Toc343083750"/>
      <w:bookmarkStart w:id="1259" w:name="_Toc343083961"/>
      <w:bookmarkStart w:id="1260" w:name="_Toc343220720"/>
      <w:bookmarkStart w:id="1261" w:name="_Toc343232224"/>
      <w:bookmarkStart w:id="1262" w:name="_Toc343232637"/>
      <w:bookmarkStart w:id="1263" w:name="_Toc343232922"/>
      <w:bookmarkStart w:id="1264" w:name="_Toc343415427"/>
      <w:bookmarkStart w:id="1265" w:name="_Toc343415723"/>
      <w:bookmarkEnd w:id="1257"/>
      <w:bookmarkEnd w:id="1258"/>
      <w:bookmarkEnd w:id="1259"/>
      <w:bookmarkEnd w:id="1260"/>
      <w:bookmarkEnd w:id="1261"/>
      <w:bookmarkEnd w:id="1262"/>
      <w:bookmarkEnd w:id="1263"/>
      <w:bookmarkEnd w:id="1264"/>
      <w:bookmarkEnd w:id="1265"/>
    </w:p>
    <w:p w14:paraId="5E81A452" w14:textId="54F7A593" w:rsidR="00AA4819" w:rsidRDefault="00AA4819" w:rsidP="00AA4819">
      <w:pPr>
        <w:pStyle w:val="Heading1"/>
        <w:rPr>
          <w:ins w:id="1266" w:author="The Si Tran" w:date="2012-12-16T09:42:00Z"/>
        </w:rPr>
      </w:pPr>
      <w:bookmarkStart w:id="1267" w:name="_Toc343415724"/>
      <w:del w:id="1268" w:author="superchickend" w:date="2012-12-16T14:57:00Z">
        <w:r w:rsidRPr="0095710D" w:rsidDel="007B33EC">
          <w:delText xml:space="preserve">: </w:delText>
        </w:r>
      </w:del>
      <w:del w:id="1269" w:author="The Si Tran" w:date="2012-12-12T13:53:00Z">
        <w:r w:rsidRPr="0095710D" w:rsidDel="007529B1">
          <w:delText>Chuỗi thời gian và các thành phần của chuỗi thời gian</w:delText>
        </w:r>
      </w:del>
      <w:ins w:id="1270" w:author="The Si Tran" w:date="2012-12-12T13:53:00Z">
        <w:r w:rsidR="007529B1" w:rsidRPr="0095710D">
          <w:rPr>
            <w:rPrChange w:id="1271" w:author="The Si Tran" w:date="2012-12-12T13:54:00Z">
              <w:rPr>
                <w:rFonts w:cs="Times New Roman"/>
                <w:b w:val="0"/>
                <w:bCs w:val="0"/>
                <w:kern w:val="0"/>
                <w:sz w:val="26"/>
                <w:szCs w:val="26"/>
              </w:rPr>
            </w:rPrChange>
          </w:rPr>
          <w:t xml:space="preserve">CHUỖI THỜI GIAN VÀ CÁC THÀNH PHẦN </w:t>
        </w:r>
      </w:ins>
      <w:ins w:id="1272" w:author="The Si Tran" w:date="2012-12-12T13:54:00Z">
        <w:r w:rsidR="007529B1" w:rsidRPr="0095710D">
          <w:rPr>
            <w:rPrChange w:id="1273" w:author="The Si Tran" w:date="2012-12-12T13:54:00Z">
              <w:rPr>
                <w:rFonts w:cs="Times New Roman"/>
                <w:b w:val="0"/>
                <w:bCs w:val="0"/>
                <w:kern w:val="0"/>
                <w:sz w:val="26"/>
                <w:szCs w:val="26"/>
              </w:rPr>
            </w:rPrChange>
          </w:rPr>
          <w:t xml:space="preserve">CỦA </w:t>
        </w:r>
      </w:ins>
      <w:ins w:id="1274" w:author="The Si Tran" w:date="2012-12-12T13:53:00Z">
        <w:r w:rsidR="007529B1" w:rsidRPr="0095710D">
          <w:rPr>
            <w:rPrChange w:id="1275" w:author="The Si Tran" w:date="2012-12-12T13:54:00Z">
              <w:rPr>
                <w:rFonts w:cs="Times New Roman"/>
                <w:b w:val="0"/>
                <w:bCs w:val="0"/>
                <w:kern w:val="0"/>
                <w:sz w:val="26"/>
                <w:szCs w:val="26"/>
              </w:rPr>
            </w:rPrChange>
          </w:rPr>
          <w:t>CHUỖI THỜI GIAN</w:t>
        </w:r>
      </w:ins>
      <w:bookmarkEnd w:id="1267"/>
    </w:p>
    <w:p w14:paraId="3E498819" w14:textId="7B24789D" w:rsidR="00E231FB" w:rsidRPr="002F74DC" w:rsidRDefault="00E231FB">
      <w:pPr>
        <w:pPrChange w:id="1276" w:author="The Si Tran" w:date="2012-12-16T09:42:00Z">
          <w:pPr>
            <w:pStyle w:val="Heading1"/>
          </w:pPr>
        </w:pPrChange>
      </w:pPr>
      <w:ins w:id="1277"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 Mục đích là để người đọc nắm được tổng quan về chuỗi dữ liệu thời gian, thành phần của chuỗi thời gian,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78" w:author="The Si Tran" w:date="2012-12-05T23:02:00Z">
            <w:rPr/>
          </w:rPrChange>
        </w:rPr>
      </w:pPr>
      <w:bookmarkStart w:id="1279" w:name="_Toc343415725"/>
      <w:r w:rsidRPr="0049233F">
        <w:rPr>
          <w:sz w:val="26"/>
          <w:szCs w:val="26"/>
          <w:rPrChange w:id="1280" w:author="The Si Tran" w:date="2012-12-05T23:02:00Z">
            <w:rPr>
              <w:iCs w:val="0"/>
              <w:kern w:val="32"/>
              <w:sz w:val="32"/>
              <w:szCs w:val="32"/>
            </w:rPr>
          </w:rPrChange>
        </w:rPr>
        <w:t>Chuỗi thời gian</w:t>
      </w:r>
      <w:bookmarkEnd w:id="1279"/>
      <w:del w:id="1281" w:author="The Si Tran" w:date="2012-12-11T21:05:00Z">
        <w:r w:rsidRPr="0049233F" w:rsidDel="006C2050">
          <w:rPr>
            <w:sz w:val="26"/>
            <w:szCs w:val="26"/>
            <w:rPrChange w:id="1282" w:author="The Si Tran" w:date="2012-12-05T23:02:00Z">
              <w:rPr>
                <w:iCs w:val="0"/>
                <w:kern w:val="32"/>
                <w:sz w:val="32"/>
                <w:szCs w:val="32"/>
              </w:rPr>
            </w:rPrChange>
          </w:rPr>
          <w:delText>:</w:delText>
        </w:r>
      </w:del>
    </w:p>
    <w:p w14:paraId="7693E365" w14:textId="77777777" w:rsidR="00024D6E" w:rsidRPr="0049233F" w:rsidRDefault="00387D5F">
      <w:pPr>
        <w:rPr>
          <w:rPrChange w:id="1283" w:author="The Si Tran" w:date="2012-12-05T23:02:00Z">
            <w:rPr>
              <w:sz w:val="28"/>
              <w:szCs w:val="28"/>
            </w:rPr>
          </w:rPrChange>
        </w:rPr>
        <w:pPrChange w:id="1284" w:author="The Si Tran" w:date="2012-12-14T07:21:00Z">
          <w:pPr>
            <w:ind w:firstLine="720"/>
          </w:pPr>
        </w:pPrChange>
      </w:pPr>
      <w:r w:rsidRPr="0049233F">
        <w:rPr>
          <w:rPrChange w:id="1285" w:author="The Si Tran" w:date="2012-12-05T23:02:00Z">
            <w:rPr>
              <w:rFonts w:cs="Arial"/>
              <w:b/>
              <w:bCs/>
              <w:kern w:val="32"/>
              <w:sz w:val="28"/>
              <w:szCs w:val="28"/>
            </w:rPr>
          </w:rPrChange>
        </w:rPr>
        <w:t xml:space="preserve">Dữ liệu chuỗi thời gian </w:t>
      </w:r>
      <w:r w:rsidR="00024D6E" w:rsidRPr="0049233F">
        <w:rPr>
          <w:rPrChange w:id="1286"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7777777" w:rsidR="00024D6E" w:rsidRPr="0049233F" w:rsidDel="00011A74" w:rsidRDefault="00024D6E">
      <w:pPr>
        <w:rPr>
          <w:del w:id="1287" w:author="The Si Tran" w:date="2012-12-14T07:21:00Z"/>
          <w:rPrChange w:id="1288" w:author="The Si Tran" w:date="2012-12-05T23:02:00Z">
            <w:rPr>
              <w:del w:id="1289" w:author="The Si Tran" w:date="2012-12-14T07:21:00Z"/>
              <w:sz w:val="28"/>
              <w:szCs w:val="28"/>
            </w:rPr>
          </w:rPrChange>
        </w:rPr>
        <w:pPrChange w:id="1290" w:author="The Si Tran" w:date="2012-12-14T07:21:00Z">
          <w:pPr>
            <w:ind w:firstLine="720"/>
          </w:pPr>
        </w:pPrChange>
      </w:pPr>
      <w:del w:id="1291" w:author="The Si Tran" w:date="2012-12-14T04:19:00Z">
        <w:r w:rsidRPr="0049233F" w:rsidDel="00454557">
          <w:rPr>
            <w:rPrChange w:id="1292" w:author="The Si Tran" w:date="2012-12-05T23:02:00Z">
              <w:rPr>
                <w:rFonts w:cs="Arial"/>
                <w:b/>
                <w:bCs/>
                <w:kern w:val="32"/>
                <w:sz w:val="28"/>
                <w:szCs w:val="28"/>
              </w:rPr>
            </w:rPrChange>
          </w:rPr>
          <w:tab/>
        </w:r>
      </w:del>
      <w:r w:rsidRPr="0049233F">
        <w:rPr>
          <w:rPrChange w:id="1293" w:author="The Si Tran" w:date="2012-12-05T23:02:00Z">
            <w:rPr>
              <w:rFonts w:cs="Arial"/>
              <w:b/>
              <w:bCs/>
              <w:kern w:val="32"/>
              <w:sz w:val="28"/>
              <w:szCs w:val="28"/>
            </w:rPr>
          </w:rPrChange>
        </w:rPr>
        <w:t xml:space="preserve">Ta </w:t>
      </w:r>
      <w:r w:rsidR="005C2C13" w:rsidRPr="0049233F">
        <w:rPr>
          <w:rPrChange w:id="1294" w:author="The Si Tran" w:date="2012-12-05T23:02:00Z">
            <w:rPr>
              <w:rFonts w:cs="Arial"/>
              <w:b/>
              <w:bCs/>
              <w:kern w:val="32"/>
              <w:sz w:val="28"/>
              <w:szCs w:val="28"/>
            </w:rPr>
          </w:rPrChange>
        </w:rPr>
        <w:t xml:space="preserve">thường </w:t>
      </w:r>
      <w:r w:rsidRPr="0049233F">
        <w:rPr>
          <w:rPrChange w:id="1295" w:author="The Si Tran" w:date="2012-12-05T23:02:00Z">
            <w:rPr>
              <w:rFonts w:cs="Arial"/>
              <w:b/>
              <w:bCs/>
              <w:kern w:val="32"/>
              <w:sz w:val="28"/>
              <w:szCs w:val="28"/>
            </w:rPr>
          </w:rPrChange>
        </w:rPr>
        <w:t xml:space="preserve">ký kiệu chuỗi thời gian là </w:t>
      </w:r>
      <w:ins w:id="1296"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97" w:author="The Si Tran" w:date="2012-12-06T03:50:00Z">
        <w:r w:rsidRPr="0049233F" w:rsidDel="00C16A39">
          <w:rPr>
            <w:rPrChange w:id="1298" w:author="The Si Tran" w:date="2012-12-05T23:02:00Z">
              <w:rPr>
                <w:rFonts w:cs="Arial"/>
                <w:b/>
                <w:bCs/>
                <w:kern w:val="32"/>
                <w:sz w:val="28"/>
                <w:szCs w:val="28"/>
              </w:rPr>
            </w:rPrChange>
          </w:rPr>
          <w:delText>{X</w:delText>
        </w:r>
        <w:r w:rsidRPr="0049233F" w:rsidDel="00C16A39">
          <w:rPr>
            <w:vertAlign w:val="subscript"/>
            <w:rPrChange w:id="1299" w:author="The Si Tran" w:date="2012-12-05T23:02:00Z">
              <w:rPr>
                <w:rFonts w:cs="Arial"/>
                <w:b/>
                <w:bCs/>
                <w:kern w:val="32"/>
                <w:sz w:val="28"/>
                <w:szCs w:val="28"/>
                <w:vertAlign w:val="subscript"/>
              </w:rPr>
            </w:rPrChange>
          </w:rPr>
          <w:delText>t</w:delText>
        </w:r>
        <w:r w:rsidRPr="0049233F" w:rsidDel="00C16A39">
          <w:rPr>
            <w:rPrChange w:id="1300" w:author="The Si Tran" w:date="2012-12-05T23:02:00Z">
              <w:rPr>
                <w:rFonts w:cs="Arial"/>
                <w:b/>
                <w:bCs/>
                <w:kern w:val="32"/>
                <w:sz w:val="28"/>
                <w:szCs w:val="28"/>
              </w:rPr>
            </w:rPrChange>
          </w:rPr>
          <w:delText>}</w:delText>
        </w:r>
      </w:del>
      <w:r w:rsidRPr="0049233F">
        <w:rPr>
          <w:rPrChange w:id="1301" w:author="The Si Tran" w:date="2012-12-05T23:02:00Z">
            <w:rPr>
              <w:rFonts w:cs="Arial"/>
              <w:b/>
              <w:bCs/>
              <w:kern w:val="32"/>
              <w:sz w:val="28"/>
              <w:szCs w:val="28"/>
            </w:rPr>
          </w:rPrChange>
        </w:rPr>
        <w:t xml:space="preserve"> với </w:t>
      </w:r>
      <w:ins w:id="1302" w:author="The Si Tran" w:date="2012-12-06T03:50:00Z">
        <m:oMath>
          <m:r>
            <w:rPr>
              <w:rFonts w:ascii="Cambria Math" w:hAnsi="Cambria Math"/>
            </w:rPr>
            <m:t>t</m:t>
          </m:r>
        </m:oMath>
      </w:ins>
      <w:del w:id="1303" w:author="The Si Tran" w:date="2012-12-06T03:50:00Z">
        <w:r w:rsidRPr="0049233F" w:rsidDel="00C16A39">
          <w:rPr>
            <w:rPrChange w:id="1304" w:author="The Si Tran" w:date="2012-12-05T23:02:00Z">
              <w:rPr>
                <w:rFonts w:cs="Arial"/>
                <w:b/>
                <w:bCs/>
                <w:kern w:val="32"/>
                <w:sz w:val="28"/>
                <w:szCs w:val="28"/>
              </w:rPr>
            </w:rPrChange>
          </w:rPr>
          <w:delText>t</w:delText>
        </w:r>
      </w:del>
      <w:r w:rsidRPr="0049233F">
        <w:rPr>
          <w:rPrChange w:id="1305" w:author="The Si Tran" w:date="2012-12-05T23:02:00Z">
            <w:rPr>
              <w:rFonts w:cs="Arial"/>
              <w:b/>
              <w:bCs/>
              <w:kern w:val="32"/>
              <w:sz w:val="28"/>
              <w:szCs w:val="28"/>
            </w:rPr>
          </w:rPrChange>
        </w:rPr>
        <w:t xml:space="preserve"> là các số tự nhiên. </w:t>
      </w:r>
      <m:oMath>
        <m:sSub>
          <m:sSubPr>
            <m:ctrlPr>
              <w:ins w:id="1306" w:author="The Si Tran" w:date="2012-12-06T03:50:00Z">
                <w:rPr>
                  <w:rFonts w:ascii="Cambria Math" w:hAnsi="Cambria Math"/>
                  <w:i/>
                </w:rPr>
              </w:ins>
            </m:ctrlPr>
          </m:sSubPr>
          <m:e>
            <w:ins w:id="1307" w:author="The Si Tran" w:date="2012-12-06T03:50:00Z">
              <m:r>
                <w:rPr>
                  <w:rFonts w:ascii="Cambria Math" w:hAnsi="Cambria Math"/>
                </w:rPr>
                <m:t>X</m:t>
              </m:r>
            </w:ins>
          </m:e>
          <m:sub>
            <w:ins w:id="1308" w:author="The Si Tran" w:date="2012-12-06T03:50:00Z">
              <m:r>
                <w:rPr>
                  <w:rFonts w:ascii="Cambria Math" w:hAnsi="Cambria Math"/>
                </w:rPr>
                <m:t>t</m:t>
              </m:r>
            </w:ins>
          </m:sub>
        </m:sSub>
      </m:oMath>
      <w:ins w:id="1309" w:author="The Si Tran" w:date="2012-12-06T03:50:00Z">
        <w:r w:rsidR="00C16A39">
          <w:t xml:space="preserve"> </w:t>
        </w:r>
      </w:ins>
      <w:del w:id="1310" w:author="The Si Tran" w:date="2012-12-06T03:50:00Z">
        <w:r w:rsidRPr="0049233F" w:rsidDel="00C16A39">
          <w:rPr>
            <w:rPrChange w:id="1311" w:author="The Si Tran" w:date="2012-12-05T23:02:00Z">
              <w:rPr>
                <w:rFonts w:cs="Arial"/>
                <w:b/>
                <w:bCs/>
                <w:kern w:val="32"/>
                <w:sz w:val="28"/>
                <w:szCs w:val="28"/>
              </w:rPr>
            </w:rPrChange>
          </w:rPr>
          <w:delText>X</w:delText>
        </w:r>
        <w:r w:rsidRPr="0049233F" w:rsidDel="00C16A39">
          <w:rPr>
            <w:vertAlign w:val="subscript"/>
            <w:rPrChange w:id="1312" w:author="The Si Tran" w:date="2012-12-05T23:02:00Z">
              <w:rPr>
                <w:rFonts w:cs="Arial"/>
                <w:b/>
                <w:bCs/>
                <w:kern w:val="32"/>
                <w:sz w:val="28"/>
                <w:szCs w:val="28"/>
                <w:vertAlign w:val="subscript"/>
              </w:rPr>
            </w:rPrChange>
          </w:rPr>
          <w:delText>t</w:delText>
        </w:r>
        <w:r w:rsidRPr="0049233F" w:rsidDel="00C16A39">
          <w:rPr>
            <w:rPrChange w:id="1313" w:author="The Si Tran" w:date="2012-12-05T23:02:00Z">
              <w:rPr>
                <w:rFonts w:cs="Arial"/>
                <w:b/>
                <w:bCs/>
                <w:kern w:val="32"/>
                <w:sz w:val="28"/>
                <w:szCs w:val="28"/>
              </w:rPr>
            </w:rPrChange>
          </w:rPr>
          <w:delText xml:space="preserve"> </w:delText>
        </w:r>
      </w:del>
      <w:r w:rsidRPr="0049233F">
        <w:rPr>
          <w:rPrChange w:id="1314" w:author="The Si Tran" w:date="2012-12-05T23:02:00Z">
            <w:rPr>
              <w:rFonts w:cs="Arial"/>
              <w:b/>
              <w:bCs/>
              <w:kern w:val="32"/>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rPrChange w:id="1315" w:author="The Si Tran" w:date="2012-12-05T23:02:00Z">
            <w:rPr>
              <w:rFonts w:cs="Arial"/>
              <w:b/>
              <w:bCs/>
              <w:kern w:val="32"/>
              <w:sz w:val="28"/>
              <w:szCs w:val="28"/>
            </w:rPr>
          </w:rPrChange>
        </w:rPr>
        <w:t xml:space="preserve">hàng không </w:t>
      </w:r>
      <w:r w:rsidRPr="0049233F">
        <w:rPr>
          <w:rPrChange w:id="1316" w:author="The Si Tran" w:date="2012-12-05T23:02:00Z">
            <w:rPr>
              <w:rFonts w:cs="Arial"/>
              <w:b/>
              <w:bCs/>
              <w:kern w:val="32"/>
              <w:sz w:val="28"/>
              <w:szCs w:val="28"/>
            </w:rPr>
          </w:rPrChange>
        </w:rPr>
        <w:t>Pan Am</w:t>
      </w:r>
      <w:r w:rsidR="005C2C13" w:rsidRPr="0049233F">
        <w:rPr>
          <w:rPrChange w:id="1317"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318" w:author="The Si Tran" w:date="2012-12-05T23:02:00Z">
            <w:rPr>
              <w:sz w:val="28"/>
              <w:szCs w:val="28"/>
            </w:rPr>
          </w:rPrChange>
        </w:rPr>
      </w:pPr>
    </w:p>
    <w:p w14:paraId="5045DE3A" w14:textId="77777777" w:rsidR="009526E2" w:rsidRPr="009531AA" w:rsidRDefault="00024D6E">
      <w:pPr>
        <w:rPr>
          <w:szCs w:val="26"/>
          <w:rPrChange w:id="1319" w:author="The Si Tran" w:date="2012-12-11T23:14:00Z">
            <w:rPr>
              <w:sz w:val="28"/>
              <w:szCs w:val="28"/>
            </w:rPr>
          </w:rPrChange>
        </w:rPr>
      </w:pPr>
      <w:r w:rsidRPr="0049233F">
        <w:rPr>
          <w:noProof/>
          <w:szCs w:val="26"/>
          <w:rPrChange w:id="1320" w:author="Unknown">
            <w:rPr>
              <w:rFonts w:cs="Arial"/>
              <w:b/>
              <w:bCs/>
              <w:noProof/>
              <w:kern w:val="32"/>
              <w:sz w:val="28"/>
              <w:szCs w:val="28"/>
            </w:rPr>
          </w:rPrChange>
        </w:rPr>
        <w:drawing>
          <wp:inline distT="0" distB="0" distL="0" distR="0" wp14:anchorId="3BED6EB7" wp14:editId="1CB4E54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7B42A6" w:rsidDel="00011A74" w:rsidRDefault="00024D6E">
      <w:pPr>
        <w:pStyle w:val="Hinh"/>
        <w:rPr>
          <w:del w:id="1321" w:author="The Si Tran" w:date="2012-12-14T07:21:00Z"/>
        </w:rPr>
        <w:pPrChange w:id="1322" w:author="The Si Tran" w:date="2012-12-16T10:10:00Z">
          <w:pPr>
            <w:pStyle w:val="Caption"/>
            <w:ind w:firstLine="540"/>
          </w:pPr>
        </w:pPrChange>
      </w:pPr>
      <w:bookmarkStart w:id="1323" w:name="_Toc312142075"/>
      <w:bookmarkStart w:id="1324" w:name="_Toc343029950"/>
      <w:bookmarkStart w:id="1325" w:name="_Toc343415637"/>
      <w:r w:rsidRPr="009531AA">
        <w:rPr>
          <w:bCs w:val="0"/>
          <w:rPrChange w:id="1326" w:author="The Si Tran" w:date="2012-12-11T23:13:00Z">
            <w:rPr>
              <w:b w:val="0"/>
              <w:bCs w:val="0"/>
              <w:sz w:val="28"/>
              <w:szCs w:val="28"/>
            </w:rPr>
          </w:rPrChange>
        </w:rPr>
        <w:t xml:space="preserve">Hình </w:t>
      </w:r>
      <w:del w:id="1327" w:author="The Si Tran" w:date="2012-12-11T23:15:00Z">
        <w:r w:rsidRPr="009531AA" w:rsidDel="005F761D">
          <w:rPr>
            <w:bCs w:val="0"/>
            <w:rPrChange w:id="1328" w:author="The Si Tran" w:date="2012-12-11T23:13:00Z">
              <w:rPr>
                <w:b w:val="0"/>
                <w:bCs w:val="0"/>
                <w:sz w:val="28"/>
                <w:szCs w:val="28"/>
              </w:rPr>
            </w:rPrChange>
          </w:rPr>
          <w:fldChar w:fldCharType="begin"/>
        </w:r>
        <w:r w:rsidRPr="009531AA" w:rsidDel="005F761D">
          <w:rPr>
            <w:bCs w:val="0"/>
            <w:rPrChange w:id="1329" w:author="The Si Tran" w:date="2012-12-11T23:13:00Z">
              <w:rPr>
                <w:b w:val="0"/>
                <w:bCs w:val="0"/>
                <w:sz w:val="28"/>
                <w:szCs w:val="28"/>
              </w:rPr>
            </w:rPrChange>
          </w:rPr>
          <w:delInstrText xml:space="preserve"> SEQ Hình \* ARABIC </w:delInstrText>
        </w:r>
        <w:r w:rsidRPr="009531AA" w:rsidDel="005F761D">
          <w:rPr>
            <w:bCs w:val="0"/>
            <w:rPrChange w:id="1330" w:author="The Si Tran" w:date="2012-12-11T23:13:00Z">
              <w:rPr>
                <w:b w:val="0"/>
                <w:bCs w:val="0"/>
                <w:sz w:val="28"/>
                <w:szCs w:val="28"/>
              </w:rPr>
            </w:rPrChange>
          </w:rPr>
          <w:fldChar w:fldCharType="separate"/>
        </w:r>
        <w:r w:rsidRPr="009531AA" w:rsidDel="005F761D">
          <w:rPr>
            <w:bCs w:val="0"/>
            <w:rPrChange w:id="1331" w:author="The Si Tran" w:date="2012-12-11T23:13:00Z">
              <w:rPr>
                <w:b w:val="0"/>
                <w:bCs w:val="0"/>
                <w:noProof/>
                <w:sz w:val="28"/>
                <w:szCs w:val="28"/>
              </w:rPr>
            </w:rPrChange>
          </w:rPr>
          <w:delText>1</w:delText>
        </w:r>
        <w:r w:rsidRPr="009531AA" w:rsidDel="005F761D">
          <w:rPr>
            <w:bCs w:val="0"/>
            <w:rPrChange w:id="1332" w:author="The Si Tran" w:date="2012-12-11T23:13:00Z">
              <w:rPr>
                <w:b w:val="0"/>
                <w:bCs w:val="0"/>
                <w:sz w:val="28"/>
                <w:szCs w:val="28"/>
              </w:rPr>
            </w:rPrChange>
          </w:rPr>
          <w:fldChar w:fldCharType="end"/>
        </w:r>
      </w:del>
      <w:ins w:id="1333" w:author="The Si Tran" w:date="2012-12-11T23:15:00Z">
        <w:r w:rsidR="005F761D">
          <w:t>2</w:t>
        </w:r>
      </w:ins>
      <w:ins w:id="1334" w:author="The Si Tran" w:date="2012-12-11T23:13:00Z">
        <w:r w:rsidR="00FD0D9E" w:rsidRPr="007B42A6">
          <w:t>.1</w:t>
        </w:r>
      </w:ins>
      <w:ins w:id="1335" w:author="The Si Tran" w:date="2012-12-14T04:07:00Z">
        <w:r w:rsidR="00C409EE">
          <w:t>:</w:t>
        </w:r>
      </w:ins>
      <w:r w:rsidRPr="00FD0D9E">
        <w:rPr>
          <w:bCs w:val="0"/>
          <w:rPrChange w:id="1336" w:author="The Si Tran" w:date="2012-12-11T23:12:00Z">
            <w:rPr>
              <w:b w:val="0"/>
              <w:bCs w:val="0"/>
              <w:sz w:val="28"/>
              <w:szCs w:val="28"/>
            </w:rPr>
          </w:rPrChange>
        </w:rPr>
        <w:t xml:space="preserve"> Số khách hàng đặt chỗ hàng tháng của hãng Pan Am</w:t>
      </w:r>
      <w:bookmarkEnd w:id="1323"/>
      <w:bookmarkEnd w:id="1324"/>
      <w:bookmarkEnd w:id="1325"/>
    </w:p>
    <w:p w14:paraId="6148F770" w14:textId="77777777" w:rsidR="00024D6E" w:rsidRPr="0049233F" w:rsidRDefault="00024D6E">
      <w:pPr>
        <w:pStyle w:val="Hinh"/>
        <w:rPr>
          <w:rPrChange w:id="1337" w:author="The Si Tran" w:date="2012-12-05T23:02:00Z">
            <w:rPr>
              <w:sz w:val="28"/>
              <w:szCs w:val="28"/>
            </w:rPr>
          </w:rPrChange>
        </w:rPr>
        <w:pPrChange w:id="1338" w:author="The Si Tran" w:date="2012-12-16T10:10:00Z">
          <w:pPr/>
        </w:pPrChange>
      </w:pPr>
    </w:p>
    <w:p w14:paraId="47496638" w14:textId="77777777" w:rsidR="0080635D" w:rsidRPr="0049233F" w:rsidRDefault="0080635D">
      <w:pPr>
        <w:rPr>
          <w:rPrChange w:id="1339" w:author="The Si Tran" w:date="2012-12-05T23:02:00Z">
            <w:rPr>
              <w:sz w:val="28"/>
              <w:szCs w:val="28"/>
            </w:rPr>
          </w:rPrChange>
        </w:rPr>
        <w:pPrChange w:id="1340" w:author="The Si Tran" w:date="2012-12-14T07:21:00Z">
          <w:pPr>
            <w:ind w:firstLine="720"/>
          </w:pPr>
        </w:pPrChange>
      </w:pPr>
      <w:del w:id="1341" w:author="The Si Tran" w:date="2012-12-14T04:19:00Z">
        <w:r w:rsidRPr="0049233F" w:rsidDel="00454557">
          <w:rPr>
            <w:rPrChange w:id="1342" w:author="The Si Tran" w:date="2012-12-05T23:02:00Z">
              <w:rPr>
                <w:b/>
                <w:bCs/>
                <w:sz w:val="28"/>
                <w:szCs w:val="28"/>
              </w:rPr>
            </w:rPrChange>
          </w:rPr>
          <w:lastRenderedPageBreak/>
          <w:tab/>
        </w:r>
      </w:del>
      <w:r w:rsidRPr="0049233F">
        <w:rPr>
          <w:rPrChange w:id="1343"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rPrChange w:id="1344" w:author="The Si Tran" w:date="2012-12-05T23:02:00Z">
            <w:rPr>
              <w:b/>
              <w:bCs/>
              <w:sz w:val="28"/>
              <w:szCs w:val="28"/>
            </w:rPr>
          </w:rPrChange>
        </w:rPr>
        <w:fldChar w:fldCharType="begin"/>
      </w:r>
      <w:r w:rsidR="00F518BC" w:rsidRPr="0049233F">
        <w:rPr>
          <w:rPrChange w:id="1345" w:author="The Si Tran" w:date="2012-12-05T23:02:00Z">
            <w:rPr>
              <w:b/>
              <w:bCs/>
              <w:sz w:val="28"/>
              <w:szCs w:val="28"/>
            </w:rPr>
          </w:rPrChange>
        </w:rPr>
        <w:instrText xml:space="preserve"> REF  Bussiness_forecasting_book </w:instrText>
      </w:r>
      <w:r w:rsidR="00E50A9B" w:rsidRPr="0049233F">
        <w:instrText xml:space="preserve"> \* MERGEFORMAT </w:instrText>
      </w:r>
      <w:del w:id="1346" w:author="The Si Tran" w:date="2012-12-12T14:11:00Z">
        <w:r w:rsidR="00F518BC" w:rsidRPr="0049233F">
          <w:rPr>
            <w:rPrChange w:id="1347" w:author="The Si Tran" w:date="2012-12-05T23:02:00Z">
              <w:rPr>
                <w:b/>
                <w:bCs/>
                <w:sz w:val="28"/>
                <w:szCs w:val="28"/>
              </w:rPr>
            </w:rPrChange>
          </w:rPr>
          <w:fldChar w:fldCharType="separate"/>
        </w:r>
        <w:r w:rsidR="00F518BC" w:rsidRPr="0049233F" w:rsidDel="009D276E">
          <w:rPr>
            <w:rPrChange w:id="1348" w:author="The Si Tran" w:date="2012-12-05T23:02:00Z">
              <w:rPr>
                <w:b/>
                <w:bCs/>
                <w:sz w:val="20"/>
                <w:szCs w:val="20"/>
              </w:rPr>
            </w:rPrChange>
          </w:rPr>
          <w:delText>[1]</w:delText>
        </w:r>
      </w:del>
      <w:r w:rsidR="00F518BC" w:rsidRPr="0049233F">
        <w:rPr>
          <w:rPrChange w:id="1349" w:author="The Si Tran" w:date="2012-12-05T23:02:00Z">
            <w:rPr>
              <w:b/>
              <w:bCs/>
              <w:sz w:val="28"/>
              <w:szCs w:val="28"/>
            </w:rPr>
          </w:rPrChange>
        </w:rPr>
        <w:fldChar w:fldCharType="end"/>
      </w:r>
    </w:p>
    <w:p w14:paraId="65E346B6" w14:textId="77777777" w:rsidR="001F017F" w:rsidRPr="006A5AA2" w:rsidRDefault="00F518BC">
      <w:pPr>
        <w:pStyle w:val="BuletL1"/>
        <w:rPr>
          <w:rPrChange w:id="1350" w:author="The Si Tran" w:date="2012-12-14T04:05:00Z">
            <w:rPr>
              <w:sz w:val="28"/>
              <w:szCs w:val="28"/>
            </w:rPr>
          </w:rPrChange>
        </w:rPr>
        <w:pPrChange w:id="1351" w:author="The Si Tran" w:date="2012-12-16T10:07:00Z">
          <w:pPr>
            <w:pStyle w:val="ListParagraph"/>
            <w:numPr>
              <w:numId w:val="12"/>
            </w:numPr>
            <w:ind w:left="900" w:hanging="360"/>
          </w:pPr>
        </w:pPrChange>
      </w:pPr>
      <w:r w:rsidRPr="006A5AA2">
        <w:rPr>
          <w:rPrChange w:id="1352" w:author="The Si Tran" w:date="2012-12-14T04:05:00Z">
            <w:rPr>
              <w:rFonts w:eastAsiaTheme="minorHAnsi"/>
              <w:b/>
              <w:bCs/>
              <w:sz w:val="28"/>
              <w:szCs w:val="28"/>
            </w:rPr>
          </w:rPrChange>
        </w:rPr>
        <w:t>Thành phần</w:t>
      </w:r>
      <w:r w:rsidR="001F017F" w:rsidRPr="006A5AA2">
        <w:rPr>
          <w:rPrChange w:id="1353" w:author="The Si Tran" w:date="2012-12-14T04:05:00Z">
            <w:rPr>
              <w:rFonts w:eastAsiaTheme="minorHAnsi"/>
              <w:b/>
              <w:bCs/>
              <w:sz w:val="28"/>
              <w:szCs w:val="28"/>
            </w:rPr>
          </w:rPrChange>
        </w:rPr>
        <w:t xml:space="preserve"> xu hướ</w:t>
      </w:r>
      <w:r w:rsidRPr="006A5AA2">
        <w:rPr>
          <w:rPrChange w:id="1354" w:author="The Si Tran" w:date="2012-12-14T04:05:00Z">
            <w:rPr>
              <w:rFonts w:eastAsiaTheme="minorHAnsi"/>
              <w:b/>
              <w:bCs/>
              <w:sz w:val="28"/>
              <w:szCs w:val="28"/>
            </w:rPr>
          </w:rPrChange>
        </w:rPr>
        <w:t>ng (trend)</w:t>
      </w:r>
      <w:r w:rsidR="001F017F" w:rsidRPr="006A5AA2">
        <w:rPr>
          <w:rPrChange w:id="1355" w:author="The Si Tran" w:date="2012-12-14T04:05:00Z">
            <w:rPr>
              <w:rFonts w:eastAsiaTheme="minorHAnsi"/>
              <w:b/>
              <w:bCs/>
              <w:sz w:val="28"/>
              <w:szCs w:val="28"/>
            </w:rPr>
          </w:rPrChange>
        </w:rPr>
        <w:t>: chuỗi dữ liệu quan sát tăng hoặc giảm trong suốt thời đoạn quan sát</w:t>
      </w:r>
      <w:r w:rsidR="00962369" w:rsidRPr="006A5AA2">
        <w:rPr>
          <w:rPrChange w:id="1356" w:author="The Si Tran" w:date="2012-12-14T04:05:00Z">
            <w:rPr>
              <w:rFonts w:eastAsiaTheme="minorHAnsi"/>
              <w:b/>
              <w:bCs/>
              <w:sz w:val="28"/>
              <w:szCs w:val="28"/>
            </w:rPr>
          </w:rPrChange>
        </w:rPr>
        <w:t>. Đây là thành phần dài hạn (long term)</w:t>
      </w:r>
      <w:r w:rsidR="001F017F" w:rsidRPr="006A5AA2">
        <w:rPr>
          <w:rPrChange w:id="1357"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77777777" w:rsidR="001F017F" w:rsidRPr="006A5AA2" w:rsidRDefault="00F518BC">
      <w:pPr>
        <w:pStyle w:val="BuletL1"/>
        <w:rPr>
          <w:rPrChange w:id="1358" w:author="The Si Tran" w:date="2012-12-14T04:05:00Z">
            <w:rPr>
              <w:sz w:val="28"/>
              <w:szCs w:val="28"/>
            </w:rPr>
          </w:rPrChange>
        </w:rPr>
        <w:pPrChange w:id="1359" w:author="The Si Tran" w:date="2012-12-16T10:07:00Z">
          <w:pPr>
            <w:pStyle w:val="ListParagraph"/>
            <w:numPr>
              <w:numId w:val="12"/>
            </w:numPr>
            <w:ind w:left="900" w:hanging="360"/>
          </w:pPr>
        </w:pPrChange>
      </w:pPr>
      <w:r w:rsidRPr="006A5AA2">
        <w:rPr>
          <w:rPrChange w:id="1360" w:author="The Si Tran" w:date="2012-12-14T04:05:00Z">
            <w:rPr>
              <w:rFonts w:eastAsiaTheme="minorHAnsi"/>
              <w:b/>
              <w:bCs/>
              <w:sz w:val="28"/>
              <w:szCs w:val="28"/>
            </w:rPr>
          </w:rPrChange>
        </w:rPr>
        <w:t>Thành phần</w:t>
      </w:r>
      <w:r w:rsidR="001F017F" w:rsidRPr="006A5AA2">
        <w:rPr>
          <w:rPrChange w:id="1361" w:author="The Si Tran" w:date="2012-12-14T04:05:00Z">
            <w:rPr>
              <w:rFonts w:eastAsiaTheme="minorHAnsi"/>
              <w:b/>
              <w:bCs/>
              <w:sz w:val="28"/>
              <w:szCs w:val="28"/>
            </w:rPr>
          </w:rPrChange>
        </w:rPr>
        <w:t xml:space="preserve"> </w:t>
      </w:r>
      <w:r w:rsidRPr="006A5AA2">
        <w:rPr>
          <w:rPrChange w:id="1362" w:author="The Si Tran" w:date="2012-12-14T04:05:00Z">
            <w:rPr>
              <w:rFonts w:eastAsiaTheme="minorHAnsi"/>
              <w:b/>
              <w:bCs/>
              <w:sz w:val="28"/>
              <w:szCs w:val="28"/>
            </w:rPr>
          </w:rPrChange>
        </w:rPr>
        <w:t>c</w:t>
      </w:r>
      <w:r w:rsidR="00F7259F" w:rsidRPr="006A5AA2">
        <w:rPr>
          <w:rPrChange w:id="1363" w:author="The Si Tran" w:date="2012-12-14T04:05:00Z">
            <w:rPr>
              <w:rFonts w:eastAsiaTheme="minorHAnsi"/>
              <w:b/>
              <w:bCs/>
              <w:sz w:val="28"/>
              <w:szCs w:val="28"/>
            </w:rPr>
          </w:rPrChange>
        </w:rPr>
        <w:t>hu k</w:t>
      </w:r>
      <w:ins w:id="1364" w:author="The Si Tran" w:date="2012-12-14T04:02:00Z">
        <w:r w:rsidR="00C17C95" w:rsidRPr="00EB1298">
          <w:t>ỳ</w:t>
        </w:r>
      </w:ins>
      <w:del w:id="1365" w:author="The Si Tran" w:date="2012-12-14T04:02:00Z">
        <w:r w:rsidR="00F7259F" w:rsidRPr="006A5AA2" w:rsidDel="00C17C95">
          <w:rPr>
            <w:rPrChange w:id="1366" w:author="The Si Tran" w:date="2012-12-14T04:05:00Z">
              <w:rPr>
                <w:rFonts w:eastAsiaTheme="minorHAnsi"/>
                <w:b/>
                <w:bCs/>
                <w:sz w:val="28"/>
                <w:szCs w:val="28"/>
              </w:rPr>
            </w:rPrChange>
          </w:rPr>
          <w:delText>ì</w:delText>
        </w:r>
      </w:del>
      <w:r w:rsidR="00F7259F" w:rsidRPr="006A5AA2">
        <w:rPr>
          <w:rPrChange w:id="1367" w:author="The Si Tran" w:date="2012-12-14T04:05:00Z">
            <w:rPr>
              <w:rFonts w:eastAsiaTheme="minorHAnsi"/>
              <w:b/>
              <w:bCs/>
              <w:sz w:val="28"/>
              <w:szCs w:val="28"/>
            </w:rPr>
          </w:rPrChange>
        </w:rPr>
        <w:t xml:space="preserve"> (cyclical)</w:t>
      </w:r>
      <w:r w:rsidR="008E2CA2" w:rsidRPr="006A5AA2">
        <w:rPr>
          <w:rPrChange w:id="1368" w:author="The Si Tran" w:date="2012-12-14T04:05:00Z">
            <w:rPr>
              <w:rFonts w:eastAsiaTheme="minorHAnsi"/>
              <w:b/>
              <w:bCs/>
              <w:sz w:val="28"/>
              <w:szCs w:val="28"/>
            </w:rPr>
          </w:rPrChange>
        </w:rPr>
        <w:t>: những giá trị quan sát tăng lên, hoặc giảm xuống trong những khoảng thời gian khác nhau.Thành phần chu kì thường có dao động dạ</w:t>
      </w:r>
      <w:r w:rsidRPr="006A5AA2">
        <w:rPr>
          <w:rPrChange w:id="1369" w:author="The Si Tran" w:date="2012-12-14T04:05:00Z">
            <w:rPr>
              <w:rFonts w:eastAsiaTheme="minorHAnsi"/>
              <w:b/>
              <w:bCs/>
              <w:sz w:val="28"/>
              <w:szCs w:val="28"/>
            </w:rPr>
          </w:rPrChange>
        </w:rPr>
        <w:t>ng só</w:t>
      </w:r>
      <w:r w:rsidR="008E2CA2" w:rsidRPr="006A5AA2">
        <w:rPr>
          <w:rPrChange w:id="1370" w:author="The Si Tran" w:date="2012-12-14T04:05:00Z">
            <w:rPr>
              <w:rFonts w:eastAsiaTheme="minorHAnsi"/>
              <w:b/>
              <w:bCs/>
              <w:sz w:val="28"/>
              <w:szCs w:val="28"/>
            </w:rPr>
          </w:rPrChange>
        </w:rPr>
        <w:t>ng quanh trục xu hướng. Thường xuất hiện bởi sự gia tăng hoặc thu hẹp trong kinh tế.</w:t>
      </w:r>
    </w:p>
    <w:p w14:paraId="7486DEC1" w14:textId="77777777" w:rsidR="00C130E5" w:rsidRPr="00EB1298" w:rsidRDefault="00C130E5">
      <w:pPr>
        <w:pStyle w:val="BuletL1"/>
        <w:rPr>
          <w:ins w:id="1371" w:author="The Si Tran" w:date="2012-12-14T04:04:00Z"/>
        </w:rPr>
        <w:pPrChange w:id="1372" w:author="The Si Tran" w:date="2012-12-16T10:07:00Z">
          <w:pPr>
            <w:pStyle w:val="ListParagraph"/>
            <w:numPr>
              <w:numId w:val="12"/>
            </w:numPr>
            <w:ind w:left="900" w:hanging="360"/>
          </w:pPr>
        </w:pPrChange>
      </w:pPr>
      <w:r w:rsidRPr="006A5AA2">
        <w:rPr>
          <w:rPrChange w:id="1373" w:author="The Si Tran" w:date="2012-12-14T04:05:00Z">
            <w:rPr>
              <w:rFonts w:eastAsiaTheme="minorHAnsi"/>
              <w:b/>
              <w:bCs/>
              <w:sz w:val="28"/>
              <w:szCs w:val="28"/>
            </w:rPr>
          </w:rPrChange>
        </w:rPr>
        <w:t>T</w:t>
      </w:r>
      <w:r w:rsidR="00F518BC" w:rsidRPr="006A5AA2">
        <w:rPr>
          <w:rPrChange w:id="1374" w:author="The Si Tran" w:date="2012-12-14T04:05:00Z">
            <w:rPr>
              <w:rFonts w:eastAsiaTheme="minorHAnsi"/>
              <w:b/>
              <w:bCs/>
              <w:sz w:val="28"/>
              <w:szCs w:val="28"/>
            </w:rPr>
          </w:rPrChange>
        </w:rPr>
        <w:t>hành phần</w:t>
      </w:r>
      <w:r w:rsidRPr="006A5AA2">
        <w:rPr>
          <w:rPrChange w:id="1375" w:author="The Si Tran" w:date="2012-12-14T04:05:00Z">
            <w:rPr>
              <w:rFonts w:eastAsiaTheme="minorHAnsi"/>
              <w:b/>
              <w:bCs/>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6A5AA2">
        <w:rPr>
          <w:rPrChange w:id="1376" w:author="The Si Tran" w:date="2012-12-14T04:05:00Z">
            <w:rPr>
              <w:rFonts w:eastAsiaTheme="minorHAnsi"/>
              <w:b/>
              <w:bCs/>
              <w:sz w:val="28"/>
              <w:szCs w:val="28"/>
            </w:rPr>
          </w:rPrChange>
        </w:rPr>
        <w:t xml:space="preserve"> </w:t>
      </w:r>
      <w:r w:rsidRPr="006A5AA2">
        <w:rPr>
          <w:rPrChange w:id="1377"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78" w:author="The Si Tran" w:date="2012-12-14T04:05:00Z">
            <w:rPr>
              <w:rFonts w:eastAsiaTheme="minorHAnsi"/>
              <w:b/>
              <w:bCs/>
              <w:sz w:val="28"/>
              <w:szCs w:val="28"/>
            </w:rPr>
          </w:rPrChange>
        </w:rPr>
        <w:t xml:space="preserve"> Tính mùa thường phản ánh điều kiện thời tiết,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379" w:author="The Si Tran" w:date="2012-12-14T04:04:00Z"/>
          <w:rFonts w:ascii="Times New Roman" w:hAnsi="Times New Roman"/>
          <w:sz w:val="26"/>
          <w:szCs w:val="26"/>
          <w:rPrChange w:id="1380" w:author="The Si Tran" w:date="2012-12-14T07:22:00Z">
            <w:rPr>
              <w:del w:id="1381" w:author="The Si Tran" w:date="2012-12-14T04:04:00Z"/>
              <w:sz w:val="28"/>
              <w:szCs w:val="28"/>
            </w:rPr>
          </w:rPrChange>
        </w:rPr>
        <w:pPrChange w:id="1382"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83" w:author="The Si Tran" w:date="2012-12-14T04:02:00Z"/>
          <w:rPrChange w:id="1384" w:author="The Si Tran" w:date="2012-12-14T07:22:00Z">
            <w:rPr>
              <w:del w:id="1385" w:author="The Si Tran" w:date="2012-12-14T04:02:00Z"/>
              <w:sz w:val="28"/>
              <w:szCs w:val="28"/>
            </w:rPr>
          </w:rPrChange>
        </w:rPr>
        <w:pPrChange w:id="1386" w:author="The Si Tran" w:date="2012-12-16T10:07:00Z">
          <w:pPr>
            <w:pStyle w:val="ListParagraph"/>
            <w:numPr>
              <w:numId w:val="12"/>
            </w:numPr>
            <w:ind w:left="900" w:hanging="360"/>
          </w:pPr>
        </w:pPrChange>
      </w:pPr>
      <w:r w:rsidRPr="00011A74">
        <w:rPr>
          <w:rPrChange w:id="1387" w:author="The Si Tran" w:date="2012-12-14T07:22:00Z">
            <w:rPr>
              <w:b/>
              <w:bCs/>
              <w:sz w:val="28"/>
              <w:szCs w:val="28"/>
            </w:rPr>
          </w:rPrChange>
        </w:rPr>
        <w:t>Thành phần bất qui tắc</w:t>
      </w:r>
      <w:ins w:id="1388" w:author="superchickend" w:date="2012-12-16T15:04:00Z">
        <w:r w:rsidR="00AA1483">
          <w:t xml:space="preserve"> (irregular)</w:t>
        </w:r>
      </w:ins>
      <w:r w:rsidRPr="00011A74">
        <w:rPr>
          <w:rPrChange w:id="1389"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90" w:author="The Si Tran" w:date="2012-12-14T04:02:00Z"/>
          <w:sz w:val="22"/>
          <w:szCs w:val="22"/>
          <w:rPrChange w:id="1391" w:author="The Si Tran" w:date="2012-12-14T04:02:00Z">
            <w:rPr>
              <w:del w:id="1392" w:author="The Si Tran" w:date="2012-12-14T04:02:00Z"/>
              <w:sz w:val="28"/>
              <w:szCs w:val="28"/>
            </w:rPr>
          </w:rPrChange>
        </w:rPr>
        <w:pPrChange w:id="1393"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394" w:author="The Si Tran" w:date="2012-12-05T23:02:00Z">
            <w:rPr>
              <w:sz w:val="28"/>
              <w:szCs w:val="28"/>
            </w:rPr>
          </w:rPrChange>
        </w:rPr>
        <w:pPrChange w:id="1395" w:author="The Si Tran" w:date="2012-12-16T10:07:00Z">
          <w:pPr>
            <w:ind w:firstLine="540"/>
          </w:pPr>
        </w:pPrChange>
      </w:pPr>
      <w:moveFromRangeStart w:id="1396" w:author="The Si Tran" w:date="2012-12-12T08:07:00Z" w:name="move343062963"/>
      <w:moveFrom w:id="1397" w:author="The Si Tran" w:date="2012-12-12T08:07:00Z">
        <w:r w:rsidRPr="0049233F" w:rsidDel="00BC6984">
          <w:rPr>
            <w:rFonts w:ascii="Calibri" w:hAnsi="Calibri"/>
            <w:sz w:val="22"/>
            <w:szCs w:val="22"/>
            <w:rPrChange w:id="1398"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399" w:author="The Si Tran" w:date="2012-12-05T23:02:00Z">
              <w:rPr>
                <w:b/>
                <w:bCs/>
                <w:sz w:val="28"/>
                <w:szCs w:val="28"/>
              </w:rPr>
            </w:rPrChange>
          </w:rPr>
          <w:t xml:space="preserve">hi </w:t>
        </w:r>
        <w:r w:rsidRPr="0049233F" w:rsidDel="00BC6984">
          <w:rPr>
            <w:rFonts w:ascii="Calibri" w:hAnsi="Calibri"/>
            <w:sz w:val="22"/>
            <w:szCs w:val="22"/>
            <w:rPrChange w:id="1400" w:author="The Si Tran" w:date="2012-12-05T23:02:00Z">
              <w:rPr>
                <w:b/>
                <w:bCs/>
                <w:sz w:val="28"/>
                <w:szCs w:val="28"/>
              </w:rPr>
            </w:rPrChange>
          </w:rPr>
          <w:t>một</w:t>
        </w:r>
        <w:r w:rsidR="003D4E27" w:rsidRPr="0049233F" w:rsidDel="00BC6984">
          <w:rPr>
            <w:rFonts w:ascii="Calibri" w:hAnsi="Calibri"/>
            <w:sz w:val="22"/>
            <w:szCs w:val="22"/>
            <w:rPrChange w:id="1401" w:author="The Si Tran" w:date="2012-12-05T23:02:00Z">
              <w:rPr>
                <w:b/>
                <w:bCs/>
                <w:sz w:val="28"/>
                <w:szCs w:val="28"/>
              </w:rPr>
            </w:rPrChange>
          </w:rPr>
          <w:t xml:space="preserve"> biến được g</w:t>
        </w:r>
        <w:r w:rsidR="00F361D0" w:rsidRPr="0049233F" w:rsidDel="00BC6984">
          <w:rPr>
            <w:rFonts w:ascii="Calibri" w:hAnsi="Calibri"/>
            <w:sz w:val="22"/>
            <w:szCs w:val="22"/>
            <w:rPrChange w:id="1402" w:author="The Si Tran" w:date="2012-12-05T23:02:00Z">
              <w:rPr>
                <w:b/>
                <w:bCs/>
                <w:sz w:val="28"/>
                <w:szCs w:val="28"/>
              </w:rPr>
            </w:rPrChange>
          </w:rPr>
          <w:t xml:space="preserve">hi nhận giá </w:t>
        </w:r>
        <w:r w:rsidRPr="0049233F" w:rsidDel="00BC6984">
          <w:rPr>
            <w:rFonts w:ascii="Calibri" w:hAnsi="Calibri"/>
            <w:sz w:val="22"/>
            <w:szCs w:val="22"/>
            <w:rPrChange w:id="1403"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404"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405" w:author="The Si Tran" w:date="2012-12-05T23:02:00Z">
              <w:rPr>
                <w:b/>
                <w:bCs/>
                <w:sz w:val="28"/>
                <w:szCs w:val="28"/>
              </w:rPr>
            </w:rPrChange>
          </w:rPr>
          <w:t>này</w:t>
        </w:r>
        <w:r w:rsidR="006D18A1" w:rsidRPr="0049233F" w:rsidDel="00BC6984">
          <w:rPr>
            <w:rFonts w:ascii="Calibri" w:hAnsi="Calibri"/>
            <w:sz w:val="22"/>
            <w:szCs w:val="22"/>
            <w:rPrChange w:id="1406" w:author="The Si Tran" w:date="2012-12-05T23:02:00Z">
              <w:rPr>
                <w:b/>
                <w:bCs/>
                <w:sz w:val="28"/>
                <w:szCs w:val="28"/>
              </w:rPr>
            </w:rPrChange>
          </w:rPr>
          <w:t>, ta sử dụng hệ số tự tương quan (autocorrelation coefficient).</w:t>
        </w:r>
      </w:moveFrom>
    </w:p>
    <w:moveFromRangeEnd w:id="1396"/>
    <w:p w14:paraId="02B258F9" w14:textId="77777777" w:rsidR="00024D6E" w:rsidRPr="0049233F" w:rsidDel="000E6941" w:rsidRDefault="00024D6E" w:rsidP="00024D6E">
      <w:pPr>
        <w:rPr>
          <w:del w:id="1407" w:author="The Si Tran" w:date="2012-12-11T21:27:00Z"/>
          <w:szCs w:val="26"/>
          <w:rPrChange w:id="1408" w:author="The Si Tran" w:date="2012-12-05T23:02:00Z">
            <w:rPr>
              <w:del w:id="1409" w:author="The Si Tran" w:date="2012-12-11T21:27:00Z"/>
              <w:sz w:val="28"/>
              <w:szCs w:val="28"/>
            </w:rPr>
          </w:rPrChange>
        </w:rPr>
      </w:pPr>
      <w:del w:id="1410" w:author="The Si Tran" w:date="2012-12-11T21:27:00Z">
        <w:r w:rsidRPr="0049233F" w:rsidDel="000E6941">
          <w:rPr>
            <w:b/>
            <w:szCs w:val="26"/>
            <w:rPrChange w:id="1411" w:author="The Si Tran" w:date="2012-12-05T23:02:00Z">
              <w:rPr>
                <w:b/>
                <w:bCs/>
                <w:sz w:val="28"/>
                <w:szCs w:val="28"/>
              </w:rPr>
            </w:rPrChange>
          </w:rPr>
          <w:delText>Định nghĩa:</w:delText>
        </w:r>
        <w:r w:rsidRPr="0049233F" w:rsidDel="000E6941">
          <w:rPr>
            <w:szCs w:val="26"/>
            <w:rPrChange w:id="1412"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413" w:author="The Si Tran" w:date="2012-12-05T23:02:00Z">
              <w:rPr>
                <w:b/>
                <w:bCs/>
                <w:sz w:val="28"/>
                <w:szCs w:val="28"/>
              </w:rPr>
            </w:rPrChange>
          </w:rPr>
          <w:delText xml:space="preserve">độ trễ thời gian khác nhau </w:delText>
        </w:r>
        <w:r w:rsidR="00CD217B" w:rsidRPr="0049233F" w:rsidDel="000E6941">
          <w:rPr>
            <w:szCs w:val="26"/>
            <w:rPrChange w:id="1414" w:author="The Si Tran" w:date="2012-12-05T23:02:00Z">
              <w:rPr>
                <w:b/>
                <w:bCs/>
                <w:sz w:val="28"/>
                <w:szCs w:val="28"/>
              </w:rPr>
            </w:rPrChange>
          </w:rPr>
          <w:fldChar w:fldCharType="begin"/>
        </w:r>
        <w:r w:rsidR="00CD217B" w:rsidRPr="0049233F" w:rsidDel="000E6941">
          <w:rPr>
            <w:szCs w:val="26"/>
            <w:rPrChange w:id="1415"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416" w:author="The Si Tran" w:date="2012-12-05T23:02:00Z">
              <w:rPr>
                <w:b/>
                <w:bCs/>
                <w:sz w:val="28"/>
                <w:szCs w:val="28"/>
              </w:rPr>
            </w:rPrChange>
          </w:rPr>
          <w:fldChar w:fldCharType="separate"/>
        </w:r>
        <w:r w:rsidR="00CD217B" w:rsidRPr="0049233F" w:rsidDel="000E6941">
          <w:rPr>
            <w:szCs w:val="26"/>
            <w:rPrChange w:id="1417" w:author="The Si Tran" w:date="2012-12-05T23:02:00Z">
              <w:rPr>
                <w:b/>
                <w:bCs/>
                <w:sz w:val="20"/>
                <w:szCs w:val="20"/>
              </w:rPr>
            </w:rPrChange>
          </w:rPr>
          <w:delText>[1]</w:delText>
        </w:r>
        <w:r w:rsidR="00CD217B" w:rsidRPr="0049233F" w:rsidDel="000E6941">
          <w:rPr>
            <w:szCs w:val="26"/>
            <w:rPrChange w:id="1418" w:author="The Si Tran" w:date="2012-12-05T23:02:00Z">
              <w:rPr>
                <w:b/>
                <w:bCs/>
                <w:sz w:val="28"/>
                <w:szCs w:val="28"/>
              </w:rPr>
            </w:rPrChange>
          </w:rPr>
          <w:fldChar w:fldCharType="end"/>
        </w:r>
        <w:r w:rsidR="007A78B2" w:rsidRPr="0049233F" w:rsidDel="000E6941">
          <w:rPr>
            <w:szCs w:val="26"/>
            <w:rPrChange w:id="1419" w:author="The Si Tran" w:date="2012-12-05T23:02:00Z">
              <w:rPr>
                <w:b/>
                <w:bCs/>
                <w:sz w:val="28"/>
                <w:szCs w:val="28"/>
              </w:rPr>
            </w:rPrChange>
          </w:rPr>
          <w:delText>.</w:delText>
        </w:r>
        <w:bookmarkStart w:id="1420" w:name="_Toc343083539"/>
        <w:bookmarkStart w:id="1421" w:name="_Toc343083753"/>
        <w:bookmarkStart w:id="1422" w:name="_Toc343083964"/>
        <w:bookmarkStart w:id="1423" w:name="_Toc343220723"/>
        <w:bookmarkStart w:id="1424" w:name="_Toc343232227"/>
        <w:bookmarkStart w:id="1425" w:name="_Toc343232640"/>
        <w:bookmarkStart w:id="1426" w:name="_Toc343232925"/>
        <w:bookmarkStart w:id="1427" w:name="_Toc343415430"/>
        <w:bookmarkStart w:id="1428" w:name="_Toc343415726"/>
        <w:bookmarkEnd w:id="1420"/>
        <w:bookmarkEnd w:id="1421"/>
        <w:bookmarkEnd w:id="1422"/>
        <w:bookmarkEnd w:id="1423"/>
        <w:bookmarkEnd w:id="1424"/>
        <w:bookmarkEnd w:id="1425"/>
        <w:bookmarkEnd w:id="1426"/>
        <w:bookmarkEnd w:id="1427"/>
        <w:bookmarkEnd w:id="1428"/>
      </w:del>
    </w:p>
    <w:p w14:paraId="0F0BF651" w14:textId="77777777" w:rsidR="00E50A9B" w:rsidRPr="0049233F" w:rsidDel="000E6941" w:rsidRDefault="00024D6E">
      <w:pPr>
        <w:ind w:left="720" w:firstLine="720"/>
        <w:rPr>
          <w:del w:id="1429" w:author="The Si Tran" w:date="2012-12-11T21:27:00Z"/>
          <w:szCs w:val="26"/>
          <w:rPrChange w:id="1430" w:author="The Si Tran" w:date="2012-12-05T23:02:00Z">
            <w:rPr>
              <w:del w:id="1431" w:author="The Si Tran" w:date="2012-12-11T21:27:00Z"/>
              <w:sz w:val="28"/>
              <w:szCs w:val="28"/>
            </w:rPr>
          </w:rPrChange>
        </w:rPr>
        <w:pPrChange w:id="1432" w:author="The Si Tran" w:date="2012-12-05T22:44:00Z">
          <w:pPr>
            <w:ind w:firstLine="540"/>
          </w:pPr>
        </w:pPrChange>
      </w:pPr>
      <w:del w:id="1433" w:author="The Si Tran" w:date="2012-12-11T21:27:00Z">
        <w:r w:rsidRPr="0049233F" w:rsidDel="000E6941">
          <w:rPr>
            <w:szCs w:val="26"/>
            <w:rPrChange w:id="1434" w:author="The Si Tran" w:date="2012-12-05T23:02:00Z">
              <w:rPr>
                <w:sz w:val="28"/>
                <w:szCs w:val="28"/>
              </w:rPr>
            </w:rPrChange>
          </w:rPr>
          <w:delText xml:space="preserve">Ta tính hê số tự tương quan của biến </w:delText>
        </w:r>
      </w:del>
      <w:del w:id="1435" w:author="The Si Tran" w:date="2012-12-05T22:46:00Z">
        <w:r w:rsidRPr="0049233F" w:rsidDel="00E9719E">
          <w:rPr>
            <w:szCs w:val="26"/>
            <w:rPrChange w:id="1436" w:author="The Si Tran" w:date="2012-12-05T23:02:00Z">
              <w:rPr>
                <w:sz w:val="28"/>
                <w:szCs w:val="28"/>
              </w:rPr>
            </w:rPrChange>
          </w:rPr>
          <w:delText>X</w:delText>
        </w:r>
        <w:r w:rsidRPr="0049233F" w:rsidDel="00E9719E">
          <w:rPr>
            <w:szCs w:val="26"/>
            <w:vertAlign w:val="subscript"/>
            <w:rPrChange w:id="1437" w:author="The Si Tran" w:date="2012-12-05T23:02:00Z">
              <w:rPr>
                <w:sz w:val="28"/>
                <w:szCs w:val="28"/>
                <w:vertAlign w:val="subscript"/>
              </w:rPr>
            </w:rPrChange>
          </w:rPr>
          <w:delText>t</w:delText>
        </w:r>
        <w:r w:rsidRPr="0049233F" w:rsidDel="00E9719E">
          <w:rPr>
            <w:szCs w:val="26"/>
            <w:rPrChange w:id="1438" w:author="The Si Tran" w:date="2012-12-05T23:02:00Z">
              <w:rPr>
                <w:sz w:val="28"/>
                <w:szCs w:val="28"/>
              </w:rPr>
            </w:rPrChange>
          </w:rPr>
          <w:delText xml:space="preserve"> </w:delText>
        </w:r>
      </w:del>
      <w:del w:id="1439" w:author="The Si Tran" w:date="2012-12-11T21:27:00Z">
        <w:r w:rsidRPr="0049233F" w:rsidDel="000E6941">
          <w:rPr>
            <w:szCs w:val="26"/>
            <w:rPrChange w:id="1440" w:author="The Si Tran" w:date="2012-12-05T23:02:00Z">
              <w:rPr>
                <w:sz w:val="28"/>
                <w:szCs w:val="28"/>
              </w:rPr>
            </w:rPrChange>
          </w:rPr>
          <w:delText xml:space="preserve">với độ trễ </w:delText>
        </w:r>
      </w:del>
      <w:del w:id="1441" w:author="The Si Tran" w:date="2012-12-06T20:06:00Z">
        <w:r w:rsidRPr="0049233F" w:rsidDel="00263465">
          <w:rPr>
            <w:szCs w:val="26"/>
            <w:rPrChange w:id="1442" w:author="The Si Tran" w:date="2012-12-05T23:02:00Z">
              <w:rPr>
                <w:sz w:val="28"/>
                <w:szCs w:val="28"/>
              </w:rPr>
            </w:rPrChange>
          </w:rPr>
          <w:delText>k</w:delText>
        </w:r>
      </w:del>
      <w:del w:id="1443" w:author="The Si Tran" w:date="2012-12-11T21:27:00Z">
        <w:r w:rsidRPr="0049233F" w:rsidDel="000E6941">
          <w:rPr>
            <w:szCs w:val="26"/>
            <w:rPrChange w:id="1444" w:author="The Si Tran" w:date="2012-12-05T23:02:00Z">
              <w:rPr>
                <w:sz w:val="28"/>
                <w:szCs w:val="28"/>
              </w:rPr>
            </w:rPrChange>
          </w:rPr>
          <w:delText xml:space="preserve"> theo công thức</w:delText>
        </w:r>
        <w:bookmarkStart w:id="1445" w:name="_Toc343083540"/>
        <w:bookmarkStart w:id="1446" w:name="_Toc343083754"/>
        <w:bookmarkStart w:id="1447" w:name="_Toc343083965"/>
        <w:bookmarkStart w:id="1448" w:name="_Toc343220724"/>
        <w:bookmarkStart w:id="1449" w:name="_Toc343232228"/>
        <w:bookmarkStart w:id="1450" w:name="_Toc343232641"/>
        <w:bookmarkStart w:id="1451" w:name="_Toc343232926"/>
        <w:bookmarkStart w:id="1452" w:name="_Toc343415431"/>
        <w:bookmarkStart w:id="1453" w:name="_Toc343415727"/>
        <w:bookmarkEnd w:id="1445"/>
        <w:bookmarkEnd w:id="1446"/>
        <w:bookmarkEnd w:id="1447"/>
        <w:bookmarkEnd w:id="1448"/>
        <w:bookmarkEnd w:id="1449"/>
        <w:bookmarkEnd w:id="1450"/>
        <w:bookmarkEnd w:id="1451"/>
        <w:bookmarkEnd w:id="1452"/>
        <w:bookmarkEnd w:id="1453"/>
      </w:del>
    </w:p>
    <w:p w14:paraId="58F53B32" w14:textId="77777777" w:rsidR="00024D6E" w:rsidRPr="0049233F" w:rsidDel="00E9719E" w:rsidRDefault="00024D6E" w:rsidP="00024D6E">
      <w:pPr>
        <w:rPr>
          <w:del w:id="1454" w:author="The Si Tran" w:date="2012-12-05T22:45:00Z"/>
          <w:szCs w:val="26"/>
          <w:rPrChange w:id="1455" w:author="The Si Tran" w:date="2012-12-05T23:02:00Z">
            <w:rPr>
              <w:del w:id="1456" w:author="The Si Tran" w:date="2012-12-05T22:45:00Z"/>
              <w:sz w:val="28"/>
              <w:szCs w:val="28"/>
            </w:rPr>
          </w:rPrChange>
        </w:rPr>
      </w:pPr>
      <w:del w:id="1457" w:author="The Si Tran" w:date="2012-12-05T22:45:00Z">
        <w:r w:rsidRPr="0049233F" w:rsidDel="00E9719E">
          <w:rPr>
            <w:szCs w:val="26"/>
            <w:rPrChange w:id="1458" w:author="The Si Tran" w:date="2012-12-05T23:02:00Z">
              <w:rPr>
                <w:sz w:val="28"/>
                <w:szCs w:val="28"/>
              </w:rPr>
            </w:rPrChange>
          </w:rPr>
          <w:delText xml:space="preserve">          </w:delText>
        </w:r>
        <w:r w:rsidRPr="00082976" w:rsidDel="00E9719E">
          <w:rPr>
            <w:position w:val="-34"/>
            <w:szCs w:val="26"/>
          </w:rPr>
          <w:object w:dxaOrig="2820" w:dyaOrig="720" w14:anchorId="5C9D6903">
            <v:shape id="_x0000_i1026" type="#_x0000_t75" style="width:233.6pt;height:61.1pt" o:ole="">
              <v:imagedata r:id="rId13" o:title=""/>
            </v:shape>
            <o:OLEObject Type="Embed" ProgID="Equation.DSMT4" ShapeID="_x0000_i1026" DrawAspect="Content" ObjectID="_1417184504" r:id="rId14"/>
          </w:object>
        </w:r>
        <w:r w:rsidRPr="0049233F" w:rsidDel="00E9719E">
          <w:rPr>
            <w:szCs w:val="26"/>
            <w:rPrChange w:id="1459" w:author="The Si Tran" w:date="2012-12-05T23:02:00Z">
              <w:rPr>
                <w:sz w:val="28"/>
                <w:szCs w:val="28"/>
              </w:rPr>
            </w:rPrChange>
          </w:rPr>
          <w:delText xml:space="preserve">                 (2.1.1)</w:delText>
        </w:r>
        <w:bookmarkStart w:id="1460" w:name="_Toc343083541"/>
        <w:bookmarkStart w:id="1461" w:name="_Toc343083755"/>
        <w:bookmarkStart w:id="1462" w:name="_Toc343083966"/>
        <w:bookmarkStart w:id="1463" w:name="_Toc343220725"/>
        <w:bookmarkStart w:id="1464" w:name="_Toc343232229"/>
        <w:bookmarkStart w:id="1465" w:name="_Toc343232642"/>
        <w:bookmarkStart w:id="1466" w:name="_Toc343232927"/>
        <w:bookmarkStart w:id="1467" w:name="_Toc343415432"/>
        <w:bookmarkStart w:id="1468" w:name="_Toc343415728"/>
        <w:bookmarkEnd w:id="1460"/>
        <w:bookmarkEnd w:id="1461"/>
        <w:bookmarkEnd w:id="1462"/>
        <w:bookmarkEnd w:id="1463"/>
        <w:bookmarkEnd w:id="1464"/>
        <w:bookmarkEnd w:id="1465"/>
        <w:bookmarkEnd w:id="1466"/>
        <w:bookmarkEnd w:id="1467"/>
        <w:bookmarkEnd w:id="1468"/>
      </w:del>
    </w:p>
    <w:p w14:paraId="52ECDFBB" w14:textId="77777777" w:rsidR="00024D6E" w:rsidRPr="0049233F" w:rsidDel="000E6941" w:rsidRDefault="00024D6E" w:rsidP="00024D6E">
      <w:pPr>
        <w:ind w:firstLine="540"/>
        <w:rPr>
          <w:del w:id="1469" w:author="The Si Tran" w:date="2012-12-11T21:27:00Z"/>
          <w:szCs w:val="26"/>
          <w:rPrChange w:id="1470" w:author="The Si Tran" w:date="2012-12-05T23:02:00Z">
            <w:rPr>
              <w:del w:id="1471" w:author="The Si Tran" w:date="2012-12-11T21:27:00Z"/>
              <w:sz w:val="28"/>
              <w:szCs w:val="28"/>
            </w:rPr>
          </w:rPrChange>
        </w:rPr>
      </w:pPr>
      <w:del w:id="1472" w:author="The Si Tran" w:date="2012-12-11T21:27:00Z">
        <w:r w:rsidRPr="0049233F" w:rsidDel="000E6941">
          <w:rPr>
            <w:szCs w:val="26"/>
            <w:rPrChange w:id="1473" w:author="The Si Tran" w:date="2012-12-05T23:02:00Z">
              <w:rPr>
                <w:sz w:val="28"/>
                <w:szCs w:val="28"/>
              </w:rPr>
            </w:rPrChange>
          </w:rPr>
          <w:delText xml:space="preserve">Với </w:delText>
        </w:r>
        <w:bookmarkStart w:id="1474" w:name="_Toc343083542"/>
        <w:bookmarkStart w:id="1475" w:name="_Toc343083756"/>
        <w:bookmarkStart w:id="1476" w:name="_Toc343083967"/>
        <w:bookmarkStart w:id="1477" w:name="_Toc343220726"/>
        <w:bookmarkStart w:id="1478" w:name="_Toc343232230"/>
        <w:bookmarkStart w:id="1479" w:name="_Toc343232643"/>
        <w:bookmarkStart w:id="1480" w:name="_Toc343232928"/>
        <w:bookmarkStart w:id="1481" w:name="_Toc343415433"/>
        <w:bookmarkStart w:id="1482" w:name="_Toc343415729"/>
        <w:bookmarkEnd w:id="1474"/>
        <w:bookmarkEnd w:id="1475"/>
        <w:bookmarkEnd w:id="1476"/>
        <w:bookmarkEnd w:id="1477"/>
        <w:bookmarkEnd w:id="1478"/>
        <w:bookmarkEnd w:id="1479"/>
        <w:bookmarkEnd w:id="1480"/>
        <w:bookmarkEnd w:id="1481"/>
        <w:bookmarkEnd w:id="1482"/>
      </w:del>
    </w:p>
    <w:p w14:paraId="644FD85B" w14:textId="77777777" w:rsidR="00024D6E" w:rsidRPr="0049233F" w:rsidDel="000E6941" w:rsidRDefault="00024D6E" w:rsidP="00024D6E">
      <w:pPr>
        <w:ind w:firstLine="720"/>
        <w:rPr>
          <w:del w:id="1483" w:author="The Si Tran" w:date="2012-12-11T21:27:00Z"/>
          <w:szCs w:val="26"/>
          <w:rPrChange w:id="1484" w:author="The Si Tran" w:date="2012-12-05T23:02:00Z">
            <w:rPr>
              <w:del w:id="1485" w:author="The Si Tran" w:date="2012-12-11T21:27:00Z"/>
              <w:sz w:val="28"/>
              <w:szCs w:val="28"/>
            </w:rPr>
          </w:rPrChange>
        </w:rPr>
      </w:pPr>
      <w:del w:id="1486" w:author="The Si Tran" w:date="2012-12-11T21:27:00Z">
        <w:r w:rsidRPr="0049233F" w:rsidDel="000E6941">
          <w:rPr>
            <w:szCs w:val="26"/>
            <w:rPrChange w:id="1487" w:author="The Si Tran" w:date="2012-12-05T23:02:00Z">
              <w:rPr>
                <w:sz w:val="28"/>
                <w:szCs w:val="28"/>
              </w:rPr>
            </w:rPrChange>
          </w:rPr>
          <w:delText>*</w:delText>
        </w:r>
      </w:del>
      <w:del w:id="1488" w:author="The Si Tran" w:date="2012-12-05T22:45:00Z">
        <w:r w:rsidRPr="00B312F5" w:rsidDel="00E9719E">
          <w:rPr>
            <w:i/>
            <w:position w:val="-12"/>
            <w:szCs w:val="26"/>
          </w:rPr>
          <w:object w:dxaOrig="300" w:dyaOrig="360" w14:anchorId="1DD27C92">
            <v:shape id="_x0000_i1027" type="#_x0000_t75" style="width:17.6pt;height:21.75pt" o:ole="">
              <v:imagedata r:id="rId15" o:title=""/>
            </v:shape>
            <o:OLEObject Type="Embed" ProgID="Equation.DSMT4" ShapeID="_x0000_i1027" DrawAspect="Content" ObjectID="_1417184505" r:id="rId16"/>
          </w:object>
        </w:r>
      </w:del>
      <w:del w:id="1489" w:author="The Si Tran" w:date="2012-12-11T21:27:00Z">
        <w:r w:rsidRPr="0049233F" w:rsidDel="000E6941">
          <w:rPr>
            <w:szCs w:val="26"/>
            <w:rPrChange w:id="1490" w:author="The Si Tran" w:date="2012-12-05T23:02:00Z">
              <w:rPr>
                <w:sz w:val="28"/>
                <w:szCs w:val="28"/>
              </w:rPr>
            </w:rPrChange>
          </w:rPr>
          <w:delText xml:space="preserve"> là hệ số tự tương quan của </w:delText>
        </w:r>
      </w:del>
      <w:del w:id="1491" w:author="The Si Tran" w:date="2012-12-05T22:47:00Z">
        <w:r w:rsidRPr="0049233F" w:rsidDel="00E9719E">
          <w:rPr>
            <w:szCs w:val="26"/>
            <w:rPrChange w:id="1492" w:author="The Si Tran" w:date="2012-12-05T23:02:00Z">
              <w:rPr>
                <w:sz w:val="28"/>
                <w:szCs w:val="28"/>
              </w:rPr>
            </w:rPrChange>
          </w:rPr>
          <w:delText>X</w:delText>
        </w:r>
      </w:del>
      <w:del w:id="1493" w:author="The Si Tran" w:date="2012-12-11T21:27:00Z">
        <w:r w:rsidRPr="0049233F" w:rsidDel="000E6941">
          <w:rPr>
            <w:szCs w:val="26"/>
            <w:rPrChange w:id="1494" w:author="The Si Tran" w:date="2012-12-05T23:02:00Z">
              <w:rPr>
                <w:sz w:val="28"/>
                <w:szCs w:val="28"/>
              </w:rPr>
            </w:rPrChange>
          </w:rPr>
          <w:delText xml:space="preserve"> ở độ trễ </w:delText>
        </w:r>
      </w:del>
      <w:del w:id="1495" w:author="The Si Tran" w:date="2012-12-06T20:06:00Z">
        <w:r w:rsidRPr="0049233F" w:rsidDel="00263465">
          <w:rPr>
            <w:szCs w:val="26"/>
            <w:rPrChange w:id="1496" w:author="The Si Tran" w:date="2012-12-05T23:02:00Z">
              <w:rPr>
                <w:sz w:val="28"/>
                <w:szCs w:val="28"/>
              </w:rPr>
            </w:rPrChange>
          </w:rPr>
          <w:delText>k</w:delText>
        </w:r>
      </w:del>
      <w:bookmarkStart w:id="1497" w:name="_Toc343083543"/>
      <w:bookmarkStart w:id="1498" w:name="_Toc343083757"/>
      <w:bookmarkStart w:id="1499" w:name="_Toc343083968"/>
      <w:bookmarkStart w:id="1500" w:name="_Toc343220727"/>
      <w:bookmarkStart w:id="1501" w:name="_Toc343232231"/>
      <w:bookmarkStart w:id="1502" w:name="_Toc343232644"/>
      <w:bookmarkStart w:id="1503" w:name="_Toc343232929"/>
      <w:bookmarkStart w:id="1504" w:name="_Toc343415434"/>
      <w:bookmarkStart w:id="1505" w:name="_Toc343415730"/>
      <w:bookmarkEnd w:id="1497"/>
      <w:bookmarkEnd w:id="1498"/>
      <w:bookmarkEnd w:id="1499"/>
      <w:bookmarkEnd w:id="1500"/>
      <w:bookmarkEnd w:id="1501"/>
      <w:bookmarkEnd w:id="1502"/>
      <w:bookmarkEnd w:id="1503"/>
      <w:bookmarkEnd w:id="1504"/>
      <w:bookmarkEnd w:id="1505"/>
    </w:p>
    <w:p w14:paraId="662C0993" w14:textId="77777777" w:rsidR="00024D6E" w:rsidRPr="0049233F" w:rsidDel="000E6941" w:rsidRDefault="00024D6E" w:rsidP="00024D6E">
      <w:pPr>
        <w:ind w:firstLine="720"/>
        <w:rPr>
          <w:del w:id="1506" w:author="The Si Tran" w:date="2012-12-11T21:27:00Z"/>
          <w:szCs w:val="26"/>
          <w:rPrChange w:id="1507" w:author="The Si Tran" w:date="2012-12-05T23:02:00Z">
            <w:rPr>
              <w:del w:id="1508" w:author="The Si Tran" w:date="2012-12-11T21:27:00Z"/>
              <w:sz w:val="28"/>
              <w:szCs w:val="28"/>
            </w:rPr>
          </w:rPrChange>
        </w:rPr>
      </w:pPr>
      <w:del w:id="1509" w:author="The Si Tran" w:date="2012-12-11T21:27:00Z">
        <w:r w:rsidRPr="0049233F" w:rsidDel="000E6941">
          <w:rPr>
            <w:szCs w:val="26"/>
            <w:rPrChange w:id="1510" w:author="The Si Tran" w:date="2012-12-05T23:02:00Z">
              <w:rPr>
                <w:sz w:val="28"/>
                <w:szCs w:val="28"/>
              </w:rPr>
            </w:rPrChange>
          </w:rPr>
          <w:delText>*</w:delText>
        </w:r>
      </w:del>
      <w:del w:id="1511" w:author="The Si Tran" w:date="2012-12-05T22:46:00Z">
        <w:r w:rsidRPr="00082976" w:rsidDel="00E9719E">
          <w:rPr>
            <w:position w:val="-10"/>
            <w:szCs w:val="26"/>
          </w:rPr>
          <w:object w:dxaOrig="240" w:dyaOrig="260" w14:anchorId="2F01B6C5">
            <v:shape id="_x0000_i1028" type="#_x0000_t75" style="width:17.6pt;height:17.6pt" o:ole="">
              <v:imagedata r:id="rId17" o:title=""/>
            </v:shape>
            <o:OLEObject Type="Embed" ProgID="Equation.DSMT4" ShapeID="_x0000_i1028" DrawAspect="Content" ObjectID="_1417184506" r:id="rId18"/>
          </w:object>
        </w:r>
      </w:del>
      <w:del w:id="1512" w:author="The Si Tran" w:date="2012-12-11T21:27:00Z">
        <w:r w:rsidRPr="0049233F" w:rsidDel="000E6941">
          <w:rPr>
            <w:szCs w:val="26"/>
            <w:rPrChange w:id="1513" w:author="The Si Tran" w:date="2012-12-05T23:02:00Z">
              <w:rPr>
                <w:sz w:val="28"/>
                <w:szCs w:val="28"/>
              </w:rPr>
            </w:rPrChange>
          </w:rPr>
          <w:delText xml:space="preserve"> là trung bình của </w:delText>
        </w:r>
      </w:del>
      <w:del w:id="1514" w:author="The Si Tran" w:date="2012-12-05T22:47:00Z">
        <w:r w:rsidRPr="0049233F" w:rsidDel="00E9719E">
          <w:rPr>
            <w:szCs w:val="26"/>
            <w:rPrChange w:id="1515" w:author="The Si Tran" w:date="2012-12-05T23:02:00Z">
              <w:rPr>
                <w:sz w:val="28"/>
                <w:szCs w:val="28"/>
              </w:rPr>
            </w:rPrChange>
          </w:rPr>
          <w:delText>X</w:delText>
        </w:r>
        <w:r w:rsidRPr="0049233F" w:rsidDel="00E9719E">
          <w:rPr>
            <w:szCs w:val="26"/>
            <w:vertAlign w:val="subscript"/>
            <w:rPrChange w:id="1516" w:author="The Si Tran" w:date="2012-12-05T23:02:00Z">
              <w:rPr>
                <w:sz w:val="28"/>
                <w:szCs w:val="28"/>
                <w:vertAlign w:val="subscript"/>
              </w:rPr>
            </w:rPrChange>
          </w:rPr>
          <w:delText>t</w:delText>
        </w:r>
      </w:del>
      <w:bookmarkStart w:id="1517" w:name="_Toc343083544"/>
      <w:bookmarkStart w:id="1518" w:name="_Toc343083758"/>
      <w:bookmarkStart w:id="1519" w:name="_Toc343083969"/>
      <w:bookmarkStart w:id="1520" w:name="_Toc343220728"/>
      <w:bookmarkStart w:id="1521" w:name="_Toc343232232"/>
      <w:bookmarkStart w:id="1522" w:name="_Toc343232645"/>
      <w:bookmarkStart w:id="1523" w:name="_Toc343232930"/>
      <w:bookmarkStart w:id="1524" w:name="_Toc343415435"/>
      <w:bookmarkStart w:id="1525" w:name="_Toc343415731"/>
      <w:bookmarkEnd w:id="1517"/>
      <w:bookmarkEnd w:id="1518"/>
      <w:bookmarkEnd w:id="1519"/>
      <w:bookmarkEnd w:id="1520"/>
      <w:bookmarkEnd w:id="1521"/>
      <w:bookmarkEnd w:id="1522"/>
      <w:bookmarkEnd w:id="1523"/>
      <w:bookmarkEnd w:id="1524"/>
      <w:bookmarkEnd w:id="1525"/>
    </w:p>
    <w:p w14:paraId="42784988" w14:textId="77777777" w:rsidR="00024D6E" w:rsidRPr="0049233F" w:rsidDel="000E6941" w:rsidRDefault="00024D6E" w:rsidP="00024D6E">
      <w:pPr>
        <w:ind w:firstLine="540"/>
        <w:rPr>
          <w:del w:id="1526" w:author="The Si Tran" w:date="2012-12-11T21:27:00Z"/>
          <w:szCs w:val="26"/>
          <w:rPrChange w:id="1527" w:author="The Si Tran" w:date="2012-12-05T23:02:00Z">
            <w:rPr>
              <w:del w:id="1528" w:author="The Si Tran" w:date="2012-12-11T21:27:00Z"/>
              <w:sz w:val="28"/>
              <w:szCs w:val="28"/>
            </w:rPr>
          </w:rPrChange>
        </w:rPr>
      </w:pPr>
      <w:del w:id="1529" w:author="The Si Tran" w:date="2012-12-11T21:27:00Z">
        <w:r w:rsidRPr="0049233F" w:rsidDel="000E6941">
          <w:rPr>
            <w:szCs w:val="26"/>
            <w:rPrChange w:id="1530" w:author="The Si Tran" w:date="2012-12-05T23:02:00Z">
              <w:rPr>
                <w:sz w:val="28"/>
                <w:szCs w:val="28"/>
              </w:rPr>
            </w:rPrChange>
          </w:rPr>
          <w:delText xml:space="preserve">Nếu </w:delText>
        </w:r>
      </w:del>
      <w:del w:id="1531" w:author="The Si Tran" w:date="2012-12-06T20:07:00Z">
        <w:r w:rsidRPr="00082976" w:rsidDel="00263465">
          <w:rPr>
            <w:position w:val="-12"/>
            <w:szCs w:val="26"/>
          </w:rPr>
          <w:object w:dxaOrig="300" w:dyaOrig="360" w14:anchorId="6FCD7336">
            <v:shape id="_x0000_i1029" type="#_x0000_t75" style="width:17.6pt;height:21.75pt" o:ole="">
              <v:imagedata r:id="rId15" o:title=""/>
            </v:shape>
            <o:OLEObject Type="Embed" ProgID="Equation.DSMT4" ShapeID="_x0000_i1029" DrawAspect="Content" ObjectID="_1417184507" r:id="rId19"/>
          </w:object>
        </w:r>
      </w:del>
      <w:del w:id="1532" w:author="The Si Tran" w:date="2012-12-11T21:27:00Z">
        <w:r w:rsidRPr="0049233F" w:rsidDel="000E6941">
          <w:rPr>
            <w:szCs w:val="26"/>
            <w:rPrChange w:id="1533" w:author="The Si Tran" w:date="2012-12-05T23:02:00Z">
              <w:rPr>
                <w:sz w:val="28"/>
                <w:szCs w:val="28"/>
              </w:rPr>
            </w:rPrChange>
          </w:rPr>
          <w:delText xml:space="preserve"> khác không thì giữa </w:delText>
        </w:r>
      </w:del>
      <w:del w:id="1534" w:author="The Si Tran" w:date="2012-12-05T22:47:00Z">
        <w:r w:rsidRPr="0049233F" w:rsidDel="00E9719E">
          <w:rPr>
            <w:szCs w:val="26"/>
            <w:rPrChange w:id="1535" w:author="The Si Tran" w:date="2012-12-05T23:02:00Z">
              <w:rPr>
                <w:sz w:val="28"/>
                <w:szCs w:val="28"/>
              </w:rPr>
            </w:rPrChange>
          </w:rPr>
          <w:delText>X</w:delText>
        </w:r>
        <w:r w:rsidRPr="0049233F" w:rsidDel="00E9719E">
          <w:rPr>
            <w:szCs w:val="26"/>
            <w:vertAlign w:val="subscript"/>
            <w:rPrChange w:id="1536" w:author="The Si Tran" w:date="2012-12-05T23:02:00Z">
              <w:rPr>
                <w:sz w:val="28"/>
                <w:szCs w:val="28"/>
                <w:vertAlign w:val="subscript"/>
              </w:rPr>
            </w:rPrChange>
          </w:rPr>
          <w:delText>t</w:delText>
        </w:r>
      </w:del>
      <w:del w:id="1537" w:author="The Si Tran" w:date="2012-12-11T21:27:00Z">
        <w:r w:rsidRPr="0049233F" w:rsidDel="000E6941">
          <w:rPr>
            <w:szCs w:val="26"/>
            <w:rPrChange w:id="1538" w:author="The Si Tran" w:date="2012-12-05T23:02:00Z">
              <w:rPr>
                <w:sz w:val="28"/>
                <w:szCs w:val="28"/>
              </w:rPr>
            </w:rPrChange>
          </w:rPr>
          <w:delText xml:space="preserve"> và </w:delText>
        </w:r>
      </w:del>
      <w:del w:id="1539" w:author="The Si Tran" w:date="2012-12-05T22:47:00Z">
        <w:r w:rsidRPr="0049233F" w:rsidDel="00E9719E">
          <w:rPr>
            <w:szCs w:val="26"/>
            <w:rPrChange w:id="1540" w:author="The Si Tran" w:date="2012-12-05T23:02:00Z">
              <w:rPr>
                <w:sz w:val="28"/>
                <w:szCs w:val="28"/>
              </w:rPr>
            </w:rPrChange>
          </w:rPr>
          <w:delText>X</w:delText>
        </w:r>
        <w:r w:rsidRPr="0049233F" w:rsidDel="00E9719E">
          <w:rPr>
            <w:szCs w:val="26"/>
            <w:vertAlign w:val="subscript"/>
            <w:rPrChange w:id="1541" w:author="The Si Tran" w:date="2012-12-05T23:02:00Z">
              <w:rPr>
                <w:sz w:val="28"/>
                <w:szCs w:val="28"/>
                <w:vertAlign w:val="subscript"/>
              </w:rPr>
            </w:rPrChange>
          </w:rPr>
          <w:delText>t+k</w:delText>
        </w:r>
        <w:r w:rsidRPr="0049233F" w:rsidDel="00E9719E">
          <w:rPr>
            <w:szCs w:val="26"/>
            <w:rPrChange w:id="1542" w:author="The Si Tran" w:date="2012-12-05T23:02:00Z">
              <w:rPr>
                <w:sz w:val="28"/>
                <w:szCs w:val="28"/>
              </w:rPr>
            </w:rPrChange>
          </w:rPr>
          <w:delText xml:space="preserve"> </w:delText>
        </w:r>
      </w:del>
      <w:del w:id="1543" w:author="The Si Tran" w:date="2012-12-11T21:27:00Z">
        <w:r w:rsidRPr="0049233F" w:rsidDel="000E6941">
          <w:rPr>
            <w:szCs w:val="26"/>
            <w:rPrChange w:id="1544" w:author="The Si Tran" w:date="2012-12-05T23:02:00Z">
              <w:rPr>
                <w:sz w:val="28"/>
                <w:szCs w:val="28"/>
              </w:rPr>
            </w:rPrChange>
          </w:rPr>
          <w:delText>có sự tương quan với nhau.</w:delText>
        </w:r>
        <w:bookmarkStart w:id="1545" w:name="_Toc343083545"/>
        <w:bookmarkStart w:id="1546" w:name="_Toc343083759"/>
        <w:bookmarkStart w:id="1547" w:name="_Toc343083970"/>
        <w:bookmarkStart w:id="1548" w:name="_Toc343220729"/>
        <w:bookmarkStart w:id="1549" w:name="_Toc343232233"/>
        <w:bookmarkStart w:id="1550" w:name="_Toc343232646"/>
        <w:bookmarkStart w:id="1551" w:name="_Toc343232931"/>
        <w:bookmarkStart w:id="1552" w:name="_Toc343415436"/>
        <w:bookmarkStart w:id="1553" w:name="_Toc343415732"/>
        <w:bookmarkEnd w:id="1545"/>
        <w:bookmarkEnd w:id="1546"/>
        <w:bookmarkEnd w:id="1547"/>
        <w:bookmarkEnd w:id="1548"/>
        <w:bookmarkEnd w:id="1549"/>
        <w:bookmarkEnd w:id="1550"/>
        <w:bookmarkEnd w:id="1551"/>
        <w:bookmarkEnd w:id="1552"/>
        <w:bookmarkEnd w:id="1553"/>
      </w:del>
    </w:p>
    <w:p w14:paraId="1BA9CD49" w14:textId="77777777" w:rsidR="00024D6E" w:rsidRPr="0049233F" w:rsidDel="000E6941" w:rsidRDefault="00024D6E" w:rsidP="00024D6E">
      <w:pPr>
        <w:ind w:firstLine="540"/>
        <w:rPr>
          <w:del w:id="1554" w:author="The Si Tran" w:date="2012-12-11T21:27:00Z"/>
          <w:szCs w:val="26"/>
          <w:rPrChange w:id="1555" w:author="The Si Tran" w:date="2012-12-05T23:02:00Z">
            <w:rPr>
              <w:del w:id="1556" w:author="The Si Tran" w:date="2012-12-11T21:27:00Z"/>
              <w:sz w:val="28"/>
              <w:szCs w:val="28"/>
            </w:rPr>
          </w:rPrChange>
        </w:rPr>
      </w:pPr>
      <w:del w:id="1557" w:author="The Si Tran" w:date="2012-12-11T21:27:00Z">
        <w:r w:rsidRPr="0049233F" w:rsidDel="000E6941">
          <w:rPr>
            <w:szCs w:val="26"/>
            <w:rPrChange w:id="1558"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59" w:name="_Toc343083546"/>
        <w:bookmarkStart w:id="1560" w:name="_Toc343083760"/>
        <w:bookmarkStart w:id="1561" w:name="_Toc343083971"/>
        <w:bookmarkStart w:id="1562" w:name="_Toc343220730"/>
        <w:bookmarkStart w:id="1563" w:name="_Toc343232234"/>
        <w:bookmarkStart w:id="1564" w:name="_Toc343232647"/>
        <w:bookmarkStart w:id="1565" w:name="_Toc343232932"/>
        <w:bookmarkStart w:id="1566" w:name="_Toc343415437"/>
        <w:bookmarkStart w:id="1567" w:name="_Toc343415733"/>
        <w:bookmarkEnd w:id="1559"/>
        <w:bookmarkEnd w:id="1560"/>
        <w:bookmarkEnd w:id="1561"/>
        <w:bookmarkEnd w:id="1562"/>
        <w:bookmarkEnd w:id="1563"/>
        <w:bookmarkEnd w:id="1564"/>
        <w:bookmarkEnd w:id="1565"/>
        <w:bookmarkEnd w:id="1566"/>
        <w:bookmarkEnd w:id="1567"/>
      </w:del>
    </w:p>
    <w:p w14:paraId="5C352C0E" w14:textId="77777777" w:rsidR="00024D6E" w:rsidRPr="0049233F" w:rsidDel="000E6941" w:rsidRDefault="00024D6E" w:rsidP="00024D6E">
      <w:pPr>
        <w:rPr>
          <w:del w:id="1568" w:author="The Si Tran" w:date="2012-12-11T21:27:00Z"/>
          <w:szCs w:val="26"/>
          <w:rPrChange w:id="1569" w:author="The Si Tran" w:date="2012-12-05T23:02:00Z">
            <w:rPr>
              <w:del w:id="1570" w:author="The Si Tran" w:date="2012-12-11T21:27:00Z"/>
              <w:sz w:val="28"/>
              <w:szCs w:val="28"/>
            </w:rPr>
          </w:rPrChange>
        </w:rPr>
      </w:pPr>
      <w:del w:id="1571" w:author="The Si Tran" w:date="2012-12-11T21:27:00Z">
        <w:r w:rsidRPr="0049233F" w:rsidDel="000E6941">
          <w:rPr>
            <w:b/>
            <w:szCs w:val="26"/>
            <w:rPrChange w:id="1572" w:author="The Si Tran" w:date="2012-12-05T23:02:00Z">
              <w:rPr>
                <w:b/>
                <w:sz w:val="28"/>
                <w:szCs w:val="28"/>
              </w:rPr>
            </w:rPrChange>
          </w:rPr>
          <w:delText>Định nghĩa:</w:delText>
        </w:r>
        <w:r w:rsidRPr="0049233F" w:rsidDel="000E6941">
          <w:rPr>
            <w:szCs w:val="26"/>
            <w:rPrChange w:id="1573" w:author="The Si Tran" w:date="2012-12-05T23:02:00Z">
              <w:rPr>
                <w:sz w:val="28"/>
                <w:szCs w:val="28"/>
              </w:rPr>
            </w:rPrChange>
          </w:rPr>
          <w:delText xml:space="preserve"> Hàm tự tương quan là một đồ thị biểu diễn các hệ số tự tương quan theo các độ trễ khác nhau [1].</w:delText>
        </w:r>
        <w:bookmarkStart w:id="1574" w:name="_Toc343083547"/>
        <w:bookmarkStart w:id="1575" w:name="_Toc343083761"/>
        <w:bookmarkStart w:id="1576" w:name="_Toc343083972"/>
        <w:bookmarkStart w:id="1577" w:name="_Toc343220731"/>
        <w:bookmarkStart w:id="1578" w:name="_Toc343232235"/>
        <w:bookmarkStart w:id="1579" w:name="_Toc343232648"/>
        <w:bookmarkStart w:id="1580" w:name="_Toc343232933"/>
        <w:bookmarkStart w:id="1581" w:name="_Toc343415438"/>
        <w:bookmarkStart w:id="1582" w:name="_Toc343415734"/>
        <w:bookmarkEnd w:id="1574"/>
        <w:bookmarkEnd w:id="1575"/>
        <w:bookmarkEnd w:id="1576"/>
        <w:bookmarkEnd w:id="1577"/>
        <w:bookmarkEnd w:id="1578"/>
        <w:bookmarkEnd w:id="1579"/>
        <w:bookmarkEnd w:id="1580"/>
        <w:bookmarkEnd w:id="1581"/>
        <w:bookmarkEnd w:id="1582"/>
      </w:del>
    </w:p>
    <w:p w14:paraId="7EE7FA4F" w14:textId="77777777" w:rsidR="00024D6E" w:rsidRPr="0049233F" w:rsidDel="000E6941" w:rsidRDefault="00024D6E" w:rsidP="00CD217B">
      <w:pPr>
        <w:ind w:firstLine="540"/>
        <w:rPr>
          <w:del w:id="1583" w:author="The Si Tran" w:date="2012-12-11T21:27:00Z"/>
          <w:szCs w:val="26"/>
          <w:rPrChange w:id="1584" w:author="The Si Tran" w:date="2012-12-05T23:02:00Z">
            <w:rPr>
              <w:del w:id="1585" w:author="The Si Tran" w:date="2012-12-11T21:27:00Z"/>
              <w:sz w:val="28"/>
              <w:szCs w:val="28"/>
            </w:rPr>
          </w:rPrChange>
        </w:rPr>
      </w:pPr>
      <w:del w:id="1586" w:author="The Si Tran" w:date="2012-12-11T21:27:00Z">
        <w:r w:rsidRPr="0049233F" w:rsidDel="000E6941">
          <w:rPr>
            <w:szCs w:val="26"/>
            <w:rPrChange w:id="1587" w:author="The Si Tran" w:date="2012-12-05T23:02:00Z">
              <w:rPr>
                <w:sz w:val="28"/>
                <w:szCs w:val="28"/>
              </w:rPr>
            </w:rPrChange>
          </w:rPr>
          <w:delText>Hình 2 là một ví dụ về hàm tự tương quan.</w:delText>
        </w:r>
        <w:bookmarkStart w:id="1588" w:name="_Toc343083548"/>
        <w:bookmarkStart w:id="1589" w:name="_Toc343083762"/>
        <w:bookmarkStart w:id="1590" w:name="_Toc343083973"/>
        <w:bookmarkStart w:id="1591" w:name="_Toc343220732"/>
        <w:bookmarkStart w:id="1592" w:name="_Toc343232236"/>
        <w:bookmarkStart w:id="1593" w:name="_Toc343232649"/>
        <w:bookmarkStart w:id="1594" w:name="_Toc343232934"/>
        <w:bookmarkStart w:id="1595" w:name="_Toc343415439"/>
        <w:bookmarkStart w:id="1596" w:name="_Toc343415735"/>
        <w:bookmarkEnd w:id="1588"/>
        <w:bookmarkEnd w:id="1589"/>
        <w:bookmarkEnd w:id="1590"/>
        <w:bookmarkEnd w:id="1591"/>
        <w:bookmarkEnd w:id="1592"/>
        <w:bookmarkEnd w:id="1593"/>
        <w:bookmarkEnd w:id="1594"/>
        <w:bookmarkEnd w:id="1595"/>
        <w:bookmarkEnd w:id="1596"/>
      </w:del>
    </w:p>
    <w:p w14:paraId="247AB81D" w14:textId="77777777" w:rsidR="00024D6E" w:rsidRPr="0049233F" w:rsidDel="000E6941" w:rsidRDefault="00024D6E" w:rsidP="00024D6E">
      <w:pPr>
        <w:rPr>
          <w:del w:id="1597" w:author="The Si Tran" w:date="2012-12-11T21:27:00Z"/>
          <w:szCs w:val="26"/>
          <w:rPrChange w:id="1598" w:author="The Si Tran" w:date="2012-12-05T23:02:00Z">
            <w:rPr>
              <w:del w:id="1599" w:author="The Si Tran" w:date="2012-12-11T21:27:00Z"/>
              <w:sz w:val="28"/>
              <w:szCs w:val="28"/>
            </w:rPr>
          </w:rPrChange>
        </w:rPr>
      </w:pPr>
      <w:del w:id="1600" w:author="The Si Tran" w:date="2012-12-11T21:27:00Z">
        <w:r w:rsidRPr="0049233F" w:rsidDel="000E6941">
          <w:rPr>
            <w:noProof/>
            <w:szCs w:val="26"/>
            <w:rPrChange w:id="1601" w:author="Unknown">
              <w:rPr>
                <w:noProof/>
                <w:sz w:val="28"/>
                <w:szCs w:val="28"/>
              </w:rPr>
            </w:rPrChange>
          </w:rPr>
          <w:drawing>
            <wp:inline distT="0" distB="0" distL="0" distR="0" wp14:anchorId="37C9E20B" wp14:editId="62CC900F">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02" w:name="_Toc343083549"/>
        <w:bookmarkStart w:id="1603" w:name="_Toc343083763"/>
        <w:bookmarkStart w:id="1604" w:name="_Toc343083974"/>
        <w:bookmarkStart w:id="1605" w:name="_Toc343220733"/>
        <w:bookmarkStart w:id="1606" w:name="_Toc343232237"/>
        <w:bookmarkStart w:id="1607" w:name="_Toc343232650"/>
        <w:bookmarkStart w:id="1608" w:name="_Toc343232935"/>
        <w:bookmarkStart w:id="1609" w:name="_Toc343415440"/>
        <w:bookmarkStart w:id="1610" w:name="_Toc343415736"/>
        <w:bookmarkEnd w:id="1602"/>
        <w:bookmarkEnd w:id="1603"/>
        <w:bookmarkEnd w:id="1604"/>
        <w:bookmarkEnd w:id="1605"/>
        <w:bookmarkEnd w:id="1606"/>
        <w:bookmarkEnd w:id="1607"/>
        <w:bookmarkEnd w:id="1608"/>
        <w:bookmarkEnd w:id="1609"/>
        <w:bookmarkEnd w:id="1610"/>
      </w:del>
    </w:p>
    <w:p w14:paraId="12F5FD7D" w14:textId="77777777" w:rsidR="00024D6E" w:rsidRPr="0049233F" w:rsidDel="000E6941" w:rsidRDefault="00024D6E" w:rsidP="008E6A9A">
      <w:pPr>
        <w:pStyle w:val="Caption"/>
        <w:ind w:firstLine="540"/>
        <w:jc w:val="center"/>
        <w:rPr>
          <w:del w:id="1611" w:author="The Si Tran" w:date="2012-12-11T21:27:00Z"/>
          <w:sz w:val="26"/>
          <w:szCs w:val="26"/>
          <w:rPrChange w:id="1612" w:author="The Si Tran" w:date="2012-12-05T23:02:00Z">
            <w:rPr>
              <w:del w:id="1613" w:author="The Si Tran" w:date="2012-12-11T21:27:00Z"/>
              <w:sz w:val="28"/>
              <w:szCs w:val="28"/>
            </w:rPr>
          </w:rPrChange>
        </w:rPr>
      </w:pPr>
      <w:bookmarkStart w:id="1614" w:name="_Toc312142076"/>
      <w:del w:id="1615" w:author="The Si Tran" w:date="2012-12-11T21:27:00Z">
        <w:r w:rsidRPr="0049233F" w:rsidDel="000E6941">
          <w:rPr>
            <w:sz w:val="26"/>
            <w:szCs w:val="26"/>
            <w:rPrChange w:id="1616" w:author="The Si Tran" w:date="2012-12-05T23:02:00Z">
              <w:rPr>
                <w:sz w:val="28"/>
                <w:szCs w:val="28"/>
              </w:rPr>
            </w:rPrChange>
          </w:rPr>
          <w:delText xml:space="preserve">Hình </w:delText>
        </w:r>
        <w:r w:rsidRPr="0049233F" w:rsidDel="000E6941">
          <w:rPr>
            <w:sz w:val="26"/>
            <w:szCs w:val="26"/>
            <w:rPrChange w:id="1617" w:author="The Si Tran" w:date="2012-12-05T23:02:00Z">
              <w:rPr>
                <w:sz w:val="28"/>
                <w:szCs w:val="28"/>
              </w:rPr>
            </w:rPrChange>
          </w:rPr>
          <w:fldChar w:fldCharType="begin"/>
        </w:r>
        <w:r w:rsidRPr="0049233F" w:rsidDel="000E6941">
          <w:rPr>
            <w:sz w:val="26"/>
            <w:szCs w:val="26"/>
            <w:rPrChange w:id="1618" w:author="The Si Tran" w:date="2012-12-05T23:02:00Z">
              <w:rPr>
                <w:sz w:val="28"/>
                <w:szCs w:val="28"/>
              </w:rPr>
            </w:rPrChange>
          </w:rPr>
          <w:delInstrText xml:space="preserve"> SEQ Hình \* ARABIC </w:delInstrText>
        </w:r>
        <w:r w:rsidRPr="0049233F" w:rsidDel="000E6941">
          <w:rPr>
            <w:sz w:val="26"/>
            <w:szCs w:val="26"/>
            <w:rPrChange w:id="1619" w:author="The Si Tran" w:date="2012-12-05T23:02:00Z">
              <w:rPr>
                <w:sz w:val="28"/>
                <w:szCs w:val="28"/>
              </w:rPr>
            </w:rPrChange>
          </w:rPr>
          <w:fldChar w:fldCharType="separate"/>
        </w:r>
        <w:r w:rsidRPr="0049233F" w:rsidDel="000E6941">
          <w:rPr>
            <w:noProof/>
            <w:sz w:val="26"/>
            <w:szCs w:val="26"/>
            <w:rPrChange w:id="1620" w:author="The Si Tran" w:date="2012-12-05T23:02:00Z">
              <w:rPr>
                <w:noProof/>
                <w:sz w:val="28"/>
                <w:szCs w:val="28"/>
              </w:rPr>
            </w:rPrChange>
          </w:rPr>
          <w:delText>2</w:delText>
        </w:r>
        <w:r w:rsidRPr="0049233F" w:rsidDel="000E6941">
          <w:rPr>
            <w:sz w:val="26"/>
            <w:szCs w:val="26"/>
            <w:rPrChange w:id="1621" w:author="The Si Tran" w:date="2012-12-05T23:02:00Z">
              <w:rPr>
                <w:sz w:val="28"/>
                <w:szCs w:val="28"/>
              </w:rPr>
            </w:rPrChange>
          </w:rPr>
          <w:fldChar w:fldCharType="end"/>
        </w:r>
        <w:r w:rsidRPr="0049233F" w:rsidDel="000E6941">
          <w:rPr>
            <w:sz w:val="26"/>
            <w:szCs w:val="26"/>
            <w:rPrChange w:id="1622" w:author="The Si Tran" w:date="2012-12-05T23:02:00Z">
              <w:rPr>
                <w:sz w:val="28"/>
                <w:szCs w:val="28"/>
              </w:rPr>
            </w:rPrChange>
          </w:rPr>
          <w:delText xml:space="preserve"> Hàm tự tương quan</w:delText>
        </w:r>
        <w:bookmarkStart w:id="1623" w:name="_Toc343083550"/>
        <w:bookmarkStart w:id="1624" w:name="_Toc343083764"/>
        <w:bookmarkStart w:id="1625" w:name="_Toc343083975"/>
        <w:bookmarkStart w:id="1626" w:name="_Toc343220734"/>
        <w:bookmarkStart w:id="1627" w:name="_Toc343232238"/>
        <w:bookmarkStart w:id="1628" w:name="_Toc343232651"/>
        <w:bookmarkStart w:id="1629" w:name="_Toc343232936"/>
        <w:bookmarkStart w:id="1630" w:name="_Toc343415441"/>
        <w:bookmarkStart w:id="1631" w:name="_Toc343415737"/>
        <w:bookmarkEnd w:id="1614"/>
        <w:bookmarkEnd w:id="1623"/>
        <w:bookmarkEnd w:id="1624"/>
        <w:bookmarkEnd w:id="1625"/>
        <w:bookmarkEnd w:id="1626"/>
        <w:bookmarkEnd w:id="1627"/>
        <w:bookmarkEnd w:id="1628"/>
        <w:bookmarkEnd w:id="1629"/>
        <w:bookmarkEnd w:id="1630"/>
        <w:bookmarkEnd w:id="1631"/>
      </w:del>
    </w:p>
    <w:p w14:paraId="020A6CCC" w14:textId="77777777" w:rsidR="00024D6E" w:rsidRPr="0049233F" w:rsidDel="000E6941" w:rsidRDefault="00024D6E" w:rsidP="00024D6E">
      <w:pPr>
        <w:rPr>
          <w:del w:id="1632" w:author="The Si Tran" w:date="2012-12-11T21:27:00Z"/>
          <w:szCs w:val="26"/>
          <w:rPrChange w:id="1633" w:author="The Si Tran" w:date="2012-12-05T23:02:00Z">
            <w:rPr>
              <w:del w:id="1634" w:author="The Si Tran" w:date="2012-12-11T21:27:00Z"/>
              <w:sz w:val="28"/>
              <w:szCs w:val="28"/>
            </w:rPr>
          </w:rPrChange>
        </w:rPr>
      </w:pPr>
      <w:del w:id="1635" w:author="The Si Tran" w:date="2012-12-11T21:27:00Z">
        <w:r w:rsidRPr="0049233F" w:rsidDel="000E6941">
          <w:rPr>
            <w:szCs w:val="26"/>
            <w:rPrChange w:id="1636" w:author="The Si Tran" w:date="2012-12-05T23:02:00Z">
              <w:rPr>
                <w:sz w:val="28"/>
                <w:szCs w:val="28"/>
              </w:rPr>
            </w:rPrChange>
          </w:rPr>
          <w:tab/>
        </w:r>
        <w:bookmarkStart w:id="1637" w:name="_Toc343083551"/>
        <w:bookmarkStart w:id="1638" w:name="_Toc343083765"/>
        <w:bookmarkStart w:id="1639" w:name="_Toc343083976"/>
        <w:bookmarkStart w:id="1640" w:name="_Toc343220735"/>
        <w:bookmarkStart w:id="1641" w:name="_Toc343232239"/>
        <w:bookmarkStart w:id="1642" w:name="_Toc343232652"/>
        <w:bookmarkStart w:id="1643" w:name="_Toc343232937"/>
        <w:bookmarkStart w:id="1644" w:name="_Toc343415442"/>
        <w:bookmarkStart w:id="1645" w:name="_Toc343415738"/>
        <w:bookmarkEnd w:id="1637"/>
        <w:bookmarkEnd w:id="1638"/>
        <w:bookmarkEnd w:id="1639"/>
        <w:bookmarkEnd w:id="1640"/>
        <w:bookmarkEnd w:id="1641"/>
        <w:bookmarkEnd w:id="1642"/>
        <w:bookmarkEnd w:id="1643"/>
        <w:bookmarkEnd w:id="1644"/>
        <w:bookmarkEnd w:id="1645"/>
      </w:del>
    </w:p>
    <w:p w14:paraId="64FC6D0E" w14:textId="77777777" w:rsidR="00024D6E" w:rsidRPr="0049233F" w:rsidDel="000E6941" w:rsidRDefault="00024D6E" w:rsidP="00024D6E">
      <w:pPr>
        <w:ind w:firstLine="720"/>
        <w:rPr>
          <w:del w:id="1646" w:author="The Si Tran" w:date="2012-12-11T21:27:00Z"/>
          <w:szCs w:val="26"/>
          <w:rPrChange w:id="1647" w:author="The Si Tran" w:date="2012-12-05T23:02:00Z">
            <w:rPr>
              <w:del w:id="1648" w:author="The Si Tran" w:date="2012-12-11T21:27:00Z"/>
              <w:sz w:val="28"/>
              <w:szCs w:val="28"/>
            </w:rPr>
          </w:rPrChange>
        </w:rPr>
      </w:pPr>
      <w:del w:id="1649" w:author="The Si Tran" w:date="2012-12-11T21:27:00Z">
        <w:r w:rsidRPr="0049233F" w:rsidDel="000E6941">
          <w:rPr>
            <w:szCs w:val="26"/>
            <w:rPrChange w:id="1650"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51" w:author="The Si Tran" w:date="2012-12-05T22:50:00Z">
        <w:r w:rsidRPr="0049233F" w:rsidDel="008A2D16">
          <w:rPr>
            <w:szCs w:val="26"/>
            <w:rPrChange w:id="1652" w:author="The Si Tran" w:date="2012-12-05T23:02:00Z">
              <w:rPr>
                <w:sz w:val="28"/>
                <w:szCs w:val="28"/>
              </w:rPr>
            </w:rPrChange>
          </w:rPr>
          <w:delText xml:space="preserve"> </w:delText>
        </w:r>
      </w:del>
      <w:del w:id="1653" w:author="The Si Tran" w:date="2012-12-11T21:27:00Z">
        <w:r w:rsidRPr="0049233F" w:rsidDel="000E6941">
          <w:rPr>
            <w:szCs w:val="26"/>
            <w:rPrChange w:id="1654" w:author="The Si Tran" w:date="2012-12-05T23:02:00Z">
              <w:rPr>
                <w:sz w:val="28"/>
                <w:szCs w:val="28"/>
              </w:rPr>
            </w:rPrChange>
          </w:rPr>
          <w:delText>).</w:delText>
        </w:r>
        <w:bookmarkStart w:id="1655" w:name="_Toc343083552"/>
        <w:bookmarkStart w:id="1656" w:name="_Toc343083766"/>
        <w:bookmarkStart w:id="1657" w:name="_Toc343083977"/>
        <w:bookmarkStart w:id="1658" w:name="_Toc343220736"/>
        <w:bookmarkStart w:id="1659" w:name="_Toc343232240"/>
        <w:bookmarkStart w:id="1660" w:name="_Toc343232653"/>
        <w:bookmarkStart w:id="1661" w:name="_Toc343232938"/>
        <w:bookmarkStart w:id="1662" w:name="_Toc343415443"/>
        <w:bookmarkStart w:id="1663" w:name="_Toc343415739"/>
        <w:bookmarkEnd w:id="1655"/>
        <w:bookmarkEnd w:id="1656"/>
        <w:bookmarkEnd w:id="1657"/>
        <w:bookmarkEnd w:id="1658"/>
        <w:bookmarkEnd w:id="1659"/>
        <w:bookmarkEnd w:id="1660"/>
        <w:bookmarkEnd w:id="1661"/>
        <w:bookmarkEnd w:id="1662"/>
        <w:bookmarkEnd w:id="1663"/>
      </w:del>
    </w:p>
    <w:p w14:paraId="42F08C9A" w14:textId="77777777" w:rsidR="008A2D16" w:rsidRPr="0049233F" w:rsidDel="004A3B54" w:rsidRDefault="00024D6E">
      <w:pPr>
        <w:ind w:left="1440" w:firstLine="0"/>
        <w:rPr>
          <w:del w:id="1664" w:author="The Si Tran" w:date="2012-12-05T22:54:00Z"/>
          <w:szCs w:val="26"/>
          <w:rPrChange w:id="1665" w:author="The Si Tran" w:date="2012-12-05T23:02:00Z">
            <w:rPr>
              <w:del w:id="1666" w:author="The Si Tran" w:date="2012-12-05T22:54:00Z"/>
              <w:sz w:val="28"/>
              <w:szCs w:val="28"/>
            </w:rPr>
          </w:rPrChange>
        </w:rPr>
        <w:pPrChange w:id="1667" w:author="The Si Tran" w:date="2012-12-05T22:53:00Z">
          <w:pPr>
            <w:ind w:firstLine="720"/>
          </w:pPr>
        </w:pPrChange>
      </w:pPr>
      <w:del w:id="1668" w:author="The Si Tran" w:date="2012-12-11T21:27:00Z">
        <w:r w:rsidRPr="0049233F" w:rsidDel="000E6941">
          <w:rPr>
            <w:szCs w:val="26"/>
            <w:rPrChange w:id="1669" w:author="The Si Tran" w:date="2012-12-05T23:02:00Z">
              <w:rPr>
                <w:sz w:val="28"/>
                <w:szCs w:val="28"/>
              </w:rPr>
            </w:rPrChange>
          </w:rPr>
          <w:delText>Công thức tính hệ số tự tương quan lấy mẫu:</w:delText>
        </w:r>
      </w:del>
      <w:bookmarkStart w:id="1670" w:name="_Toc343083553"/>
      <w:bookmarkStart w:id="1671" w:name="_Toc343083767"/>
      <w:bookmarkStart w:id="1672" w:name="_Toc343083978"/>
      <w:bookmarkStart w:id="1673" w:name="_Toc343220737"/>
      <w:bookmarkStart w:id="1674" w:name="_Toc343232241"/>
      <w:bookmarkStart w:id="1675" w:name="_Toc343232654"/>
      <w:bookmarkStart w:id="1676" w:name="_Toc343232939"/>
      <w:bookmarkStart w:id="1677" w:name="_Toc343415444"/>
      <w:bookmarkStart w:id="1678" w:name="_Toc343415740"/>
      <w:bookmarkEnd w:id="1670"/>
      <w:bookmarkEnd w:id="1671"/>
      <w:bookmarkEnd w:id="1672"/>
      <w:bookmarkEnd w:id="1673"/>
      <w:bookmarkEnd w:id="1674"/>
      <w:bookmarkEnd w:id="1675"/>
      <w:bookmarkEnd w:id="1676"/>
      <w:bookmarkEnd w:id="1677"/>
      <w:bookmarkEnd w:id="1678"/>
    </w:p>
    <w:p w14:paraId="214ECA9C" w14:textId="77777777" w:rsidR="00024D6E" w:rsidRPr="0049233F" w:rsidDel="004A3B54" w:rsidRDefault="00024D6E">
      <w:pPr>
        <w:ind w:firstLine="0"/>
        <w:rPr>
          <w:del w:id="1679" w:author="The Si Tran" w:date="2012-12-05T22:54:00Z"/>
          <w:szCs w:val="26"/>
          <w:rPrChange w:id="1680" w:author="The Si Tran" w:date="2012-12-05T23:02:00Z">
            <w:rPr>
              <w:del w:id="1681" w:author="The Si Tran" w:date="2012-12-05T22:54:00Z"/>
              <w:sz w:val="28"/>
              <w:szCs w:val="28"/>
            </w:rPr>
          </w:rPrChange>
        </w:rPr>
        <w:pPrChange w:id="1682" w:author="The Si Tran" w:date="2012-12-05T22:53:00Z">
          <w:pPr>
            <w:ind w:left="720" w:firstLine="720"/>
          </w:pPr>
        </w:pPrChange>
      </w:pPr>
      <w:del w:id="1683" w:author="The Si Tran" w:date="2012-12-05T22:53:00Z">
        <w:r w:rsidRPr="00082976" w:rsidDel="004A3B54">
          <w:rPr>
            <w:position w:val="-4"/>
            <w:szCs w:val="26"/>
          </w:rPr>
          <w:object w:dxaOrig="180" w:dyaOrig="279" w14:anchorId="0B5D12CD">
            <v:shape id="_x0000_i1030" type="#_x0000_t75" style="width:9.2pt;height:14.25pt" o:ole="">
              <v:imagedata r:id="rId21" o:title=""/>
            </v:shape>
            <o:OLEObject Type="Embed" ProgID="Equation.DSMT4" ShapeID="_x0000_i1030" DrawAspect="Content" ObjectID="_1417184508" r:id="rId22"/>
          </w:object>
        </w:r>
        <w:r w:rsidRPr="00E12D24" w:rsidDel="004A3B54">
          <w:rPr>
            <w:position w:val="-38"/>
            <w:szCs w:val="26"/>
          </w:rPr>
          <w:object w:dxaOrig="2940" w:dyaOrig="880" w14:anchorId="0CA6F235">
            <v:shape id="_x0000_i1031" type="#_x0000_t75" style="width:225.2pt;height:68.65pt" o:ole="">
              <v:imagedata r:id="rId23" o:title=""/>
            </v:shape>
            <o:OLEObject Type="Embed" ProgID="Equation.DSMT4" ShapeID="_x0000_i1031" DrawAspect="Content" ObjectID="_1417184509" r:id="rId24"/>
          </w:object>
        </w:r>
        <w:r w:rsidRPr="0049233F" w:rsidDel="004A3B54">
          <w:rPr>
            <w:szCs w:val="26"/>
            <w:rPrChange w:id="1684" w:author="The Si Tran" w:date="2012-12-05T23:02:00Z">
              <w:rPr>
                <w:sz w:val="28"/>
                <w:szCs w:val="28"/>
              </w:rPr>
            </w:rPrChange>
          </w:rPr>
          <w:delText xml:space="preserve">    </w:delText>
        </w:r>
      </w:del>
      <w:del w:id="1685" w:author="The Si Tran" w:date="2012-12-05T22:54:00Z">
        <w:r w:rsidRPr="0049233F" w:rsidDel="004A3B54">
          <w:rPr>
            <w:szCs w:val="26"/>
            <w:rPrChange w:id="1686" w:author="The Si Tran" w:date="2012-12-05T23:02:00Z">
              <w:rPr>
                <w:sz w:val="28"/>
                <w:szCs w:val="28"/>
              </w:rPr>
            </w:rPrChange>
          </w:rPr>
          <w:delText xml:space="preserve"> (2.1.2)</w:delText>
        </w:r>
        <w:bookmarkStart w:id="1687" w:name="_Toc343083554"/>
        <w:bookmarkStart w:id="1688" w:name="_Toc343083768"/>
        <w:bookmarkStart w:id="1689" w:name="_Toc343083979"/>
        <w:bookmarkStart w:id="1690" w:name="_Toc343220738"/>
        <w:bookmarkStart w:id="1691" w:name="_Toc343232242"/>
        <w:bookmarkStart w:id="1692" w:name="_Toc343232655"/>
        <w:bookmarkStart w:id="1693" w:name="_Toc343232940"/>
        <w:bookmarkStart w:id="1694" w:name="_Toc343415445"/>
        <w:bookmarkStart w:id="1695" w:name="_Toc343415741"/>
        <w:bookmarkEnd w:id="1687"/>
        <w:bookmarkEnd w:id="1688"/>
        <w:bookmarkEnd w:id="1689"/>
        <w:bookmarkEnd w:id="1690"/>
        <w:bookmarkEnd w:id="1691"/>
        <w:bookmarkEnd w:id="1692"/>
        <w:bookmarkEnd w:id="1693"/>
        <w:bookmarkEnd w:id="1694"/>
        <w:bookmarkEnd w:id="1695"/>
      </w:del>
    </w:p>
    <w:p w14:paraId="66BF9444" w14:textId="77777777" w:rsidR="00024D6E" w:rsidRPr="0049233F" w:rsidDel="000E6941" w:rsidRDefault="00024D6E">
      <w:pPr>
        <w:ind w:left="1440"/>
        <w:rPr>
          <w:del w:id="1696" w:author="The Si Tran" w:date="2012-12-11T21:27:00Z"/>
          <w:szCs w:val="26"/>
          <w:rPrChange w:id="1697" w:author="The Si Tran" w:date="2012-12-05T23:02:00Z">
            <w:rPr>
              <w:del w:id="1698" w:author="The Si Tran" w:date="2012-12-11T21:27:00Z"/>
              <w:sz w:val="28"/>
              <w:szCs w:val="28"/>
            </w:rPr>
          </w:rPrChange>
        </w:rPr>
        <w:pPrChange w:id="1699" w:author="The Si Tran" w:date="2012-12-05T22:54:00Z">
          <w:pPr/>
        </w:pPrChange>
      </w:pPr>
      <w:bookmarkStart w:id="1700" w:name="_Toc343083555"/>
      <w:bookmarkStart w:id="1701" w:name="_Toc343083769"/>
      <w:bookmarkStart w:id="1702" w:name="_Toc343083980"/>
      <w:bookmarkStart w:id="1703" w:name="_Toc343220739"/>
      <w:bookmarkStart w:id="1704" w:name="_Toc343232243"/>
      <w:bookmarkStart w:id="1705" w:name="_Toc343232656"/>
      <w:bookmarkStart w:id="1706" w:name="_Toc343232941"/>
      <w:bookmarkStart w:id="1707" w:name="_Toc343415446"/>
      <w:bookmarkStart w:id="1708" w:name="_Toc343415742"/>
      <w:bookmarkEnd w:id="1700"/>
      <w:bookmarkEnd w:id="1701"/>
      <w:bookmarkEnd w:id="1702"/>
      <w:bookmarkEnd w:id="1703"/>
      <w:bookmarkEnd w:id="1704"/>
      <w:bookmarkEnd w:id="1705"/>
      <w:bookmarkEnd w:id="1706"/>
      <w:bookmarkEnd w:id="1707"/>
      <w:bookmarkEnd w:id="1708"/>
    </w:p>
    <w:p w14:paraId="5EA7ED7C" w14:textId="77777777" w:rsidR="00024D6E" w:rsidRPr="0049233F" w:rsidDel="000E6941" w:rsidRDefault="00024D6E" w:rsidP="00024D6E">
      <w:pPr>
        <w:rPr>
          <w:del w:id="1709" w:author="The Si Tran" w:date="2012-12-11T21:27:00Z"/>
          <w:szCs w:val="26"/>
          <w:rPrChange w:id="1710" w:author="The Si Tran" w:date="2012-12-05T23:02:00Z">
            <w:rPr>
              <w:del w:id="1711" w:author="The Si Tran" w:date="2012-12-11T21:27:00Z"/>
              <w:sz w:val="28"/>
              <w:szCs w:val="28"/>
            </w:rPr>
          </w:rPrChange>
        </w:rPr>
      </w:pPr>
      <w:del w:id="1712" w:author="The Si Tran" w:date="2012-12-11T21:27:00Z">
        <w:r w:rsidRPr="0049233F" w:rsidDel="000E6941">
          <w:rPr>
            <w:szCs w:val="26"/>
            <w:rPrChange w:id="1713" w:author="The Si Tran" w:date="2012-12-05T23:02:00Z">
              <w:rPr>
                <w:sz w:val="28"/>
                <w:szCs w:val="28"/>
              </w:rPr>
            </w:rPrChange>
          </w:rPr>
          <w:delText xml:space="preserve">Với </w:delText>
        </w:r>
        <w:bookmarkStart w:id="1714" w:name="_Toc343083556"/>
        <w:bookmarkStart w:id="1715" w:name="_Toc343083770"/>
        <w:bookmarkStart w:id="1716" w:name="_Toc343083981"/>
        <w:bookmarkStart w:id="1717" w:name="_Toc343220740"/>
        <w:bookmarkStart w:id="1718" w:name="_Toc343232244"/>
        <w:bookmarkStart w:id="1719" w:name="_Toc343232657"/>
        <w:bookmarkStart w:id="1720" w:name="_Toc343232942"/>
        <w:bookmarkStart w:id="1721" w:name="_Toc343415447"/>
        <w:bookmarkStart w:id="1722" w:name="_Toc343415743"/>
        <w:bookmarkEnd w:id="1714"/>
        <w:bookmarkEnd w:id="1715"/>
        <w:bookmarkEnd w:id="1716"/>
        <w:bookmarkEnd w:id="1717"/>
        <w:bookmarkEnd w:id="1718"/>
        <w:bookmarkEnd w:id="1719"/>
        <w:bookmarkEnd w:id="1720"/>
        <w:bookmarkEnd w:id="1721"/>
        <w:bookmarkEnd w:id="1722"/>
      </w:del>
    </w:p>
    <w:p w14:paraId="6B4EA6C1" w14:textId="77777777" w:rsidR="00024D6E" w:rsidRPr="0049233F" w:rsidDel="000E6941" w:rsidRDefault="00024D6E" w:rsidP="00024D6E">
      <w:pPr>
        <w:rPr>
          <w:del w:id="1723" w:author="The Si Tran" w:date="2012-12-11T21:27:00Z"/>
          <w:szCs w:val="26"/>
          <w:rPrChange w:id="1724" w:author="The Si Tran" w:date="2012-12-05T23:02:00Z">
            <w:rPr>
              <w:del w:id="1725" w:author="The Si Tran" w:date="2012-12-11T21:27:00Z"/>
              <w:sz w:val="28"/>
              <w:szCs w:val="28"/>
            </w:rPr>
          </w:rPrChange>
        </w:rPr>
      </w:pPr>
      <w:del w:id="1726" w:author="The Si Tran" w:date="2012-12-11T21:27:00Z">
        <w:r w:rsidRPr="0049233F" w:rsidDel="000E6941">
          <w:rPr>
            <w:szCs w:val="26"/>
            <w:rPrChange w:id="1727" w:author="The Si Tran" w:date="2012-12-05T23:02:00Z">
              <w:rPr>
                <w:sz w:val="28"/>
                <w:szCs w:val="28"/>
              </w:rPr>
            </w:rPrChange>
          </w:rPr>
          <w:delText xml:space="preserve">               * </w:delText>
        </w:r>
      </w:del>
      <w:del w:id="1728" w:author="The Si Tran" w:date="2012-12-05T22:54:00Z">
        <w:r w:rsidRPr="00082976" w:rsidDel="004A3B54">
          <w:rPr>
            <w:position w:val="-12"/>
            <w:szCs w:val="26"/>
          </w:rPr>
          <w:object w:dxaOrig="220" w:dyaOrig="360" w14:anchorId="7BA6836A">
            <v:shape id="_x0000_i1032" type="#_x0000_t75" style="width:17.6pt;height:27.65pt" o:ole="">
              <v:imagedata r:id="rId25" o:title=""/>
            </v:shape>
            <o:OLEObject Type="Embed" ProgID="Equation.DSMT4" ShapeID="_x0000_i1032" DrawAspect="Content" ObjectID="_1417184510" r:id="rId26"/>
          </w:object>
        </w:r>
      </w:del>
      <w:del w:id="1729" w:author="The Si Tran" w:date="2012-12-11T21:27:00Z">
        <w:r w:rsidRPr="0049233F" w:rsidDel="000E6941">
          <w:rPr>
            <w:szCs w:val="26"/>
            <w:rPrChange w:id="1730" w:author="The Si Tran" w:date="2012-12-05T23:02:00Z">
              <w:rPr>
                <w:sz w:val="28"/>
                <w:szCs w:val="28"/>
              </w:rPr>
            </w:rPrChange>
          </w:rPr>
          <w:delText xml:space="preserve"> là hệ số tự tương quan lấy mẫu ở độ trễ </w:delText>
        </w:r>
      </w:del>
      <w:del w:id="1731" w:author="The Si Tran" w:date="2012-12-06T03:51:00Z">
        <w:r w:rsidRPr="0049233F" w:rsidDel="008C32B7">
          <w:rPr>
            <w:szCs w:val="26"/>
            <w:rPrChange w:id="1732" w:author="The Si Tran" w:date="2012-12-05T23:02:00Z">
              <w:rPr>
                <w:sz w:val="28"/>
                <w:szCs w:val="28"/>
              </w:rPr>
            </w:rPrChange>
          </w:rPr>
          <w:delText>k</w:delText>
        </w:r>
      </w:del>
      <w:bookmarkStart w:id="1733" w:name="_Toc343083557"/>
      <w:bookmarkStart w:id="1734" w:name="_Toc343083771"/>
      <w:bookmarkStart w:id="1735" w:name="_Toc343083982"/>
      <w:bookmarkStart w:id="1736" w:name="_Toc343220741"/>
      <w:bookmarkStart w:id="1737" w:name="_Toc343232245"/>
      <w:bookmarkStart w:id="1738" w:name="_Toc343232658"/>
      <w:bookmarkStart w:id="1739" w:name="_Toc343232943"/>
      <w:bookmarkStart w:id="1740" w:name="_Toc343415448"/>
      <w:bookmarkStart w:id="1741" w:name="_Toc343415744"/>
      <w:bookmarkEnd w:id="1733"/>
      <w:bookmarkEnd w:id="1734"/>
      <w:bookmarkEnd w:id="1735"/>
      <w:bookmarkEnd w:id="1736"/>
      <w:bookmarkEnd w:id="1737"/>
      <w:bookmarkEnd w:id="1738"/>
      <w:bookmarkEnd w:id="1739"/>
      <w:bookmarkEnd w:id="1740"/>
      <w:bookmarkEnd w:id="1741"/>
    </w:p>
    <w:p w14:paraId="43602BDB" w14:textId="77777777" w:rsidR="00024D6E" w:rsidRPr="0049233F" w:rsidDel="000E6941" w:rsidRDefault="00024D6E" w:rsidP="00024D6E">
      <w:pPr>
        <w:rPr>
          <w:del w:id="1742" w:author="The Si Tran" w:date="2012-12-11T21:27:00Z"/>
          <w:szCs w:val="26"/>
          <w:rPrChange w:id="1743" w:author="The Si Tran" w:date="2012-12-05T23:02:00Z">
            <w:rPr>
              <w:del w:id="1744" w:author="The Si Tran" w:date="2012-12-11T21:27:00Z"/>
              <w:sz w:val="28"/>
              <w:szCs w:val="28"/>
            </w:rPr>
          </w:rPrChange>
        </w:rPr>
      </w:pPr>
      <w:del w:id="1745" w:author="The Si Tran" w:date="2012-12-11T21:27:00Z">
        <w:r w:rsidRPr="0049233F" w:rsidDel="000E6941">
          <w:rPr>
            <w:szCs w:val="26"/>
            <w:rPrChange w:id="1746" w:author="The Si Tran" w:date="2012-12-05T23:02:00Z">
              <w:rPr>
                <w:sz w:val="28"/>
                <w:szCs w:val="28"/>
              </w:rPr>
            </w:rPrChange>
          </w:rPr>
          <w:delText xml:space="preserve">               </w:delText>
        </w:r>
      </w:del>
      <w:del w:id="1747" w:author="The Si Tran" w:date="2012-12-05T22:55:00Z">
        <w:r w:rsidRPr="0049233F" w:rsidDel="004A3B54">
          <w:rPr>
            <w:szCs w:val="26"/>
            <w:rPrChange w:id="1748" w:author="The Si Tran" w:date="2012-12-05T23:02:00Z">
              <w:rPr>
                <w:sz w:val="28"/>
                <w:szCs w:val="28"/>
              </w:rPr>
            </w:rPrChange>
          </w:rPr>
          <w:delText xml:space="preserve"> </w:delText>
        </w:r>
      </w:del>
      <w:del w:id="1749" w:author="The Si Tran" w:date="2012-12-11T21:27:00Z">
        <w:r w:rsidRPr="0049233F" w:rsidDel="000E6941">
          <w:rPr>
            <w:szCs w:val="26"/>
            <w:rPrChange w:id="1750" w:author="The Si Tran" w:date="2012-12-05T23:02:00Z">
              <w:rPr>
                <w:sz w:val="28"/>
                <w:szCs w:val="28"/>
              </w:rPr>
            </w:rPrChange>
          </w:rPr>
          <w:delText xml:space="preserve">*  </w:delText>
        </w:r>
      </w:del>
      <w:del w:id="1751" w:author="The Si Tran" w:date="2012-12-05T22:55:00Z">
        <w:r w:rsidRPr="00082976" w:rsidDel="004A3B54">
          <w:rPr>
            <w:position w:val="-4"/>
            <w:szCs w:val="26"/>
          </w:rPr>
          <w:object w:dxaOrig="279" w:dyaOrig="300" w14:anchorId="3E0C6122">
            <v:shape id="_x0000_i1033" type="#_x0000_t75" style="width:17.6pt;height:18.4pt" o:ole="">
              <v:imagedata r:id="rId27" o:title=""/>
            </v:shape>
            <o:OLEObject Type="Embed" ProgID="Equation.DSMT4" ShapeID="_x0000_i1033" DrawAspect="Content" ObjectID="_1417184511" r:id="rId28"/>
          </w:object>
        </w:r>
      </w:del>
      <w:del w:id="1752" w:author="The Si Tran" w:date="2012-12-11T21:27:00Z">
        <w:r w:rsidRPr="0049233F" w:rsidDel="000E6941">
          <w:rPr>
            <w:szCs w:val="26"/>
            <w:rPrChange w:id="1753" w:author="The Si Tran" w:date="2012-12-05T23:02:00Z">
              <w:rPr>
                <w:sz w:val="28"/>
                <w:szCs w:val="28"/>
              </w:rPr>
            </w:rPrChange>
          </w:rPr>
          <w:delText xml:space="preserve"> là trung bình mẫu của </w:delText>
        </w:r>
      </w:del>
      <w:del w:id="1754" w:author="The Si Tran" w:date="2012-12-05T22:55:00Z">
        <w:r w:rsidRPr="00082976" w:rsidDel="004A3B54">
          <w:rPr>
            <w:position w:val="-12"/>
            <w:szCs w:val="26"/>
          </w:rPr>
          <w:object w:dxaOrig="320" w:dyaOrig="360" w14:anchorId="7BF73748">
            <v:shape id="_x0000_i1034" type="#_x0000_t75" style="width:18.4pt;height:22.6pt" o:ole="">
              <v:imagedata r:id="rId29" o:title=""/>
            </v:shape>
            <o:OLEObject Type="Embed" ProgID="Equation.DSMT4" ShapeID="_x0000_i1034" DrawAspect="Content" ObjectID="_1417184512" r:id="rId30"/>
          </w:object>
        </w:r>
      </w:del>
      <w:bookmarkStart w:id="1755" w:name="_Toc343083558"/>
      <w:bookmarkStart w:id="1756" w:name="_Toc343083772"/>
      <w:bookmarkStart w:id="1757" w:name="_Toc343083983"/>
      <w:bookmarkStart w:id="1758" w:name="_Toc343220742"/>
      <w:bookmarkStart w:id="1759" w:name="_Toc343232246"/>
      <w:bookmarkStart w:id="1760" w:name="_Toc343232659"/>
      <w:bookmarkStart w:id="1761" w:name="_Toc343232944"/>
      <w:bookmarkStart w:id="1762" w:name="_Toc343415449"/>
      <w:bookmarkStart w:id="1763" w:name="_Toc343415745"/>
      <w:bookmarkEnd w:id="1755"/>
      <w:bookmarkEnd w:id="1756"/>
      <w:bookmarkEnd w:id="1757"/>
      <w:bookmarkEnd w:id="1758"/>
      <w:bookmarkEnd w:id="1759"/>
      <w:bookmarkEnd w:id="1760"/>
      <w:bookmarkEnd w:id="1761"/>
      <w:bookmarkEnd w:id="1762"/>
      <w:bookmarkEnd w:id="1763"/>
    </w:p>
    <w:p w14:paraId="5B7F4035" w14:textId="77777777" w:rsidR="00024D6E" w:rsidRPr="0049233F" w:rsidDel="000E6941" w:rsidRDefault="00024D6E" w:rsidP="00024D6E">
      <w:pPr>
        <w:rPr>
          <w:del w:id="1764" w:author="The Si Tran" w:date="2012-12-11T21:27:00Z"/>
          <w:szCs w:val="26"/>
          <w:lang w:val="fr-FR"/>
          <w:rPrChange w:id="1765" w:author="The Si Tran" w:date="2012-12-05T23:02:00Z">
            <w:rPr>
              <w:del w:id="1766" w:author="The Si Tran" w:date="2012-12-11T21:27:00Z"/>
              <w:sz w:val="28"/>
              <w:szCs w:val="28"/>
              <w:lang w:val="fr-FR"/>
            </w:rPr>
          </w:rPrChange>
        </w:rPr>
      </w:pPr>
      <w:del w:id="1767" w:author="The Si Tran" w:date="2012-12-11T21:27:00Z">
        <w:r w:rsidRPr="0049233F" w:rsidDel="000E6941">
          <w:rPr>
            <w:szCs w:val="26"/>
            <w:rPrChange w:id="1768" w:author="The Si Tran" w:date="2012-12-05T23:02:00Z">
              <w:rPr>
                <w:sz w:val="28"/>
                <w:szCs w:val="28"/>
              </w:rPr>
            </w:rPrChange>
          </w:rPr>
          <w:tab/>
          <w:delText xml:space="preserve">    </w:delText>
        </w:r>
      </w:del>
      <w:del w:id="1769" w:author="The Si Tran" w:date="2012-12-05T22:55:00Z">
        <w:r w:rsidRPr="0049233F" w:rsidDel="004A3B54">
          <w:rPr>
            <w:szCs w:val="26"/>
            <w:rPrChange w:id="1770" w:author="The Si Tran" w:date="2012-12-05T23:02:00Z">
              <w:rPr>
                <w:sz w:val="28"/>
                <w:szCs w:val="28"/>
              </w:rPr>
            </w:rPrChange>
          </w:rPr>
          <w:delText xml:space="preserve">  </w:delText>
        </w:r>
      </w:del>
      <w:del w:id="1771" w:author="The Si Tran" w:date="2012-12-11T21:27:00Z">
        <w:r w:rsidRPr="0049233F" w:rsidDel="000E6941">
          <w:rPr>
            <w:szCs w:val="26"/>
            <w:lang w:val="fr-FR"/>
            <w:rPrChange w:id="1772" w:author="The Si Tran" w:date="2012-12-05T23:02:00Z">
              <w:rPr>
                <w:sz w:val="28"/>
                <w:szCs w:val="28"/>
                <w:lang w:val="fr-FR"/>
              </w:rPr>
            </w:rPrChange>
          </w:rPr>
          <w:delText xml:space="preserve">*  </w:delText>
        </w:r>
      </w:del>
      <w:del w:id="1773" w:author="The Si Tran" w:date="2012-12-05T22:55:00Z">
        <w:r w:rsidRPr="0049233F" w:rsidDel="004A3B54">
          <w:rPr>
            <w:szCs w:val="26"/>
            <w:lang w:val="fr-FR"/>
            <w:rPrChange w:id="1774" w:author="The Si Tran" w:date="2012-12-05T23:02:00Z">
              <w:rPr>
                <w:sz w:val="28"/>
                <w:szCs w:val="28"/>
                <w:lang w:val="fr-FR"/>
              </w:rPr>
            </w:rPrChange>
          </w:rPr>
          <w:delText xml:space="preserve"> T</w:delText>
        </w:r>
      </w:del>
      <w:del w:id="1775" w:author="The Si Tran" w:date="2012-12-11T21:27:00Z">
        <w:r w:rsidRPr="0049233F" w:rsidDel="000E6941">
          <w:rPr>
            <w:szCs w:val="26"/>
            <w:lang w:val="fr-FR"/>
            <w:rPrChange w:id="1776" w:author="The Si Tran" w:date="2012-12-05T23:02:00Z">
              <w:rPr>
                <w:sz w:val="28"/>
                <w:szCs w:val="28"/>
                <w:lang w:val="fr-FR"/>
              </w:rPr>
            </w:rPrChange>
          </w:rPr>
          <w:delText xml:space="preserve"> là số phần tử của mẫu.</w:delText>
        </w:r>
        <w:bookmarkStart w:id="1777" w:name="_Toc343083559"/>
        <w:bookmarkStart w:id="1778" w:name="_Toc343083773"/>
        <w:bookmarkStart w:id="1779" w:name="_Toc343083984"/>
        <w:bookmarkStart w:id="1780" w:name="_Toc343220743"/>
        <w:bookmarkStart w:id="1781" w:name="_Toc343232247"/>
        <w:bookmarkStart w:id="1782" w:name="_Toc343232660"/>
        <w:bookmarkStart w:id="1783" w:name="_Toc343232945"/>
        <w:bookmarkStart w:id="1784" w:name="_Toc343415450"/>
        <w:bookmarkStart w:id="1785" w:name="_Toc343415746"/>
        <w:bookmarkEnd w:id="1777"/>
        <w:bookmarkEnd w:id="1778"/>
        <w:bookmarkEnd w:id="1779"/>
        <w:bookmarkEnd w:id="1780"/>
        <w:bookmarkEnd w:id="1781"/>
        <w:bookmarkEnd w:id="1782"/>
        <w:bookmarkEnd w:id="1783"/>
        <w:bookmarkEnd w:id="1784"/>
        <w:bookmarkEnd w:id="1785"/>
      </w:del>
    </w:p>
    <w:p w14:paraId="3BCF0E51" w14:textId="77777777" w:rsidR="00024D6E" w:rsidRPr="0049233F" w:rsidDel="000E6941" w:rsidRDefault="00024D6E" w:rsidP="00024D6E">
      <w:pPr>
        <w:rPr>
          <w:del w:id="1786" w:author="The Si Tran" w:date="2012-12-11T21:27:00Z"/>
          <w:szCs w:val="26"/>
          <w:lang w:val="fr-FR"/>
          <w:rPrChange w:id="1787" w:author="The Si Tran" w:date="2012-12-05T23:02:00Z">
            <w:rPr>
              <w:del w:id="1788" w:author="The Si Tran" w:date="2012-12-11T21:27:00Z"/>
              <w:sz w:val="28"/>
              <w:szCs w:val="28"/>
              <w:lang w:val="fr-FR"/>
            </w:rPr>
          </w:rPrChange>
        </w:rPr>
      </w:pPr>
      <w:bookmarkStart w:id="1789" w:name="_Toc343083560"/>
      <w:bookmarkStart w:id="1790" w:name="_Toc343083774"/>
      <w:bookmarkStart w:id="1791" w:name="_Toc343083985"/>
      <w:bookmarkStart w:id="1792" w:name="_Toc343220744"/>
      <w:bookmarkStart w:id="1793" w:name="_Toc343232248"/>
      <w:bookmarkStart w:id="1794" w:name="_Toc343232661"/>
      <w:bookmarkStart w:id="1795" w:name="_Toc343232946"/>
      <w:bookmarkStart w:id="1796" w:name="_Toc343415451"/>
      <w:bookmarkStart w:id="1797" w:name="_Toc343415747"/>
      <w:bookmarkEnd w:id="1789"/>
      <w:bookmarkEnd w:id="1790"/>
      <w:bookmarkEnd w:id="1791"/>
      <w:bookmarkEnd w:id="1792"/>
      <w:bookmarkEnd w:id="1793"/>
      <w:bookmarkEnd w:id="1794"/>
      <w:bookmarkEnd w:id="1795"/>
      <w:bookmarkEnd w:id="1796"/>
      <w:bookmarkEnd w:id="1797"/>
    </w:p>
    <w:p w14:paraId="116503D5" w14:textId="77777777" w:rsidR="00024D6E" w:rsidRPr="0049233F" w:rsidDel="000E6941" w:rsidRDefault="00024D6E" w:rsidP="00024D6E">
      <w:pPr>
        <w:ind w:firstLine="720"/>
        <w:rPr>
          <w:del w:id="1798" w:author="The Si Tran" w:date="2012-12-11T21:27:00Z"/>
          <w:szCs w:val="26"/>
          <w:lang w:val="fr-FR"/>
          <w:rPrChange w:id="1799" w:author="The Si Tran" w:date="2012-12-05T23:02:00Z">
            <w:rPr>
              <w:del w:id="1800" w:author="The Si Tran" w:date="2012-12-11T21:27:00Z"/>
              <w:sz w:val="28"/>
              <w:szCs w:val="28"/>
              <w:lang w:val="fr-FR"/>
            </w:rPr>
          </w:rPrChange>
        </w:rPr>
      </w:pPr>
      <w:del w:id="1801" w:author="The Si Tran" w:date="2012-12-11T21:27:00Z">
        <w:r w:rsidRPr="0049233F" w:rsidDel="000E6941">
          <w:rPr>
            <w:szCs w:val="26"/>
            <w:lang w:val="fr-FR"/>
            <w:rPrChange w:id="1802" w:author="The Si Tran" w:date="2012-12-05T23:02:00Z">
              <w:rPr>
                <w:sz w:val="28"/>
                <w:szCs w:val="28"/>
                <w:lang w:val="fr-FR"/>
              </w:rPr>
            </w:rPrChange>
          </w:rPr>
          <w:delText xml:space="preserve">Để kiểm tra xem hệ số tự tương quan ở độ trễ </w:delText>
        </w:r>
      </w:del>
      <w:del w:id="1803" w:author="The Si Tran" w:date="2012-12-05T22:56:00Z">
        <w:r w:rsidRPr="0049233F" w:rsidDel="002B34FE">
          <w:rPr>
            <w:szCs w:val="26"/>
            <w:lang w:val="fr-FR"/>
            <w:rPrChange w:id="1804" w:author="The Si Tran" w:date="2012-12-05T23:02:00Z">
              <w:rPr>
                <w:sz w:val="28"/>
                <w:szCs w:val="28"/>
                <w:lang w:val="fr-FR"/>
              </w:rPr>
            </w:rPrChange>
          </w:rPr>
          <w:delText xml:space="preserve">k </w:delText>
        </w:r>
      </w:del>
      <w:del w:id="1805" w:author="The Si Tran" w:date="2012-12-11T21:27:00Z">
        <w:r w:rsidRPr="0049233F" w:rsidDel="000E6941">
          <w:rPr>
            <w:szCs w:val="26"/>
            <w:lang w:val="fr-FR"/>
            <w:rPrChange w:id="1806" w:author="The Si Tran" w:date="2012-12-05T23:02:00Z">
              <w:rPr>
                <w:sz w:val="28"/>
                <w:szCs w:val="28"/>
                <w:lang w:val="fr-FR"/>
              </w:rPr>
            </w:rPrChange>
          </w:rPr>
          <w:delText xml:space="preserve">của một chuỗi thời gian có khác không hay không, ta dùng phép thử </w:delText>
        </w:r>
      </w:del>
      <w:del w:id="1807" w:author="The Si Tran" w:date="2012-12-05T22:56:00Z">
        <w:r w:rsidRPr="0049233F" w:rsidDel="002B34FE">
          <w:rPr>
            <w:szCs w:val="26"/>
            <w:lang w:val="fr-FR"/>
            <w:rPrChange w:id="1808" w:author="The Si Tran" w:date="2012-12-05T23:02:00Z">
              <w:rPr>
                <w:sz w:val="28"/>
                <w:szCs w:val="28"/>
                <w:lang w:val="fr-FR"/>
              </w:rPr>
            </w:rPrChange>
          </w:rPr>
          <w:delText>t.</w:delText>
        </w:r>
      </w:del>
      <w:bookmarkStart w:id="1809" w:name="_Toc343083561"/>
      <w:bookmarkStart w:id="1810" w:name="_Toc343083775"/>
      <w:bookmarkStart w:id="1811" w:name="_Toc343083986"/>
      <w:bookmarkStart w:id="1812" w:name="_Toc343220745"/>
      <w:bookmarkStart w:id="1813" w:name="_Toc343232249"/>
      <w:bookmarkStart w:id="1814" w:name="_Toc343232662"/>
      <w:bookmarkStart w:id="1815" w:name="_Toc343232947"/>
      <w:bookmarkStart w:id="1816" w:name="_Toc343415452"/>
      <w:bookmarkStart w:id="1817" w:name="_Toc343415748"/>
      <w:bookmarkEnd w:id="1809"/>
      <w:bookmarkEnd w:id="1810"/>
      <w:bookmarkEnd w:id="1811"/>
      <w:bookmarkEnd w:id="1812"/>
      <w:bookmarkEnd w:id="1813"/>
      <w:bookmarkEnd w:id="1814"/>
      <w:bookmarkEnd w:id="1815"/>
      <w:bookmarkEnd w:id="1816"/>
      <w:bookmarkEnd w:id="1817"/>
    </w:p>
    <w:p w14:paraId="6B50C404" w14:textId="77777777" w:rsidR="00024D6E" w:rsidRPr="0049233F" w:rsidDel="00570969" w:rsidRDefault="00024D6E" w:rsidP="00024D6E">
      <w:pPr>
        <w:ind w:firstLine="720"/>
        <w:rPr>
          <w:del w:id="1818" w:author="The Si Tran" w:date="2012-12-05T23:43:00Z"/>
          <w:szCs w:val="26"/>
          <w:lang w:val="fr-FR"/>
          <w:rPrChange w:id="1819" w:author="The Si Tran" w:date="2012-12-05T23:02:00Z">
            <w:rPr>
              <w:del w:id="1820" w:author="The Si Tran" w:date="2012-12-05T23:43:00Z"/>
              <w:sz w:val="28"/>
              <w:szCs w:val="28"/>
              <w:lang w:val="fr-FR"/>
            </w:rPr>
          </w:rPrChange>
        </w:rPr>
      </w:pPr>
      <w:del w:id="1821" w:author="The Si Tran" w:date="2012-12-05T23:43:00Z">
        <w:r w:rsidRPr="0049233F" w:rsidDel="00570969">
          <w:rPr>
            <w:szCs w:val="26"/>
            <w:lang w:val="fr-FR"/>
            <w:rPrChange w:id="1822"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5" type="#_x0000_t75" style="width:128.1pt;height:108.85pt" o:ole="">
              <v:imagedata r:id="rId31" o:title=""/>
            </v:shape>
            <o:OLEObject Type="Embed" ProgID="Equation.DSMT4" ShapeID="_x0000_i1035" DrawAspect="Content" ObjectID="_1417184513" r:id="rId32"/>
          </w:object>
        </w:r>
        <w:r w:rsidRPr="0049233F" w:rsidDel="00570969">
          <w:rPr>
            <w:szCs w:val="26"/>
            <w:lang w:val="fr-FR"/>
            <w:rPrChange w:id="1823" w:author="The Si Tran" w:date="2012-12-05T23:02:00Z">
              <w:rPr>
                <w:sz w:val="28"/>
                <w:szCs w:val="28"/>
                <w:lang w:val="fr-FR"/>
              </w:rPr>
            </w:rPrChange>
          </w:rPr>
          <w:delText xml:space="preserve">                    (2.1.3)</w:delText>
        </w:r>
        <w:bookmarkStart w:id="1824" w:name="_Toc343083562"/>
        <w:bookmarkStart w:id="1825" w:name="_Toc343083776"/>
        <w:bookmarkStart w:id="1826" w:name="_Toc343083987"/>
        <w:bookmarkStart w:id="1827" w:name="_Toc343220746"/>
        <w:bookmarkStart w:id="1828" w:name="_Toc343232250"/>
        <w:bookmarkStart w:id="1829" w:name="_Toc343232663"/>
        <w:bookmarkStart w:id="1830" w:name="_Toc343232948"/>
        <w:bookmarkStart w:id="1831" w:name="_Toc343415453"/>
        <w:bookmarkStart w:id="1832" w:name="_Toc343415749"/>
        <w:bookmarkEnd w:id="1824"/>
        <w:bookmarkEnd w:id="1825"/>
        <w:bookmarkEnd w:id="1826"/>
        <w:bookmarkEnd w:id="1827"/>
        <w:bookmarkEnd w:id="1828"/>
        <w:bookmarkEnd w:id="1829"/>
        <w:bookmarkEnd w:id="1830"/>
        <w:bookmarkEnd w:id="1831"/>
        <w:bookmarkEnd w:id="1832"/>
      </w:del>
    </w:p>
    <w:p w14:paraId="147CABCA" w14:textId="77777777" w:rsidR="009450BA" w:rsidRPr="00570969" w:rsidDel="000E6941" w:rsidRDefault="009450BA">
      <w:pPr>
        <w:ind w:left="1440" w:firstLine="720"/>
        <w:rPr>
          <w:del w:id="1833" w:author="The Si Tran" w:date="2012-12-11T21:27:00Z"/>
          <w:szCs w:val="26"/>
          <w:lang w:val="fr-FR"/>
          <w:rPrChange w:id="1834" w:author="The Si Tran" w:date="2012-12-05T23:43:00Z">
            <w:rPr>
              <w:del w:id="1835" w:author="The Si Tran" w:date="2012-12-11T21:27:00Z"/>
              <w:sz w:val="28"/>
              <w:szCs w:val="28"/>
              <w:lang w:val="fr-FR"/>
            </w:rPr>
          </w:rPrChange>
        </w:rPr>
        <w:pPrChange w:id="1836" w:author="The Si Tran" w:date="2012-12-05T23:43:00Z">
          <w:pPr/>
        </w:pPrChange>
      </w:pPr>
      <w:bookmarkStart w:id="1837" w:name="_Toc343083563"/>
      <w:bookmarkStart w:id="1838" w:name="_Toc343083777"/>
      <w:bookmarkStart w:id="1839" w:name="_Toc343083988"/>
      <w:bookmarkStart w:id="1840" w:name="_Toc343220747"/>
      <w:bookmarkStart w:id="1841" w:name="_Toc343232251"/>
      <w:bookmarkStart w:id="1842" w:name="_Toc343232664"/>
      <w:bookmarkStart w:id="1843" w:name="_Toc343232949"/>
      <w:bookmarkStart w:id="1844" w:name="_Toc343415454"/>
      <w:bookmarkStart w:id="1845" w:name="_Toc343415750"/>
      <w:bookmarkEnd w:id="1837"/>
      <w:bookmarkEnd w:id="1838"/>
      <w:bookmarkEnd w:id="1839"/>
      <w:bookmarkEnd w:id="1840"/>
      <w:bookmarkEnd w:id="1841"/>
      <w:bookmarkEnd w:id="1842"/>
      <w:bookmarkEnd w:id="1843"/>
      <w:bookmarkEnd w:id="1844"/>
      <w:bookmarkEnd w:id="1845"/>
    </w:p>
    <w:p w14:paraId="0DD7323D" w14:textId="77777777" w:rsidR="00024D6E" w:rsidRPr="0049233F" w:rsidDel="000E6941" w:rsidRDefault="00024D6E" w:rsidP="00024D6E">
      <w:pPr>
        <w:rPr>
          <w:del w:id="1846" w:author="The Si Tran" w:date="2012-12-11T21:27:00Z"/>
          <w:szCs w:val="26"/>
          <w:lang w:val="fr-FR"/>
          <w:rPrChange w:id="1847" w:author="The Si Tran" w:date="2012-12-05T23:02:00Z">
            <w:rPr>
              <w:del w:id="1848" w:author="The Si Tran" w:date="2012-12-11T21:27:00Z"/>
              <w:sz w:val="28"/>
              <w:szCs w:val="28"/>
              <w:lang w:val="fr-FR"/>
            </w:rPr>
          </w:rPrChange>
        </w:rPr>
      </w:pPr>
      <w:del w:id="1849" w:author="The Si Tran" w:date="2012-12-11T21:27:00Z">
        <w:r w:rsidRPr="0049233F" w:rsidDel="000E6941">
          <w:rPr>
            <w:szCs w:val="26"/>
            <w:lang w:val="fr-FR"/>
            <w:rPrChange w:id="1850" w:author="The Si Tran" w:date="2012-12-05T23:02:00Z">
              <w:rPr>
                <w:sz w:val="28"/>
                <w:szCs w:val="28"/>
                <w:lang w:val="fr-FR"/>
              </w:rPr>
            </w:rPrChange>
          </w:rPr>
          <w:delText>Với :</w:delText>
        </w:r>
        <w:bookmarkStart w:id="1851" w:name="_Toc343083564"/>
        <w:bookmarkStart w:id="1852" w:name="_Toc343083778"/>
        <w:bookmarkStart w:id="1853" w:name="_Toc343083989"/>
        <w:bookmarkStart w:id="1854" w:name="_Toc343220748"/>
        <w:bookmarkStart w:id="1855" w:name="_Toc343232252"/>
        <w:bookmarkStart w:id="1856" w:name="_Toc343232665"/>
        <w:bookmarkStart w:id="1857" w:name="_Toc343232950"/>
        <w:bookmarkStart w:id="1858" w:name="_Toc343415455"/>
        <w:bookmarkStart w:id="1859" w:name="_Toc343415751"/>
        <w:bookmarkEnd w:id="1851"/>
        <w:bookmarkEnd w:id="1852"/>
        <w:bookmarkEnd w:id="1853"/>
        <w:bookmarkEnd w:id="1854"/>
        <w:bookmarkEnd w:id="1855"/>
        <w:bookmarkEnd w:id="1856"/>
        <w:bookmarkEnd w:id="1857"/>
        <w:bookmarkEnd w:id="1858"/>
        <w:bookmarkEnd w:id="1859"/>
      </w:del>
    </w:p>
    <w:p w14:paraId="13AEF713" w14:textId="77777777" w:rsidR="00024D6E" w:rsidRPr="0049233F" w:rsidDel="000E6941" w:rsidRDefault="00024D6E" w:rsidP="00024D6E">
      <w:pPr>
        <w:rPr>
          <w:del w:id="1860" w:author="The Si Tran" w:date="2012-12-11T21:27:00Z"/>
          <w:szCs w:val="26"/>
          <w:lang w:val="fr-FR"/>
          <w:rPrChange w:id="1861" w:author="The Si Tran" w:date="2012-12-05T23:02:00Z">
            <w:rPr>
              <w:del w:id="1862" w:author="The Si Tran" w:date="2012-12-11T21:27:00Z"/>
              <w:sz w:val="28"/>
              <w:szCs w:val="28"/>
              <w:lang w:val="fr-FR"/>
            </w:rPr>
          </w:rPrChange>
        </w:rPr>
      </w:pPr>
      <w:del w:id="1863" w:author="The Si Tran" w:date="2012-12-11T21:27:00Z">
        <w:r w:rsidRPr="0049233F" w:rsidDel="000E6941">
          <w:rPr>
            <w:szCs w:val="26"/>
            <w:lang w:val="fr-FR"/>
            <w:rPrChange w:id="1864" w:author="The Si Tran" w:date="2012-12-05T23:02:00Z">
              <w:rPr>
                <w:sz w:val="28"/>
                <w:szCs w:val="28"/>
                <w:lang w:val="fr-FR"/>
              </w:rPr>
            </w:rPrChange>
          </w:rPr>
          <w:delText xml:space="preserve">           *  </w:delText>
        </w:r>
      </w:del>
      <w:del w:id="1865" w:author="The Si Tran" w:date="2012-12-05T23:44:00Z">
        <w:r w:rsidRPr="00082976" w:rsidDel="00570969">
          <w:rPr>
            <w:position w:val="-12"/>
            <w:szCs w:val="26"/>
            <w:lang w:val="fr-FR"/>
          </w:rPr>
          <w:object w:dxaOrig="180" w:dyaOrig="360" w14:anchorId="590373B0">
            <v:shape id="_x0000_i1036" type="#_x0000_t75" style="width:12.55pt;height:25.1pt" o:ole="">
              <v:imagedata r:id="rId33" o:title=""/>
            </v:shape>
            <o:OLEObject Type="Embed" ProgID="Equation.DSMT4" ShapeID="_x0000_i1036" DrawAspect="Content" ObjectID="_1417184514" r:id="rId34"/>
          </w:object>
        </w:r>
      </w:del>
      <w:del w:id="1866" w:author="The Si Tran" w:date="2012-12-11T21:27:00Z">
        <w:r w:rsidRPr="0049233F" w:rsidDel="000E6941">
          <w:rPr>
            <w:szCs w:val="26"/>
            <w:lang w:val="fr-FR"/>
            <w:rPrChange w:id="1867" w:author="The Si Tran" w:date="2012-12-05T23:02:00Z">
              <w:rPr>
                <w:sz w:val="28"/>
                <w:szCs w:val="28"/>
                <w:lang w:val="fr-FR"/>
              </w:rPr>
            </w:rPrChange>
          </w:rPr>
          <w:delText xml:space="preserve"> là hệ số tự tương quan mẫu ở độ trễ </w:delText>
        </w:r>
      </w:del>
      <w:del w:id="1868" w:author="The Si Tran" w:date="2012-12-06T20:08:00Z">
        <w:r w:rsidRPr="0049233F" w:rsidDel="00263465">
          <w:rPr>
            <w:szCs w:val="26"/>
            <w:lang w:val="fr-FR"/>
            <w:rPrChange w:id="1869" w:author="The Si Tran" w:date="2012-12-05T23:02:00Z">
              <w:rPr>
                <w:sz w:val="28"/>
                <w:szCs w:val="28"/>
                <w:lang w:val="fr-FR"/>
              </w:rPr>
            </w:rPrChange>
          </w:rPr>
          <w:delText>i</w:delText>
        </w:r>
      </w:del>
      <w:bookmarkStart w:id="1870" w:name="_Toc343083565"/>
      <w:bookmarkStart w:id="1871" w:name="_Toc343083779"/>
      <w:bookmarkStart w:id="1872" w:name="_Toc343083990"/>
      <w:bookmarkStart w:id="1873" w:name="_Toc343220749"/>
      <w:bookmarkStart w:id="1874" w:name="_Toc343232253"/>
      <w:bookmarkStart w:id="1875" w:name="_Toc343232666"/>
      <w:bookmarkStart w:id="1876" w:name="_Toc343232951"/>
      <w:bookmarkStart w:id="1877" w:name="_Toc343415456"/>
      <w:bookmarkStart w:id="1878" w:name="_Toc343415752"/>
      <w:bookmarkEnd w:id="1870"/>
      <w:bookmarkEnd w:id="1871"/>
      <w:bookmarkEnd w:id="1872"/>
      <w:bookmarkEnd w:id="1873"/>
      <w:bookmarkEnd w:id="1874"/>
      <w:bookmarkEnd w:id="1875"/>
      <w:bookmarkEnd w:id="1876"/>
      <w:bookmarkEnd w:id="1877"/>
      <w:bookmarkEnd w:id="1878"/>
    </w:p>
    <w:p w14:paraId="3A494E1F" w14:textId="77777777" w:rsidR="00024D6E" w:rsidRPr="0049233F" w:rsidDel="000E6941" w:rsidRDefault="00024D6E" w:rsidP="00024D6E">
      <w:pPr>
        <w:rPr>
          <w:del w:id="1879" w:author="The Si Tran" w:date="2012-12-11T21:27:00Z"/>
          <w:szCs w:val="26"/>
          <w:lang w:val="fr-FR"/>
          <w:rPrChange w:id="1880" w:author="The Si Tran" w:date="2012-12-05T23:02:00Z">
            <w:rPr>
              <w:del w:id="1881" w:author="The Si Tran" w:date="2012-12-11T21:27:00Z"/>
              <w:sz w:val="28"/>
              <w:szCs w:val="28"/>
              <w:lang w:val="fr-FR"/>
            </w:rPr>
          </w:rPrChange>
        </w:rPr>
      </w:pPr>
      <w:del w:id="1882" w:author="The Si Tran" w:date="2012-12-11T21:27:00Z">
        <w:r w:rsidRPr="0049233F" w:rsidDel="000E6941">
          <w:rPr>
            <w:szCs w:val="26"/>
            <w:lang w:val="fr-FR"/>
            <w:rPrChange w:id="1883" w:author="The Si Tran" w:date="2012-12-05T23:02:00Z">
              <w:rPr>
                <w:sz w:val="28"/>
                <w:szCs w:val="28"/>
                <w:lang w:val="fr-FR"/>
              </w:rPr>
            </w:rPrChange>
          </w:rPr>
          <w:delText xml:space="preserve">           *  </w:delText>
        </w:r>
      </w:del>
      <w:del w:id="1884" w:author="The Si Tran" w:date="2012-12-05T23:45:00Z">
        <w:r w:rsidRPr="0049233F" w:rsidDel="00570969">
          <w:rPr>
            <w:szCs w:val="26"/>
            <w:lang w:val="fr-FR"/>
            <w:rPrChange w:id="1885" w:author="The Si Tran" w:date="2012-12-05T23:02:00Z">
              <w:rPr>
                <w:sz w:val="28"/>
                <w:szCs w:val="28"/>
                <w:lang w:val="fr-FR"/>
              </w:rPr>
            </w:rPrChange>
          </w:rPr>
          <w:delText>k</w:delText>
        </w:r>
      </w:del>
      <w:del w:id="1886" w:author="The Si Tran" w:date="2012-12-11T21:27:00Z">
        <w:r w:rsidRPr="0049233F" w:rsidDel="000E6941">
          <w:rPr>
            <w:szCs w:val="26"/>
            <w:lang w:val="fr-FR"/>
            <w:rPrChange w:id="1887" w:author="The Si Tran" w:date="2012-12-05T23:02:00Z">
              <w:rPr>
                <w:sz w:val="28"/>
                <w:szCs w:val="28"/>
                <w:lang w:val="fr-FR"/>
              </w:rPr>
            </w:rPrChange>
          </w:rPr>
          <w:delText xml:space="preserve"> là độ trễ</w:delText>
        </w:r>
        <w:bookmarkStart w:id="1888" w:name="_Toc343083566"/>
        <w:bookmarkStart w:id="1889" w:name="_Toc343083780"/>
        <w:bookmarkStart w:id="1890" w:name="_Toc343083991"/>
        <w:bookmarkStart w:id="1891" w:name="_Toc343220750"/>
        <w:bookmarkStart w:id="1892" w:name="_Toc343232254"/>
        <w:bookmarkStart w:id="1893" w:name="_Toc343232667"/>
        <w:bookmarkStart w:id="1894" w:name="_Toc343232952"/>
        <w:bookmarkStart w:id="1895" w:name="_Toc343415457"/>
        <w:bookmarkStart w:id="1896" w:name="_Toc343415753"/>
        <w:bookmarkEnd w:id="1888"/>
        <w:bookmarkEnd w:id="1889"/>
        <w:bookmarkEnd w:id="1890"/>
        <w:bookmarkEnd w:id="1891"/>
        <w:bookmarkEnd w:id="1892"/>
        <w:bookmarkEnd w:id="1893"/>
        <w:bookmarkEnd w:id="1894"/>
        <w:bookmarkEnd w:id="1895"/>
        <w:bookmarkEnd w:id="1896"/>
      </w:del>
    </w:p>
    <w:p w14:paraId="2946DA46" w14:textId="77777777" w:rsidR="00024D6E" w:rsidRPr="0049233F" w:rsidDel="000E6941" w:rsidRDefault="00024D6E" w:rsidP="00024D6E">
      <w:pPr>
        <w:rPr>
          <w:del w:id="1897" w:author="The Si Tran" w:date="2012-12-11T21:27:00Z"/>
          <w:szCs w:val="26"/>
          <w:lang w:val="fr-FR"/>
          <w:rPrChange w:id="1898" w:author="The Si Tran" w:date="2012-12-05T23:02:00Z">
            <w:rPr>
              <w:del w:id="1899" w:author="The Si Tran" w:date="2012-12-11T21:27:00Z"/>
              <w:sz w:val="28"/>
              <w:szCs w:val="28"/>
              <w:lang w:val="fr-FR"/>
            </w:rPr>
          </w:rPrChange>
        </w:rPr>
      </w:pPr>
      <w:del w:id="1900" w:author="The Si Tran" w:date="2012-12-11T21:27:00Z">
        <w:r w:rsidRPr="0049233F" w:rsidDel="000E6941">
          <w:rPr>
            <w:szCs w:val="26"/>
            <w:lang w:val="fr-FR"/>
            <w:rPrChange w:id="1901" w:author="The Si Tran" w:date="2012-12-05T23:02:00Z">
              <w:rPr>
                <w:sz w:val="28"/>
                <w:szCs w:val="28"/>
                <w:lang w:val="fr-FR"/>
              </w:rPr>
            </w:rPrChange>
          </w:rPr>
          <w:delText xml:space="preserve">           *  </w:delText>
        </w:r>
      </w:del>
      <w:del w:id="1902" w:author="The Si Tran" w:date="2012-12-05T23:45:00Z">
        <w:r w:rsidRPr="0049233F" w:rsidDel="00570969">
          <w:rPr>
            <w:szCs w:val="26"/>
            <w:lang w:val="fr-FR"/>
            <w:rPrChange w:id="1903" w:author="The Si Tran" w:date="2012-12-05T23:02:00Z">
              <w:rPr>
                <w:sz w:val="28"/>
                <w:szCs w:val="28"/>
                <w:lang w:val="fr-FR"/>
              </w:rPr>
            </w:rPrChange>
          </w:rPr>
          <w:delText>n</w:delText>
        </w:r>
      </w:del>
      <w:del w:id="1904" w:author="The Si Tran" w:date="2012-12-11T21:27:00Z">
        <w:r w:rsidRPr="0049233F" w:rsidDel="000E6941">
          <w:rPr>
            <w:szCs w:val="26"/>
            <w:lang w:val="fr-FR"/>
            <w:rPrChange w:id="1905" w:author="The Si Tran" w:date="2012-12-05T23:02:00Z">
              <w:rPr>
                <w:sz w:val="28"/>
                <w:szCs w:val="28"/>
                <w:lang w:val="fr-FR"/>
              </w:rPr>
            </w:rPrChange>
          </w:rPr>
          <w:delText xml:space="preserve"> là kích cỡ mẫu  </w:delText>
        </w:r>
        <w:bookmarkStart w:id="1906" w:name="_Toc343083567"/>
        <w:bookmarkStart w:id="1907" w:name="_Toc343083781"/>
        <w:bookmarkStart w:id="1908" w:name="_Toc343083992"/>
        <w:bookmarkStart w:id="1909" w:name="_Toc343220751"/>
        <w:bookmarkStart w:id="1910" w:name="_Toc343232255"/>
        <w:bookmarkStart w:id="1911" w:name="_Toc343232668"/>
        <w:bookmarkStart w:id="1912" w:name="_Toc343232953"/>
        <w:bookmarkStart w:id="1913" w:name="_Toc343415458"/>
        <w:bookmarkStart w:id="1914" w:name="_Toc343415754"/>
        <w:bookmarkEnd w:id="1906"/>
        <w:bookmarkEnd w:id="1907"/>
        <w:bookmarkEnd w:id="1908"/>
        <w:bookmarkEnd w:id="1909"/>
        <w:bookmarkEnd w:id="1910"/>
        <w:bookmarkEnd w:id="1911"/>
        <w:bookmarkEnd w:id="1912"/>
        <w:bookmarkEnd w:id="1913"/>
        <w:bookmarkEnd w:id="1914"/>
      </w:del>
    </w:p>
    <w:p w14:paraId="1E306F32" w14:textId="77777777" w:rsidR="00024D6E" w:rsidRPr="0049233F" w:rsidDel="000E6941" w:rsidRDefault="00024D6E" w:rsidP="00024D6E">
      <w:pPr>
        <w:rPr>
          <w:del w:id="1915" w:author="The Si Tran" w:date="2012-12-11T21:27:00Z"/>
          <w:szCs w:val="26"/>
          <w:lang w:val="fr-FR"/>
          <w:rPrChange w:id="1916" w:author="The Si Tran" w:date="2012-12-05T23:02:00Z">
            <w:rPr>
              <w:del w:id="1917" w:author="The Si Tran" w:date="2012-12-11T21:27:00Z"/>
              <w:sz w:val="28"/>
              <w:szCs w:val="28"/>
              <w:lang w:val="fr-FR"/>
            </w:rPr>
          </w:rPrChange>
        </w:rPr>
      </w:pPr>
      <w:del w:id="1918" w:author="The Si Tran" w:date="2012-12-11T21:27:00Z">
        <w:r w:rsidRPr="0049233F" w:rsidDel="000E6941">
          <w:rPr>
            <w:szCs w:val="26"/>
            <w:lang w:val="fr-FR"/>
            <w:rPrChange w:id="1919" w:author="The Si Tran" w:date="2012-12-05T23:02:00Z">
              <w:rPr>
                <w:sz w:val="28"/>
                <w:szCs w:val="28"/>
                <w:lang w:val="fr-FR"/>
              </w:rPr>
            </w:rPrChange>
          </w:rPr>
          <w:delText xml:space="preserve">Nếu </w:delText>
        </w:r>
      </w:del>
      <w:del w:id="1920" w:author="The Si Tran" w:date="2012-12-05T23:46:00Z">
        <m:oMath>
          <m:r>
            <m:rPr>
              <m:sty m:val="p"/>
            </m:rPr>
            <w:rPr>
              <w:rFonts w:ascii="Cambria Math" w:hAnsi="Cambria Math"/>
              <w:position w:val="-12"/>
              <w:szCs w:val="26"/>
              <w:lang w:val="fr-FR"/>
            </w:rPr>
            <w:object w:dxaOrig="300" w:dyaOrig="360" w14:anchorId="747A0532">
              <v:shape id="_x0000_i1037" type="#_x0000_t75" style="width:24.3pt;height:27.65pt" o:ole="">
                <v:imagedata r:id="rId35" o:title=""/>
              </v:shape>
              <o:OLEObject Type="Embed" ProgID="Equation.DSMT4" ShapeID="_x0000_i1037" DrawAspect="Content" ObjectID="_1417184515" r:id="rId36"/>
            </w:object>
          </m:r>
        </m:oMath>
        <w:r w:rsidRPr="0049233F" w:rsidDel="00570969">
          <w:rPr>
            <w:szCs w:val="26"/>
            <w:lang w:val="fr-FR"/>
            <w:rPrChange w:id="1921" w:author="The Si Tran" w:date="2012-12-05T23:02:00Z">
              <w:rPr>
                <w:sz w:val="28"/>
                <w:szCs w:val="28"/>
                <w:lang w:val="fr-FR"/>
              </w:rPr>
            </w:rPrChange>
          </w:rPr>
          <w:delText xml:space="preserve">= 0 </w:delText>
        </w:r>
      </w:del>
      <w:del w:id="1922" w:author="The Si Tran" w:date="2012-12-11T21:27:00Z">
        <w:r w:rsidRPr="0049233F" w:rsidDel="000E6941">
          <w:rPr>
            <w:szCs w:val="26"/>
            <w:lang w:val="fr-FR"/>
            <w:rPrChange w:id="1923" w:author="The Si Tran" w:date="2012-12-05T23:02:00Z">
              <w:rPr>
                <w:sz w:val="28"/>
                <w:szCs w:val="28"/>
                <w:lang w:val="fr-FR"/>
              </w:rPr>
            </w:rPrChange>
          </w:rPr>
          <w:delText xml:space="preserve">thì </w:delText>
        </w:r>
      </w:del>
      <w:del w:id="1924" w:author="The Si Tran" w:date="2012-12-05T23:46:00Z">
        <w:r w:rsidRPr="0049233F" w:rsidDel="00570969">
          <w:rPr>
            <w:szCs w:val="26"/>
            <w:lang w:val="fr-FR"/>
            <w:rPrChange w:id="1925" w:author="The Si Tran" w:date="2012-12-05T23:02:00Z">
              <w:rPr>
                <w:sz w:val="28"/>
                <w:szCs w:val="28"/>
                <w:lang w:val="fr-FR"/>
              </w:rPr>
            </w:rPrChange>
          </w:rPr>
          <w:delText>t</w:delText>
        </w:r>
      </w:del>
      <w:del w:id="1926" w:author="The Si Tran" w:date="2012-12-11T21:27:00Z">
        <w:r w:rsidRPr="0049233F" w:rsidDel="000E6941">
          <w:rPr>
            <w:szCs w:val="26"/>
            <w:lang w:val="fr-FR"/>
            <w:rPrChange w:id="1927" w:author="The Si Tran" w:date="2012-12-05T23:02:00Z">
              <w:rPr>
                <w:sz w:val="28"/>
                <w:szCs w:val="28"/>
                <w:lang w:val="fr-FR"/>
              </w:rPr>
            </w:rPrChange>
          </w:rPr>
          <w:delText xml:space="preserve"> sẽ có phân phối student với </w:delText>
        </w:r>
      </w:del>
      <w:del w:id="1928" w:author="The Si Tran" w:date="2012-12-05T23:47:00Z">
        <w:r w:rsidRPr="0049233F" w:rsidDel="00570969">
          <w:rPr>
            <w:szCs w:val="26"/>
            <w:lang w:val="fr-FR"/>
            <w:rPrChange w:id="1929" w:author="The Si Tran" w:date="2012-12-05T23:02:00Z">
              <w:rPr>
                <w:sz w:val="28"/>
                <w:szCs w:val="28"/>
                <w:lang w:val="fr-FR"/>
              </w:rPr>
            </w:rPrChange>
          </w:rPr>
          <w:delText>n -1</w:delText>
        </w:r>
      </w:del>
      <w:del w:id="1930" w:author="The Si Tran" w:date="2012-12-11T21:27:00Z">
        <w:r w:rsidRPr="0049233F" w:rsidDel="000E6941">
          <w:rPr>
            <w:szCs w:val="26"/>
            <w:lang w:val="fr-FR"/>
            <w:rPrChange w:id="1931"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932" w:author="The Si Tran" w:date="2012-12-05T23:47:00Z">
        <w:r w:rsidRPr="00082976" w:rsidDel="005B11DB">
          <w:rPr>
            <w:position w:val="-8"/>
            <w:szCs w:val="26"/>
            <w:lang w:val="fr-FR"/>
          </w:rPr>
          <w:object w:dxaOrig="780" w:dyaOrig="360" w14:anchorId="08263C57">
            <v:shape id="_x0000_i1038" type="#_x0000_t75" style="width:40.2pt;height:17.6pt" o:ole="">
              <v:imagedata r:id="rId37" o:title=""/>
            </v:shape>
            <o:OLEObject Type="Embed" ProgID="Equation.DSMT4" ShapeID="_x0000_i1038" DrawAspect="Content" ObjectID="_1417184516" r:id="rId38"/>
          </w:object>
        </w:r>
      </w:del>
      <w:del w:id="1933" w:author="The Si Tran" w:date="2012-12-11T21:27:00Z">
        <w:r w:rsidRPr="0049233F" w:rsidDel="000E6941">
          <w:rPr>
            <w:szCs w:val="26"/>
            <w:lang w:val="fr-FR"/>
            <w:rPrChange w:id="1934" w:author="The Si Tran" w:date="2012-12-05T23:02:00Z">
              <w:rPr>
                <w:sz w:val="28"/>
                <w:szCs w:val="28"/>
                <w:lang w:val="fr-FR"/>
              </w:rPr>
            </w:rPrChange>
          </w:rPr>
          <w:delText xml:space="preserve"> thì ta có thể kết luận hệ số tự tương quan của đám đông bằng không với mức ý nghĩa 5%.</w:delText>
        </w:r>
        <w:bookmarkStart w:id="1935" w:name="_Toc343083568"/>
        <w:bookmarkStart w:id="1936" w:name="_Toc343083782"/>
        <w:bookmarkStart w:id="1937" w:name="_Toc343083993"/>
        <w:bookmarkStart w:id="1938" w:name="_Toc343220752"/>
        <w:bookmarkStart w:id="1939" w:name="_Toc343232256"/>
        <w:bookmarkStart w:id="1940" w:name="_Toc343232669"/>
        <w:bookmarkStart w:id="1941" w:name="_Toc343232954"/>
        <w:bookmarkStart w:id="1942" w:name="_Toc343415459"/>
        <w:bookmarkStart w:id="1943" w:name="_Toc343415755"/>
        <w:bookmarkEnd w:id="1935"/>
        <w:bookmarkEnd w:id="1936"/>
        <w:bookmarkEnd w:id="1937"/>
        <w:bookmarkEnd w:id="1938"/>
        <w:bookmarkEnd w:id="1939"/>
        <w:bookmarkEnd w:id="1940"/>
        <w:bookmarkEnd w:id="1941"/>
        <w:bookmarkEnd w:id="1942"/>
        <w:bookmarkEnd w:id="1943"/>
      </w:del>
    </w:p>
    <w:p w14:paraId="43269ABE" w14:textId="77777777" w:rsidR="004D65BA" w:rsidRPr="0049233F" w:rsidDel="000E6941" w:rsidRDefault="00024D6E">
      <w:pPr>
        <w:rPr>
          <w:del w:id="1944" w:author="The Si Tran" w:date="2012-12-11T21:27:00Z"/>
          <w:szCs w:val="26"/>
          <w:lang w:val="fr-FR"/>
          <w:rPrChange w:id="1945" w:author="The Si Tran" w:date="2012-12-05T23:02:00Z">
            <w:rPr>
              <w:del w:id="1946" w:author="The Si Tran" w:date="2012-12-11T21:27:00Z"/>
              <w:sz w:val="28"/>
              <w:szCs w:val="28"/>
              <w:lang w:val="fr-FR"/>
            </w:rPr>
          </w:rPrChange>
        </w:rPr>
      </w:pPr>
      <w:del w:id="1947" w:author="The Si Tran" w:date="2012-12-11T21:27:00Z">
        <w:r w:rsidRPr="0049233F" w:rsidDel="000E6941">
          <w:rPr>
            <w:szCs w:val="26"/>
            <w:lang w:val="fr-FR"/>
            <w:rPrChange w:id="1948"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949" w:author="The Si Tran" w:date="2012-12-05T23:02:00Z">
              <w:rPr>
                <w:sz w:val="28"/>
                <w:szCs w:val="28"/>
                <w:lang w:val="fr-FR"/>
              </w:rPr>
            </w:rPrChange>
          </w:rPr>
          <w:delText>nh giá tính đầy đủ của mô hình.</w:delText>
        </w:r>
        <w:bookmarkStart w:id="1950" w:name="_Toc343083569"/>
        <w:bookmarkStart w:id="1951" w:name="_Toc343083783"/>
        <w:bookmarkStart w:id="1952" w:name="_Toc343083994"/>
        <w:bookmarkStart w:id="1953" w:name="_Toc343220753"/>
        <w:bookmarkStart w:id="1954" w:name="_Toc343232257"/>
        <w:bookmarkStart w:id="1955" w:name="_Toc343232670"/>
        <w:bookmarkStart w:id="1956" w:name="_Toc343232955"/>
        <w:bookmarkStart w:id="1957" w:name="_Toc343415460"/>
        <w:bookmarkStart w:id="1958" w:name="_Toc343415756"/>
        <w:bookmarkEnd w:id="1950"/>
        <w:bookmarkEnd w:id="1951"/>
        <w:bookmarkEnd w:id="1952"/>
        <w:bookmarkEnd w:id="1953"/>
        <w:bookmarkEnd w:id="1954"/>
        <w:bookmarkEnd w:id="1955"/>
        <w:bookmarkEnd w:id="1956"/>
        <w:bookmarkEnd w:id="1957"/>
        <w:bookmarkEnd w:id="1958"/>
      </w:del>
    </w:p>
    <w:p w14:paraId="3B0B5319" w14:textId="77777777" w:rsidR="009F530B" w:rsidRDefault="009F530B" w:rsidP="00024D6E">
      <w:pPr>
        <w:pStyle w:val="Heading2"/>
        <w:rPr>
          <w:ins w:id="1959" w:author="The Si Tran" w:date="2012-12-12T07:36:00Z"/>
          <w:sz w:val="26"/>
          <w:szCs w:val="26"/>
        </w:rPr>
      </w:pPr>
      <w:bookmarkStart w:id="1960" w:name="_Toc343415757"/>
      <w:r w:rsidRPr="0049233F">
        <w:rPr>
          <w:sz w:val="26"/>
          <w:szCs w:val="26"/>
          <w:rPrChange w:id="1961" w:author="The Si Tran" w:date="2012-12-05T23:02:00Z">
            <w:rPr>
              <w:rFonts w:cs="Times New Roman"/>
              <w:b w:val="0"/>
              <w:bCs w:val="0"/>
              <w:iCs w:val="0"/>
              <w:sz w:val="26"/>
              <w:szCs w:val="22"/>
            </w:rPr>
          </w:rPrChange>
        </w:rPr>
        <w:t>Dự báo chuỗi thời gian</w:t>
      </w:r>
      <w:bookmarkEnd w:id="1960"/>
    </w:p>
    <w:p w14:paraId="3C7FCB63" w14:textId="77777777" w:rsidR="00925766" w:rsidRPr="003044F7" w:rsidRDefault="00925766">
      <w:pPr>
        <w:rPr>
          <w:ins w:id="1962" w:author="superchickend" w:date="2012-12-12T08:19:00Z"/>
        </w:rPr>
        <w:pPrChange w:id="1963" w:author="The Si Tran" w:date="2012-12-14T07:22:00Z">
          <w:pPr>
            <w:ind w:firstLine="720"/>
          </w:pPr>
        </w:pPrChange>
      </w:pPr>
      <w:ins w:id="1964"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14:paraId="0DAA5E9F" w14:textId="77777777" w:rsidR="00925766" w:rsidRDefault="00925766">
      <w:pPr>
        <w:ind w:firstLine="0"/>
        <w:jc w:val="center"/>
        <w:rPr>
          <w:ins w:id="1965" w:author="superchickend" w:date="2012-12-12T08:19:00Z"/>
        </w:rPr>
        <w:pPrChange w:id="1966" w:author="The Si Tran" w:date="2012-12-16T10:22:00Z">
          <w:pPr/>
        </w:pPrChange>
      </w:pPr>
      <w:ins w:id="1967" w:author="superchickend" w:date="2012-12-12T08:19:00Z">
        <w:r w:rsidRPr="002F74DC">
          <w:rPr>
            <w:noProof/>
          </w:rPr>
          <w:lastRenderedPageBreak/>
          <w:drawing>
            <wp:inline distT="0" distB="0" distL="0" distR="0" wp14:anchorId="3DE57BBF" wp14:editId="5CBF8349">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14:paraId="5BFCC271" w14:textId="2490298B" w:rsidR="00925766" w:rsidRDefault="00925766">
      <w:pPr>
        <w:pStyle w:val="Hinh"/>
        <w:rPr>
          <w:ins w:id="1968" w:author="The Si Tran" w:date="2012-12-12T13:23:00Z"/>
        </w:rPr>
        <w:pPrChange w:id="1969" w:author="The Si Tran" w:date="2012-12-16T10:10:00Z">
          <w:pPr>
            <w:jc w:val="center"/>
          </w:pPr>
        </w:pPrChange>
      </w:pPr>
      <w:bookmarkStart w:id="1970" w:name="_Toc343415638"/>
      <w:ins w:id="1971" w:author="superchickend" w:date="2012-12-12T08:19:00Z">
        <w:r w:rsidRPr="003044F7">
          <w:t>Hình</w:t>
        </w:r>
        <w:r>
          <w:t xml:space="preserve"> </w:t>
        </w:r>
        <w:r w:rsidRPr="003044F7">
          <w:t>2.</w:t>
        </w:r>
      </w:ins>
      <w:ins w:id="1972" w:author="The Si Tran" w:date="2012-12-14T04:06:00Z">
        <w:r w:rsidR="006A5AA2">
          <w:t>2</w:t>
        </w:r>
      </w:ins>
      <w:ins w:id="1973" w:author="The Si Tran" w:date="2012-12-14T04:07:00Z">
        <w:r w:rsidR="00C409EE">
          <w:t>:</w:t>
        </w:r>
      </w:ins>
      <w:ins w:id="1974" w:author="superchickend" w:date="2012-12-12T08:19:00Z">
        <w:del w:id="1975" w:author="The Si Tran" w:date="2012-12-14T04:06:00Z">
          <w:r w:rsidRPr="003044F7" w:rsidDel="006A5AA2">
            <w:delText>1.1</w:delText>
          </w:r>
        </w:del>
        <w:r>
          <w:t xml:space="preserve"> </w:t>
        </w:r>
        <w:r w:rsidRPr="00EB1298">
          <w:t>Mô hình bài toán d</w:t>
        </w:r>
        <w:r w:rsidRPr="004174BC">
          <w:rPr>
            <w:rPrChange w:id="1976" w:author="The Si Tran" w:date="2012-12-12T13:23:00Z">
              <w:rPr>
                <w:bCs/>
              </w:rPr>
            </w:rPrChange>
          </w:rPr>
          <w:t>ự báo chuỗi thời gian</w:t>
        </w:r>
      </w:ins>
      <w:bookmarkEnd w:id="1970"/>
    </w:p>
    <w:p w14:paraId="0ABC4A3D" w14:textId="77777777" w:rsidR="004174BC" w:rsidRPr="009D276E" w:rsidRDefault="004174BC">
      <w:pPr>
        <w:pStyle w:val="Hinh"/>
        <w:rPr>
          <w:ins w:id="1977" w:author="superchickend" w:date="2012-12-12T08:19:00Z"/>
        </w:rPr>
        <w:pPrChange w:id="1978" w:author="The Si Tran" w:date="2012-12-16T10:10:00Z">
          <w:pPr>
            <w:jc w:val="center"/>
          </w:pPr>
        </w:pPrChange>
      </w:pPr>
    </w:p>
    <w:p w14:paraId="7478A9D3" w14:textId="77777777" w:rsidR="00925766" w:rsidRPr="003044F7" w:rsidRDefault="00925766">
      <w:pPr>
        <w:rPr>
          <w:ins w:id="1979" w:author="superchickend" w:date="2012-12-12T08:19:00Z"/>
        </w:rPr>
      </w:pPr>
      <w:ins w:id="1980" w:author="superchickend" w:date="2012-12-12T08:19:00Z">
        <w:r w:rsidRPr="003044F7">
          <w:t>Trong bài toán dự báo chuỗi thời gian, các chuyên gia thường chia làm 3 lớp phương thức dự báo [9]:</w:t>
        </w:r>
      </w:ins>
    </w:p>
    <w:p w14:paraId="5417EF2C" w14:textId="77777777" w:rsidR="00925766" w:rsidRPr="003044F7" w:rsidRDefault="00925766">
      <w:pPr>
        <w:pStyle w:val="BuletL1"/>
        <w:rPr>
          <w:ins w:id="1981" w:author="superchickend" w:date="2012-12-12T08:19:00Z"/>
        </w:rPr>
        <w:pPrChange w:id="1982" w:author="The Si Tran" w:date="2012-12-16T10:07:00Z">
          <w:pPr>
            <w:pStyle w:val="ListParagraph"/>
            <w:numPr>
              <w:numId w:val="47"/>
            </w:numPr>
            <w:spacing w:line="300" w:lineRule="auto"/>
            <w:ind w:left="1440" w:hanging="360"/>
            <w:jc w:val="both"/>
          </w:pPr>
        </w:pPrChange>
      </w:pPr>
      <w:ins w:id="1983"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1984" w:author="superchickend" w:date="2012-12-12T08:19:00Z"/>
        </w:rPr>
        <w:pPrChange w:id="1985" w:author="The Si Tran" w:date="2012-12-16T10:07:00Z">
          <w:pPr>
            <w:pStyle w:val="ListParagraph"/>
            <w:numPr>
              <w:numId w:val="47"/>
            </w:numPr>
            <w:spacing w:line="300" w:lineRule="auto"/>
            <w:ind w:left="1440" w:hanging="360"/>
            <w:jc w:val="both"/>
          </w:pPr>
        </w:pPrChange>
      </w:pPr>
      <w:ins w:id="1986"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1987" w:author="superchickend" w:date="2012-12-12T08:19:00Z"/>
        </w:rPr>
        <w:pPrChange w:id="1988" w:author="The Si Tran" w:date="2012-12-16T10:07:00Z">
          <w:pPr>
            <w:pStyle w:val="ListParagraph"/>
            <w:numPr>
              <w:numId w:val="47"/>
            </w:numPr>
            <w:spacing w:line="300" w:lineRule="auto"/>
            <w:ind w:left="1440" w:hanging="360"/>
            <w:jc w:val="both"/>
          </w:pPr>
        </w:pPrChange>
      </w:pPr>
      <w:ins w:id="1989" w:author="superchickend" w:date="2012-12-12T08:19:00Z">
        <w:r w:rsidRPr="003044F7">
          <w:t>Phương thức dự báo đa biến (multivariate method) biến dự báo phụ thuộc vào nhiều chuỗi dữ liệu.</w:t>
        </w:r>
      </w:ins>
    </w:p>
    <w:p w14:paraId="0F2958CF" w14:textId="77777777" w:rsidR="00925766" w:rsidRPr="003044F7" w:rsidRDefault="00925766">
      <w:pPr>
        <w:rPr>
          <w:ins w:id="1990" w:author="superchickend" w:date="2012-12-12T08:19:00Z"/>
        </w:rPr>
      </w:pPr>
      <w:ins w:id="1991" w:author="superchickend" w:date="2012-12-12T08:19:00Z">
        <w:r w:rsidRPr="003C57D8">
          <w:t>Ngoài ra chúng ta có thể</w:t>
        </w:r>
        <w:r w:rsidRPr="003044F7">
          <w:t xml:space="preserve"> kết hợp hai hoặc nhiều các phương thức nêu trên.</w:t>
        </w:r>
      </w:ins>
    </w:p>
    <w:p w14:paraId="4040AFDA" w14:textId="77777777" w:rsidR="00925766" w:rsidRPr="003044F7" w:rsidRDefault="00925766">
      <w:pPr>
        <w:rPr>
          <w:ins w:id="1992" w:author="superchickend" w:date="2012-12-12T08:19:00Z"/>
        </w:rPr>
      </w:pPr>
      <w:ins w:id="1993"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1994" w:author="The Si Tran" w:date="2012-12-12T14:00:00Z">
        <w:r w:rsidR="005131C3">
          <w:t>2.3</w:t>
        </w:r>
      </w:ins>
      <w:ins w:id="1995" w:author="superchickend" w:date="2012-12-12T08:19:00Z">
        <w:del w:id="1996" w:author="The Si Tran" w:date="2012-12-12T14:00:00Z">
          <w:r w:rsidRPr="003044F7" w:rsidDel="003A59DB">
            <w:delText>&lt;abc&gt;</w:delText>
          </w:r>
        </w:del>
        <w:r w:rsidRPr="003044F7">
          <w:t xml:space="preserve"> minh họa cách phân loại này.</w:t>
        </w:r>
      </w:ins>
    </w:p>
    <w:p w14:paraId="0CA70FF2" w14:textId="77777777" w:rsidR="00925766" w:rsidRDefault="00925766" w:rsidP="00925766">
      <w:pPr>
        <w:rPr>
          <w:ins w:id="1997" w:author="superchickend" w:date="2012-12-12T08:19:00Z"/>
          <w:szCs w:val="26"/>
        </w:rPr>
      </w:pPr>
      <w:ins w:id="1998" w:author="superchickend" w:date="2012-12-12T08:19:00Z">
        <w:r w:rsidRPr="00EB1298">
          <w:rPr>
            <w:noProof/>
            <w:szCs w:val="26"/>
          </w:rPr>
          <w:lastRenderedPageBreak/>
          <w:drawing>
            <wp:inline distT="0" distB="0" distL="0" distR="0" wp14:anchorId="67F70ED2" wp14:editId="3A1C80AE">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14:paraId="001B70EA" w14:textId="065BFC69" w:rsidR="00925766" w:rsidRDefault="00925766">
      <w:pPr>
        <w:pStyle w:val="Hinh"/>
        <w:rPr>
          <w:ins w:id="1999" w:author="The Si Tran" w:date="2012-12-14T04:21:00Z"/>
        </w:rPr>
        <w:pPrChange w:id="2000" w:author="The Si Tran" w:date="2012-12-16T10:10:00Z">
          <w:pPr>
            <w:jc w:val="center"/>
          </w:pPr>
        </w:pPrChange>
      </w:pPr>
      <w:bookmarkStart w:id="2001" w:name="_Toc343415639"/>
      <w:ins w:id="2002" w:author="superchickend" w:date="2012-12-12T08:19:00Z">
        <w:r w:rsidRPr="003044F7">
          <w:t>Hình 2.</w:t>
        </w:r>
      </w:ins>
      <w:ins w:id="2003" w:author="The Si Tran" w:date="2012-12-14T04:06:00Z">
        <w:r w:rsidR="0005561A">
          <w:t>3:</w:t>
        </w:r>
      </w:ins>
      <w:ins w:id="2004" w:author="superchickend" w:date="2012-12-12T08:19:00Z">
        <w:del w:id="2005" w:author="The Si Tran" w:date="2012-12-14T04:06:00Z">
          <w:r w:rsidRPr="003044F7" w:rsidDel="0005561A">
            <w:delText>1.2</w:delText>
          </w:r>
        </w:del>
        <w:r>
          <w:t xml:space="preserve"> </w:t>
        </w:r>
        <w:r w:rsidRPr="00EB1298">
          <w:t>Cây phân lo</w:t>
        </w:r>
        <w:r w:rsidRPr="004174BC">
          <w:rPr>
            <w:rPrChange w:id="2006" w:author="The Si Tran" w:date="2012-12-12T13:22:00Z">
              <w:rPr>
                <w:bCs/>
              </w:rPr>
            </w:rPrChange>
          </w:rPr>
          <w:t>ại các mô hình dự báo</w:t>
        </w:r>
      </w:ins>
      <w:bookmarkEnd w:id="2001"/>
    </w:p>
    <w:p w14:paraId="37C764C0" w14:textId="77777777" w:rsidR="00454557" w:rsidRPr="003C57D8" w:rsidRDefault="00454557">
      <w:pPr>
        <w:pStyle w:val="Hinh"/>
        <w:rPr>
          <w:ins w:id="2007" w:author="superchickend" w:date="2012-12-12T08:19:00Z"/>
        </w:rPr>
        <w:pPrChange w:id="2008" w:author="The Si Tran" w:date="2012-12-16T10:10:00Z">
          <w:pPr>
            <w:jc w:val="center"/>
          </w:pPr>
        </w:pPrChange>
      </w:pPr>
    </w:p>
    <w:p w14:paraId="7770E5E0" w14:textId="77777777" w:rsidR="00925766" w:rsidRPr="003044F7" w:rsidDel="002F74DC" w:rsidRDefault="00925766" w:rsidP="00925766">
      <w:pPr>
        <w:rPr>
          <w:ins w:id="2009" w:author="superchickend" w:date="2012-12-12T08:19:00Z"/>
          <w:del w:id="2010" w:author="The Si Tran" w:date="2012-12-16T10:08:00Z"/>
          <w:szCs w:val="26"/>
        </w:rPr>
      </w:pPr>
      <w:ins w:id="2011"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012" w:author="The Si Tran" w:date="2012-12-12T07:36:00Z"/>
          <w:del w:id="2013" w:author="superchickend" w:date="2012-12-12T08:19:00Z"/>
        </w:rPr>
      </w:pPr>
      <w:ins w:id="2014" w:author="The Si Tran" w:date="2012-12-12T07:36:00Z">
        <w:del w:id="2015"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016" w:author="The Si Tran" w:date="2012-12-12T07:39:00Z"/>
          <w:del w:id="2017" w:author="superchickend" w:date="2012-12-12T08:19:00Z"/>
        </w:rPr>
      </w:pPr>
      <w:ins w:id="2018" w:author="The Si Tran" w:date="2012-12-12T07:36:00Z">
        <w:del w:id="2019" w:author="superchickend" w:date="2012-12-12T08:19:00Z">
          <w:r w:rsidRPr="00E94DAE" w:rsidDel="00925766">
            <w:rPr>
              <w:noProof/>
            </w:rPr>
            <w:drawing>
              <wp:inline distT="0" distB="0" distL="0" distR="0" wp14:anchorId="0C2AEC2A" wp14:editId="72816208">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020" w:author="The Si Tran" w:date="2012-12-12T07:39:00Z"/>
          <w:del w:id="2021" w:author="superchickend" w:date="2012-12-12T08:19:00Z"/>
        </w:rPr>
        <w:pPrChange w:id="2022" w:author="The Si Tran" w:date="2012-12-12T07:39:00Z">
          <w:pPr/>
        </w:pPrChange>
      </w:pPr>
      <w:ins w:id="2023" w:author="The Si Tran" w:date="2012-12-12T07:39:00Z">
        <w:del w:id="2024"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025" w:author="The Si Tran" w:date="2012-12-12T07:36:00Z"/>
          <w:del w:id="2026" w:author="superchickend" w:date="2012-12-12T08:19:00Z"/>
        </w:rPr>
        <w:pPrChange w:id="2027" w:author="The Si Tran" w:date="2012-12-12T07:39:00Z">
          <w:pPr/>
        </w:pPrChange>
      </w:pPr>
    </w:p>
    <w:p w14:paraId="06465EF9" w14:textId="77777777" w:rsidR="00962CF4" w:rsidDel="00925766" w:rsidRDefault="00962CF4" w:rsidP="00962CF4">
      <w:pPr>
        <w:rPr>
          <w:ins w:id="2028" w:author="The Si Tran" w:date="2012-12-12T07:36:00Z"/>
          <w:del w:id="2029" w:author="superchickend" w:date="2012-12-12T08:19:00Z"/>
        </w:rPr>
      </w:pPr>
      <w:ins w:id="2030" w:author="The Si Tran" w:date="2012-12-12T07:36:00Z">
        <w:del w:id="2031"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032" w:author="The Si Tran" w:date="2012-12-12T07:36:00Z"/>
          <w:del w:id="2033" w:author="superchickend" w:date="2012-12-12T08:19:00Z"/>
          <w:rFonts w:ascii="Times New Roman" w:hAnsi="Times New Roman"/>
          <w:sz w:val="26"/>
          <w:szCs w:val="26"/>
          <w:rPrChange w:id="2034" w:author="The Si Tran" w:date="2012-12-12T07:39:00Z">
            <w:rPr>
              <w:ins w:id="2035" w:author="The Si Tran" w:date="2012-12-12T07:36:00Z"/>
              <w:del w:id="2036" w:author="superchickend" w:date="2012-12-12T08:19:00Z"/>
            </w:rPr>
          </w:rPrChange>
        </w:rPr>
      </w:pPr>
      <w:ins w:id="2037" w:author="The Si Tran" w:date="2012-12-12T07:36:00Z">
        <w:del w:id="2038"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D22561" w:rsidDel="00925766">
            <w:rPr>
              <w:szCs w:val="26"/>
              <w:rPrChange w:id="2039" w:author="The Si Tran" w:date="2012-12-12T07:39:00Z">
                <w:rPr/>
              </w:rPrChange>
            </w:rPr>
            <w:delText>ịnh, cảm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040" w:author="The Si Tran" w:date="2012-12-12T07:36:00Z"/>
          <w:del w:id="2041" w:author="superchickend" w:date="2012-12-12T08:19:00Z"/>
          <w:rFonts w:ascii="Times New Roman" w:hAnsi="Times New Roman"/>
          <w:sz w:val="26"/>
          <w:szCs w:val="26"/>
          <w:rPrChange w:id="2042" w:author="The Si Tran" w:date="2012-12-12T07:39:00Z">
            <w:rPr>
              <w:ins w:id="2043" w:author="The Si Tran" w:date="2012-12-12T07:36:00Z"/>
              <w:del w:id="2044" w:author="superchickend" w:date="2012-12-12T08:19:00Z"/>
            </w:rPr>
          </w:rPrChange>
        </w:rPr>
      </w:pPr>
      <w:ins w:id="2045" w:author="The Si Tran" w:date="2012-12-12T07:36:00Z">
        <w:del w:id="2046"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D22561" w:rsidDel="00925766">
            <w:rPr>
              <w:szCs w:val="26"/>
              <w:rPrChange w:id="2047" w:author="The Si Tran" w:date="2012-12-12T07:39:00Z">
                <w:rPr/>
              </w:rPrChange>
            </w:rPr>
            <w:delText>ụ thuộc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048" w:author="The Si Tran" w:date="2012-12-12T07:36:00Z"/>
          <w:del w:id="2049" w:author="superchickend" w:date="2012-12-12T08:19:00Z"/>
          <w:rFonts w:ascii="Times New Roman" w:hAnsi="Times New Roman"/>
          <w:sz w:val="26"/>
          <w:szCs w:val="26"/>
          <w:rPrChange w:id="2050" w:author="The Si Tran" w:date="2012-12-12T07:39:00Z">
            <w:rPr>
              <w:ins w:id="2051" w:author="The Si Tran" w:date="2012-12-12T07:36:00Z"/>
              <w:del w:id="2052" w:author="superchickend" w:date="2012-12-12T08:19:00Z"/>
            </w:rPr>
          </w:rPrChange>
        </w:rPr>
      </w:pPr>
      <w:ins w:id="2053" w:author="The Si Tran" w:date="2012-12-12T07:36:00Z">
        <w:del w:id="205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D22561" w:rsidDel="00925766">
            <w:rPr>
              <w:szCs w:val="26"/>
              <w:rPrChange w:id="2055" w:author="The Si Tran" w:date="2012-12-12T07:39:00Z">
                <w:rPr/>
              </w:rPrChange>
            </w:rPr>
            <w:delText>ụ thuộc vào nhiều chuỗi dữ liệu.</w:delText>
          </w:r>
        </w:del>
      </w:ins>
    </w:p>
    <w:p w14:paraId="4740C896" w14:textId="77777777" w:rsidR="00962CF4" w:rsidDel="00925766" w:rsidRDefault="00962CF4" w:rsidP="00962CF4">
      <w:pPr>
        <w:rPr>
          <w:ins w:id="2056" w:author="The Si Tran" w:date="2012-12-12T07:36:00Z"/>
          <w:del w:id="2057" w:author="superchickend" w:date="2012-12-12T08:19:00Z"/>
        </w:rPr>
      </w:pPr>
      <w:ins w:id="2058" w:author="The Si Tran" w:date="2012-12-12T07:36:00Z">
        <w:del w:id="2059"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060" w:author="The Si Tran" w:date="2012-12-12T07:36:00Z"/>
          <w:del w:id="2061" w:author="superchickend" w:date="2012-12-12T08:19:00Z"/>
        </w:rPr>
      </w:pPr>
      <w:ins w:id="2062" w:author="The Si Tran" w:date="2012-12-12T07:36:00Z">
        <w:del w:id="2063"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064" w:author="The Si Tran" w:date="2012-12-12T07:40:00Z">
        <w:del w:id="2065" w:author="superchickend" w:date="2012-12-12T08:19:00Z">
          <w:r w:rsidR="00BB5797" w:rsidDel="00925766">
            <w:delText>2.2</w:delText>
          </w:r>
        </w:del>
      </w:ins>
      <w:ins w:id="2066" w:author="The Si Tran" w:date="2012-12-12T07:36:00Z">
        <w:del w:id="2067" w:author="superchickend" w:date="2012-12-12T08:19:00Z">
          <w:r w:rsidDel="00925766">
            <w:delText xml:space="preserve"> minh họa cách phân loại này.</w:delText>
          </w:r>
        </w:del>
      </w:ins>
    </w:p>
    <w:p w14:paraId="34E8E3A9" w14:textId="77777777" w:rsidR="00962CF4" w:rsidDel="00925766" w:rsidRDefault="00962CF4" w:rsidP="00962CF4">
      <w:pPr>
        <w:rPr>
          <w:ins w:id="2068" w:author="The Si Tran" w:date="2012-12-12T07:40:00Z"/>
          <w:del w:id="2069" w:author="superchickend" w:date="2012-12-12T08:19:00Z"/>
        </w:rPr>
      </w:pPr>
      <w:ins w:id="2070" w:author="The Si Tran" w:date="2012-12-12T07:36:00Z">
        <w:del w:id="2071" w:author="superchickend" w:date="2012-12-12T08:19:00Z">
          <w:r w:rsidRPr="00E94DAE" w:rsidDel="00925766">
            <w:rPr>
              <w:noProof/>
            </w:rPr>
            <w:drawing>
              <wp:inline distT="0" distB="0" distL="0" distR="0" wp14:anchorId="1619DFCE" wp14:editId="689AD067">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072" w:author="The Si Tran" w:date="2012-12-12T07:40:00Z"/>
          <w:del w:id="2073" w:author="superchickend" w:date="2012-12-12T08:19:00Z"/>
          <w:b/>
        </w:rPr>
      </w:pPr>
      <w:ins w:id="2074" w:author="The Si Tran" w:date="2012-12-12T07:40:00Z">
        <w:del w:id="2075"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076" w:author="The Si Tran" w:date="2012-12-12T07:36:00Z"/>
          <w:del w:id="2077" w:author="superchickend" w:date="2012-12-12T08:19:00Z"/>
        </w:rPr>
      </w:pPr>
      <w:ins w:id="2078" w:author="The Si Tran" w:date="2012-12-12T07:36:00Z">
        <w:del w:id="2079"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080" w:author="The Si Tran" w:date="2012-12-12T07:36:00Z">
          <w:pPr>
            <w:pStyle w:val="Heading2"/>
          </w:pPr>
        </w:pPrChange>
      </w:pPr>
    </w:p>
    <w:p w14:paraId="644D3E22" w14:textId="34CD310B" w:rsidR="009F530B" w:rsidRDefault="009F530B" w:rsidP="00024D6E">
      <w:pPr>
        <w:pStyle w:val="Heading2"/>
        <w:rPr>
          <w:ins w:id="2081" w:author="superchickend" w:date="2012-12-16T15:05:00Z"/>
          <w:sz w:val="26"/>
          <w:szCs w:val="26"/>
        </w:rPr>
      </w:pPr>
      <w:bookmarkStart w:id="2082" w:name="_Toc343415758"/>
      <w:r w:rsidRPr="0049233F">
        <w:rPr>
          <w:sz w:val="26"/>
          <w:szCs w:val="26"/>
          <w:rPrChange w:id="2083" w:author="The Si Tran" w:date="2012-12-05T23:02:00Z">
            <w:rPr/>
          </w:rPrChange>
        </w:rPr>
        <w:t>Khái niệm thống kê liên quan</w:t>
      </w:r>
      <w:bookmarkEnd w:id="2082"/>
    </w:p>
    <w:p w14:paraId="04DBB0A5" w14:textId="3BFC3E34" w:rsidR="00D11D23" w:rsidRPr="00D11D23" w:rsidRDefault="00D11D23" w:rsidP="00D11D23">
      <w:pPr>
        <w:ind w:left="288"/>
        <w:rPr>
          <w:ins w:id="2084" w:author="The Si Tran" w:date="2012-12-11T21:26:00Z"/>
          <w:rPrChange w:id="2085" w:author="superchickend" w:date="2012-12-16T15:05:00Z">
            <w:rPr>
              <w:ins w:id="2086" w:author="The Si Tran" w:date="2012-12-11T21:26:00Z"/>
              <w:sz w:val="26"/>
              <w:szCs w:val="26"/>
            </w:rPr>
          </w:rPrChange>
        </w:rPr>
        <w:pPrChange w:id="2087" w:author="superchickend" w:date="2012-12-16T15:05:00Z">
          <w:pPr>
            <w:pStyle w:val="Heading2"/>
          </w:pPr>
        </w:pPrChange>
      </w:pPr>
      <w:ins w:id="2088" w:author="superchickend" w:date="2012-12-16T15:07:00Z">
        <w:r>
          <w:t xml:space="preserve">Để nhận dạng ra đặc điểm và các thành phần của chuỗi thời gian, các nhà dự báo thường dùng các biện pháp thống kê. Đặc biệt, các biện pháp này được sử dụng nhiều cho lớp mô hình ARIMA. </w:t>
        </w:r>
      </w:ins>
      <w:ins w:id="2089" w:author="superchickend" w:date="2012-12-16T15:10:00Z">
        <w:r w:rsidR="00156046">
          <w:t>Trong phần này c</w:t>
        </w:r>
      </w:ins>
      <w:ins w:id="2090" w:author="superchickend" w:date="2012-12-16T15:07:00Z">
        <w:r>
          <w:t>húng tôi giới thiệu hai công cụ phổ biến và rất quan trọng là hàm tự tương quan</w:t>
        </w:r>
      </w:ins>
      <w:ins w:id="2091" w:author="superchickend" w:date="2012-12-16T15:10:00Z">
        <w:r>
          <w:t xml:space="preserve"> và hàm tự tương quan bán phần.</w:t>
        </w:r>
      </w:ins>
    </w:p>
    <w:p w14:paraId="025597E4" w14:textId="7C32D678" w:rsidR="00CA1785" w:rsidRDefault="00CA1785">
      <w:pPr>
        <w:pStyle w:val="Heading3"/>
        <w:rPr>
          <w:ins w:id="2092" w:author="The Si Tran" w:date="2012-12-12T08:07:00Z"/>
        </w:rPr>
        <w:pPrChange w:id="2093" w:author="The Si Tran" w:date="2012-12-11T21:26:00Z">
          <w:pPr>
            <w:pStyle w:val="Heading2"/>
          </w:pPr>
        </w:pPrChange>
      </w:pPr>
      <w:bookmarkStart w:id="2094" w:name="_Toc343415759"/>
      <w:ins w:id="2095" w:author="The Si Tran" w:date="2012-12-11T21:26:00Z">
        <w:r>
          <w:t>Hệ số tự tương quan</w:t>
        </w:r>
      </w:ins>
      <w:bookmarkEnd w:id="2094"/>
    </w:p>
    <w:p w14:paraId="28B0AAC5" w14:textId="77777777" w:rsidR="00BC6984" w:rsidRPr="00250D4D" w:rsidDel="00BC6984" w:rsidRDefault="00BC6984">
      <w:pPr>
        <w:rPr>
          <w:del w:id="2096" w:author="The Si Tran" w:date="2012-12-12T08:07:00Z"/>
        </w:rPr>
        <w:pPrChange w:id="2097" w:author="The Si Tran" w:date="2012-12-15T07:52:00Z">
          <w:pPr>
            <w:ind w:firstLine="720"/>
          </w:pPr>
        </w:pPrChange>
      </w:pPr>
      <w:moveToRangeStart w:id="2098" w:author="The Si Tran" w:date="2012-12-12T08:07:00Z" w:name="move343062963"/>
      <w:moveTo w:id="2099"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098"/>
    <w:p w14:paraId="1C94101A" w14:textId="77777777" w:rsidR="00BC6984" w:rsidRPr="007C782C" w:rsidRDefault="00BC6984">
      <w:pPr>
        <w:rPr>
          <w:ins w:id="2100" w:author="The Si Tran" w:date="2012-12-11T21:28:00Z"/>
        </w:rPr>
        <w:pPrChange w:id="2101" w:author="The Si Tran" w:date="2012-12-15T07:52:00Z">
          <w:pPr>
            <w:pStyle w:val="Heading2"/>
          </w:pPr>
        </w:pPrChange>
      </w:pPr>
    </w:p>
    <w:p w14:paraId="363517AC" w14:textId="77777777" w:rsidR="00011A74" w:rsidRDefault="000E6941">
      <w:pPr>
        <w:rPr>
          <w:ins w:id="2102" w:author="The Si Tran" w:date="2012-12-14T07:22:00Z"/>
          <w:szCs w:val="26"/>
        </w:rPr>
        <w:pPrChange w:id="2103" w:author="The Si Tran" w:date="2012-12-14T07:22:00Z">
          <w:pPr>
            <w:ind w:firstLine="720"/>
          </w:pPr>
        </w:pPrChange>
      </w:pPr>
      <w:ins w:id="2104"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2DDA0178" w:rsidR="000E6941" w:rsidRPr="0049233F" w:rsidRDefault="000E6941">
      <w:pPr>
        <w:rPr>
          <w:ins w:id="2105" w:author="The Si Tran" w:date="2012-12-11T21:28:00Z"/>
          <w:szCs w:val="26"/>
        </w:rPr>
        <w:pPrChange w:id="2106" w:author="The Si Tran" w:date="2012-12-14T07:22:00Z">
          <w:pPr>
            <w:ind w:firstLine="720"/>
          </w:pPr>
        </w:pPrChange>
      </w:pPr>
      <w:ins w:id="2107" w:author="The Si Tran" w:date="2012-12-11T21:28:00Z">
        <w:r w:rsidRPr="002569E2">
          <w:rPr>
            <w:noProof/>
            <w:szCs w:val="26"/>
            <w:rPrChange w:id="2108" w:author="Unknown">
              <w:rPr>
                <w:rFonts w:cs="Arial"/>
                <w:b/>
                <w:bCs/>
                <w:iCs/>
                <w:noProof/>
                <w:sz w:val="28"/>
                <w:szCs w:val="28"/>
              </w:rPr>
            </w:rPrChange>
          </w:rPr>
          <mc:AlternateContent>
            <mc:Choice Requires="wps">
              <w:drawing>
                <wp:anchor distT="0" distB="0" distL="114300" distR="114300" simplePos="0" relativeHeight="251639808" behindDoc="0" locked="0" layoutInCell="1" allowOverlap="1" wp14:anchorId="49C4EA9E" wp14:editId="5229CDC0">
                  <wp:simplePos x="0" y="0"/>
                  <wp:positionH relativeFrom="column">
                    <wp:posOffset>5183535</wp:posOffset>
                  </wp:positionH>
                  <wp:positionV relativeFrom="paragraph">
                    <wp:posOffset>449595</wp:posOffset>
                  </wp:positionV>
                  <wp:extent cx="563526" cy="419100"/>
                  <wp:effectExtent l="0" t="0" r="8255" b="0"/>
                  <wp:wrapNone/>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350BDD" w:rsidRDefault="00350BDD">
                              <w:pPr>
                                <w:pStyle w:val="EquationIndex"/>
                                <w:pPrChange w:id="2109" w:author="The Si Tran" w:date="2012-12-16T10:23:00Z">
                                  <w:pPr/>
                                </w:pPrChange>
                              </w:pPr>
                              <w:r>
                                <w:t>(2.</w:t>
                              </w:r>
                              <w:ins w:id="2110" w:author="The Si Tran" w:date="2012-12-11T23:15:00Z">
                                <w:r>
                                  <w:t>1</w:t>
                                </w:r>
                              </w:ins>
                              <w:del w:id="2111" w:author="The Si Tran" w:date="2012-12-11T23:15:00Z">
                                <w:r w:rsidDel="00E04C47">
                                  <w:delText>1</w:delText>
                                </w:r>
                              </w:del>
                              <w:del w:id="2112"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7" type="#_x0000_t202" style="position:absolute;left:0;text-align:left;margin-left:408.15pt;margin-top:35.4pt;width:44.35pt;height:3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" fillcolor="white [3201]" stroked="f" strokeweight=".5pt">
                  <v:textbox>
                    <w:txbxContent>
                      <w:p w14:paraId="59A9CEBB" w14:textId="77777777" w:rsidR="00350BDD" w:rsidRDefault="00350BDD">
                        <w:pPr>
                          <w:pStyle w:val="EquationIndex"/>
                          <w:pPrChange w:id="2113" w:author="The Si Tran" w:date="2012-12-16T10:23:00Z">
                            <w:pPr/>
                          </w:pPrChange>
                        </w:pPr>
                        <w:r>
                          <w:t>(2.</w:t>
                        </w:r>
                        <w:ins w:id="2114" w:author="The Si Tran" w:date="2012-12-11T23:15:00Z">
                          <w:r>
                            <w:t>1</w:t>
                          </w:r>
                        </w:ins>
                        <w:del w:id="2115" w:author="The Si Tran" w:date="2012-12-11T23:15:00Z">
                          <w:r w:rsidDel="00E04C47">
                            <w:delText>1</w:delText>
                          </w:r>
                        </w:del>
                        <w:del w:id="2116" w:author="The Si Tran" w:date="2012-12-14T04:10:00Z">
                          <w:r w:rsidDel="005131C3">
                            <w:delText>.1</w:delText>
                          </w:r>
                        </w:del>
                        <w:r>
                          <w:t>)</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350BDD">
      <w:pPr>
        <w:pStyle w:val="Canhgiua"/>
        <w:rPr>
          <w:ins w:id="2117" w:author="The Si Tran" w:date="2012-12-11T21:28:00Z"/>
        </w:rPr>
        <w:pPrChange w:id="2118" w:author="The Si Tran" w:date="2012-12-16T10:24:00Z">
          <w:pPr>
            <w:ind w:left="1440" w:firstLine="720"/>
          </w:pPr>
        </w:pPrChange>
      </w:pPr>
      <m:oMathPara>
        <m:oMathParaPr>
          <m:jc m:val="center"/>
        </m:oMathParaPr>
        <m:oMath>
          <m:sSub>
            <m:sSubPr>
              <m:ctrlPr>
                <w:ins w:id="2119" w:author="The Si Tran" w:date="2012-12-11T21:28:00Z">
                  <w:rPr>
                    <w:rFonts w:ascii="Cambria Math" w:hAnsi="Cambria Math"/>
                  </w:rPr>
                </w:ins>
              </m:ctrlPr>
            </m:sSubPr>
            <m:e>
              <w:ins w:id="2120" w:author="The Si Tran" w:date="2012-12-11T21:28:00Z">
                <m:r>
                  <w:rPr>
                    <w:rFonts w:ascii="Cambria Math" w:hAnsi="Cambria Math"/>
                  </w:rPr>
                  <m:t>ρ</m:t>
                </m:r>
              </w:ins>
            </m:e>
            <m:sub>
              <w:ins w:id="2121" w:author="The Si Tran" w:date="2012-12-11T21:28:00Z">
                <m:r>
                  <w:rPr>
                    <w:rFonts w:ascii="Cambria Math" w:hAnsi="Cambria Math"/>
                  </w:rPr>
                  <m:t>k</m:t>
                </m:r>
              </w:ins>
            </m:sub>
          </m:sSub>
          <w:ins w:id="2122" w:author="The Si Tran" w:date="2012-12-11T21:28:00Z">
            <m:r>
              <m:rPr>
                <m:sty m:val="p"/>
              </m:rPr>
              <w:rPr>
                <w:rFonts w:ascii="Cambria Math" w:hAnsi="Cambria Math"/>
              </w:rPr>
              <m:t>=</m:t>
            </m:r>
          </w:ins>
          <m:f>
            <m:fPr>
              <m:ctrlPr>
                <w:ins w:id="2123" w:author="The Si Tran" w:date="2012-12-11T21:28:00Z">
                  <w:rPr>
                    <w:rFonts w:ascii="Cambria Math" w:hAnsi="Cambria Math"/>
                  </w:rPr>
                </w:ins>
              </m:ctrlPr>
            </m:fPr>
            <m:num>
              <w:ins w:id="2124" w:author="The Si Tran" w:date="2012-12-11T21:28:00Z">
                <m:r>
                  <w:rPr>
                    <w:rFonts w:ascii="Cambria Math" w:hAnsi="Cambria Math"/>
                  </w:rPr>
                  <m:t>E</m:t>
                </m:r>
              </w:ins>
              <m:d>
                <m:dPr>
                  <m:begChr m:val="["/>
                  <m:endChr m:val="]"/>
                  <m:ctrlPr>
                    <w:ins w:id="2125" w:author="The Si Tran" w:date="2012-12-11T21:28:00Z">
                      <w:rPr>
                        <w:rFonts w:ascii="Cambria Math" w:hAnsi="Cambria Math"/>
                      </w:rPr>
                    </w:ins>
                  </m:ctrlPr>
                </m:dPr>
                <m:e>
                  <m:d>
                    <m:dPr>
                      <m:ctrlPr>
                        <w:ins w:id="2126" w:author="The Si Tran" w:date="2012-12-11T21:28:00Z">
                          <w:rPr>
                            <w:rFonts w:ascii="Cambria Math" w:hAnsi="Cambria Math"/>
                          </w:rPr>
                        </w:ins>
                      </m:ctrlPr>
                    </m:dPr>
                    <m:e>
                      <m:sSub>
                        <m:sSubPr>
                          <m:ctrlPr>
                            <w:ins w:id="2127" w:author="The Si Tran" w:date="2012-12-11T21:28:00Z">
                              <w:rPr>
                                <w:rFonts w:ascii="Cambria Math" w:hAnsi="Cambria Math"/>
                              </w:rPr>
                            </w:ins>
                          </m:ctrlPr>
                        </m:sSubPr>
                        <m:e>
                          <w:ins w:id="2128" w:author="The Si Tran" w:date="2012-12-11T21:28:00Z">
                            <m:r>
                              <w:rPr>
                                <w:rFonts w:ascii="Cambria Math" w:hAnsi="Cambria Math"/>
                              </w:rPr>
                              <m:t>X</m:t>
                            </m:r>
                          </w:ins>
                        </m:e>
                        <m:sub>
                          <w:ins w:id="2129" w:author="The Si Tran" w:date="2012-12-11T21:28:00Z">
                            <m:r>
                              <w:rPr>
                                <w:rFonts w:ascii="Cambria Math" w:hAnsi="Cambria Math"/>
                              </w:rPr>
                              <m:t>t</m:t>
                            </m:r>
                          </w:ins>
                        </m:sub>
                      </m:sSub>
                      <w:ins w:id="2130" w:author="The Si Tran" w:date="2012-12-11T21:28:00Z">
                        <m:r>
                          <m:rPr>
                            <m:sty m:val="p"/>
                          </m:rPr>
                          <w:rPr>
                            <w:rFonts w:ascii="Cambria Math" w:hAnsi="Cambria Math"/>
                          </w:rPr>
                          <m:t>-</m:t>
                        </m:r>
                        <m:r>
                          <w:rPr>
                            <w:rFonts w:ascii="Cambria Math" w:hAnsi="Cambria Math"/>
                          </w:rPr>
                          <m:t>μ</m:t>
                        </m:r>
                      </w:ins>
                    </m:e>
                  </m:d>
                  <m:d>
                    <m:dPr>
                      <m:ctrlPr>
                        <w:ins w:id="2131" w:author="The Si Tran" w:date="2012-12-11T21:28:00Z">
                          <w:rPr>
                            <w:rFonts w:ascii="Cambria Math" w:hAnsi="Cambria Math"/>
                          </w:rPr>
                        </w:ins>
                      </m:ctrlPr>
                    </m:dPr>
                    <m:e>
                      <m:sSub>
                        <m:sSubPr>
                          <m:ctrlPr>
                            <w:ins w:id="2132" w:author="The Si Tran" w:date="2012-12-11T21:28:00Z">
                              <w:rPr>
                                <w:rFonts w:ascii="Cambria Math" w:hAnsi="Cambria Math"/>
                              </w:rPr>
                            </w:ins>
                          </m:ctrlPr>
                        </m:sSubPr>
                        <m:e>
                          <w:ins w:id="2133" w:author="The Si Tran" w:date="2012-12-11T21:28:00Z">
                            <m:r>
                              <w:rPr>
                                <w:rFonts w:ascii="Cambria Math" w:hAnsi="Cambria Math"/>
                              </w:rPr>
                              <m:t>X</m:t>
                            </m:r>
                          </w:ins>
                        </m:e>
                        <m:sub>
                          <w:ins w:id="213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35" w:author="The Si Tran" w:date="2012-12-11T21:28:00Z">
                        <m:r>
                          <m:rPr>
                            <m:sty m:val="p"/>
                          </m:rPr>
                          <w:rPr>
                            <w:rFonts w:ascii="Cambria Math" w:hAnsi="Cambria Math"/>
                          </w:rPr>
                          <m:t>-</m:t>
                        </m:r>
                        <m:r>
                          <w:rPr>
                            <w:rFonts w:ascii="Cambria Math" w:hAnsi="Cambria Math"/>
                          </w:rPr>
                          <m:t>μ</m:t>
                        </m:r>
                      </w:ins>
                    </m:e>
                  </m:d>
                </m:e>
              </m:d>
            </m:num>
            <m:den>
              <m:rad>
                <m:radPr>
                  <m:degHide m:val="1"/>
                  <m:ctrlPr>
                    <w:ins w:id="2136" w:author="The Si Tran" w:date="2012-12-11T21:28:00Z">
                      <w:rPr>
                        <w:rFonts w:ascii="Cambria Math" w:hAnsi="Cambria Math"/>
                      </w:rPr>
                    </w:ins>
                  </m:ctrlPr>
                </m:radPr>
                <m:deg/>
                <m:e>
                  <w:ins w:id="2137" w:author="The Si Tran" w:date="2012-12-11T21:28:00Z">
                    <m:r>
                      <w:rPr>
                        <w:rFonts w:ascii="Cambria Math" w:hAnsi="Cambria Math"/>
                      </w:rPr>
                      <m:t>Var</m:t>
                    </m:r>
                  </w:ins>
                  <m:d>
                    <m:dPr>
                      <m:ctrlPr>
                        <w:ins w:id="2138" w:author="The Si Tran" w:date="2012-12-11T21:28:00Z">
                          <w:rPr>
                            <w:rFonts w:ascii="Cambria Math" w:hAnsi="Cambria Math"/>
                          </w:rPr>
                        </w:ins>
                      </m:ctrlPr>
                    </m:dPr>
                    <m:e>
                      <m:sSub>
                        <m:sSubPr>
                          <m:ctrlPr>
                            <w:ins w:id="2139" w:author="The Si Tran" w:date="2012-12-11T21:28:00Z">
                              <w:rPr>
                                <w:rFonts w:ascii="Cambria Math" w:hAnsi="Cambria Math"/>
                              </w:rPr>
                            </w:ins>
                          </m:ctrlPr>
                        </m:sSubPr>
                        <m:e>
                          <w:ins w:id="2140" w:author="The Si Tran" w:date="2012-12-11T21:28:00Z">
                            <m:r>
                              <w:rPr>
                                <w:rFonts w:ascii="Cambria Math" w:hAnsi="Cambria Math"/>
                              </w:rPr>
                              <m:t>X</m:t>
                            </m:r>
                          </w:ins>
                        </m:e>
                        <m:sub>
                          <w:ins w:id="2141" w:author="The Si Tran" w:date="2012-12-11T21:28:00Z">
                            <m:r>
                              <w:rPr>
                                <w:rFonts w:ascii="Cambria Math" w:hAnsi="Cambria Math"/>
                              </w:rPr>
                              <m:t>t</m:t>
                            </m:r>
                          </w:ins>
                        </m:sub>
                      </m:sSub>
                    </m:e>
                  </m:d>
                  <w:ins w:id="2142" w:author="The Si Tran" w:date="2012-12-11T21:28:00Z">
                    <m:r>
                      <w:rPr>
                        <w:rFonts w:ascii="Cambria Math" w:hAnsi="Cambria Math"/>
                      </w:rPr>
                      <m:t>Var</m:t>
                    </m:r>
                  </w:ins>
                  <m:d>
                    <m:dPr>
                      <m:ctrlPr>
                        <w:ins w:id="2143" w:author="The Si Tran" w:date="2012-12-11T21:28:00Z">
                          <w:rPr>
                            <w:rFonts w:ascii="Cambria Math" w:hAnsi="Cambria Math"/>
                          </w:rPr>
                        </w:ins>
                      </m:ctrlPr>
                    </m:dPr>
                    <m:e>
                      <m:sSub>
                        <m:sSubPr>
                          <m:ctrlPr>
                            <w:ins w:id="2144" w:author="The Si Tran" w:date="2012-12-11T21:28:00Z">
                              <w:rPr>
                                <w:rFonts w:ascii="Cambria Math" w:hAnsi="Cambria Math"/>
                              </w:rPr>
                            </w:ins>
                          </m:ctrlPr>
                        </m:sSubPr>
                        <m:e>
                          <w:ins w:id="2145" w:author="The Si Tran" w:date="2012-12-11T21:28:00Z">
                            <m:r>
                              <w:rPr>
                                <w:rFonts w:ascii="Cambria Math" w:hAnsi="Cambria Math"/>
                              </w:rPr>
                              <m:t>X</m:t>
                            </m:r>
                          </w:ins>
                        </m:e>
                        <m:sub>
                          <w:ins w:id="2146"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7777777" w:rsidR="000E6941" w:rsidRPr="004D696B" w:rsidRDefault="000E6941">
      <w:pPr>
        <w:rPr>
          <w:ins w:id="2147" w:author="The Si Tran" w:date="2012-12-11T21:28:00Z"/>
        </w:rPr>
        <w:pPrChange w:id="2148" w:author="The Si Tran" w:date="2012-12-14T07:23:00Z">
          <w:pPr>
            <w:ind w:firstLine="720"/>
          </w:pPr>
        </w:pPrChange>
      </w:pPr>
      <w:ins w:id="2149" w:author="The Si Tran" w:date="2012-12-11T21:28:00Z">
        <w:r w:rsidRPr="004D696B">
          <w:t>Vớ</w:t>
        </w:r>
        <w:r w:rsidR="003044C9">
          <w:t>i:</w:t>
        </w:r>
      </w:ins>
    </w:p>
    <w:p w14:paraId="44999312" w14:textId="77777777" w:rsidR="000E6941" w:rsidRPr="00802E77" w:rsidRDefault="00350BDD">
      <w:pPr>
        <w:pStyle w:val="ListParagraph"/>
        <w:numPr>
          <w:ilvl w:val="0"/>
          <w:numId w:val="50"/>
        </w:numPr>
        <w:ind w:left="1800"/>
        <w:rPr>
          <w:ins w:id="2150" w:author="The Si Tran" w:date="2012-12-11T21:28:00Z"/>
          <w:szCs w:val="26"/>
        </w:rPr>
        <w:pPrChange w:id="2151" w:author="The Si Tran" w:date="2012-12-14T04:22:00Z">
          <w:pPr>
            <w:ind w:firstLine="720"/>
          </w:pPr>
        </w:pPrChange>
      </w:pPr>
      <m:oMath>
        <m:sSub>
          <m:sSubPr>
            <m:ctrlPr>
              <w:ins w:id="2152" w:author="The Si Tran" w:date="2012-12-11T21:28:00Z">
                <w:rPr>
                  <w:rFonts w:ascii="Cambria Math" w:hAnsi="Cambria Math"/>
                  <w:i/>
                  <w:sz w:val="26"/>
                  <w:szCs w:val="26"/>
                </w:rPr>
              </w:ins>
            </m:ctrlPr>
          </m:sSubPr>
          <m:e>
            <w:ins w:id="2153" w:author="The Si Tran" w:date="2012-12-11T21:28:00Z">
              <m:r>
                <w:rPr>
                  <w:rFonts w:ascii="Cambria Math" w:hAnsi="Cambria Math"/>
                  <w:sz w:val="26"/>
                  <w:szCs w:val="26"/>
                  <w:rPrChange w:id="2154" w:author="The Si Tran" w:date="2012-12-14T04:23:00Z">
                    <w:rPr>
                      <w:rFonts w:ascii="Cambria Math" w:hAnsi="Cambria Math"/>
                    </w:rPr>
                  </w:rPrChange>
                </w:rPr>
                <m:t>ρ</m:t>
              </m:r>
            </w:ins>
          </m:e>
          <m:sub>
            <w:ins w:id="2155" w:author="The Si Tran" w:date="2012-12-11T21:28:00Z">
              <m:r>
                <w:rPr>
                  <w:rFonts w:ascii="Cambria Math" w:hAnsi="Cambria Math"/>
                  <w:sz w:val="26"/>
                  <w:szCs w:val="26"/>
                  <w:rPrChange w:id="2156" w:author="The Si Tran" w:date="2012-12-14T04:23:00Z">
                    <w:rPr>
                      <w:rFonts w:ascii="Cambria Math" w:hAnsi="Cambria Math"/>
                    </w:rPr>
                  </w:rPrChange>
                </w:rPr>
                <m:t>k</m:t>
              </m:r>
            </w:ins>
          </m:sub>
        </m:sSub>
      </m:oMath>
      <w:ins w:id="2157" w:author="The Si Tran" w:date="2012-12-11T21:28:00Z">
        <w:r w:rsidR="000E6941" w:rsidRPr="00454557">
          <w:rPr>
            <w:rFonts w:ascii="Times New Roman" w:hAnsi="Times New Roman"/>
            <w:sz w:val="26"/>
            <w:szCs w:val="26"/>
            <w:rPrChange w:id="2158" w:author="The Si Tran" w:date="2012-12-14T04:23:00Z">
              <w:rPr/>
            </w:rPrChange>
          </w:rPr>
          <w:t xml:space="preserve"> là hệ số tự tương quan của </w:t>
        </w:r>
        <m:oMath>
          <m:r>
            <w:rPr>
              <w:rFonts w:ascii="Cambria Math" w:hAnsi="Cambria Math"/>
              <w:sz w:val="26"/>
              <w:szCs w:val="26"/>
              <w:rPrChange w:id="2159" w:author="The Si Tran" w:date="2012-12-14T04:23:00Z">
                <w:rPr>
                  <w:rFonts w:ascii="Cambria Math" w:hAnsi="Cambria Math"/>
                </w:rPr>
              </w:rPrChange>
            </w:rPr>
            <m:t>X</m:t>
          </m:r>
        </m:oMath>
        <w:r w:rsidR="000E6941" w:rsidRPr="00454557">
          <w:rPr>
            <w:rFonts w:ascii="Times New Roman" w:hAnsi="Times New Roman"/>
            <w:sz w:val="26"/>
            <w:szCs w:val="26"/>
            <w:rPrChange w:id="2160" w:author="The Si Tran" w:date="2012-12-14T04:23:00Z">
              <w:rPr/>
            </w:rPrChange>
          </w:rPr>
          <w:t xml:space="preserve"> ở độ trễ </w:t>
        </w:r>
        <m:oMath>
          <m:r>
            <w:rPr>
              <w:rFonts w:ascii="Cambria Math" w:hAnsi="Cambria Math"/>
              <w:sz w:val="26"/>
              <w:szCs w:val="26"/>
              <w:rPrChange w:id="2161" w:author="The Si Tran" w:date="2012-12-14T04:23:00Z">
                <w:rPr>
                  <w:rFonts w:ascii="Cambria Math" w:hAnsi="Cambria Math"/>
                </w:rPr>
              </w:rPrChange>
            </w:rPr>
            <m:t>k</m:t>
          </m:r>
        </m:oMath>
      </w:ins>
    </w:p>
    <w:p w14:paraId="52ABF434" w14:textId="77777777" w:rsidR="000E6941" w:rsidRPr="00802E77" w:rsidRDefault="000E6941">
      <w:pPr>
        <w:pStyle w:val="ListParagraph"/>
        <w:numPr>
          <w:ilvl w:val="0"/>
          <w:numId w:val="50"/>
        </w:numPr>
        <w:ind w:left="1800"/>
        <w:rPr>
          <w:ins w:id="2162" w:author="The Si Tran" w:date="2012-12-11T21:28:00Z"/>
          <w:szCs w:val="26"/>
        </w:rPr>
        <w:pPrChange w:id="2163" w:author="The Si Tran" w:date="2012-12-14T04:23:00Z">
          <w:pPr>
            <w:ind w:firstLine="720"/>
          </w:pPr>
        </w:pPrChange>
      </w:pPr>
      <w:ins w:id="2164" w:author="The Si Tran" w:date="2012-12-11T21:28:00Z">
        <m:oMath>
          <m:r>
            <w:rPr>
              <w:rFonts w:ascii="Cambria Math" w:hAnsi="Cambria Math"/>
              <w:sz w:val="26"/>
              <w:szCs w:val="26"/>
              <w:rPrChange w:id="2165" w:author="The Si Tran" w:date="2012-12-14T04:23:00Z">
                <w:rPr>
                  <w:rFonts w:ascii="Cambria Math" w:hAnsi="Cambria Math"/>
                </w:rPr>
              </w:rPrChange>
            </w:rPr>
            <m:t>μ</m:t>
          </m:r>
        </m:oMath>
        <w:r w:rsidRPr="00454557">
          <w:rPr>
            <w:rFonts w:ascii="Times New Roman" w:hAnsi="Times New Roman"/>
            <w:sz w:val="26"/>
            <w:szCs w:val="26"/>
            <w:rPrChange w:id="2166" w:author="The Si Tran" w:date="2012-12-14T04:23:00Z">
              <w:rPr/>
            </w:rPrChange>
          </w:rPr>
          <w:t xml:space="preserve"> là trung bình của </w:t>
        </w:r>
        <m:oMath>
          <m:sSub>
            <m:sSubPr>
              <m:ctrlPr>
                <w:rPr>
                  <w:rFonts w:ascii="Cambria Math" w:hAnsi="Cambria Math"/>
                  <w:i/>
                  <w:sz w:val="26"/>
                  <w:szCs w:val="26"/>
                </w:rPr>
              </m:ctrlPr>
            </m:sSubPr>
            <m:e>
              <m:r>
                <w:rPr>
                  <w:rFonts w:ascii="Cambria Math" w:hAnsi="Cambria Math"/>
                  <w:sz w:val="26"/>
                  <w:szCs w:val="26"/>
                  <w:rPrChange w:id="2167" w:author="The Si Tran" w:date="2012-12-14T04:23:00Z">
                    <w:rPr>
                      <w:rFonts w:ascii="Cambria Math" w:hAnsi="Cambria Math"/>
                    </w:rPr>
                  </w:rPrChange>
                </w:rPr>
                <m:t>X</m:t>
              </m:r>
            </m:e>
            <m:sub>
              <m:r>
                <w:rPr>
                  <w:rFonts w:ascii="Cambria Math" w:hAnsi="Cambria Math"/>
                  <w:sz w:val="26"/>
                  <w:szCs w:val="26"/>
                  <w:rPrChange w:id="2168" w:author="The Si Tran" w:date="2012-12-14T04:23:00Z">
                    <w:rPr>
                      <w:rFonts w:ascii="Cambria Math" w:hAnsi="Cambria Math"/>
                    </w:rPr>
                  </w:rPrChange>
                </w:rPr>
                <m:t>t</m:t>
              </m:r>
            </m:sub>
          </m:sSub>
        </m:oMath>
      </w:ins>
    </w:p>
    <w:p w14:paraId="29C4407D" w14:textId="06090A37" w:rsidR="000E6941" w:rsidRPr="004D696B" w:rsidRDefault="000E6941">
      <w:pPr>
        <w:rPr>
          <w:ins w:id="2169" w:author="The Si Tran" w:date="2012-12-11T21:28:00Z"/>
        </w:rPr>
        <w:pPrChange w:id="2170" w:author="The Si Tran" w:date="2012-12-14T07:23:00Z">
          <w:pPr>
            <w:ind w:firstLine="540"/>
          </w:pPr>
        </w:pPrChange>
      </w:pPr>
      <w:ins w:id="2171" w:author="The Si Tran" w:date="2012-12-11T21:28:00Z">
        <w:r w:rsidRPr="004D696B">
          <w:t>Nếu</w:t>
        </w:r>
      </w:ins>
      <w:ins w:id="2172"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173"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174" w:author="The Si Tran" w:date="2012-12-11T21:28:00Z"/>
        </w:rPr>
        <w:pPrChange w:id="2175" w:author="The Si Tran" w:date="2012-12-14T07:23:00Z">
          <w:pPr>
            <w:ind w:firstLine="540"/>
          </w:pPr>
        </w:pPrChange>
      </w:pPr>
      <w:ins w:id="2176" w:author="The Si Tran" w:date="2012-12-11T21:28:00Z">
        <w:r w:rsidRPr="004D696B">
          <w:t xml:space="preserve">Để biểu diễn sự tự tương quan của một biến theo nhiều độ trễ khác nhau một cách trực quan, ta dùng hàm tự tương quan. </w:t>
        </w:r>
      </w:ins>
    </w:p>
    <w:p w14:paraId="12E736BA" w14:textId="77777777" w:rsidR="000E6941" w:rsidRPr="004D696B" w:rsidRDefault="000E6941" w:rsidP="000E6941">
      <w:pPr>
        <w:rPr>
          <w:ins w:id="2177" w:author="The Si Tran" w:date="2012-12-11T21:28:00Z"/>
          <w:szCs w:val="26"/>
        </w:rPr>
      </w:pPr>
      <w:ins w:id="2178"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2179" w:author="The Si Tran" w:date="2012-12-11T21:45:00Z">
        <w:r w:rsidR="00F452AA">
          <w:rPr>
            <w:szCs w:val="26"/>
          </w:rPr>
          <w:t>s</w:t>
        </w:r>
      </w:ins>
      <w:ins w:id="2180" w:author="The Si Tran" w:date="2012-12-11T21:28:00Z">
        <w:r w:rsidRPr="0049233F">
          <w:rPr>
            <w:szCs w:val="26"/>
          </w:rPr>
          <w:t xml:space="preserve">) </w:t>
        </w:r>
        <w:r w:rsidRPr="004D696B">
          <w:rPr>
            <w:szCs w:val="26"/>
          </w:rPr>
          <w:t>là một đồ thị biểu diễn các hệ số tự tương quan theo các độ trễ khác nhau [1].</w:t>
        </w:r>
      </w:ins>
    </w:p>
    <w:p w14:paraId="4B2B48F3" w14:textId="77777777" w:rsidR="000E6941" w:rsidRPr="004D696B" w:rsidRDefault="000E6941">
      <w:pPr>
        <w:rPr>
          <w:ins w:id="2181" w:author="The Si Tran" w:date="2012-12-11T21:28:00Z"/>
        </w:rPr>
        <w:pPrChange w:id="2182" w:author="The Si Tran" w:date="2012-12-14T07:25:00Z">
          <w:pPr>
            <w:ind w:firstLine="540"/>
          </w:pPr>
        </w:pPrChange>
      </w:pPr>
      <w:ins w:id="2183" w:author="The Si Tran" w:date="2012-12-11T21:28:00Z">
        <w:r w:rsidRPr="004D696B">
          <w:t>Hình 2</w:t>
        </w:r>
      </w:ins>
      <w:ins w:id="2184" w:author="The Si Tran" w:date="2012-12-14T04:11:00Z">
        <w:r w:rsidR="008C7DAC">
          <w:t>.4</w:t>
        </w:r>
      </w:ins>
      <w:ins w:id="2185" w:author="The Si Tran" w:date="2012-12-11T21:28:00Z">
        <w:r w:rsidRPr="004D696B">
          <w:t xml:space="preserve"> là một ví dụ về hàm tự tương quan.</w:t>
        </w:r>
      </w:ins>
    </w:p>
    <w:p w14:paraId="569A61C6" w14:textId="77777777" w:rsidR="000E6941" w:rsidRPr="004D696B" w:rsidRDefault="000E6941">
      <w:pPr>
        <w:pStyle w:val="Canhgiua"/>
        <w:rPr>
          <w:ins w:id="2186" w:author="The Si Tran" w:date="2012-12-11T21:28:00Z"/>
        </w:rPr>
        <w:pPrChange w:id="2187" w:author="The Si Tran" w:date="2012-12-16T10:25:00Z">
          <w:pPr/>
        </w:pPrChange>
      </w:pPr>
      <w:ins w:id="2188" w:author="The Si Tran" w:date="2012-12-11T21:28:00Z">
        <w:r w:rsidRPr="002569E2">
          <w:rPr>
            <w:noProof/>
            <w:rPrChange w:id="2189" w:author="Unknown">
              <w:rPr>
                <w:rFonts w:cs="Arial"/>
                <w:b/>
                <w:bCs/>
                <w:iCs/>
                <w:noProof/>
                <w:sz w:val="28"/>
                <w:szCs w:val="28"/>
              </w:rPr>
            </w:rPrChange>
          </w:rPr>
          <w:drawing>
            <wp:inline distT="0" distB="0" distL="0" distR="0" wp14:anchorId="46AE703A" wp14:editId="48CE56EB">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CB48F0" w:rsidRDefault="000E6941">
      <w:pPr>
        <w:pStyle w:val="Hinh"/>
        <w:rPr>
          <w:ins w:id="2190" w:author="The Si Tran" w:date="2012-12-11T21:28:00Z"/>
          <w:rPrChange w:id="2191" w:author="The Si Tran" w:date="2012-12-11T23:17:00Z">
            <w:rPr>
              <w:ins w:id="2192" w:author="The Si Tran" w:date="2012-12-11T21:28:00Z"/>
            </w:rPr>
          </w:rPrChange>
        </w:rPr>
        <w:pPrChange w:id="2193" w:author="The Si Tran" w:date="2012-12-16T10:10:00Z">
          <w:pPr>
            <w:pStyle w:val="Caption"/>
            <w:ind w:firstLine="540"/>
            <w:jc w:val="center"/>
          </w:pPr>
        </w:pPrChange>
      </w:pPr>
      <w:bookmarkStart w:id="2194" w:name="_Toc343029951"/>
      <w:bookmarkStart w:id="2195" w:name="_Toc343415640"/>
      <w:ins w:id="2196" w:author="The Si Tran" w:date="2012-12-11T21:28:00Z">
        <w:r w:rsidRPr="009B2B7A">
          <w:rPr>
            <w:rStyle w:val="HinhChar"/>
            <w:rPrChange w:id="2197" w:author="The Si Tran" w:date="2012-12-11T23:16:00Z">
              <w:rPr>
                <w:b w:val="0"/>
              </w:rPr>
            </w:rPrChange>
          </w:rPr>
          <w:t xml:space="preserve">Hình </w:t>
        </w:r>
      </w:ins>
      <w:ins w:id="2198" w:author="The Si Tran" w:date="2012-12-14T04:10:00Z">
        <w:r w:rsidR="00E45C52">
          <w:rPr>
            <w:rStyle w:val="HinhChar"/>
            <w:b/>
          </w:rPr>
          <w:t>2.4</w:t>
        </w:r>
        <w:r w:rsidR="00AE7DA7">
          <w:rPr>
            <w:rStyle w:val="HinhChar"/>
            <w:b/>
          </w:rPr>
          <w:t>:</w:t>
        </w:r>
      </w:ins>
      <w:ins w:id="2199" w:author="The Si Tran" w:date="2012-12-11T21:28:00Z">
        <w:r w:rsidRPr="004D696B">
          <w:t xml:space="preserve"> </w:t>
        </w:r>
        <w:r w:rsidRPr="00EB1298">
          <w:t>Hàm t</w:t>
        </w:r>
        <w:r w:rsidRPr="00CB48F0">
          <w:rPr>
            <w:rPrChange w:id="2200" w:author="The Si Tran" w:date="2012-12-11T23:17:00Z">
              <w:rPr>
                <w:b w:val="0"/>
              </w:rPr>
            </w:rPrChange>
          </w:rPr>
          <w:t>ự tương quan</w:t>
        </w:r>
        <w:bookmarkEnd w:id="2194"/>
        <w:bookmarkEnd w:id="2195"/>
      </w:ins>
    </w:p>
    <w:p w14:paraId="25528185" w14:textId="77777777" w:rsidR="000E6941" w:rsidRPr="004D696B" w:rsidRDefault="000E6941" w:rsidP="000E6941">
      <w:pPr>
        <w:rPr>
          <w:ins w:id="2201" w:author="The Si Tran" w:date="2012-12-11T21:28:00Z"/>
          <w:szCs w:val="26"/>
        </w:rPr>
      </w:pPr>
      <w:ins w:id="2202" w:author="The Si Tran" w:date="2012-12-11T21:28:00Z">
        <w:r w:rsidRPr="004D696B">
          <w:rPr>
            <w:szCs w:val="26"/>
          </w:rPr>
          <w:tab/>
        </w:r>
      </w:ins>
    </w:p>
    <w:p w14:paraId="693F8C47" w14:textId="77777777" w:rsidR="000E6941" w:rsidRPr="004D696B" w:rsidRDefault="000E6941">
      <w:pPr>
        <w:rPr>
          <w:ins w:id="2203" w:author="The Si Tran" w:date="2012-12-11T21:28:00Z"/>
        </w:rPr>
        <w:pPrChange w:id="2204" w:author="The Si Tran" w:date="2012-12-16T10:09:00Z">
          <w:pPr>
            <w:ind w:firstLine="720"/>
          </w:pPr>
        </w:pPrChange>
      </w:pPr>
      <w:ins w:id="2205"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77777777" w:rsidR="000E6941" w:rsidRPr="0049233F" w:rsidRDefault="000E6941">
      <w:pPr>
        <w:rPr>
          <w:ins w:id="2206" w:author="The Si Tran" w:date="2012-12-11T21:28:00Z"/>
        </w:rPr>
        <w:pPrChange w:id="2207" w:author="The Si Tran" w:date="2012-12-14T07:25:00Z">
          <w:pPr>
            <w:ind w:firstLine="720"/>
          </w:pPr>
        </w:pPrChange>
      </w:pPr>
      <w:ins w:id="2208" w:author="The Si Tran" w:date="2012-12-11T21:28:00Z">
        <w:r w:rsidRPr="002569E2">
          <w:rPr>
            <w:noProof/>
            <w:rPrChange w:id="2209" w:author="Unknown">
              <w:rPr>
                <w:b/>
                <w:bCs/>
                <w:noProof/>
                <w:sz w:val="20"/>
                <w:szCs w:val="20"/>
              </w:rPr>
            </w:rPrChange>
          </w:rPr>
          <mc:AlternateContent>
            <mc:Choice Requires="wps">
              <w:drawing>
                <wp:anchor distT="0" distB="0" distL="114300" distR="114300" simplePos="0" relativeHeight="251640832" behindDoc="0" locked="0" layoutInCell="1" allowOverlap="1" wp14:anchorId="7D2D426A" wp14:editId="2EE94FF6">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350BDD" w:rsidRDefault="00350BDD" w:rsidP="000E6941">
                              <w:r>
                                <w:t>(2.</w:t>
                              </w:r>
                              <w:ins w:id="2210" w:author="The Si Tran" w:date="2012-12-14T04:12:00Z">
                                <w:r>
                                  <w:t>2</w:t>
                                </w:r>
                              </w:ins>
                              <w:del w:id="2211"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8" type="#_x0000_t202" style="position:absolute;left:0;text-align:left;margin-left:379.5pt;margin-top:30.25pt;width:89.25pt;height:41.2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" fillcolor="white [3201]" stroked="f" strokeweight=".5pt">
                  <v:textbox>
                    <w:txbxContent>
                      <w:p w14:paraId="03C7AD97" w14:textId="77777777" w:rsidR="00350BDD" w:rsidRDefault="00350BDD" w:rsidP="000E6941">
                        <w:r>
                          <w:t>(2.</w:t>
                        </w:r>
                        <w:ins w:id="2212" w:author="The Si Tran" w:date="2012-12-14T04:12:00Z">
                          <w:r>
                            <w:t>2</w:t>
                          </w:r>
                        </w:ins>
                        <w:del w:id="2213" w:author="The Si Tran" w:date="2012-12-14T04:12:00Z">
                          <w:r w:rsidDel="008C7DAC">
                            <w:delText>1.2</w:delText>
                          </w:r>
                        </w:del>
                        <w:r>
                          <w:t>)</w:t>
                        </w:r>
                      </w:p>
                    </w:txbxContent>
                  </v:textbox>
                </v:shape>
              </w:pict>
            </mc:Fallback>
          </mc:AlternateContent>
        </w:r>
        <w:r w:rsidRPr="004D696B">
          <w:t>Công thức tính hệ số tự tương quan lấy mẫu:</w:t>
        </w:r>
      </w:ins>
    </w:p>
    <w:p w14:paraId="73426D94" w14:textId="77777777" w:rsidR="000E6941" w:rsidRPr="00097101" w:rsidRDefault="00350BDD">
      <w:pPr>
        <w:pStyle w:val="Canhgiua"/>
        <w:rPr>
          <w:ins w:id="2214" w:author="The Si Tran" w:date="2012-12-11T21:28:00Z"/>
        </w:rPr>
        <w:pPrChange w:id="2215" w:author="The Si Tran" w:date="2012-12-16T10:25:00Z">
          <w:pPr>
            <w:ind w:left="1440"/>
          </w:pPr>
        </w:pPrChange>
      </w:pPr>
      <m:oMathPara>
        <m:oMath>
          <m:sSub>
            <m:sSubPr>
              <m:ctrlPr>
                <w:ins w:id="2216" w:author="The Si Tran" w:date="2012-12-11T21:28:00Z">
                  <w:rPr>
                    <w:rFonts w:ascii="Cambria Math" w:hAnsi="Cambria Math"/>
                  </w:rPr>
                </w:ins>
              </m:ctrlPr>
            </m:sSubPr>
            <m:e>
              <w:ins w:id="2217" w:author="The Si Tran" w:date="2012-12-11T21:28:00Z">
                <m:r>
                  <w:rPr>
                    <w:rFonts w:ascii="Cambria Math" w:hAnsi="Cambria Math"/>
                  </w:rPr>
                  <m:t>r</m:t>
                </m:r>
              </w:ins>
            </m:e>
            <m:sub>
              <w:ins w:id="2218" w:author="The Si Tran" w:date="2012-12-11T21:28:00Z">
                <m:r>
                  <w:rPr>
                    <w:rFonts w:ascii="Cambria Math" w:hAnsi="Cambria Math"/>
                  </w:rPr>
                  <m:t>k</m:t>
                </m:r>
              </w:ins>
            </m:sub>
          </m:sSub>
          <w:ins w:id="2219" w:author="The Si Tran" w:date="2012-12-11T21:28:00Z">
            <m:r>
              <m:rPr>
                <m:sty m:val="p"/>
              </m:rPr>
              <w:rPr>
                <w:rFonts w:ascii="Cambria Math" w:hAnsi="Cambria Math"/>
              </w:rPr>
              <m:t>=</m:t>
            </m:r>
          </w:ins>
          <m:f>
            <m:fPr>
              <m:ctrlPr>
                <w:ins w:id="2220" w:author="The Si Tran" w:date="2012-12-11T21:28:00Z">
                  <w:rPr>
                    <w:rFonts w:ascii="Cambria Math" w:hAnsi="Cambria Math"/>
                  </w:rPr>
                </w:ins>
              </m:ctrlPr>
            </m:fPr>
            <m:num>
              <m:nary>
                <m:naryPr>
                  <m:chr m:val="∑"/>
                  <m:limLoc m:val="subSup"/>
                  <m:ctrlPr>
                    <w:ins w:id="2221" w:author="The Si Tran" w:date="2012-12-11T21:28:00Z">
                      <w:rPr>
                        <w:rFonts w:ascii="Cambria Math" w:hAnsi="Cambria Math"/>
                      </w:rPr>
                    </w:ins>
                  </m:ctrlPr>
                </m:naryPr>
                <m:sub>
                  <w:ins w:id="2222" w:author="The Si Tran" w:date="2012-12-11T21:28:00Z">
                    <m:r>
                      <w:rPr>
                        <w:rFonts w:ascii="Cambria Math" w:hAnsi="Cambria Math"/>
                      </w:rPr>
                      <m:t>k</m:t>
                    </m:r>
                    <m:r>
                      <m:rPr>
                        <m:sty m:val="p"/>
                      </m:rPr>
                      <w:rPr>
                        <w:rFonts w:ascii="Cambria Math" w:hAnsi="Cambria Math"/>
                      </w:rPr>
                      <m:t>=1</m:t>
                    </m:r>
                  </w:ins>
                </m:sub>
                <m:sup>
                  <w:ins w:id="2223"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224" w:author="The Si Tran" w:date="2012-12-11T21:28:00Z">
                          <w:rPr>
                            <w:rFonts w:ascii="Cambria Math" w:hAnsi="Cambria Math"/>
                          </w:rPr>
                        </w:ins>
                      </m:ctrlPr>
                    </m:dPr>
                    <m:e>
                      <m:sSub>
                        <m:sSubPr>
                          <m:ctrlPr>
                            <w:ins w:id="2225" w:author="The Si Tran" w:date="2012-12-11T21:28:00Z">
                              <w:rPr>
                                <w:rFonts w:ascii="Cambria Math" w:hAnsi="Cambria Math"/>
                              </w:rPr>
                            </w:ins>
                          </m:ctrlPr>
                        </m:sSubPr>
                        <m:e>
                          <w:ins w:id="2226" w:author="The Si Tran" w:date="2012-12-11T21:28:00Z">
                            <m:r>
                              <w:rPr>
                                <w:rFonts w:ascii="Cambria Math" w:hAnsi="Cambria Math"/>
                              </w:rPr>
                              <m:t>X</m:t>
                            </m:r>
                          </w:ins>
                        </m:e>
                        <m:sub>
                          <w:ins w:id="2227" w:author="The Si Tran" w:date="2012-12-11T21:28:00Z">
                            <m:r>
                              <w:rPr>
                                <w:rFonts w:ascii="Cambria Math" w:hAnsi="Cambria Math"/>
                              </w:rPr>
                              <m:t>t</m:t>
                            </m:r>
                          </w:ins>
                        </m:sub>
                      </m:sSub>
                      <w:ins w:id="2228" w:author="The Si Tran" w:date="2012-12-11T21:28:00Z">
                        <m:r>
                          <m:rPr>
                            <m:sty m:val="p"/>
                          </m:rPr>
                          <w:rPr>
                            <w:rFonts w:ascii="Cambria Math" w:hAnsi="Cambria Math"/>
                          </w:rPr>
                          <m:t>-</m:t>
                        </m:r>
                      </w:ins>
                      <m:acc>
                        <m:accPr>
                          <m:chr m:val="̅"/>
                          <m:ctrlPr>
                            <w:ins w:id="2229" w:author="The Si Tran" w:date="2012-12-11T21:28:00Z">
                              <w:rPr>
                                <w:rFonts w:ascii="Cambria Math" w:hAnsi="Cambria Math"/>
                              </w:rPr>
                            </w:ins>
                          </m:ctrlPr>
                        </m:accPr>
                        <m:e>
                          <w:ins w:id="2230" w:author="The Si Tran" w:date="2012-12-11T21:28:00Z">
                            <m:r>
                              <w:rPr>
                                <w:rFonts w:ascii="Cambria Math" w:hAnsi="Cambria Math"/>
                              </w:rPr>
                              <m:t>X</m:t>
                            </m:r>
                          </w:ins>
                        </m:e>
                      </m:acc>
                    </m:e>
                  </m:d>
                  <m:d>
                    <m:dPr>
                      <m:ctrlPr>
                        <w:ins w:id="2231" w:author="The Si Tran" w:date="2012-12-11T21:28:00Z">
                          <w:rPr>
                            <w:rFonts w:ascii="Cambria Math" w:hAnsi="Cambria Math"/>
                          </w:rPr>
                        </w:ins>
                      </m:ctrlPr>
                    </m:dPr>
                    <m:e>
                      <m:sSub>
                        <m:sSubPr>
                          <m:ctrlPr>
                            <w:ins w:id="2232" w:author="The Si Tran" w:date="2012-12-11T21:28:00Z">
                              <w:rPr>
                                <w:rFonts w:ascii="Cambria Math" w:hAnsi="Cambria Math"/>
                              </w:rPr>
                            </w:ins>
                          </m:ctrlPr>
                        </m:sSubPr>
                        <m:e>
                          <w:ins w:id="2233" w:author="The Si Tran" w:date="2012-12-11T21:28:00Z">
                            <m:r>
                              <w:rPr>
                                <w:rFonts w:ascii="Cambria Math" w:hAnsi="Cambria Math"/>
                              </w:rPr>
                              <m:t>X</m:t>
                            </m:r>
                          </w:ins>
                        </m:e>
                        <m:sub>
                          <w:ins w:id="223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35" w:author="The Si Tran" w:date="2012-12-11T21:28:00Z">
                        <m:r>
                          <m:rPr>
                            <m:sty m:val="p"/>
                          </m:rPr>
                          <w:rPr>
                            <w:rFonts w:ascii="Cambria Math" w:hAnsi="Cambria Math"/>
                          </w:rPr>
                          <m:t>-</m:t>
                        </m:r>
                      </w:ins>
                      <m:acc>
                        <m:accPr>
                          <m:chr m:val="̅"/>
                          <m:ctrlPr>
                            <w:ins w:id="2236" w:author="The Si Tran" w:date="2012-12-11T21:28:00Z">
                              <w:rPr>
                                <w:rFonts w:ascii="Cambria Math" w:hAnsi="Cambria Math"/>
                              </w:rPr>
                            </w:ins>
                          </m:ctrlPr>
                        </m:accPr>
                        <m:e>
                          <w:ins w:id="2237" w:author="The Si Tran" w:date="2012-12-11T21:28:00Z">
                            <m:r>
                              <w:rPr>
                                <w:rFonts w:ascii="Cambria Math" w:hAnsi="Cambria Math"/>
                              </w:rPr>
                              <m:t>X</m:t>
                            </m:r>
                          </w:ins>
                        </m:e>
                      </m:acc>
                    </m:e>
                  </m:d>
                </m:e>
              </m:nary>
            </m:num>
            <m:den>
              <m:nary>
                <m:naryPr>
                  <m:chr m:val="∑"/>
                  <m:limLoc m:val="subSup"/>
                  <m:ctrlPr>
                    <w:ins w:id="2238" w:author="The Si Tran" w:date="2012-12-11T21:28:00Z">
                      <w:rPr>
                        <w:rFonts w:ascii="Cambria Math" w:hAnsi="Cambria Math"/>
                      </w:rPr>
                    </w:ins>
                  </m:ctrlPr>
                </m:naryPr>
                <m:sub>
                  <w:ins w:id="2239" w:author="The Si Tran" w:date="2012-12-11T21:28:00Z">
                    <m:r>
                      <w:rPr>
                        <w:rFonts w:ascii="Cambria Math" w:hAnsi="Cambria Math"/>
                      </w:rPr>
                      <m:t>t</m:t>
                    </m:r>
                    <m:r>
                      <m:rPr>
                        <m:sty m:val="p"/>
                      </m:rPr>
                      <w:rPr>
                        <w:rFonts w:ascii="Cambria Math" w:hAnsi="Cambria Math"/>
                      </w:rPr>
                      <m:t>=1</m:t>
                    </m:r>
                  </w:ins>
                </m:sub>
                <m:sup>
                  <w:ins w:id="2240" w:author="The Si Tran" w:date="2012-12-11T21:28:00Z">
                    <m:r>
                      <w:rPr>
                        <w:rFonts w:ascii="Cambria Math" w:hAnsi="Cambria Math"/>
                      </w:rPr>
                      <m:t>T</m:t>
                    </m:r>
                  </w:ins>
                </m:sup>
                <m:e>
                  <m:sSup>
                    <m:sSupPr>
                      <m:ctrlPr>
                        <w:ins w:id="2241" w:author="The Si Tran" w:date="2012-12-11T21:28:00Z">
                          <w:rPr>
                            <w:rFonts w:ascii="Cambria Math" w:hAnsi="Cambria Math"/>
                          </w:rPr>
                        </w:ins>
                      </m:ctrlPr>
                    </m:sSupPr>
                    <m:e>
                      <m:d>
                        <m:dPr>
                          <m:ctrlPr>
                            <w:ins w:id="2242" w:author="The Si Tran" w:date="2012-12-11T21:28:00Z">
                              <w:rPr>
                                <w:rFonts w:ascii="Cambria Math" w:hAnsi="Cambria Math"/>
                              </w:rPr>
                            </w:ins>
                          </m:ctrlPr>
                        </m:dPr>
                        <m:e>
                          <m:sSub>
                            <m:sSubPr>
                              <m:ctrlPr>
                                <w:ins w:id="2243" w:author="The Si Tran" w:date="2012-12-11T21:28:00Z">
                                  <w:rPr>
                                    <w:rFonts w:ascii="Cambria Math" w:hAnsi="Cambria Math"/>
                                  </w:rPr>
                                </w:ins>
                              </m:ctrlPr>
                            </m:sSubPr>
                            <m:e>
                              <w:ins w:id="2244" w:author="The Si Tran" w:date="2012-12-11T21:28:00Z">
                                <m:r>
                                  <w:rPr>
                                    <w:rFonts w:ascii="Cambria Math" w:hAnsi="Cambria Math"/>
                                  </w:rPr>
                                  <m:t>X</m:t>
                                </m:r>
                              </w:ins>
                            </m:e>
                            <m:sub>
                              <w:ins w:id="2245" w:author="The Si Tran" w:date="2012-12-11T21:28:00Z">
                                <m:r>
                                  <w:rPr>
                                    <w:rFonts w:ascii="Cambria Math" w:hAnsi="Cambria Math"/>
                                  </w:rPr>
                                  <m:t>t</m:t>
                                </m:r>
                              </w:ins>
                            </m:sub>
                          </m:sSub>
                          <w:ins w:id="2246" w:author="The Si Tran" w:date="2012-12-11T21:28:00Z">
                            <m:r>
                              <m:rPr>
                                <m:sty m:val="p"/>
                              </m:rPr>
                              <w:rPr>
                                <w:rFonts w:ascii="Cambria Math" w:hAnsi="Cambria Math"/>
                              </w:rPr>
                              <m:t>-</m:t>
                            </m:r>
                          </w:ins>
                          <m:acc>
                            <m:accPr>
                              <m:chr m:val="̅"/>
                              <m:ctrlPr>
                                <w:ins w:id="2247" w:author="The Si Tran" w:date="2012-12-11T21:28:00Z">
                                  <w:rPr>
                                    <w:rFonts w:ascii="Cambria Math" w:hAnsi="Cambria Math"/>
                                  </w:rPr>
                                </w:ins>
                              </m:ctrlPr>
                            </m:accPr>
                            <m:e>
                              <w:ins w:id="2248" w:author="The Si Tran" w:date="2012-12-11T21:28:00Z">
                                <m:r>
                                  <w:rPr>
                                    <w:rFonts w:ascii="Cambria Math" w:hAnsi="Cambria Math"/>
                                  </w:rPr>
                                  <m:t>X</m:t>
                                </m:r>
                              </w:ins>
                            </m:e>
                          </m:acc>
                        </m:e>
                      </m:d>
                    </m:e>
                    <m:sup>
                      <w:ins w:id="2249" w:author="The Si Tran" w:date="2012-12-11T21:28:00Z">
                        <m:r>
                          <m:rPr>
                            <m:sty m:val="p"/>
                          </m:rPr>
                          <w:rPr>
                            <w:rFonts w:ascii="Cambria Math" w:hAnsi="Cambria Math"/>
                          </w:rPr>
                          <m:t>2</m:t>
                        </m:r>
                      </w:ins>
                    </m:sup>
                  </m:sSup>
                </m:e>
              </m:nary>
            </m:den>
          </m:f>
        </m:oMath>
      </m:oMathPara>
    </w:p>
    <w:p w14:paraId="5672B210" w14:textId="2D29C98A" w:rsidR="000E6941" w:rsidRPr="004D696B" w:rsidRDefault="000E6941">
      <w:pPr>
        <w:rPr>
          <w:ins w:id="2250" w:author="The Si Tran" w:date="2012-12-11T21:28:00Z"/>
        </w:rPr>
      </w:pPr>
      <w:ins w:id="2251" w:author="The Si Tran" w:date="2012-12-11T21:28:00Z">
        <w:r w:rsidRPr="004D696B">
          <w:lastRenderedPageBreak/>
          <w:t xml:space="preserve">Với </w:t>
        </w:r>
      </w:ins>
    </w:p>
    <w:p w14:paraId="0925EDDA" w14:textId="77777777" w:rsidR="000E6941" w:rsidRPr="00802E77" w:rsidRDefault="00350BDD">
      <w:pPr>
        <w:pStyle w:val="ListParagraph"/>
        <w:numPr>
          <w:ilvl w:val="1"/>
          <w:numId w:val="52"/>
        </w:numPr>
        <w:spacing w:line="360" w:lineRule="auto"/>
        <w:ind w:left="1800"/>
        <w:rPr>
          <w:ins w:id="2252" w:author="The Si Tran" w:date="2012-12-11T21:28:00Z"/>
          <w:szCs w:val="26"/>
        </w:rPr>
        <w:pPrChange w:id="2253" w:author="The Si Tran" w:date="2012-12-14T04:26:00Z">
          <w:pPr/>
        </w:pPrChange>
      </w:pPr>
      <m:oMath>
        <m:sSub>
          <m:sSubPr>
            <m:ctrlPr>
              <w:ins w:id="2254" w:author="The Si Tran" w:date="2012-12-11T21:28:00Z">
                <w:rPr>
                  <w:rFonts w:ascii="Cambria Math" w:hAnsi="Cambria Math"/>
                  <w:i/>
                  <w:sz w:val="26"/>
                  <w:szCs w:val="26"/>
                </w:rPr>
              </w:ins>
            </m:ctrlPr>
          </m:sSubPr>
          <m:e>
            <w:ins w:id="2255" w:author="The Si Tran" w:date="2012-12-11T21:28:00Z">
              <m:r>
                <w:rPr>
                  <w:rFonts w:ascii="Cambria Math" w:hAnsi="Cambria Math"/>
                  <w:sz w:val="26"/>
                  <w:szCs w:val="26"/>
                  <w:rPrChange w:id="2256" w:author="The Si Tran" w:date="2012-12-14T04:24:00Z">
                    <w:rPr>
                      <w:rFonts w:ascii="Cambria Math" w:hAnsi="Cambria Math"/>
                    </w:rPr>
                  </w:rPrChange>
                </w:rPr>
                <m:t>r</m:t>
              </m:r>
            </w:ins>
          </m:e>
          <m:sub>
            <w:ins w:id="2257" w:author="The Si Tran" w:date="2012-12-11T21:28:00Z">
              <m:r>
                <w:rPr>
                  <w:rFonts w:ascii="Cambria Math" w:hAnsi="Cambria Math"/>
                  <w:sz w:val="26"/>
                  <w:szCs w:val="26"/>
                  <w:rPrChange w:id="2258" w:author="The Si Tran" w:date="2012-12-14T04:24:00Z">
                    <w:rPr>
                      <w:rFonts w:ascii="Cambria Math" w:hAnsi="Cambria Math"/>
                    </w:rPr>
                  </w:rPrChange>
                </w:rPr>
                <m:t>k</m:t>
              </m:r>
            </w:ins>
          </m:sub>
        </m:sSub>
      </m:oMath>
      <w:ins w:id="2259" w:author="The Si Tran" w:date="2012-12-11T21:28:00Z">
        <w:r w:rsidR="000E6941" w:rsidRPr="00454557">
          <w:rPr>
            <w:rFonts w:ascii="Times New Roman" w:hAnsi="Times New Roman"/>
            <w:sz w:val="26"/>
            <w:szCs w:val="26"/>
            <w:rPrChange w:id="2260" w:author="The Si Tran" w:date="2012-12-14T04:24:00Z">
              <w:rPr/>
            </w:rPrChange>
          </w:rPr>
          <w:t xml:space="preserve"> là hệ số tự tương quan lấy mẫu ở độ trễ </w:t>
        </w:r>
        <m:oMath>
          <m:r>
            <w:rPr>
              <w:rFonts w:ascii="Cambria Math" w:hAnsi="Cambria Math"/>
              <w:sz w:val="26"/>
              <w:szCs w:val="26"/>
              <w:rPrChange w:id="2261" w:author="The Si Tran" w:date="2012-12-14T04:24:00Z">
                <w:rPr>
                  <w:rFonts w:ascii="Cambria Math" w:hAnsi="Cambria Math"/>
                </w:rPr>
              </w:rPrChange>
            </w:rPr>
            <m:t>k</m:t>
          </m:r>
        </m:oMath>
      </w:ins>
    </w:p>
    <w:p w14:paraId="0F22761A" w14:textId="77777777" w:rsidR="000E6941" w:rsidRPr="00802E77" w:rsidRDefault="00350BDD">
      <w:pPr>
        <w:pStyle w:val="ListParagraph"/>
        <w:numPr>
          <w:ilvl w:val="1"/>
          <w:numId w:val="52"/>
        </w:numPr>
        <w:spacing w:line="360" w:lineRule="auto"/>
        <w:ind w:left="1800"/>
        <w:rPr>
          <w:ins w:id="2262" w:author="The Si Tran" w:date="2012-12-11T21:28:00Z"/>
          <w:szCs w:val="26"/>
        </w:rPr>
        <w:pPrChange w:id="2263" w:author="The Si Tran" w:date="2012-12-14T04:26:00Z">
          <w:pPr/>
        </w:pPrChange>
      </w:pPr>
      <m:oMath>
        <m:acc>
          <m:accPr>
            <m:chr m:val="̅"/>
            <m:ctrlPr>
              <w:ins w:id="2264" w:author="The Si Tran" w:date="2012-12-11T21:28:00Z">
                <w:rPr>
                  <w:rFonts w:ascii="Cambria Math" w:hAnsi="Cambria Math"/>
                  <w:i/>
                  <w:sz w:val="26"/>
                  <w:szCs w:val="26"/>
                </w:rPr>
              </w:ins>
            </m:ctrlPr>
          </m:accPr>
          <m:e>
            <w:ins w:id="2265" w:author="The Si Tran" w:date="2012-12-11T21:28:00Z">
              <m:r>
                <w:rPr>
                  <w:rFonts w:ascii="Cambria Math" w:hAnsi="Cambria Math"/>
                  <w:sz w:val="26"/>
                  <w:szCs w:val="26"/>
                  <w:rPrChange w:id="2266" w:author="The Si Tran" w:date="2012-12-14T04:24:00Z">
                    <w:rPr>
                      <w:rFonts w:ascii="Cambria Math" w:hAnsi="Cambria Math"/>
                    </w:rPr>
                  </w:rPrChange>
                </w:rPr>
                <m:t>X</m:t>
              </m:r>
            </w:ins>
          </m:e>
        </m:acc>
      </m:oMath>
      <w:ins w:id="2267" w:author="The Si Tran" w:date="2012-12-11T21:28:00Z">
        <w:r w:rsidR="000E6941" w:rsidRPr="00454557">
          <w:rPr>
            <w:rFonts w:ascii="Times New Roman" w:hAnsi="Times New Roman"/>
            <w:sz w:val="26"/>
            <w:szCs w:val="26"/>
            <w:rPrChange w:id="2268" w:author="The Si Tran" w:date="2012-12-14T04:24:00Z">
              <w:rPr/>
            </w:rPrChange>
          </w:rPr>
          <w:t xml:space="preserve"> là trung bình mẫu của </w:t>
        </w:r>
        <m:oMath>
          <m:sSub>
            <m:sSubPr>
              <m:ctrlPr>
                <w:rPr>
                  <w:rFonts w:ascii="Cambria Math" w:hAnsi="Cambria Math"/>
                  <w:i/>
                  <w:sz w:val="26"/>
                  <w:szCs w:val="26"/>
                </w:rPr>
              </m:ctrlPr>
            </m:sSubPr>
            <m:e>
              <m:r>
                <w:rPr>
                  <w:rFonts w:ascii="Cambria Math" w:hAnsi="Cambria Math"/>
                  <w:sz w:val="26"/>
                  <w:szCs w:val="26"/>
                  <w:rPrChange w:id="2269" w:author="The Si Tran" w:date="2012-12-14T04:24:00Z">
                    <w:rPr>
                      <w:rFonts w:ascii="Cambria Math" w:hAnsi="Cambria Math"/>
                    </w:rPr>
                  </w:rPrChange>
                </w:rPr>
                <m:t>X</m:t>
              </m:r>
            </m:e>
            <m:sub>
              <m:r>
                <w:rPr>
                  <w:rFonts w:ascii="Cambria Math" w:hAnsi="Cambria Math"/>
                  <w:sz w:val="26"/>
                  <w:szCs w:val="26"/>
                  <w:rPrChange w:id="2270" w:author="The Si Tran" w:date="2012-12-14T04:24:00Z">
                    <w:rPr>
                      <w:rFonts w:ascii="Cambria Math" w:hAnsi="Cambria Math"/>
                    </w:rPr>
                  </w:rPrChange>
                </w:rPr>
                <m:t>t</m:t>
              </m:r>
            </m:sub>
          </m:sSub>
        </m:oMath>
      </w:ins>
    </w:p>
    <w:p w14:paraId="381975DF" w14:textId="77777777" w:rsidR="000E6941" w:rsidRPr="00802E77" w:rsidRDefault="000E6941">
      <w:pPr>
        <w:pStyle w:val="ListParagraph"/>
        <w:numPr>
          <w:ilvl w:val="1"/>
          <w:numId w:val="52"/>
        </w:numPr>
        <w:spacing w:line="360" w:lineRule="auto"/>
        <w:ind w:left="1800"/>
        <w:rPr>
          <w:ins w:id="2271" w:author="The Si Tran" w:date="2012-12-11T21:28:00Z"/>
          <w:szCs w:val="26"/>
          <w:lang w:val="fr-FR"/>
        </w:rPr>
        <w:pPrChange w:id="2272" w:author="The Si Tran" w:date="2012-12-14T04:26:00Z">
          <w:pPr/>
        </w:pPrChange>
      </w:pPr>
      <w:ins w:id="2273" w:author="The Si Tran" w:date="2012-12-11T21:28:00Z">
        <m:oMath>
          <m:r>
            <w:rPr>
              <w:rFonts w:ascii="Cambria Math" w:hAnsi="Cambria Math"/>
              <w:sz w:val="26"/>
              <w:szCs w:val="26"/>
              <w:lang w:val="fr-FR"/>
              <w:rPrChange w:id="2274" w:author="The Si Tran" w:date="2012-12-14T04:24:00Z">
                <w:rPr>
                  <w:rFonts w:ascii="Cambria Math" w:hAnsi="Cambria Math"/>
                  <w:lang w:val="fr-FR"/>
                </w:rPr>
              </w:rPrChange>
            </w:rPr>
            <m:t>T</m:t>
          </m:r>
        </m:oMath>
        <w:r w:rsidRPr="00454557">
          <w:rPr>
            <w:rFonts w:ascii="Times New Roman" w:hAnsi="Times New Roman"/>
            <w:sz w:val="26"/>
            <w:szCs w:val="26"/>
            <w:lang w:val="fr-FR"/>
            <w:rPrChange w:id="2275" w:author="The Si Tran" w:date="2012-12-14T04:24:00Z">
              <w:rPr>
                <w:lang w:val="fr-FR"/>
              </w:rPr>
            </w:rPrChange>
          </w:rPr>
          <w:t xml:space="preserve"> là số phần tử của mẫu.</w:t>
        </w:r>
      </w:ins>
    </w:p>
    <w:p w14:paraId="7CD95DB3" w14:textId="77777777" w:rsidR="000E6941" w:rsidRPr="004D696B" w:rsidRDefault="00454557">
      <w:pPr>
        <w:rPr>
          <w:ins w:id="2276" w:author="The Si Tran" w:date="2012-12-11T21:28:00Z"/>
          <w:lang w:val="fr-FR"/>
        </w:rPr>
        <w:pPrChange w:id="2277" w:author="The Si Tran" w:date="2012-12-14T07:27:00Z">
          <w:pPr>
            <w:ind w:firstLine="720"/>
          </w:pPr>
        </w:pPrChange>
      </w:pPr>
      <w:ins w:id="2278" w:author="The Si Tran" w:date="2012-12-11T21:28:00Z">
        <w:r w:rsidRPr="002569E2">
          <w:rPr>
            <w:noProof/>
            <w:rPrChange w:id="2279" w:author="Unknown">
              <w:rPr>
                <w:b/>
                <w:bCs/>
                <w:noProof/>
                <w:sz w:val="20"/>
                <w:szCs w:val="20"/>
              </w:rPr>
            </w:rPrChange>
          </w:rPr>
          <mc:AlternateContent>
            <mc:Choice Requires="wps">
              <w:drawing>
                <wp:anchor distT="0" distB="0" distL="114300" distR="114300" simplePos="0" relativeHeight="251641856" behindDoc="0" locked="0" layoutInCell="1" allowOverlap="1" wp14:anchorId="2F103CE2" wp14:editId="47AD5AFF">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350BDD" w:rsidRDefault="00350BDD" w:rsidP="000E6941">
                              <w:r>
                                <w:t>(2.</w:t>
                              </w:r>
                              <w:ins w:id="2280" w:author="The Si Tran" w:date="2012-12-14T04:12:00Z">
                                <w:r>
                                  <w:t>3</w:t>
                                </w:r>
                              </w:ins>
                              <w:del w:id="2281"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9" type="#_x0000_t202" style="position:absolute;left:0;text-align:left;margin-left:380.95pt;margin-top:41.8pt;width:87.75pt;height:47.2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350BDD" w:rsidRDefault="00350BDD" w:rsidP="000E6941">
                        <w:r>
                          <w:t>(2.</w:t>
                        </w:r>
                        <w:ins w:id="2282" w:author="The Si Tran" w:date="2012-12-14T04:12:00Z">
                          <w:r>
                            <w:t>3</w:t>
                          </w:r>
                        </w:ins>
                        <w:del w:id="2283"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284" w:author="The Si Tran" w:date="2012-12-11T21:28:00Z"/>
          <w:lang w:val="fr-FR"/>
        </w:rPr>
        <w:pPrChange w:id="2285" w:author="The Si Tran" w:date="2012-12-16T10:25:00Z">
          <w:pPr>
            <w:ind w:left="1440" w:firstLine="720"/>
          </w:pPr>
        </w:pPrChange>
      </w:pPr>
      <w:ins w:id="2286"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287" w:author="The Si Tran" w:date="2012-12-11T21:28:00Z"/>
          <w:lang w:val="fr-FR"/>
        </w:rPr>
      </w:pPr>
      <w:ins w:id="2288" w:author="The Si Tran" w:date="2012-12-11T21:28:00Z">
        <w:r w:rsidRPr="004D696B">
          <w:rPr>
            <w:lang w:val="fr-FR"/>
          </w:rPr>
          <w:t>Với :</w:t>
        </w:r>
      </w:ins>
    </w:p>
    <w:p w14:paraId="4B1A748A" w14:textId="77777777" w:rsidR="000E6941" w:rsidRPr="00802E77" w:rsidRDefault="00350BDD">
      <w:pPr>
        <w:pStyle w:val="ListParagraph"/>
        <w:numPr>
          <w:ilvl w:val="1"/>
          <w:numId w:val="54"/>
        </w:numPr>
        <w:ind w:left="1800"/>
        <w:rPr>
          <w:ins w:id="2289" w:author="The Si Tran" w:date="2012-12-11T21:28:00Z"/>
          <w:szCs w:val="26"/>
          <w:lang w:val="fr-FR"/>
        </w:rPr>
        <w:pPrChange w:id="2290" w:author="The Si Tran" w:date="2012-12-14T04:27:00Z">
          <w:pPr/>
        </w:pPrChange>
      </w:pPr>
      <m:oMath>
        <m:sSub>
          <m:sSubPr>
            <m:ctrlPr>
              <w:ins w:id="2291" w:author="The Si Tran" w:date="2012-12-11T21:28:00Z">
                <w:rPr>
                  <w:rFonts w:ascii="Cambria Math" w:hAnsi="Cambria Math"/>
                  <w:i/>
                  <w:sz w:val="26"/>
                  <w:szCs w:val="26"/>
                  <w:lang w:val="fr-FR"/>
                </w:rPr>
              </w:ins>
            </m:ctrlPr>
          </m:sSubPr>
          <m:e>
            <w:ins w:id="2292" w:author="The Si Tran" w:date="2012-12-11T21:28:00Z">
              <m:r>
                <w:rPr>
                  <w:rFonts w:ascii="Cambria Math" w:hAnsi="Cambria Math"/>
                  <w:sz w:val="26"/>
                  <w:szCs w:val="26"/>
                  <w:lang w:val="fr-FR"/>
                  <w:rPrChange w:id="2293" w:author="The Si Tran" w:date="2012-12-14T04:27:00Z">
                    <w:rPr>
                      <w:rFonts w:ascii="Cambria Math" w:hAnsi="Cambria Math"/>
                      <w:lang w:val="fr-FR"/>
                    </w:rPr>
                  </w:rPrChange>
                </w:rPr>
                <m:t>r</m:t>
              </m:r>
            </w:ins>
          </m:e>
          <m:sub>
            <w:ins w:id="2294" w:author="The Si Tran" w:date="2012-12-11T21:28:00Z">
              <m:r>
                <w:rPr>
                  <w:rFonts w:ascii="Cambria Math" w:hAnsi="Cambria Math"/>
                  <w:sz w:val="26"/>
                  <w:szCs w:val="26"/>
                  <w:lang w:val="fr-FR"/>
                  <w:rPrChange w:id="2295" w:author="The Si Tran" w:date="2012-12-14T04:27:00Z">
                    <w:rPr>
                      <w:rFonts w:ascii="Cambria Math" w:hAnsi="Cambria Math"/>
                      <w:lang w:val="fr-FR"/>
                    </w:rPr>
                  </w:rPrChange>
                </w:rPr>
                <m:t>k</m:t>
              </m:r>
            </w:ins>
          </m:sub>
        </m:sSub>
      </m:oMath>
      <w:ins w:id="2296" w:author="The Si Tran" w:date="2012-12-11T21:28:00Z">
        <w:r w:rsidR="000E6941" w:rsidRPr="00454557">
          <w:rPr>
            <w:rFonts w:ascii="Times New Roman" w:hAnsi="Times New Roman"/>
            <w:sz w:val="26"/>
            <w:szCs w:val="26"/>
            <w:lang w:val="fr-FR"/>
            <w:rPrChange w:id="2297" w:author="The Si Tran" w:date="2012-12-14T04:27:00Z">
              <w:rPr>
                <w:lang w:val="fr-FR"/>
              </w:rPr>
            </w:rPrChange>
          </w:rPr>
          <w:t xml:space="preserve"> là hệ số tự tương quan mẫu ở độ trễ </w:t>
        </w:r>
        <m:oMath>
          <m:r>
            <w:rPr>
              <w:rFonts w:ascii="Cambria Math" w:hAnsi="Cambria Math"/>
              <w:sz w:val="26"/>
              <w:szCs w:val="26"/>
              <w:lang w:val="fr-FR"/>
              <w:rPrChange w:id="2298" w:author="The Si Tran" w:date="2012-12-14T04:27:00Z">
                <w:rPr>
                  <w:rFonts w:ascii="Cambria Math" w:hAnsi="Cambria Math"/>
                  <w:lang w:val="fr-FR"/>
                </w:rPr>
              </w:rPrChange>
            </w:rPr>
            <m:t>i</m:t>
          </m:r>
        </m:oMath>
      </w:ins>
    </w:p>
    <w:p w14:paraId="50F5B6E9" w14:textId="77777777" w:rsidR="000E6941" w:rsidRPr="00802E77" w:rsidRDefault="000E6941">
      <w:pPr>
        <w:pStyle w:val="ListParagraph"/>
        <w:numPr>
          <w:ilvl w:val="1"/>
          <w:numId w:val="54"/>
        </w:numPr>
        <w:ind w:left="1800"/>
        <w:rPr>
          <w:ins w:id="2299" w:author="The Si Tran" w:date="2012-12-11T21:28:00Z"/>
          <w:szCs w:val="26"/>
          <w:lang w:val="fr-FR"/>
        </w:rPr>
        <w:pPrChange w:id="2300" w:author="The Si Tran" w:date="2012-12-14T04:27:00Z">
          <w:pPr/>
        </w:pPrChange>
      </w:pPr>
      <w:ins w:id="2301" w:author="The Si Tran" w:date="2012-12-11T21:28:00Z">
        <m:oMath>
          <m:r>
            <w:rPr>
              <w:rFonts w:ascii="Cambria Math" w:hAnsi="Cambria Math"/>
              <w:sz w:val="26"/>
              <w:szCs w:val="26"/>
              <w:lang w:val="fr-FR"/>
              <w:rPrChange w:id="2302" w:author="The Si Tran" w:date="2012-12-14T04:27:00Z">
                <w:rPr>
                  <w:rFonts w:ascii="Cambria Math" w:hAnsi="Cambria Math"/>
                  <w:lang w:val="fr-FR"/>
                </w:rPr>
              </w:rPrChange>
            </w:rPr>
            <m:t>k</m:t>
          </m:r>
        </m:oMath>
        <w:r w:rsidRPr="00454557">
          <w:rPr>
            <w:rFonts w:ascii="Times New Roman" w:hAnsi="Times New Roman"/>
            <w:sz w:val="26"/>
            <w:szCs w:val="26"/>
            <w:lang w:val="fr-FR"/>
            <w:rPrChange w:id="2303" w:author="The Si Tran" w:date="2012-12-14T04:27:00Z">
              <w:rPr>
                <w:lang w:val="fr-FR"/>
              </w:rPr>
            </w:rPrChange>
          </w:rPr>
          <w:t xml:space="preserve"> là độ trễ</w:t>
        </w:r>
      </w:ins>
    </w:p>
    <w:p w14:paraId="7D76EE3E" w14:textId="77777777" w:rsidR="000E6941" w:rsidRPr="00802E77" w:rsidRDefault="000E6941">
      <w:pPr>
        <w:pStyle w:val="ListParagraph"/>
        <w:numPr>
          <w:ilvl w:val="1"/>
          <w:numId w:val="54"/>
        </w:numPr>
        <w:ind w:left="1800"/>
        <w:rPr>
          <w:ins w:id="2304" w:author="The Si Tran" w:date="2012-12-11T21:28:00Z"/>
          <w:szCs w:val="26"/>
          <w:lang w:val="fr-FR"/>
        </w:rPr>
        <w:pPrChange w:id="2305" w:author="The Si Tran" w:date="2012-12-14T04:27:00Z">
          <w:pPr/>
        </w:pPrChange>
      </w:pPr>
      <w:ins w:id="2306" w:author="The Si Tran" w:date="2012-12-11T21:28:00Z">
        <m:oMath>
          <m:r>
            <w:rPr>
              <w:rFonts w:ascii="Cambria Math" w:hAnsi="Cambria Math"/>
              <w:sz w:val="26"/>
              <w:szCs w:val="26"/>
              <w:lang w:val="fr-FR"/>
              <w:rPrChange w:id="2307" w:author="The Si Tran" w:date="2012-12-14T04:27:00Z">
                <w:rPr>
                  <w:rFonts w:ascii="Cambria Math" w:hAnsi="Cambria Math"/>
                  <w:lang w:val="fr-FR"/>
                </w:rPr>
              </w:rPrChange>
            </w:rPr>
            <m:t>n</m:t>
          </m:r>
        </m:oMath>
        <w:r w:rsidRPr="00454557">
          <w:rPr>
            <w:rFonts w:ascii="Times New Roman" w:hAnsi="Times New Roman"/>
            <w:sz w:val="26"/>
            <w:szCs w:val="26"/>
            <w:lang w:val="fr-FR"/>
            <w:rPrChange w:id="2308" w:author="The Si Tran" w:date="2012-12-14T04:27:00Z">
              <w:rPr>
                <w:lang w:val="fr-FR"/>
              </w:rPr>
            </w:rPrChange>
          </w:rPr>
          <w:t xml:space="preserve"> là kích cỡ mẫu  </w:t>
        </w:r>
      </w:ins>
    </w:p>
    <w:p w14:paraId="569ECC6A" w14:textId="77777777" w:rsidR="000E6941" w:rsidRPr="004D696B" w:rsidRDefault="000E6941">
      <w:pPr>
        <w:rPr>
          <w:ins w:id="2309" w:author="The Si Tran" w:date="2012-12-11T21:28:00Z"/>
          <w:lang w:val="fr-FR"/>
        </w:rPr>
        <w:pPrChange w:id="2310" w:author="The Si Tran" w:date="2012-12-14T07:27:00Z">
          <w:pPr>
            <w:ind w:firstLine="720"/>
          </w:pPr>
        </w:pPrChange>
      </w:pPr>
      <w:ins w:id="2311"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312" w:author="The Si Tran" w:date="2012-12-11T21:26:00Z"/>
          <w:lang w:val="fr-FR"/>
          <w:rPrChange w:id="2313" w:author="The Si Tran" w:date="2012-12-11T21:40:00Z">
            <w:rPr>
              <w:ins w:id="2314" w:author="The Si Tran" w:date="2012-12-11T21:26:00Z"/>
            </w:rPr>
          </w:rPrChange>
        </w:rPr>
        <w:pPrChange w:id="2315" w:author="The Si Tran" w:date="2012-12-14T07:27:00Z">
          <w:pPr>
            <w:pStyle w:val="Heading2"/>
          </w:pPr>
        </w:pPrChange>
      </w:pPr>
      <w:ins w:id="2316"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317" w:author="The Si Tran" w:date="2012-12-11T23:05:00Z"/>
        </w:rPr>
        <w:pPrChange w:id="2318" w:author="The Si Tran" w:date="2012-12-11T21:26:00Z">
          <w:pPr>
            <w:pStyle w:val="Heading2"/>
          </w:pPr>
        </w:pPrChange>
      </w:pPr>
      <w:bookmarkStart w:id="2319" w:name="_Toc343415760"/>
      <w:ins w:id="2320" w:author="The Si Tran" w:date="2012-12-11T21:26:00Z">
        <w:r>
          <w:t>Hệ số tự tương quan riêng phần</w:t>
        </w:r>
      </w:ins>
      <w:bookmarkEnd w:id="2319"/>
    </w:p>
    <w:p w14:paraId="0FED98C2" w14:textId="30FF7DBE" w:rsidR="00177321" w:rsidRDefault="00177321">
      <w:pPr>
        <w:rPr>
          <w:ins w:id="2321" w:author="The Si Tran" w:date="2012-12-11T23:05:00Z"/>
        </w:rPr>
        <w:pPrChange w:id="2322" w:author="The Si Tran" w:date="2012-12-14T07:27:00Z">
          <w:pPr>
            <w:pStyle w:val="ListParagraph"/>
            <w:ind w:left="0"/>
          </w:pPr>
        </w:pPrChange>
      </w:pPr>
      <w:ins w:id="2323"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77777777" w:rsidR="00177321" w:rsidRPr="0011407F" w:rsidRDefault="00177321">
      <w:pPr>
        <w:pStyle w:val="Canhgiua"/>
        <w:rPr>
          <w:ins w:id="2324" w:author="The Si Tran" w:date="2012-12-11T23:05:00Z"/>
        </w:rPr>
        <w:pPrChange w:id="2325" w:author="The Si Tran" w:date="2012-12-16T10:25:00Z">
          <w:pPr>
            <w:pStyle w:val="ListParagraph"/>
            <w:ind w:left="0"/>
          </w:pPr>
        </w:pPrChange>
      </w:pPr>
      <w:ins w:id="2326" w:author="The Si Tran" w:date="2012-12-11T23:06:00Z">
        <w:r>
          <w:tab/>
        </w:r>
      </w:ins>
      <w:ins w:id="2327" w:author="The Si Tran" w:date="2012-12-11T23:05:00Z">
        <m:oMath>
          <m:r>
            <w:rPr>
              <w:rFonts w:ascii="Cambria Math" w:hAnsi="Cambria Math"/>
            </w:rPr>
            <m:t>y</m:t>
          </m:r>
          <m:d>
            <m:dPr>
              <m:ctrlPr>
                <w:rPr>
                  <w:rStyle w:val="CanhgiuaChar"/>
                  <w:rFonts w:ascii="Cambria Math" w:hAnsi="Cambria Math"/>
                  <w:i/>
                </w:rPr>
              </m:ctrlPr>
            </m:dPr>
            <m:e>
              <m:r>
                <w:rPr>
                  <w:rStyle w:val="CanhgiuaChar"/>
                  <w:rPrChange w:id="2328" w:author="The Si Tran" w:date="2012-12-16T10:25:00Z">
                    <w:rPr>
                      <w:rFonts w:ascii="Cambria Math" w:hAnsi="Cambria Math"/>
                      <w:szCs w:val="26"/>
                    </w:rPr>
                  </w:rPrChange>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7777777" w:rsidR="00177321" w:rsidRDefault="00177321" w:rsidP="00177321">
      <w:pPr>
        <w:pStyle w:val="ListParagraph"/>
        <w:ind w:left="0"/>
        <w:rPr>
          <w:ins w:id="2329" w:author="The Si Tran" w:date="2012-12-11T23:05:00Z"/>
          <w:rFonts w:ascii="Times New Roman" w:eastAsiaTheme="minorEastAsia" w:hAnsi="Times New Roman"/>
          <w:sz w:val="26"/>
          <w:szCs w:val="26"/>
        </w:rPr>
      </w:pPr>
      <w:ins w:id="2330"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14:paraId="3F985569" w14:textId="424DCCFD" w:rsidR="00177321" w:rsidRPr="001E0FF2" w:rsidRDefault="00350BDD">
      <w:pPr>
        <w:pStyle w:val="Canhgiua"/>
        <w:rPr>
          <w:ins w:id="2331" w:author="The Si Tran" w:date="2012-12-11T23:05:00Z"/>
        </w:rPr>
        <w:pPrChange w:id="2332" w:author="The Si Tran" w:date="2012-12-16T10:25:00Z">
          <w:pPr>
            <w:pStyle w:val="ListParagraph"/>
            <w:ind w:left="0"/>
          </w:pPr>
        </w:pPrChange>
      </w:pPr>
      <m:oMathPara>
        <m:oMath>
          <m:sSub>
            <m:sSubPr>
              <m:ctrlPr>
                <w:ins w:id="2333" w:author="The Si Tran" w:date="2012-12-11T23:05:00Z">
                  <w:rPr>
                    <w:rFonts w:ascii="Cambria Math" w:hAnsi="Cambria Math"/>
                  </w:rPr>
                </w:ins>
              </m:ctrlPr>
            </m:sSubPr>
            <m:e>
              <w:ins w:id="2334" w:author="The Si Tran" w:date="2012-12-11T23:05:00Z">
                <m:r>
                  <w:rPr>
                    <w:rFonts w:ascii="Cambria Math" w:hAnsi="Cambria Math"/>
                  </w:rPr>
                  <m:t>C</m:t>
                </m:r>
              </w:ins>
            </m:e>
            <m:sub>
              <w:ins w:id="2335" w:author="The Si Tran" w:date="2012-12-11T23:05:00Z">
                <m:r>
                  <w:rPr>
                    <w:rFonts w:ascii="Cambria Math" w:hAnsi="Cambria Math"/>
                  </w:rPr>
                  <m:t>kk</m:t>
                </m:r>
              </w:ins>
            </m:sub>
          </m:sSub>
          <w:ins w:id="2336" w:author="The Si Tran" w:date="2012-12-11T23:05:00Z">
            <m:r>
              <m:rPr>
                <m:sty m:val="p"/>
              </m:rPr>
              <w:rPr>
                <w:rFonts w:ascii="Cambria Math" w:hAnsi="Cambria Math"/>
              </w:rPr>
              <m:t>=</m:t>
            </m:r>
          </w:ins>
          <m:f>
            <m:fPr>
              <m:ctrlPr>
                <w:ins w:id="2337" w:author="The Si Tran" w:date="2012-12-11T23:05:00Z">
                  <w:rPr>
                    <w:rFonts w:ascii="Cambria Math" w:hAnsi="Cambria Math"/>
                  </w:rPr>
                </w:ins>
              </m:ctrlPr>
            </m:fPr>
            <m:num>
              <m:sSub>
                <m:sSubPr>
                  <m:ctrlPr>
                    <w:ins w:id="2338" w:author="The Si Tran" w:date="2012-12-11T23:05:00Z">
                      <w:rPr>
                        <w:rFonts w:ascii="Cambria Math" w:hAnsi="Cambria Math"/>
                      </w:rPr>
                    </w:ins>
                  </m:ctrlPr>
                </m:sSubPr>
                <m:e>
                  <w:ins w:id="2339" w:author="The Si Tran" w:date="2012-12-11T23:05:00Z">
                    <m:r>
                      <w:rPr>
                        <w:rFonts w:ascii="Cambria Math" w:hAnsi="Cambria Math"/>
                      </w:rPr>
                      <m:t>r</m:t>
                    </m:r>
                  </w:ins>
                </m:e>
                <m:sub>
                  <w:ins w:id="2340" w:author="The Si Tran" w:date="2012-12-11T23:05:00Z">
                    <m:r>
                      <w:rPr>
                        <w:rFonts w:ascii="Cambria Math" w:hAnsi="Cambria Math"/>
                      </w:rPr>
                      <m:t>k</m:t>
                    </m:r>
                  </w:ins>
                </m:sub>
              </m:sSub>
              <w:ins w:id="2341" w:author="The Si Tran" w:date="2012-12-11T23:05:00Z">
                <m:r>
                  <m:rPr>
                    <m:sty m:val="p"/>
                  </m:rPr>
                  <w:rPr>
                    <w:rFonts w:ascii="Cambria Math" w:hAnsi="Cambria Math"/>
                  </w:rPr>
                  <m:t>-</m:t>
                </m:r>
              </w:ins>
              <m:nary>
                <m:naryPr>
                  <m:chr m:val="∑"/>
                  <m:limLoc m:val="subSup"/>
                  <m:ctrlPr>
                    <w:ins w:id="2342" w:author="The Si Tran" w:date="2012-12-11T23:05:00Z">
                      <w:rPr>
                        <w:rFonts w:ascii="Cambria Math" w:hAnsi="Cambria Math"/>
                      </w:rPr>
                    </w:ins>
                  </m:ctrlPr>
                </m:naryPr>
                <m:sub>
                  <w:ins w:id="2343" w:author="The Si Tran" w:date="2012-12-11T23:05:00Z">
                    <m:r>
                      <w:rPr>
                        <w:rFonts w:ascii="Cambria Math" w:hAnsi="Cambria Math"/>
                      </w:rPr>
                      <m:t>j</m:t>
                    </m:r>
                  </w:ins>
                </m:sub>
                <m:sup>
                  <w:ins w:id="2344" w:author="The Si Tran" w:date="2012-12-11T23:05:00Z">
                    <m:r>
                      <w:rPr>
                        <w:rFonts w:ascii="Cambria Math" w:hAnsi="Cambria Math"/>
                      </w:rPr>
                      <m:t>k</m:t>
                    </m:r>
                    <m:r>
                      <m:rPr>
                        <m:sty m:val="p"/>
                      </m:rPr>
                      <w:rPr>
                        <w:rFonts w:ascii="Cambria Math" w:hAnsi="Cambria Math"/>
                      </w:rPr>
                      <m:t>-1</m:t>
                    </m:r>
                  </w:ins>
                </m:sup>
                <m:e>
                  <m:sSub>
                    <m:sSubPr>
                      <m:ctrlPr>
                        <w:ins w:id="2345" w:author="The Si Tran" w:date="2012-12-11T23:05:00Z">
                          <w:rPr>
                            <w:rFonts w:ascii="Cambria Math" w:hAnsi="Cambria Math"/>
                          </w:rPr>
                        </w:ins>
                      </m:ctrlPr>
                    </m:sSubPr>
                    <m:e>
                      <w:ins w:id="2346" w:author="The Si Tran" w:date="2012-12-11T23:05:00Z">
                        <m:r>
                          <w:rPr>
                            <w:rFonts w:ascii="Cambria Math" w:hAnsi="Cambria Math"/>
                          </w:rPr>
                          <m:t>C</m:t>
                        </m:r>
                      </w:ins>
                    </m:e>
                    <m:sub>
                      <w:ins w:id="2347"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48" w:author="The Si Tran" w:date="2012-12-11T23:05:00Z">
                    <m:r>
                      <m:rPr>
                        <m:sty m:val="p"/>
                      </m:rPr>
                      <w:rPr>
                        <w:rFonts w:ascii="Cambria Math" w:hAnsi="Cambria Math"/>
                      </w:rPr>
                      <m:t>×</m:t>
                    </m:r>
                  </w:ins>
                  <m:sSub>
                    <m:sSubPr>
                      <m:ctrlPr>
                        <w:ins w:id="2349" w:author="The Si Tran" w:date="2012-12-11T23:05:00Z">
                          <w:rPr>
                            <w:rFonts w:ascii="Cambria Math" w:hAnsi="Cambria Math"/>
                          </w:rPr>
                        </w:ins>
                      </m:ctrlPr>
                    </m:sSubPr>
                    <m:e>
                      <w:ins w:id="2350" w:author="The Si Tran" w:date="2012-12-11T23:05:00Z">
                        <m:r>
                          <w:rPr>
                            <w:rFonts w:ascii="Cambria Math" w:hAnsi="Cambria Math"/>
                          </w:rPr>
                          <m:t>r</m:t>
                        </m:r>
                      </w:ins>
                    </m:e>
                    <m:sub>
                      <w:ins w:id="2351"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352" w:author="The Si Tran" w:date="2012-12-11T23:05:00Z">
                <m:r>
                  <m:rPr>
                    <m:sty m:val="p"/>
                  </m:rPr>
                  <w:rPr>
                    <w:rFonts w:ascii="Cambria Math" w:hAnsi="Cambria Math"/>
                  </w:rPr>
                  <m:t>1-</m:t>
                </m:r>
              </w:ins>
              <m:nary>
                <m:naryPr>
                  <m:chr m:val="∑"/>
                  <m:limLoc m:val="subSup"/>
                  <m:ctrlPr>
                    <w:ins w:id="2353" w:author="The Si Tran" w:date="2012-12-11T23:05:00Z">
                      <w:rPr>
                        <w:rFonts w:ascii="Cambria Math" w:hAnsi="Cambria Math"/>
                      </w:rPr>
                    </w:ins>
                  </m:ctrlPr>
                </m:naryPr>
                <m:sub>
                  <w:ins w:id="2354" w:author="The Si Tran" w:date="2012-12-11T23:05:00Z">
                    <m:r>
                      <w:rPr>
                        <w:rFonts w:ascii="Cambria Math" w:hAnsi="Cambria Math"/>
                      </w:rPr>
                      <m:t>j</m:t>
                    </m:r>
                  </w:ins>
                </m:sub>
                <m:sup>
                  <w:ins w:id="2355" w:author="The Si Tran" w:date="2012-12-11T23:05:00Z">
                    <m:r>
                      <w:rPr>
                        <w:rFonts w:ascii="Cambria Math" w:hAnsi="Cambria Math"/>
                      </w:rPr>
                      <m:t>k</m:t>
                    </m:r>
                    <m:r>
                      <m:rPr>
                        <m:sty m:val="p"/>
                      </m:rPr>
                      <w:rPr>
                        <w:rFonts w:ascii="Cambria Math" w:hAnsi="Cambria Math"/>
                      </w:rPr>
                      <m:t>-1</m:t>
                    </m:r>
                  </w:ins>
                </m:sup>
                <m:e>
                  <m:sSub>
                    <m:sSubPr>
                      <m:ctrlPr>
                        <w:ins w:id="2356" w:author="The Si Tran" w:date="2012-12-11T23:05:00Z">
                          <w:rPr>
                            <w:rFonts w:ascii="Cambria Math" w:hAnsi="Cambria Math"/>
                          </w:rPr>
                        </w:ins>
                      </m:ctrlPr>
                    </m:sSubPr>
                    <m:e>
                      <w:ins w:id="2357" w:author="The Si Tran" w:date="2012-12-11T23:05:00Z">
                        <m:r>
                          <w:rPr>
                            <w:rFonts w:ascii="Cambria Math" w:hAnsi="Cambria Math"/>
                          </w:rPr>
                          <m:t>C</m:t>
                        </m:r>
                      </w:ins>
                    </m:e>
                    <m:sub>
                      <w:ins w:id="2358"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59" w:author="The Si Tran" w:date="2012-12-11T23:05:00Z">
                    <m:r>
                      <m:rPr>
                        <m:sty m:val="p"/>
                      </m:rPr>
                      <w:rPr>
                        <w:rFonts w:ascii="Cambria Math" w:hAnsi="Cambria Math"/>
                      </w:rPr>
                      <m:t>×</m:t>
                    </m:r>
                  </w:ins>
                  <m:sSub>
                    <m:sSubPr>
                      <m:ctrlPr>
                        <w:ins w:id="2360" w:author="The Si Tran" w:date="2012-12-11T23:05:00Z">
                          <w:rPr>
                            <w:rFonts w:ascii="Cambria Math" w:hAnsi="Cambria Math"/>
                          </w:rPr>
                        </w:ins>
                      </m:ctrlPr>
                    </m:sSubPr>
                    <m:e>
                      <w:ins w:id="2361" w:author="The Si Tran" w:date="2012-12-11T23:05:00Z">
                        <m:r>
                          <w:rPr>
                            <w:rFonts w:ascii="Cambria Math" w:hAnsi="Cambria Math"/>
                          </w:rPr>
                          <m:t>r</m:t>
                        </m:r>
                      </w:ins>
                    </m:e>
                    <m:sub>
                      <w:ins w:id="2362" w:author="The Si Tran" w:date="2012-12-11T23:05:00Z">
                        <m:r>
                          <w:rPr>
                            <w:rFonts w:ascii="Cambria Math" w:hAnsi="Cambria Math"/>
                          </w:rPr>
                          <m:t>j</m:t>
                        </m:r>
                      </w:ins>
                    </m:sub>
                  </m:sSub>
                </m:e>
              </m:nary>
            </m:den>
          </m:f>
        </m:oMath>
      </m:oMathPara>
    </w:p>
    <w:p w14:paraId="04D4AA41" w14:textId="3DBDE884" w:rsidR="00177321" w:rsidRPr="00891415" w:rsidRDefault="00350BDD">
      <w:pPr>
        <w:pStyle w:val="Canhgiua"/>
        <w:rPr>
          <w:rFonts w:ascii="Calibri" w:hAnsi="Calibri"/>
          <w:rPrChange w:id="2363" w:author="The Si Tran" w:date="2012-12-16T10:25:00Z">
            <w:rPr/>
          </w:rPrChange>
        </w:rPr>
        <w:pPrChange w:id="2364" w:author="The Si Tran" w:date="2012-12-16T10:25:00Z">
          <w:pPr>
            <w:pStyle w:val="Heading2"/>
          </w:pPr>
        </w:pPrChange>
      </w:pPr>
      <m:oMathPara>
        <m:oMathParaPr>
          <m:jc m:val="center"/>
        </m:oMathParaPr>
        <m:oMath>
          <m:sSub>
            <m:sSubPr>
              <m:ctrlPr>
                <w:ins w:id="2365" w:author="The Si Tran" w:date="2012-12-11T23:05:00Z">
                  <w:rPr>
                    <w:rFonts w:ascii="Cambria Math" w:hAnsi="Cambria Math"/>
                  </w:rPr>
                </w:ins>
              </m:ctrlPr>
            </m:sSubPr>
            <m:e>
              <w:ins w:id="2366" w:author="The Si Tran" w:date="2012-12-11T23:05:00Z">
                <m:r>
                  <w:rPr>
                    <w:rFonts w:ascii="Cambria Math" w:hAnsi="Cambria Math"/>
                  </w:rPr>
                  <m:t>C</m:t>
                </m:r>
              </w:ins>
            </m:e>
            <m:sub>
              <w:ins w:id="2367"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68" w:author="The Si Tran" w:date="2012-12-11T23:05:00Z">
            <m:r>
              <m:rPr>
                <m:sty m:val="p"/>
              </m:rPr>
              <w:rPr>
                <w:rFonts w:ascii="Cambria Math" w:hAnsi="Cambria Math"/>
              </w:rPr>
              <m:t>=</m:t>
            </m:r>
          </w:ins>
          <m:sSub>
            <m:sSubPr>
              <m:ctrlPr>
                <w:ins w:id="2369" w:author="The Si Tran" w:date="2012-12-11T23:05:00Z">
                  <w:rPr>
                    <w:rFonts w:ascii="Cambria Math" w:hAnsi="Cambria Math"/>
                  </w:rPr>
                </w:ins>
              </m:ctrlPr>
            </m:sSubPr>
            <m:e>
              <w:ins w:id="2370" w:author="The Si Tran" w:date="2012-12-11T23:05:00Z">
                <m:r>
                  <w:rPr>
                    <w:rFonts w:ascii="Cambria Math" w:hAnsi="Cambria Math"/>
                  </w:rPr>
                  <m:t>C</m:t>
                </m:r>
              </w:ins>
            </m:e>
            <m:sub>
              <w:ins w:id="2371" w:author="The Si Tran" w:date="2012-12-11T23:05:00Z">
                <m:r>
                  <w:rPr>
                    <w:rFonts w:ascii="Cambria Math" w:hAnsi="Cambria Math"/>
                  </w:rPr>
                  <m:t>kj</m:t>
                </m:r>
              </w:ins>
            </m:sub>
          </m:sSub>
          <w:ins w:id="2372" w:author="The Si Tran" w:date="2012-12-11T23:05:00Z">
            <m:r>
              <m:rPr>
                <m:sty m:val="p"/>
              </m:rPr>
              <w:rPr>
                <w:rFonts w:ascii="Cambria Math" w:hAnsi="Cambria Math"/>
              </w:rPr>
              <m:t>-</m:t>
            </m:r>
          </w:ins>
          <m:sSub>
            <m:sSubPr>
              <m:ctrlPr>
                <w:ins w:id="2373" w:author="The Si Tran" w:date="2012-12-11T23:05:00Z">
                  <w:rPr>
                    <w:rFonts w:ascii="Cambria Math" w:hAnsi="Cambria Math"/>
                  </w:rPr>
                </w:ins>
              </m:ctrlPr>
            </m:sSubPr>
            <m:e>
              <w:ins w:id="2374" w:author="The Si Tran" w:date="2012-12-11T23:05:00Z">
                <m:r>
                  <w:rPr>
                    <w:rFonts w:ascii="Cambria Math" w:hAnsi="Cambria Math"/>
                  </w:rPr>
                  <m:t>C</m:t>
                </m:r>
              </w:ins>
            </m:e>
            <m:sub>
              <w:ins w:id="2375"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376" w:author="The Si Tran" w:date="2012-12-11T23:05:00Z">
            <m:r>
              <m:rPr>
                <m:sty m:val="p"/>
              </m:rPr>
              <w:rPr>
                <w:rFonts w:ascii="Cambria Math" w:hAnsi="Cambria Math"/>
              </w:rPr>
              <m:t>×</m:t>
            </m:r>
          </w:ins>
          <m:sSub>
            <m:sSubPr>
              <m:ctrlPr>
                <w:ins w:id="2377" w:author="The Si Tran" w:date="2012-12-11T23:05:00Z">
                  <w:rPr>
                    <w:rFonts w:ascii="Cambria Math" w:hAnsi="Cambria Math"/>
                  </w:rPr>
                </w:ins>
              </m:ctrlPr>
            </m:sSubPr>
            <m:e>
              <w:ins w:id="2378" w:author="The Si Tran" w:date="2012-12-11T23:05:00Z">
                <m:r>
                  <w:rPr>
                    <w:rFonts w:ascii="Cambria Math" w:hAnsi="Cambria Math"/>
                  </w:rPr>
                  <m:t>C</m:t>
                </m:r>
              </w:ins>
            </m:e>
            <m:sub>
              <w:ins w:id="2379"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380" w:author="The Si Tran" w:date="2012-12-05T23:02:00Z">
            <w:rPr/>
          </w:rPrChange>
        </w:rPr>
      </w:pPr>
      <w:bookmarkStart w:id="2381" w:name="_Toc343415761"/>
      <w:r w:rsidRPr="0049233F">
        <w:rPr>
          <w:sz w:val="26"/>
          <w:szCs w:val="26"/>
          <w:rPrChange w:id="2382" w:author="The Si Tran" w:date="2012-12-05T23:02:00Z">
            <w:rPr/>
          </w:rPrChange>
        </w:rPr>
        <w:t>Nhận biết c</w:t>
      </w:r>
      <w:r w:rsidR="00024D6E" w:rsidRPr="0049233F">
        <w:rPr>
          <w:sz w:val="26"/>
          <w:szCs w:val="26"/>
          <w:rPrChange w:id="2383" w:author="The Si Tran" w:date="2012-12-05T23:02:00Z">
            <w:rPr/>
          </w:rPrChange>
        </w:rPr>
        <w:t>ác</w:t>
      </w:r>
      <w:r w:rsidRPr="0049233F">
        <w:rPr>
          <w:sz w:val="26"/>
          <w:szCs w:val="26"/>
          <w:rPrChange w:id="2384" w:author="The Si Tran" w:date="2012-12-05T23:02:00Z">
            <w:rPr/>
          </w:rPrChange>
        </w:rPr>
        <w:t xml:space="preserve"> thành phần của chuỗi thời gian bằng phương pháp phân tích </w:t>
      </w:r>
      <w:r w:rsidR="000E05CE" w:rsidRPr="0049233F">
        <w:rPr>
          <w:sz w:val="26"/>
          <w:szCs w:val="26"/>
          <w:rPrChange w:id="2385" w:author="The Si Tran" w:date="2012-12-05T23:02:00Z">
            <w:rPr/>
          </w:rPrChange>
        </w:rPr>
        <w:t>hệ số tự tương quan:</w:t>
      </w:r>
      <w:bookmarkEnd w:id="2381"/>
    </w:p>
    <w:p w14:paraId="685C37D4" w14:textId="77777777" w:rsidR="005E5CD3" w:rsidRPr="0049233F" w:rsidRDefault="000E05CE">
      <w:pPr>
        <w:rPr>
          <w:lang w:val="fr-FR"/>
          <w:rPrChange w:id="2386" w:author="The Si Tran" w:date="2012-12-05T23:02:00Z">
            <w:rPr>
              <w:sz w:val="28"/>
              <w:szCs w:val="28"/>
              <w:lang w:val="fr-FR"/>
            </w:rPr>
          </w:rPrChange>
        </w:rPr>
      </w:pPr>
      <w:r w:rsidRPr="0049233F">
        <w:rPr>
          <w:lang w:val="fr-FR"/>
          <w:rPrChange w:id="2387"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388" w:author="The Si Tran" w:date="2012-12-05T23:02:00Z">
            <w:rPr>
              <w:rFonts w:cs="Arial"/>
              <w:b/>
              <w:bCs/>
              <w:iCs/>
              <w:sz w:val="28"/>
              <w:szCs w:val="28"/>
              <w:lang w:val="fr-FR"/>
            </w:rPr>
          </w:rPrChange>
        </w:rPr>
        <w:t>xu hướng (trend), chu kỳ (cyclical), mùa (seasonal), bất quy tắc</w:t>
      </w:r>
      <w:ins w:id="2389" w:author="The Si Tran" w:date="2012-12-05T23:48:00Z">
        <w:r w:rsidR="005B11DB">
          <w:rPr>
            <w:lang w:val="fr-FR"/>
          </w:rPr>
          <w:t xml:space="preserve"> </w:t>
        </w:r>
      </w:ins>
      <w:r w:rsidR="005E5CD3" w:rsidRPr="0049233F">
        <w:rPr>
          <w:lang w:val="fr-FR"/>
          <w:rPrChange w:id="2390"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391" w:author="The Si Tran" w:date="2012-12-14T07:28:00Z">
            <w:rPr>
              <w:sz w:val="28"/>
              <w:szCs w:val="28"/>
              <w:lang w:val="fr-FR"/>
            </w:rPr>
          </w:rPrChange>
        </w:rPr>
        <w:pPrChange w:id="2392" w:author="The Si Tran" w:date="2012-12-14T07:28:00Z">
          <w:pPr>
            <w:ind w:firstLine="540"/>
          </w:pPr>
        </w:pPrChange>
      </w:pPr>
      <w:r w:rsidRPr="00444FC1">
        <w:rPr>
          <w:b/>
          <w:lang w:val="fr-FR"/>
          <w:rPrChange w:id="2393" w:author="The Si Tran" w:date="2012-12-14T07:28:00Z">
            <w:rPr>
              <w:rFonts w:cs="Arial"/>
              <w:b/>
              <w:bCs/>
              <w:iCs/>
              <w:sz w:val="28"/>
              <w:szCs w:val="28"/>
              <w:lang w:val="fr-FR"/>
            </w:rPr>
          </w:rPrChange>
        </w:rPr>
        <w:t>Thành phần xu hướng</w:t>
      </w:r>
      <w:ins w:id="2394" w:author="The Si Tran" w:date="2012-12-05T23:48:00Z">
        <w:r w:rsidR="005B11DB" w:rsidRPr="00444FC1">
          <w:rPr>
            <w:b/>
            <w:lang w:val="fr-FR"/>
            <w:rPrChange w:id="2395" w:author="The Si Tran" w:date="2012-12-14T07:28:00Z">
              <w:rPr>
                <w:lang w:val="fr-FR"/>
              </w:rPr>
            </w:rPrChange>
          </w:rPr>
          <w:t xml:space="preserve"> </w:t>
        </w:r>
      </w:ins>
      <w:r w:rsidRPr="00444FC1">
        <w:rPr>
          <w:b/>
          <w:lang w:val="fr-FR"/>
          <w:rPrChange w:id="2396"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397" w:author="The Si Tran" w:date="2012-12-14T04:38:00Z"/>
          <w:lang w:val="fr-FR"/>
          <w:rPrChange w:id="2398" w:author="The Si Tran" w:date="2012-12-05T23:02:00Z">
            <w:rPr>
              <w:del w:id="2399" w:author="The Si Tran" w:date="2012-12-14T04:38:00Z"/>
              <w:sz w:val="28"/>
              <w:szCs w:val="28"/>
              <w:lang w:val="fr-FR"/>
            </w:rPr>
          </w:rPrChange>
        </w:rPr>
        <w:pPrChange w:id="2400" w:author="The Si Tran" w:date="2012-12-16T10:09:00Z">
          <w:pPr>
            <w:ind w:firstLine="540"/>
          </w:pPr>
        </w:pPrChange>
      </w:pPr>
      <w:r w:rsidRPr="0049233F">
        <w:rPr>
          <w:lang w:val="fr-FR"/>
          <w:rPrChange w:id="2401"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402" w:author="The Si Tran" w:date="2012-12-05T23:02:00Z">
            <w:rPr>
              <w:rFonts w:cs="Arial"/>
              <w:b/>
              <w:bCs/>
              <w:iCs/>
              <w:sz w:val="28"/>
              <w:szCs w:val="28"/>
              <w:lang w:val="fr-FR"/>
            </w:rPr>
          </w:rPrChange>
        </w:rPr>
        <w:t>ột giai đoạn dài hạn nào đó [1]</w:t>
      </w:r>
      <w:r w:rsidRPr="0049233F">
        <w:rPr>
          <w:lang w:val="fr-FR"/>
          <w:rPrChange w:id="2403" w:author="The Si Tran" w:date="2012-12-05T23:02:00Z">
            <w:rPr>
              <w:rFonts w:cs="Arial"/>
              <w:b/>
              <w:bCs/>
              <w:iCs/>
              <w:sz w:val="28"/>
              <w:szCs w:val="28"/>
              <w:lang w:val="fr-FR"/>
            </w:rPr>
          </w:rPrChange>
        </w:rPr>
        <w:t xml:space="preserve">. Nếu một chuỗi thời gian có </w:t>
      </w:r>
      <w:r w:rsidR="002702C6" w:rsidRPr="0049233F">
        <w:rPr>
          <w:lang w:val="fr-FR"/>
          <w:rPrChange w:id="2404" w:author="The Si Tran" w:date="2012-12-05T23:02:00Z">
            <w:rPr>
              <w:rFonts w:cs="Arial"/>
              <w:b/>
              <w:bCs/>
              <w:iCs/>
              <w:sz w:val="28"/>
              <w:szCs w:val="28"/>
              <w:lang w:val="fr-FR"/>
            </w:rPr>
          </w:rPrChange>
        </w:rPr>
        <w:t xml:space="preserve">chứa </w:t>
      </w:r>
      <w:r w:rsidRPr="0049233F">
        <w:rPr>
          <w:lang w:val="fr-FR"/>
          <w:rPrChange w:id="2405"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406" w:author="The Si Tran" w:date="2012-12-05T23:02:00Z">
            <w:rPr>
              <w:rFonts w:cs="Arial"/>
              <w:b/>
              <w:bCs/>
              <w:iCs/>
              <w:sz w:val="28"/>
              <w:szCs w:val="28"/>
              <w:lang w:val="fr-FR"/>
            </w:rPr>
          </w:rPrChange>
        </w:rPr>
        <w:t xml:space="preserve"> Hình </w:t>
      </w:r>
      <w:ins w:id="2407" w:author="The Si Tran" w:date="2012-12-14T04:29:00Z">
        <w:r w:rsidR="007F6AD1">
          <w:rPr>
            <w:lang w:val="fr-FR"/>
          </w:rPr>
          <w:t>2.5</w:t>
        </w:r>
      </w:ins>
      <w:del w:id="2408" w:author="The Si Tran" w:date="2012-12-14T04:29:00Z">
        <w:r w:rsidR="000E05CE" w:rsidRPr="0049233F" w:rsidDel="007F6AD1">
          <w:rPr>
            <w:lang w:val="fr-FR"/>
            <w:rPrChange w:id="2409" w:author="The Si Tran" w:date="2012-12-05T23:02:00Z">
              <w:rPr>
                <w:rFonts w:cs="Arial"/>
                <w:b/>
                <w:bCs/>
                <w:iCs/>
                <w:sz w:val="28"/>
                <w:szCs w:val="28"/>
                <w:lang w:val="fr-FR"/>
              </w:rPr>
            </w:rPrChange>
          </w:rPr>
          <w:delText>3</w:delText>
        </w:r>
      </w:del>
      <w:r w:rsidR="000E05CE" w:rsidRPr="0049233F">
        <w:rPr>
          <w:lang w:val="fr-FR"/>
          <w:rPrChange w:id="2410" w:author="The Si Tran" w:date="2012-12-05T23:02:00Z">
            <w:rPr>
              <w:rFonts w:cs="Arial"/>
              <w:b/>
              <w:bCs/>
              <w:iCs/>
              <w:sz w:val="28"/>
              <w:szCs w:val="28"/>
              <w:lang w:val="fr-FR"/>
            </w:rPr>
          </w:rPrChange>
        </w:rPr>
        <w:t xml:space="preserve"> và </w:t>
      </w:r>
      <w:ins w:id="2411" w:author="The Si Tran" w:date="2012-12-14T04:29:00Z">
        <w:r w:rsidR="007F6AD1">
          <w:rPr>
            <w:lang w:val="fr-FR"/>
          </w:rPr>
          <w:t>2.6</w:t>
        </w:r>
      </w:ins>
      <w:del w:id="2412" w:author="The Si Tran" w:date="2012-12-14T04:29:00Z">
        <w:r w:rsidR="000E05CE" w:rsidRPr="0049233F" w:rsidDel="007F6AD1">
          <w:rPr>
            <w:lang w:val="fr-FR"/>
            <w:rPrChange w:id="2413" w:author="The Si Tran" w:date="2012-12-05T23:02:00Z">
              <w:rPr>
                <w:rFonts w:cs="Arial"/>
                <w:b/>
                <w:bCs/>
                <w:iCs/>
                <w:sz w:val="28"/>
                <w:szCs w:val="28"/>
                <w:lang w:val="fr-FR"/>
              </w:rPr>
            </w:rPrChange>
          </w:rPr>
          <w:delText>4</w:delText>
        </w:r>
      </w:del>
      <w:r w:rsidR="000E05CE" w:rsidRPr="0049233F">
        <w:rPr>
          <w:lang w:val="fr-FR"/>
          <w:rPrChange w:id="2414" w:author="The Si Tran" w:date="2012-12-05T23:02:00Z">
            <w:rPr>
              <w:rFonts w:cs="Arial"/>
              <w:b/>
              <w:bCs/>
              <w:iCs/>
              <w:sz w:val="28"/>
              <w:szCs w:val="28"/>
              <w:lang w:val="fr-FR"/>
            </w:rPr>
          </w:rPrChange>
        </w:rPr>
        <w:t xml:space="preserve"> là một minh họa </w:t>
      </w:r>
      <w:r w:rsidRPr="0049233F">
        <w:rPr>
          <w:lang w:val="fr-FR"/>
          <w:rPrChange w:id="2415"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416"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417" w:author="The Si Tran" w:date="2012-12-05T23:02:00Z">
            <w:rPr>
              <w:sz w:val="28"/>
              <w:szCs w:val="28"/>
              <w:lang w:val="fr-FR"/>
            </w:rPr>
          </w:rPrChange>
        </w:rPr>
      </w:pPr>
    </w:p>
    <w:p w14:paraId="397695C3" w14:textId="77777777" w:rsidR="005E5CD3" w:rsidDel="00B14D71" w:rsidRDefault="005E5CD3">
      <w:pPr>
        <w:jc w:val="center"/>
        <w:rPr>
          <w:del w:id="2418" w:author="The Si Tran" w:date="2012-12-11T23:19:00Z"/>
          <w:szCs w:val="26"/>
          <w:lang w:val="fr-FR"/>
        </w:rPr>
        <w:pPrChange w:id="2419" w:author="The Si Tran" w:date="2012-12-11T23:20:00Z">
          <w:pPr/>
        </w:pPrChange>
      </w:pPr>
      <w:r w:rsidRPr="0049233F">
        <w:rPr>
          <w:noProof/>
          <w:szCs w:val="26"/>
          <w:rPrChange w:id="2420" w:author="Unknown">
            <w:rPr>
              <w:noProof/>
              <w:sz w:val="28"/>
              <w:szCs w:val="28"/>
            </w:rPr>
          </w:rPrChange>
        </w:rPr>
        <w:drawing>
          <wp:inline distT="0" distB="0" distL="0" distR="0" wp14:anchorId="1ABE0FFF" wp14:editId="6088BF2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ind w:firstLine="720"/>
        <w:jc w:val="center"/>
        <w:rPr>
          <w:del w:id="2421" w:author="The Si Tran" w:date="2012-12-11T23:19:00Z"/>
          <w:szCs w:val="26"/>
          <w:lang w:val="fr-FR"/>
          <w:rPrChange w:id="2422" w:author="The Si Tran" w:date="2012-12-05T23:02:00Z">
            <w:rPr>
              <w:del w:id="2423" w:author="The Si Tran" w:date="2012-12-11T23:19:00Z"/>
              <w:sz w:val="28"/>
              <w:szCs w:val="28"/>
              <w:lang w:val="fr-FR"/>
            </w:rPr>
          </w:rPrChange>
        </w:rPr>
        <w:pPrChange w:id="2424" w:author="The Si Tran" w:date="2012-12-11T23:20:00Z">
          <w:pPr/>
        </w:pPrChange>
      </w:pPr>
    </w:p>
    <w:p w14:paraId="0EB2DAD1" w14:textId="77777777" w:rsidR="005E5CD3" w:rsidRPr="0049233F" w:rsidRDefault="005E5CD3">
      <w:pPr>
        <w:jc w:val="center"/>
        <w:rPr>
          <w:szCs w:val="26"/>
          <w:lang w:val="fr-FR"/>
          <w:rPrChange w:id="2425" w:author="The Si Tran" w:date="2012-12-05T23:02:00Z">
            <w:rPr>
              <w:sz w:val="28"/>
              <w:szCs w:val="28"/>
              <w:lang w:val="fr-FR"/>
            </w:rPr>
          </w:rPrChange>
        </w:rPr>
        <w:pPrChange w:id="2426" w:author="The Si Tran" w:date="2012-12-11T23:20:00Z">
          <w:pPr/>
        </w:pPrChange>
      </w:pPr>
    </w:p>
    <w:p w14:paraId="7E81300E" w14:textId="52AFD164" w:rsidR="005E5CD3" w:rsidRPr="00EB1298" w:rsidDel="00B14D71" w:rsidRDefault="005E5CD3">
      <w:pPr>
        <w:pStyle w:val="Hinh"/>
        <w:rPr>
          <w:del w:id="2427" w:author="The Si Tran" w:date="2012-12-14T04:39:00Z"/>
        </w:rPr>
        <w:pPrChange w:id="2428" w:author="The Si Tran" w:date="2012-12-16T10:10:00Z">
          <w:pPr/>
        </w:pPrChange>
      </w:pPr>
      <w:bookmarkStart w:id="2429" w:name="_Toc312142077"/>
      <w:bookmarkStart w:id="2430" w:name="_Toc343029952"/>
      <w:bookmarkStart w:id="2431" w:name="_Toc343415641"/>
      <w:r w:rsidRPr="000C4531">
        <w:rPr>
          <w:b/>
          <w:rPrChange w:id="2432" w:author="The Si Tran" w:date="2012-12-16T10:10:00Z">
            <w:rPr>
              <w:sz w:val="28"/>
              <w:szCs w:val="28"/>
              <w:lang w:val="fr-FR"/>
            </w:rPr>
          </w:rPrChange>
        </w:rPr>
        <w:t xml:space="preserve">Hình </w:t>
      </w:r>
      <w:del w:id="2433" w:author="The Si Tran" w:date="2012-12-11T23:18:00Z">
        <w:r w:rsidRPr="000C4531" w:rsidDel="00D9284D">
          <w:rPr>
            <w:b/>
            <w:rPrChange w:id="2434" w:author="The Si Tran" w:date="2012-12-16T10:10:00Z">
              <w:rPr>
                <w:sz w:val="28"/>
                <w:szCs w:val="28"/>
              </w:rPr>
            </w:rPrChange>
          </w:rPr>
          <w:fldChar w:fldCharType="begin"/>
        </w:r>
        <w:r w:rsidRPr="000C4531" w:rsidDel="00D9284D">
          <w:rPr>
            <w:b/>
            <w:rPrChange w:id="2435" w:author="The Si Tran" w:date="2012-12-16T10:10:00Z">
              <w:rPr>
                <w:sz w:val="28"/>
                <w:szCs w:val="28"/>
                <w:lang w:val="fr-FR"/>
              </w:rPr>
            </w:rPrChange>
          </w:rPr>
          <w:delInstrText xml:space="preserve"> SEQ Hình \* ARABIC </w:delInstrText>
        </w:r>
        <w:r w:rsidRPr="000C4531" w:rsidDel="00D9284D">
          <w:rPr>
            <w:b/>
            <w:rPrChange w:id="2436" w:author="The Si Tran" w:date="2012-12-16T10:10:00Z">
              <w:rPr>
                <w:sz w:val="28"/>
                <w:szCs w:val="28"/>
              </w:rPr>
            </w:rPrChange>
          </w:rPr>
          <w:fldChar w:fldCharType="separate"/>
        </w:r>
        <w:r w:rsidRPr="000C4531" w:rsidDel="00D9284D">
          <w:rPr>
            <w:b/>
            <w:rPrChange w:id="2437" w:author="The Si Tran" w:date="2012-12-16T10:10:00Z">
              <w:rPr>
                <w:noProof/>
                <w:sz w:val="28"/>
                <w:szCs w:val="28"/>
                <w:lang w:val="fr-FR"/>
              </w:rPr>
            </w:rPrChange>
          </w:rPr>
          <w:delText>3</w:delText>
        </w:r>
        <w:r w:rsidRPr="000C4531" w:rsidDel="00D9284D">
          <w:rPr>
            <w:b/>
            <w:rPrChange w:id="2438" w:author="The Si Tran" w:date="2012-12-16T10:10:00Z">
              <w:rPr>
                <w:sz w:val="28"/>
                <w:szCs w:val="28"/>
              </w:rPr>
            </w:rPrChange>
          </w:rPr>
          <w:fldChar w:fldCharType="end"/>
        </w:r>
        <w:r w:rsidRPr="000C4531" w:rsidDel="00D9284D">
          <w:rPr>
            <w:b/>
            <w:rPrChange w:id="2439" w:author="The Si Tran" w:date="2012-12-16T10:10:00Z">
              <w:rPr>
                <w:sz w:val="28"/>
                <w:szCs w:val="28"/>
                <w:lang w:val="fr-FR"/>
              </w:rPr>
            </w:rPrChange>
          </w:rPr>
          <w:delText xml:space="preserve"> </w:delText>
        </w:r>
      </w:del>
      <w:ins w:id="2440" w:author="The Si Tran" w:date="2012-12-11T23:18:00Z">
        <w:r w:rsidR="00D9284D" w:rsidRPr="000C4531">
          <w:rPr>
            <w:b/>
            <w:rPrChange w:id="2441" w:author="The Si Tran" w:date="2012-12-16T10:10:00Z">
              <w:rPr/>
            </w:rPrChange>
          </w:rPr>
          <w:t>2.</w:t>
        </w:r>
        <w:r w:rsidR="007F6AD1" w:rsidRPr="000C4531">
          <w:rPr>
            <w:b/>
            <w:rPrChange w:id="2442" w:author="The Si Tran" w:date="2012-12-16T10:10:00Z">
              <w:rPr/>
            </w:rPrChange>
          </w:rPr>
          <w:t>5:</w:t>
        </w:r>
        <w:r w:rsidR="00D9284D" w:rsidRPr="00D9284D">
          <w:rPr>
            <w:rPrChange w:id="2443" w:author="The Si Tran" w:date="2012-12-11T23:18:00Z">
              <w:rPr>
                <w:sz w:val="28"/>
                <w:szCs w:val="28"/>
                <w:lang w:val="fr-FR"/>
              </w:rPr>
            </w:rPrChange>
          </w:rPr>
          <w:t xml:space="preserve"> </w:t>
        </w:r>
      </w:ins>
      <w:r w:rsidRPr="000C4531">
        <w:rPr>
          <w:rPrChange w:id="2444" w:author="The Si Tran" w:date="2012-12-16T10:09:00Z">
            <w:rPr>
              <w:sz w:val="28"/>
              <w:szCs w:val="28"/>
              <w:lang w:val="fr-FR"/>
            </w:rPr>
          </w:rPrChange>
        </w:rPr>
        <w:t>Độ tăng nhiệt độ trung bình hàng năm từ 1856 đến 2005</w:t>
      </w:r>
      <w:bookmarkEnd w:id="2429"/>
      <w:bookmarkEnd w:id="2430"/>
      <w:bookmarkEnd w:id="2431"/>
    </w:p>
    <w:p w14:paraId="3D1D88C4" w14:textId="77777777" w:rsidR="00B14D71" w:rsidRPr="00D9284D" w:rsidRDefault="00B14D71">
      <w:pPr>
        <w:pStyle w:val="Hinh"/>
        <w:rPr>
          <w:ins w:id="2445" w:author="The Si Tran" w:date="2012-12-14T04:39:00Z"/>
          <w:rPrChange w:id="2446" w:author="The Si Tran" w:date="2012-12-11T23:18:00Z">
            <w:rPr>
              <w:ins w:id="2447" w:author="The Si Tran" w:date="2012-12-14T04:39:00Z"/>
              <w:sz w:val="28"/>
              <w:szCs w:val="28"/>
              <w:lang w:val="fr-FR"/>
            </w:rPr>
          </w:rPrChange>
        </w:rPr>
        <w:pPrChange w:id="2448" w:author="The Si Tran" w:date="2012-12-16T10:10:00Z">
          <w:pPr>
            <w:pStyle w:val="Caption"/>
            <w:ind w:firstLine="540"/>
          </w:pPr>
        </w:pPrChange>
      </w:pPr>
    </w:p>
    <w:p w14:paraId="31148E76" w14:textId="77777777" w:rsidR="005E5CD3" w:rsidRPr="0049233F" w:rsidDel="00B14D71" w:rsidRDefault="005E5CD3">
      <w:pPr>
        <w:pStyle w:val="Hinh"/>
        <w:rPr>
          <w:del w:id="2449" w:author="The Si Tran" w:date="2012-12-14T04:39:00Z"/>
          <w:lang w:val="fr-FR"/>
          <w:rPrChange w:id="2450" w:author="The Si Tran" w:date="2012-12-05T23:02:00Z">
            <w:rPr>
              <w:del w:id="2451" w:author="The Si Tran" w:date="2012-12-14T04:39:00Z"/>
              <w:sz w:val="28"/>
              <w:szCs w:val="28"/>
              <w:lang w:val="fr-FR"/>
            </w:rPr>
          </w:rPrChange>
        </w:rPr>
        <w:pPrChange w:id="2452" w:author="The Si Tran" w:date="2012-12-16T10:10:00Z">
          <w:pPr/>
        </w:pPrChange>
      </w:pPr>
    </w:p>
    <w:p w14:paraId="7CAA14BD" w14:textId="77777777" w:rsidR="005E5CD3" w:rsidRPr="0049233F" w:rsidRDefault="005E5CD3">
      <w:pPr>
        <w:pStyle w:val="Hinh"/>
        <w:rPr>
          <w:lang w:val="fr-FR"/>
          <w:rPrChange w:id="2453" w:author="The Si Tran" w:date="2012-12-05T23:02:00Z">
            <w:rPr>
              <w:sz w:val="28"/>
              <w:szCs w:val="28"/>
              <w:lang w:val="fr-FR"/>
            </w:rPr>
          </w:rPrChange>
        </w:rPr>
        <w:pPrChange w:id="2454" w:author="The Si Tran" w:date="2012-12-16T10:10:00Z">
          <w:pPr/>
        </w:pPrChange>
      </w:pPr>
    </w:p>
    <w:p w14:paraId="23EA88A1" w14:textId="77777777" w:rsidR="005E5CD3" w:rsidRPr="0049233F" w:rsidRDefault="005E5CD3">
      <w:pPr>
        <w:pStyle w:val="Canhgiua"/>
        <w:rPr>
          <w:lang w:val="fr-FR"/>
          <w:rPrChange w:id="2455" w:author="The Si Tran" w:date="2012-12-05T23:02:00Z">
            <w:rPr>
              <w:sz w:val="28"/>
              <w:szCs w:val="28"/>
              <w:lang w:val="fr-FR"/>
            </w:rPr>
          </w:rPrChange>
        </w:rPr>
        <w:pPrChange w:id="2456" w:author="The Si Tran" w:date="2012-12-16T10:43:00Z">
          <w:pPr/>
        </w:pPrChange>
      </w:pPr>
      <w:r w:rsidRPr="0049233F">
        <w:rPr>
          <w:noProof/>
          <w:rPrChange w:id="2457" w:author="Unknown">
            <w:rPr>
              <w:b/>
              <w:bCs/>
              <w:noProof/>
              <w:sz w:val="28"/>
              <w:szCs w:val="28"/>
            </w:rPr>
          </w:rPrChange>
        </w:rPr>
        <w:lastRenderedPageBreak/>
        <w:drawing>
          <wp:inline distT="0" distB="0" distL="0" distR="0" wp14:anchorId="1089E5D1" wp14:editId="791B19A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458" w:author="The Si Tran" w:date="2012-12-11T23:21:00Z"/>
          <w:lang w:val="fr-FR"/>
        </w:rPr>
        <w:pPrChange w:id="2459" w:author="The Si Tran" w:date="2012-12-16T10:10:00Z">
          <w:pPr/>
        </w:pPrChange>
      </w:pPr>
      <w:bookmarkStart w:id="2460" w:name="_Toc343415642"/>
      <w:bookmarkStart w:id="2461" w:name="_Toc312142078"/>
      <w:bookmarkStart w:id="2462" w:name="_Toc343029953"/>
      <w:r w:rsidRPr="0049233F">
        <w:rPr>
          <w:lang w:val="fr-FR"/>
          <w:rPrChange w:id="2463" w:author="The Si Tran" w:date="2012-12-05T23:02:00Z">
            <w:rPr>
              <w:sz w:val="28"/>
              <w:szCs w:val="28"/>
              <w:lang w:val="fr-FR"/>
            </w:rPr>
          </w:rPrChange>
        </w:rPr>
        <w:t xml:space="preserve">Hình </w:t>
      </w:r>
      <w:del w:id="2464" w:author="The Si Tran" w:date="2012-12-11T23:21:00Z">
        <w:r w:rsidRPr="0049233F" w:rsidDel="00F9196F">
          <w:rPr>
            <w:rPrChange w:id="2465" w:author="The Si Tran" w:date="2012-12-05T23:02:00Z">
              <w:rPr>
                <w:sz w:val="28"/>
                <w:szCs w:val="28"/>
              </w:rPr>
            </w:rPrChange>
          </w:rPr>
          <w:fldChar w:fldCharType="begin"/>
        </w:r>
        <w:r w:rsidRPr="0049233F" w:rsidDel="00F9196F">
          <w:rPr>
            <w:lang w:val="fr-FR"/>
            <w:rPrChange w:id="2466" w:author="The Si Tran" w:date="2012-12-05T23:02:00Z">
              <w:rPr>
                <w:sz w:val="28"/>
                <w:szCs w:val="28"/>
                <w:lang w:val="fr-FR"/>
              </w:rPr>
            </w:rPrChange>
          </w:rPr>
          <w:delInstrText xml:space="preserve"> SEQ Hình \* ARABIC </w:delInstrText>
        </w:r>
        <w:r w:rsidRPr="0049233F" w:rsidDel="00F9196F">
          <w:rPr>
            <w:rPrChange w:id="2467" w:author="The Si Tran" w:date="2012-12-05T23:02:00Z">
              <w:rPr>
                <w:sz w:val="28"/>
                <w:szCs w:val="28"/>
              </w:rPr>
            </w:rPrChange>
          </w:rPr>
          <w:fldChar w:fldCharType="separate"/>
        </w:r>
        <w:r w:rsidRPr="0049233F" w:rsidDel="00F9196F">
          <w:rPr>
            <w:noProof/>
            <w:lang w:val="fr-FR"/>
            <w:rPrChange w:id="2468" w:author="The Si Tran" w:date="2012-12-05T23:02:00Z">
              <w:rPr>
                <w:noProof/>
                <w:sz w:val="28"/>
                <w:szCs w:val="28"/>
                <w:lang w:val="fr-FR"/>
              </w:rPr>
            </w:rPrChange>
          </w:rPr>
          <w:delText>4</w:delText>
        </w:r>
        <w:r w:rsidRPr="0049233F" w:rsidDel="00F9196F">
          <w:rPr>
            <w:rPrChange w:id="2469" w:author="The Si Tran" w:date="2012-12-05T23:02:00Z">
              <w:rPr>
                <w:sz w:val="28"/>
                <w:szCs w:val="28"/>
              </w:rPr>
            </w:rPrChange>
          </w:rPr>
          <w:fldChar w:fldCharType="end"/>
        </w:r>
        <w:r w:rsidRPr="0049233F" w:rsidDel="00F9196F">
          <w:rPr>
            <w:lang w:val="fr-FR"/>
            <w:rPrChange w:id="2470" w:author="The Si Tran" w:date="2012-12-05T23:02:00Z">
              <w:rPr>
                <w:sz w:val="28"/>
                <w:szCs w:val="28"/>
                <w:lang w:val="fr-FR"/>
              </w:rPr>
            </w:rPrChange>
          </w:rPr>
          <w:delText xml:space="preserve"> </w:delText>
        </w:r>
      </w:del>
      <w:ins w:id="2471" w:author="The Si Tran" w:date="2012-12-11T23:21:00Z">
        <w:r w:rsidR="00F9196F">
          <w:t>2.</w:t>
        </w:r>
        <w:r w:rsidR="007F6AD1">
          <w:t>6:</w:t>
        </w:r>
        <w:r w:rsidR="00F9196F" w:rsidRPr="0049233F">
          <w:rPr>
            <w:lang w:val="fr-FR"/>
            <w:rPrChange w:id="2472" w:author="The Si Tran" w:date="2012-12-05T23:02:00Z">
              <w:rPr>
                <w:sz w:val="28"/>
                <w:szCs w:val="28"/>
                <w:lang w:val="fr-FR"/>
              </w:rPr>
            </w:rPrChange>
          </w:rPr>
          <w:t xml:space="preserve"> </w:t>
        </w:r>
      </w:ins>
      <w:r w:rsidRPr="00444FC1">
        <w:rPr>
          <w:lang w:val="fr-FR"/>
          <w:rPrChange w:id="2473" w:author="The Si Tran" w:date="2012-12-14T07:28:00Z">
            <w:rPr>
              <w:sz w:val="28"/>
              <w:szCs w:val="28"/>
              <w:lang w:val="fr-FR"/>
            </w:rPr>
          </w:rPrChange>
        </w:rPr>
        <w:t>Hàm tự tương quan của chuỗi tăng nhiệt độ trung bình hàng năm từ 1856 đến 2005</w:t>
      </w:r>
      <w:bookmarkEnd w:id="2460"/>
      <w:del w:id="2474" w:author="The Si Tran" w:date="2012-12-11T23:21:00Z">
        <w:r w:rsidRPr="00F9196F" w:rsidDel="00CF6224">
          <w:rPr>
            <w:lang w:val="fr-FR"/>
            <w:rPrChange w:id="2475" w:author="The Si Tran" w:date="2012-12-11T23:20:00Z">
              <w:rPr>
                <w:sz w:val="28"/>
                <w:szCs w:val="28"/>
                <w:lang w:val="fr-FR"/>
              </w:rPr>
            </w:rPrChange>
          </w:rPr>
          <w:delText>.</w:delText>
        </w:r>
        <w:bookmarkEnd w:id="2461"/>
        <w:bookmarkEnd w:id="2462"/>
      </w:del>
    </w:p>
    <w:p w14:paraId="4209720A" w14:textId="77777777" w:rsidR="00CF6224" w:rsidRPr="0049233F" w:rsidRDefault="00CF6224">
      <w:pPr>
        <w:pStyle w:val="Hinh"/>
        <w:rPr>
          <w:ins w:id="2476" w:author="The Si Tran" w:date="2012-12-11T23:21:00Z"/>
          <w:lang w:val="fr-FR"/>
          <w:rPrChange w:id="2477" w:author="The Si Tran" w:date="2012-12-05T23:02:00Z">
            <w:rPr>
              <w:ins w:id="2478" w:author="The Si Tran" w:date="2012-12-11T23:21:00Z"/>
              <w:sz w:val="28"/>
              <w:szCs w:val="28"/>
              <w:lang w:val="fr-FR"/>
            </w:rPr>
          </w:rPrChange>
        </w:rPr>
        <w:pPrChange w:id="2479" w:author="The Si Tran" w:date="2012-12-16T10:10:00Z">
          <w:pPr>
            <w:pStyle w:val="Caption"/>
            <w:ind w:firstLine="540"/>
          </w:pPr>
        </w:pPrChange>
      </w:pPr>
    </w:p>
    <w:p w14:paraId="7F68B947" w14:textId="77777777" w:rsidR="005E5CD3" w:rsidRPr="0049233F" w:rsidDel="00B14D71" w:rsidRDefault="005E5CD3">
      <w:pPr>
        <w:pStyle w:val="Hinh"/>
        <w:rPr>
          <w:del w:id="2480" w:author="The Si Tran" w:date="2012-12-14T04:39:00Z"/>
          <w:b/>
          <w:lang w:val="fr-FR"/>
          <w:rPrChange w:id="2481" w:author="The Si Tran" w:date="2012-12-05T23:02:00Z">
            <w:rPr>
              <w:del w:id="2482" w:author="The Si Tran" w:date="2012-12-14T04:39:00Z"/>
              <w:sz w:val="28"/>
              <w:szCs w:val="28"/>
              <w:lang w:val="fr-FR"/>
            </w:rPr>
          </w:rPrChange>
        </w:rPr>
        <w:pPrChange w:id="2483" w:author="The Si Tran" w:date="2012-12-11T23:21:00Z">
          <w:pPr/>
        </w:pPrChange>
      </w:pPr>
    </w:p>
    <w:p w14:paraId="6F98DC37" w14:textId="77777777" w:rsidR="000E05CE" w:rsidDel="00444FC1" w:rsidRDefault="000E05CE">
      <w:pPr>
        <w:rPr>
          <w:del w:id="2484" w:author="The Si Tran" w:date="2012-12-14T07:29:00Z"/>
          <w:szCs w:val="26"/>
          <w:lang w:val="fr-FR"/>
        </w:rPr>
        <w:pPrChange w:id="2485" w:author="The Si Tran" w:date="2012-12-14T07:29:00Z">
          <w:pPr>
            <w:ind w:firstLine="720"/>
          </w:pPr>
        </w:pPrChange>
      </w:pPr>
      <w:del w:id="2486" w:author="The Si Tran" w:date="2012-12-14T07:29:00Z">
        <w:r w:rsidRPr="0049233F" w:rsidDel="00444FC1">
          <w:rPr>
            <w:lang w:val="fr-FR"/>
            <w:rPrChange w:id="2487" w:author="The Si Tran" w:date="2012-12-05T23:02:00Z">
              <w:rPr>
                <w:sz w:val="28"/>
                <w:szCs w:val="28"/>
                <w:lang w:val="fr-FR"/>
              </w:rPr>
            </w:rPrChange>
          </w:rPr>
          <w:tab/>
        </w:r>
      </w:del>
      <w:r w:rsidRPr="0049233F">
        <w:rPr>
          <w:lang w:val="fr-FR"/>
          <w:rPrChange w:id="2488" w:author="The Si Tran" w:date="2012-12-05T23:02:00Z">
            <w:rPr>
              <w:sz w:val="28"/>
              <w:szCs w:val="28"/>
              <w:lang w:val="fr-FR"/>
            </w:rPr>
          </w:rPrChange>
        </w:rPr>
        <w:t xml:space="preserve">Chuỗi thời gian tĩnh (stationary time series) là chuỗi thời gian có trung bình và phương sai độc lập với thời gian </w:t>
      </w:r>
      <w:r w:rsidRPr="0049233F">
        <w:rPr>
          <w:lang w:val="fr-FR"/>
          <w:rPrChange w:id="2489" w:author="The Si Tran" w:date="2012-12-05T23:02:00Z">
            <w:rPr>
              <w:sz w:val="28"/>
              <w:szCs w:val="28"/>
              <w:lang w:val="fr-FR"/>
            </w:rPr>
          </w:rPrChange>
        </w:rPr>
        <w:fldChar w:fldCharType="begin"/>
      </w:r>
      <w:r w:rsidRPr="0049233F">
        <w:rPr>
          <w:lang w:val="fr-FR"/>
          <w:rPrChange w:id="2490"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del w:id="2491" w:author="The Si Tran" w:date="2012-12-12T14:11:00Z">
        <w:r w:rsidRPr="0049233F">
          <w:rPr>
            <w:lang w:val="fr-FR"/>
            <w:rPrChange w:id="2492" w:author="The Si Tran" w:date="2012-12-05T23:02:00Z">
              <w:rPr>
                <w:sz w:val="28"/>
                <w:szCs w:val="28"/>
                <w:lang w:val="fr-FR"/>
              </w:rPr>
            </w:rPrChange>
          </w:rPr>
          <w:fldChar w:fldCharType="separate"/>
        </w:r>
        <w:r w:rsidRPr="0049233F" w:rsidDel="009D276E">
          <w:delText>[1]</w:delText>
        </w:r>
      </w:del>
      <w:r w:rsidRPr="0049233F">
        <w:rPr>
          <w:lang w:val="fr-FR"/>
          <w:rPrChange w:id="2493" w:author="The Si Tran" w:date="2012-12-05T23:02:00Z">
            <w:rPr>
              <w:sz w:val="28"/>
              <w:szCs w:val="28"/>
              <w:lang w:val="fr-FR"/>
            </w:rPr>
          </w:rPrChange>
        </w:rPr>
        <w:fldChar w:fldCharType="end"/>
      </w:r>
      <w:r w:rsidRPr="0049233F">
        <w:rPr>
          <w:lang w:val="fr-FR"/>
          <w:rPrChange w:id="2494" w:author="The Si Tran" w:date="2012-12-05T23:02:00Z">
            <w:rPr>
              <w:sz w:val="28"/>
              <w:szCs w:val="28"/>
              <w:lang w:val="fr-FR"/>
            </w:rPr>
          </w:rPrChange>
        </w:rPr>
        <w:t xml:space="preserve">. Có nghĩa rằng, </w:t>
      </w:r>
      <w:del w:id="2495" w:author="The Si Tran" w:date="2012-12-14T07:29:00Z">
        <w:r w:rsidRPr="0049233F" w:rsidDel="00444FC1">
          <w:rPr>
            <w:lang w:val="fr-FR"/>
            <w:rPrChange w:id="2496" w:author="The Si Tran" w:date="2012-12-05T23:02:00Z">
              <w:rPr>
                <w:sz w:val="28"/>
                <w:szCs w:val="28"/>
                <w:lang w:val="fr-FR"/>
              </w:rPr>
            </w:rPrChange>
          </w:rPr>
          <w:delText xml:space="preserve"> </w:delText>
        </w:r>
      </w:del>
      <w:r w:rsidRPr="0049233F">
        <w:rPr>
          <w:lang w:val="fr-FR"/>
          <w:rPrChange w:id="2497"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498" w:author="The Si Tran" w:date="2012-12-14T07:29:00Z"/>
          <w:lang w:val="fr-FR"/>
          <w:rPrChange w:id="2499" w:author="The Si Tran" w:date="2012-12-05T23:02:00Z">
            <w:rPr>
              <w:ins w:id="2500" w:author="The Si Tran" w:date="2012-12-14T07:29:00Z"/>
              <w:sz w:val="28"/>
              <w:szCs w:val="28"/>
              <w:lang w:val="fr-FR"/>
            </w:rPr>
          </w:rPrChange>
        </w:rPr>
      </w:pPr>
    </w:p>
    <w:p w14:paraId="56451AE5" w14:textId="77777777" w:rsidR="00024E93" w:rsidRPr="0049233F" w:rsidRDefault="00024E93">
      <w:pPr>
        <w:rPr>
          <w:szCs w:val="26"/>
          <w:lang w:val="fr-FR"/>
          <w:rPrChange w:id="2501" w:author="The Si Tran" w:date="2012-12-05T23:02:00Z">
            <w:rPr>
              <w:sz w:val="28"/>
              <w:szCs w:val="28"/>
              <w:lang w:val="fr-FR"/>
            </w:rPr>
          </w:rPrChange>
        </w:rPr>
        <w:pPrChange w:id="2502" w:author="The Si Tran" w:date="2012-12-14T07:29:00Z">
          <w:pPr>
            <w:ind w:firstLine="720"/>
          </w:pPr>
        </w:pPrChange>
      </w:pPr>
      <w:r w:rsidRPr="0049233F">
        <w:rPr>
          <w:szCs w:val="26"/>
          <w:lang w:val="fr-FR"/>
          <w:rPrChange w:id="2503"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77777777" w:rsidR="00024E93" w:rsidRPr="0049233F" w:rsidRDefault="00024E93" w:rsidP="00024E93">
      <w:pPr>
        <w:rPr>
          <w:szCs w:val="26"/>
          <w:lang w:val="fr-FR"/>
          <w:rPrChange w:id="2504" w:author="The Si Tran" w:date="2012-12-05T23:02:00Z">
            <w:rPr>
              <w:sz w:val="28"/>
              <w:szCs w:val="28"/>
              <w:lang w:val="fr-FR"/>
            </w:rPr>
          </w:rPrChange>
        </w:rPr>
      </w:pPr>
      <w:r w:rsidRPr="0049233F">
        <w:rPr>
          <w:b/>
          <w:szCs w:val="26"/>
          <w:lang w:val="fr-FR"/>
          <w:rPrChange w:id="2505" w:author="The Si Tran" w:date="2012-12-05T23:02:00Z">
            <w:rPr>
              <w:b/>
              <w:sz w:val="28"/>
              <w:szCs w:val="28"/>
              <w:lang w:val="fr-FR"/>
            </w:rPr>
          </w:rPrChange>
        </w:rPr>
        <w:t>Định Nghĩa :</w:t>
      </w:r>
      <w:r w:rsidRPr="0049233F">
        <w:rPr>
          <w:szCs w:val="26"/>
          <w:lang w:val="fr-FR"/>
          <w:rPrChange w:id="2506" w:author="The Si Tran" w:date="2012-12-05T23:02:00Z">
            <w:rPr>
              <w:sz w:val="28"/>
              <w:szCs w:val="28"/>
              <w:lang w:val="fr-FR"/>
            </w:rPr>
          </w:rPrChange>
        </w:rPr>
        <w:t xml:space="preserve"> Một chuỗi thời gian </w:t>
      </w:r>
      <m:oMath>
        <m:d>
          <m:dPr>
            <m:begChr m:val="{"/>
            <m:endChr m:val="}"/>
            <m:ctrlPr>
              <w:ins w:id="2507" w:author="The Si Tran" w:date="2012-12-05T23:48:00Z">
                <w:rPr>
                  <w:rFonts w:ascii="Cambria Math" w:hAnsi="Cambria Math"/>
                  <w:i/>
                  <w:szCs w:val="26"/>
                  <w:lang w:val="fr-FR"/>
                </w:rPr>
              </w:ins>
            </m:ctrlPr>
          </m:dPr>
          <m:e>
            <m:sSub>
              <m:sSubPr>
                <m:ctrlPr>
                  <w:ins w:id="2508" w:author="The Si Tran" w:date="2012-12-05T23:48:00Z">
                    <w:rPr>
                      <w:rFonts w:ascii="Cambria Math" w:hAnsi="Cambria Math"/>
                      <w:i/>
                      <w:szCs w:val="26"/>
                      <w:lang w:val="fr-FR"/>
                    </w:rPr>
                  </w:ins>
                </m:ctrlPr>
              </m:sSubPr>
              <m:e>
                <w:ins w:id="2509" w:author="The Si Tran" w:date="2012-12-05T23:48:00Z">
                  <m:r>
                    <w:rPr>
                      <w:rFonts w:ascii="Cambria Math" w:hAnsi="Cambria Math"/>
                      <w:szCs w:val="26"/>
                      <w:lang w:val="fr-FR"/>
                    </w:rPr>
                    <m:t>X</m:t>
                  </m:r>
                </w:ins>
              </m:e>
              <m:sub>
                <w:ins w:id="2510" w:author="The Si Tran" w:date="2012-12-05T23:48:00Z">
                  <m:r>
                    <w:rPr>
                      <w:rFonts w:ascii="Cambria Math" w:hAnsi="Cambria Math"/>
                      <w:szCs w:val="26"/>
                      <w:lang w:val="fr-FR"/>
                    </w:rPr>
                    <m:t>t</m:t>
                  </m:r>
                </w:ins>
              </m:sub>
            </m:sSub>
          </m:e>
        </m:d>
      </m:oMath>
      <w:del w:id="2511" w:author="The Si Tran" w:date="2012-12-05T23:48:00Z">
        <w:r w:rsidRPr="0049233F" w:rsidDel="005B11DB">
          <w:rPr>
            <w:szCs w:val="26"/>
            <w:lang w:val="fr-FR"/>
            <w:rPrChange w:id="2512" w:author="The Si Tran" w:date="2012-12-05T23:02:00Z">
              <w:rPr>
                <w:sz w:val="28"/>
                <w:szCs w:val="28"/>
                <w:lang w:val="fr-FR"/>
              </w:rPr>
            </w:rPrChange>
          </w:rPr>
          <w:delText>{X</w:delText>
        </w:r>
        <w:r w:rsidRPr="0049233F" w:rsidDel="005B11DB">
          <w:rPr>
            <w:szCs w:val="26"/>
            <w:vertAlign w:val="subscript"/>
            <w:lang w:val="fr-FR"/>
            <w:rPrChange w:id="2513" w:author="The Si Tran" w:date="2012-12-05T23:02:00Z">
              <w:rPr>
                <w:sz w:val="28"/>
                <w:szCs w:val="28"/>
                <w:vertAlign w:val="subscript"/>
                <w:lang w:val="fr-FR"/>
              </w:rPr>
            </w:rPrChange>
          </w:rPr>
          <w:delText>t</w:delText>
        </w:r>
        <w:r w:rsidRPr="0049233F" w:rsidDel="005B11DB">
          <w:rPr>
            <w:szCs w:val="26"/>
            <w:lang w:val="fr-FR"/>
            <w:rPrChange w:id="2514" w:author="The Si Tran" w:date="2012-12-05T23:02:00Z">
              <w:rPr>
                <w:sz w:val="28"/>
                <w:szCs w:val="28"/>
                <w:lang w:val="fr-FR"/>
              </w:rPr>
            </w:rPrChange>
          </w:rPr>
          <w:delText>}</w:delText>
        </w:r>
      </w:del>
      <w:r w:rsidRPr="0049233F">
        <w:rPr>
          <w:szCs w:val="26"/>
          <w:lang w:val="fr-FR"/>
          <w:rPrChange w:id="2515" w:author="The Si Tran" w:date="2012-12-05T23:02:00Z">
            <w:rPr>
              <w:sz w:val="28"/>
              <w:szCs w:val="28"/>
              <w:lang w:val="fr-FR"/>
            </w:rPr>
          </w:rPrChange>
        </w:rPr>
        <w:t xml:space="preserve"> có tính chất tĩnh hay gọi là chuỗi thời gian tĩnh nếu nó thỏa mãn hai tính chất sau </w:t>
      </w:r>
    </w:p>
    <w:p w14:paraId="263EDCF4" w14:textId="77777777" w:rsidR="00024E93" w:rsidRPr="0049233F" w:rsidRDefault="00024E93" w:rsidP="00024E93">
      <w:pPr>
        <w:rPr>
          <w:szCs w:val="26"/>
          <w:lang w:val="fr-FR"/>
          <w:rPrChange w:id="2516" w:author="The Si Tran" w:date="2012-12-05T23:02:00Z">
            <w:rPr>
              <w:sz w:val="28"/>
              <w:szCs w:val="28"/>
              <w:lang w:val="fr-FR"/>
            </w:rPr>
          </w:rPrChange>
        </w:rPr>
      </w:pPr>
      <w:r w:rsidRPr="0049233F">
        <w:rPr>
          <w:szCs w:val="26"/>
          <w:lang w:val="fr-FR"/>
          <w:rPrChange w:id="2517" w:author="The Si Tran" w:date="2012-12-05T23:02:00Z">
            <w:rPr>
              <w:sz w:val="28"/>
              <w:szCs w:val="28"/>
              <w:lang w:val="fr-FR"/>
            </w:rPr>
          </w:rPrChange>
        </w:rPr>
        <w:t xml:space="preserve">         (1) </w:t>
      </w:r>
      <w:ins w:id="2518"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519" w:author="The Si Tran" w:date="2012-12-05T23:49:00Z">
        <m:oMath>
          <m:r>
            <w:rPr>
              <w:rFonts w:ascii="Cambria Math" w:hAnsi="Cambria Math"/>
              <w:szCs w:val="26"/>
              <w:lang w:val="fr-FR"/>
            </w:rPr>
            <m:t>=μ ∀t</m:t>
          </m:r>
        </m:oMath>
      </w:ins>
      <w:r w:rsidRPr="0049233F">
        <w:rPr>
          <w:szCs w:val="26"/>
          <w:lang w:val="fr-FR"/>
          <w:rPrChange w:id="2520" w:author="The Si Tran" w:date="2012-12-05T23:02:00Z">
            <w:rPr>
              <w:sz w:val="28"/>
              <w:szCs w:val="28"/>
              <w:lang w:val="fr-FR"/>
            </w:rPr>
          </w:rPrChange>
        </w:rPr>
        <w:t xml:space="preserve"> </w:t>
      </w:r>
      <w:del w:id="2521" w:author="The Si Tran" w:date="2012-12-05T23:49:00Z">
        <w:r w:rsidRPr="00082976" w:rsidDel="00CB56EB">
          <w:rPr>
            <w:position w:val="-12"/>
            <w:szCs w:val="26"/>
            <w:lang w:val="fr-FR"/>
          </w:rPr>
          <w:object w:dxaOrig="1400" w:dyaOrig="360" w14:anchorId="29CEAC57">
            <v:shape id="_x0000_i1039" type="#_x0000_t75" style="width:89.6pt;height:24.3pt" o:ole="">
              <v:imagedata r:id="rId43" o:title=""/>
            </v:shape>
            <o:OLEObject Type="Embed" ProgID="Equation.DSMT4" ShapeID="_x0000_i1039" DrawAspect="Content" ObjectID="_1417184517" r:id="rId44"/>
          </w:object>
        </w:r>
      </w:del>
    </w:p>
    <w:p w14:paraId="54AF470B" w14:textId="77777777" w:rsidR="00024E93" w:rsidRPr="0049233F" w:rsidRDefault="00024E93" w:rsidP="00024E93">
      <w:pPr>
        <w:rPr>
          <w:szCs w:val="26"/>
          <w:lang w:val="fr-FR"/>
          <w:rPrChange w:id="2522" w:author="The Si Tran" w:date="2012-12-05T23:02:00Z">
            <w:rPr>
              <w:sz w:val="28"/>
              <w:szCs w:val="28"/>
              <w:lang w:val="fr-FR"/>
            </w:rPr>
          </w:rPrChange>
        </w:rPr>
      </w:pPr>
      <w:r w:rsidRPr="0049233F">
        <w:rPr>
          <w:szCs w:val="26"/>
          <w:lang w:val="fr-FR"/>
          <w:rPrChange w:id="2523" w:author="The Si Tran" w:date="2012-12-05T23:02:00Z">
            <w:rPr>
              <w:sz w:val="28"/>
              <w:szCs w:val="28"/>
              <w:lang w:val="fr-FR"/>
            </w:rPr>
          </w:rPrChange>
        </w:rPr>
        <w:t xml:space="preserve">         (2)</w:t>
      </w:r>
      <w:del w:id="2524" w:author="The Si Tran" w:date="2012-12-05T23:51:00Z">
        <w:r w:rsidRPr="0049233F" w:rsidDel="00187396">
          <w:rPr>
            <w:szCs w:val="26"/>
            <w:lang w:val="fr-FR"/>
            <w:rPrChange w:id="2525" w:author="The Si Tran" w:date="2012-12-05T23:02:00Z">
              <w:rPr>
                <w:sz w:val="28"/>
                <w:szCs w:val="28"/>
                <w:lang w:val="fr-FR"/>
              </w:rPr>
            </w:rPrChange>
          </w:rPr>
          <w:delText xml:space="preserve"> </w:delText>
        </w:r>
        <w:r w:rsidRPr="0049233F" w:rsidDel="00623920">
          <w:rPr>
            <w:szCs w:val="26"/>
            <w:lang w:val="fr-FR"/>
            <w:rPrChange w:id="2526" w:author="The Si Tran" w:date="2012-12-05T23:02:00Z">
              <w:rPr>
                <w:sz w:val="28"/>
                <w:szCs w:val="28"/>
                <w:lang w:val="fr-FR"/>
              </w:rPr>
            </w:rPrChange>
          </w:rPr>
          <w:delText xml:space="preserve"> </w:delText>
        </w:r>
      </w:del>
      <w:r w:rsidRPr="0049233F">
        <w:rPr>
          <w:szCs w:val="26"/>
          <w:lang w:val="fr-FR"/>
          <w:rPrChange w:id="2527" w:author="The Si Tran" w:date="2012-12-05T23:02:00Z">
            <w:rPr>
              <w:sz w:val="28"/>
              <w:szCs w:val="28"/>
              <w:lang w:val="fr-FR"/>
            </w:rPr>
          </w:rPrChange>
        </w:rPr>
        <w:t xml:space="preserve"> </w:t>
      </w:r>
      <w:ins w:id="2528"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529" w:author="The Si Tran" w:date="2012-12-05T23:51:00Z">
        <w:r w:rsidRPr="00082976" w:rsidDel="003019D0">
          <w:rPr>
            <w:position w:val="-12"/>
            <w:szCs w:val="26"/>
            <w:lang w:val="fr-FR"/>
          </w:rPr>
          <w:object w:dxaOrig="2200" w:dyaOrig="360" w14:anchorId="78B648E3">
            <v:shape id="_x0000_i1040" type="#_x0000_t75" style="width:168.3pt;height:27.65pt" o:ole="">
              <v:imagedata r:id="rId45" o:title=""/>
            </v:shape>
            <o:OLEObject Type="Embed" ProgID="Equation.DSMT4" ShapeID="_x0000_i1040" DrawAspect="Content" ObjectID="_1417184518" r:id="rId46"/>
          </w:object>
        </w:r>
      </w:del>
      <w:r w:rsidRPr="00B312F5">
        <w:rPr>
          <w:position w:val="-4"/>
          <w:szCs w:val="26"/>
          <w:lang w:val="fr-FR"/>
        </w:rPr>
        <w:object w:dxaOrig="180" w:dyaOrig="279" w14:anchorId="04173104">
          <v:shape id="_x0000_i1041" type="#_x0000_t75" style="width:9.2pt;height:14.25pt" o:ole="">
            <v:imagedata r:id="rId21" o:title=""/>
          </v:shape>
          <o:OLEObject Type="Embed" ProgID="Equation.DSMT4" ShapeID="_x0000_i1041" DrawAspect="Content" ObjectID="_1417184519" r:id="rId47"/>
        </w:object>
      </w:r>
    </w:p>
    <w:p w14:paraId="634558FF" w14:textId="77777777" w:rsidR="00AC34B6" w:rsidRPr="0049233F" w:rsidRDefault="00024E93" w:rsidP="00AC34B6">
      <w:pPr>
        <w:rPr>
          <w:szCs w:val="26"/>
          <w:lang w:val="fr-FR"/>
          <w:rPrChange w:id="2530" w:author="The Si Tran" w:date="2012-12-05T23:02:00Z">
            <w:rPr>
              <w:sz w:val="28"/>
              <w:szCs w:val="28"/>
              <w:lang w:val="fr-FR"/>
            </w:rPr>
          </w:rPrChange>
        </w:rPr>
      </w:pPr>
      <w:r w:rsidRPr="0049233F">
        <w:rPr>
          <w:szCs w:val="26"/>
          <w:lang w:val="fr-FR"/>
          <w:rPrChange w:id="2531"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532" w:author="The Si Tran" w:date="2012-12-05T23:02:00Z">
            <w:rPr>
              <w:sz w:val="28"/>
              <w:szCs w:val="28"/>
              <w:lang w:val="fr-FR"/>
            </w:rPr>
          </w:rPrChange>
        </w:rPr>
        <w:pPrChange w:id="2533" w:author="The Si Tran" w:date="2012-12-16T10:25:00Z">
          <w:pPr/>
        </w:pPrChange>
      </w:pPr>
      <w:r w:rsidRPr="0049233F">
        <w:rPr>
          <w:noProof/>
          <w:rPrChange w:id="2534" w:author="Unknown">
            <w:rPr>
              <w:noProof/>
              <w:sz w:val="28"/>
              <w:szCs w:val="28"/>
            </w:rPr>
          </w:rPrChange>
        </w:rPr>
        <w:drawing>
          <wp:inline distT="0" distB="0" distL="0" distR="0" wp14:anchorId="08C0265F" wp14:editId="1FB51D7A">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535" w:author="The Si Tran" w:date="2012-12-05T23:02:00Z">
            <w:rPr>
              <w:sz w:val="28"/>
              <w:szCs w:val="28"/>
              <w:lang w:val="fr-FR"/>
            </w:rPr>
          </w:rPrChange>
        </w:rPr>
      </w:pPr>
      <w:r w:rsidRPr="0049233F">
        <w:rPr>
          <w:szCs w:val="26"/>
          <w:lang w:val="fr-FR"/>
          <w:rPrChange w:id="2536" w:author="The Si Tran" w:date="2012-12-05T23:02:00Z">
            <w:rPr>
              <w:sz w:val="28"/>
              <w:szCs w:val="28"/>
              <w:lang w:val="fr-FR"/>
            </w:rPr>
          </w:rPrChange>
        </w:rPr>
        <w:lastRenderedPageBreak/>
        <w:t>chuỗi thời gian tĩnh</w:t>
      </w:r>
    </w:p>
    <w:p w14:paraId="0EB81842" w14:textId="77777777" w:rsidR="00AC34B6" w:rsidRPr="0049233F" w:rsidRDefault="00AC34B6">
      <w:pPr>
        <w:pStyle w:val="Canhgiua"/>
        <w:rPr>
          <w:lang w:val="fr-FR"/>
          <w:rPrChange w:id="2537" w:author="The Si Tran" w:date="2012-12-05T23:02:00Z">
            <w:rPr>
              <w:sz w:val="28"/>
              <w:szCs w:val="28"/>
              <w:lang w:val="fr-FR"/>
            </w:rPr>
          </w:rPrChange>
        </w:rPr>
        <w:pPrChange w:id="2538" w:author="The Si Tran" w:date="2012-12-16T10:26:00Z">
          <w:pPr/>
        </w:pPrChange>
      </w:pPr>
      <w:r w:rsidRPr="0049233F">
        <w:rPr>
          <w:lang w:val="fr-FR"/>
          <w:rPrChange w:id="2539" w:author="The Si Tran" w:date="2012-12-05T23:02:00Z">
            <w:rPr>
              <w:sz w:val="28"/>
              <w:szCs w:val="28"/>
              <w:lang w:val="fr-FR"/>
            </w:rPr>
          </w:rPrChange>
        </w:rPr>
        <w:t xml:space="preserve">   </w:t>
      </w:r>
      <w:r w:rsidRPr="0049233F">
        <w:rPr>
          <w:noProof/>
          <w:rPrChange w:id="2540" w:author="Unknown">
            <w:rPr>
              <w:noProof/>
              <w:sz w:val="28"/>
              <w:szCs w:val="28"/>
            </w:rPr>
          </w:rPrChange>
        </w:rPr>
        <w:drawing>
          <wp:inline distT="0" distB="0" distL="0" distR="0" wp14:anchorId="08084898" wp14:editId="02388F24">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541" w:author="The Si Tran" w:date="2012-12-05T23:02:00Z">
            <w:rPr>
              <w:sz w:val="28"/>
              <w:szCs w:val="28"/>
              <w:lang w:val="fr-FR"/>
            </w:rPr>
          </w:rPrChange>
        </w:rPr>
      </w:pPr>
      <w:r w:rsidRPr="0049233F">
        <w:rPr>
          <w:szCs w:val="26"/>
          <w:lang w:val="fr-FR"/>
          <w:rPrChange w:id="2542"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543" w:author="The Si Tran" w:date="2012-12-05T23:02:00Z">
            <w:rPr>
              <w:sz w:val="28"/>
              <w:szCs w:val="28"/>
              <w:lang w:val="fr-FR"/>
            </w:rPr>
          </w:rPrChange>
        </w:rPr>
        <w:pPrChange w:id="2544" w:author="The Si Tran" w:date="2012-12-16T10:10:00Z">
          <w:pPr>
            <w:pStyle w:val="Caption"/>
            <w:ind w:firstLine="540"/>
          </w:pPr>
        </w:pPrChange>
      </w:pPr>
      <w:r w:rsidRPr="0049233F">
        <w:rPr>
          <w:lang w:val="fr-FR"/>
          <w:rPrChange w:id="2545" w:author="The Si Tran" w:date="2012-12-05T23:02:00Z">
            <w:rPr>
              <w:b w:val="0"/>
              <w:sz w:val="28"/>
              <w:szCs w:val="28"/>
              <w:lang w:val="fr-FR"/>
            </w:rPr>
          </w:rPrChange>
        </w:rPr>
        <w:t xml:space="preserve">    </w:t>
      </w:r>
      <w:bookmarkStart w:id="2546" w:name="_Toc312142080"/>
      <w:bookmarkStart w:id="2547" w:name="_Toc343029954"/>
      <w:bookmarkStart w:id="2548" w:name="_Toc343415643"/>
      <w:r w:rsidRPr="0049233F">
        <w:rPr>
          <w:lang w:val="fr-FR"/>
          <w:rPrChange w:id="2549" w:author="The Si Tran" w:date="2012-12-05T23:02:00Z">
            <w:rPr>
              <w:b w:val="0"/>
              <w:sz w:val="32"/>
              <w:szCs w:val="32"/>
              <w:lang w:val="fr-FR"/>
            </w:rPr>
          </w:rPrChange>
        </w:rPr>
        <w:t xml:space="preserve">Hình </w:t>
      </w:r>
      <w:del w:id="2550" w:author="The Si Tran" w:date="2012-12-11T23:21:00Z">
        <w:r w:rsidRPr="0049233F" w:rsidDel="004F02C0">
          <w:rPr>
            <w:rPrChange w:id="2551" w:author="The Si Tran" w:date="2012-12-05T23:02:00Z">
              <w:rPr>
                <w:b w:val="0"/>
                <w:sz w:val="32"/>
                <w:szCs w:val="32"/>
              </w:rPr>
            </w:rPrChange>
          </w:rPr>
          <w:fldChar w:fldCharType="begin"/>
        </w:r>
        <w:r w:rsidRPr="0049233F" w:rsidDel="004F02C0">
          <w:rPr>
            <w:lang w:val="fr-FR"/>
            <w:rPrChange w:id="2552" w:author="The Si Tran" w:date="2012-12-05T23:02:00Z">
              <w:rPr>
                <w:b w:val="0"/>
                <w:sz w:val="32"/>
                <w:szCs w:val="32"/>
                <w:lang w:val="fr-FR"/>
              </w:rPr>
            </w:rPrChange>
          </w:rPr>
          <w:delInstrText xml:space="preserve"> SEQ Hình \* ARABIC </w:delInstrText>
        </w:r>
        <w:r w:rsidRPr="0049233F" w:rsidDel="004F02C0">
          <w:rPr>
            <w:rPrChange w:id="2553" w:author="The Si Tran" w:date="2012-12-05T23:02:00Z">
              <w:rPr>
                <w:b w:val="0"/>
                <w:sz w:val="32"/>
                <w:szCs w:val="32"/>
              </w:rPr>
            </w:rPrChange>
          </w:rPr>
          <w:fldChar w:fldCharType="separate"/>
        </w:r>
        <w:r w:rsidRPr="0049233F" w:rsidDel="004F02C0">
          <w:rPr>
            <w:noProof/>
            <w:lang w:val="fr-FR"/>
            <w:rPrChange w:id="2554" w:author="The Si Tran" w:date="2012-12-05T23:02:00Z">
              <w:rPr>
                <w:b w:val="0"/>
                <w:noProof/>
                <w:sz w:val="32"/>
                <w:szCs w:val="32"/>
                <w:lang w:val="fr-FR"/>
              </w:rPr>
            </w:rPrChange>
          </w:rPr>
          <w:delText>6</w:delText>
        </w:r>
        <w:r w:rsidRPr="0049233F" w:rsidDel="004F02C0">
          <w:rPr>
            <w:rPrChange w:id="2555" w:author="The Si Tran" w:date="2012-12-05T23:02:00Z">
              <w:rPr>
                <w:b w:val="0"/>
                <w:sz w:val="32"/>
                <w:szCs w:val="32"/>
              </w:rPr>
            </w:rPrChange>
          </w:rPr>
          <w:fldChar w:fldCharType="end"/>
        </w:r>
        <w:r w:rsidRPr="0049233F" w:rsidDel="004F02C0">
          <w:rPr>
            <w:lang w:val="fr-FR"/>
            <w:rPrChange w:id="2556" w:author="The Si Tran" w:date="2012-12-05T23:02:00Z">
              <w:rPr>
                <w:b w:val="0"/>
                <w:sz w:val="28"/>
                <w:szCs w:val="28"/>
                <w:lang w:val="fr-FR"/>
              </w:rPr>
            </w:rPrChange>
          </w:rPr>
          <w:delText xml:space="preserve"> </w:delText>
        </w:r>
      </w:del>
      <w:ins w:id="2557" w:author="The Si Tran" w:date="2012-12-11T23:21:00Z">
        <w:r w:rsidR="004F02C0">
          <w:t>2.</w:t>
        </w:r>
        <w:r w:rsidR="00B14D71">
          <w:t>7</w:t>
        </w:r>
        <w:r w:rsidR="004F02C0" w:rsidRPr="0049233F">
          <w:rPr>
            <w:lang w:val="fr-FR"/>
            <w:rPrChange w:id="2558" w:author="The Si Tran" w:date="2012-12-05T23:02:00Z">
              <w:rPr>
                <w:b w:val="0"/>
                <w:sz w:val="28"/>
                <w:szCs w:val="28"/>
                <w:lang w:val="fr-FR"/>
              </w:rPr>
            </w:rPrChange>
          </w:rPr>
          <w:t xml:space="preserve"> </w:t>
        </w:r>
      </w:ins>
      <w:r w:rsidRPr="004F02C0">
        <w:rPr>
          <w:lang w:val="fr-FR"/>
          <w:rPrChange w:id="2559" w:author="The Si Tran" w:date="2012-12-11T23:21:00Z">
            <w:rPr>
              <w:b w:val="0"/>
              <w:sz w:val="28"/>
              <w:szCs w:val="28"/>
              <w:lang w:val="fr-FR"/>
            </w:rPr>
          </w:rPrChange>
        </w:rPr>
        <w:t>(a)</w:t>
      </w:r>
      <w:r w:rsidRPr="0049233F">
        <w:rPr>
          <w:lang w:val="fr-FR"/>
          <w:rPrChange w:id="2560" w:author="The Si Tran" w:date="2012-12-05T23:02:00Z">
            <w:rPr>
              <w:b w:val="0"/>
              <w:sz w:val="28"/>
              <w:szCs w:val="28"/>
              <w:lang w:val="fr-FR"/>
            </w:rPr>
          </w:rPrChange>
        </w:rPr>
        <w:t xml:space="preserve"> </w:t>
      </w:r>
      <w:r w:rsidRPr="004F02C0">
        <w:rPr>
          <w:lang w:val="fr-FR"/>
          <w:rPrChange w:id="2561" w:author="The Si Tran" w:date="2012-12-11T23:21:00Z">
            <w:rPr>
              <w:b w:val="0"/>
              <w:sz w:val="28"/>
              <w:szCs w:val="28"/>
              <w:lang w:val="fr-FR"/>
            </w:rPr>
          </w:rPrChange>
        </w:rPr>
        <w:t>Chuỗi thời gian tĩnh, (b) chuỗi thời gian không tĩnh.</w:t>
      </w:r>
      <w:bookmarkEnd w:id="2546"/>
      <w:bookmarkEnd w:id="2547"/>
      <w:bookmarkEnd w:id="2548"/>
    </w:p>
    <w:p w14:paraId="787DB4BD" w14:textId="77777777" w:rsidR="00AC34B6" w:rsidRPr="0049233F" w:rsidRDefault="00AC34B6" w:rsidP="005E5CD3">
      <w:pPr>
        <w:rPr>
          <w:szCs w:val="26"/>
          <w:lang w:val="fr-FR"/>
          <w:rPrChange w:id="2562" w:author="The Si Tran" w:date="2012-12-05T23:02:00Z">
            <w:rPr>
              <w:sz w:val="28"/>
              <w:szCs w:val="28"/>
              <w:lang w:val="fr-FR"/>
            </w:rPr>
          </w:rPrChange>
        </w:rPr>
      </w:pPr>
      <w:r w:rsidRPr="0049233F">
        <w:rPr>
          <w:szCs w:val="26"/>
          <w:lang w:val="fr-FR"/>
          <w:rPrChange w:id="2563" w:author="The Si Tran" w:date="2012-12-05T23:02:00Z">
            <w:rPr>
              <w:b/>
              <w:bCs/>
              <w:sz w:val="28"/>
              <w:szCs w:val="28"/>
              <w:lang w:val="fr-FR"/>
            </w:rPr>
          </w:rPrChange>
        </w:rPr>
        <w:tab/>
      </w:r>
    </w:p>
    <w:p w14:paraId="098BB42B" w14:textId="77777777" w:rsidR="00AC34B6" w:rsidRPr="0049233F" w:rsidRDefault="00AC34B6" w:rsidP="005E5CD3">
      <w:pPr>
        <w:rPr>
          <w:szCs w:val="26"/>
          <w:lang w:val="fr-FR"/>
          <w:rPrChange w:id="2564" w:author="The Si Tran" w:date="2012-12-05T23:02:00Z">
            <w:rPr>
              <w:sz w:val="28"/>
              <w:szCs w:val="28"/>
              <w:lang w:val="fr-FR"/>
            </w:rPr>
          </w:rPrChange>
        </w:rPr>
      </w:pPr>
      <w:r w:rsidRPr="0049233F">
        <w:rPr>
          <w:szCs w:val="26"/>
          <w:lang w:val="fr-FR"/>
          <w:rPrChange w:id="2565" w:author="The Si Tran" w:date="2012-12-05T23:02:00Z">
            <w:rPr>
              <w:b/>
              <w:bCs/>
              <w:sz w:val="28"/>
              <w:szCs w:val="28"/>
              <w:lang w:val="fr-FR"/>
            </w:rPr>
          </w:rPrChange>
        </w:rPr>
        <w:tab/>
      </w:r>
      <w:r w:rsidR="00B87EB5" w:rsidRPr="0049233F">
        <w:rPr>
          <w:szCs w:val="26"/>
          <w:lang w:val="fr-FR"/>
          <w:rPrChange w:id="2566" w:author="The Si Tran" w:date="2012-12-05T23:02:00Z">
            <w:rPr>
              <w:b/>
              <w:bCs/>
              <w:sz w:val="28"/>
              <w:szCs w:val="28"/>
              <w:lang w:val="fr-FR"/>
            </w:rPr>
          </w:rPrChange>
        </w:rPr>
        <w:t>C</w:t>
      </w:r>
      <w:r w:rsidRPr="0049233F">
        <w:rPr>
          <w:szCs w:val="26"/>
          <w:lang w:val="fr-FR"/>
          <w:rPrChange w:id="2567" w:author="The Si Tran" w:date="2012-12-05T23:02:00Z">
            <w:rPr>
              <w:b/>
              <w:bCs/>
              <w:sz w:val="28"/>
              <w:szCs w:val="28"/>
              <w:lang w:val="fr-FR"/>
            </w:rPr>
          </w:rPrChange>
        </w:rPr>
        <w:t xml:space="preserve">huỗi thời gian không tĩnh </w:t>
      </w:r>
      <w:r w:rsidR="00B87EB5" w:rsidRPr="0049233F">
        <w:rPr>
          <w:szCs w:val="26"/>
          <w:lang w:val="fr-FR"/>
          <w:rPrChange w:id="2568" w:author="The Si Tran" w:date="2012-12-05T23:02:00Z">
            <w:rPr>
              <w:b/>
              <w:bCs/>
              <w:sz w:val="28"/>
              <w:szCs w:val="28"/>
              <w:lang w:val="fr-FR"/>
            </w:rPr>
          </w:rPrChange>
        </w:rPr>
        <w:t xml:space="preserve">rất khó để biểu diễn </w:t>
      </w:r>
      <w:r w:rsidRPr="0049233F">
        <w:rPr>
          <w:szCs w:val="26"/>
          <w:lang w:val="fr-FR"/>
          <w:rPrChange w:id="2569" w:author="The Si Tran" w:date="2012-12-05T23:02:00Z">
            <w:rPr>
              <w:b/>
              <w:bCs/>
              <w:sz w:val="28"/>
              <w:szCs w:val="28"/>
              <w:lang w:val="fr-FR"/>
            </w:rPr>
          </w:rPrChange>
        </w:rPr>
        <w:t>bằng mô hình toán học</w:t>
      </w:r>
      <w:r w:rsidR="00B87EB5" w:rsidRPr="0049233F">
        <w:rPr>
          <w:szCs w:val="26"/>
          <w:lang w:val="fr-FR"/>
          <w:rPrChange w:id="2570" w:author="The Si Tran" w:date="2012-12-05T23:02:00Z">
            <w:rPr>
              <w:b/>
              <w:bCs/>
              <w:sz w:val="28"/>
              <w:szCs w:val="28"/>
              <w:lang w:val="fr-FR"/>
            </w:rPr>
          </w:rPrChange>
        </w:rPr>
        <w:t xml:space="preserve"> và thực hiên dự báo </w:t>
      </w:r>
      <w:r w:rsidR="00B87EB5" w:rsidRPr="0049233F">
        <w:rPr>
          <w:szCs w:val="26"/>
          <w:lang w:val="fr-FR"/>
          <w:rPrChange w:id="2571" w:author="The Si Tran" w:date="2012-12-05T23:02:00Z">
            <w:rPr>
              <w:b/>
              <w:bCs/>
              <w:sz w:val="28"/>
              <w:szCs w:val="28"/>
              <w:lang w:val="fr-FR"/>
            </w:rPr>
          </w:rPrChange>
        </w:rPr>
        <w:fldChar w:fldCharType="begin"/>
      </w:r>
      <w:r w:rsidR="00B87EB5" w:rsidRPr="0049233F">
        <w:rPr>
          <w:szCs w:val="26"/>
          <w:lang w:val="fr-FR"/>
          <w:rPrChange w:id="2572" w:author="The Si Tran" w:date="2012-12-05T23:02:00Z">
            <w:rPr>
              <w:b/>
              <w:bCs/>
              <w:sz w:val="28"/>
              <w:szCs w:val="28"/>
              <w:lang w:val="fr-FR"/>
            </w:rPr>
          </w:rPrChange>
        </w:rPr>
        <w:instrText xml:space="preserve"> REF  www_investopedia_com </w:instrText>
      </w:r>
      <w:r w:rsidR="0049233F" w:rsidRPr="0049233F">
        <w:rPr>
          <w:szCs w:val="26"/>
          <w:lang w:val="fr-FR"/>
        </w:rPr>
        <w:instrText xml:space="preserve"> \* MERGEFORMAT </w:instrText>
      </w:r>
      <w:del w:id="2573" w:author="The Si Tran" w:date="2012-12-12T14:11:00Z">
        <w:r w:rsidR="00B87EB5" w:rsidRPr="0049233F">
          <w:rPr>
            <w:szCs w:val="26"/>
            <w:lang w:val="fr-FR"/>
            <w:rPrChange w:id="2574" w:author="The Si Tran" w:date="2012-12-05T23:02:00Z">
              <w:rPr>
                <w:b/>
                <w:bCs/>
                <w:sz w:val="28"/>
                <w:szCs w:val="28"/>
                <w:lang w:val="fr-FR"/>
              </w:rPr>
            </w:rPrChange>
          </w:rPr>
          <w:fldChar w:fldCharType="separate"/>
        </w:r>
        <w:r w:rsidR="00B87EB5" w:rsidRPr="0049233F" w:rsidDel="009D276E">
          <w:rPr>
            <w:szCs w:val="26"/>
            <w:rPrChange w:id="2575" w:author="The Si Tran" w:date="2012-12-05T23:02:00Z">
              <w:rPr>
                <w:b/>
                <w:bCs/>
                <w:sz w:val="20"/>
                <w:szCs w:val="20"/>
              </w:rPr>
            </w:rPrChange>
          </w:rPr>
          <w:delText>[2]</w:delText>
        </w:r>
      </w:del>
      <w:r w:rsidR="00B87EB5" w:rsidRPr="0049233F">
        <w:rPr>
          <w:szCs w:val="26"/>
          <w:lang w:val="fr-FR"/>
          <w:rPrChange w:id="2576" w:author="The Si Tran" w:date="2012-12-05T23:02:00Z">
            <w:rPr>
              <w:b/>
              <w:bCs/>
              <w:sz w:val="28"/>
              <w:szCs w:val="28"/>
              <w:lang w:val="fr-FR"/>
            </w:rPr>
          </w:rPrChange>
        </w:rPr>
        <w:fldChar w:fldCharType="end"/>
      </w:r>
      <w:r w:rsidR="00B87EB5" w:rsidRPr="0049233F">
        <w:rPr>
          <w:szCs w:val="26"/>
          <w:lang w:val="fr-FR"/>
          <w:rPrChange w:id="2577" w:author="The Si Tran" w:date="2012-12-05T23:02:00Z">
            <w:rPr>
              <w:b/>
              <w:bCs/>
              <w:sz w:val="28"/>
              <w:szCs w:val="28"/>
              <w:lang w:val="fr-FR"/>
            </w:rPr>
          </w:rPrChange>
        </w:rPr>
        <w:t>. Tuy nhiên,</w:t>
      </w:r>
      <w:r w:rsidRPr="0049233F">
        <w:rPr>
          <w:szCs w:val="26"/>
          <w:lang w:val="fr-FR"/>
          <w:rPrChange w:id="2578" w:author="The Si Tran" w:date="2012-12-05T23:02:00Z">
            <w:rPr>
              <w:b/>
              <w:bCs/>
              <w:sz w:val="28"/>
              <w:szCs w:val="28"/>
              <w:lang w:val="fr-FR"/>
            </w:rPr>
          </w:rPrChange>
        </w:rPr>
        <w:t xml:space="preserve"> </w:t>
      </w:r>
      <w:r w:rsidR="00B87EB5" w:rsidRPr="0049233F">
        <w:rPr>
          <w:szCs w:val="26"/>
          <w:lang w:val="fr-FR"/>
          <w:rPrChange w:id="2579"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2580" w:author="The Si Tran" w:date="2012-12-05T23:02:00Z">
            <w:rPr>
              <w:b/>
              <w:bCs/>
              <w:sz w:val="28"/>
              <w:szCs w:val="28"/>
              <w:lang w:val="fr-FR"/>
            </w:rPr>
          </w:rPrChange>
        </w:rPr>
        <w:t>, đồng nghĩa với việc loại bỏ thành phần xu hướng ra khỏi chuỗi thời gian không tĩnh</w:t>
      </w:r>
      <w:r w:rsidR="00B87EB5" w:rsidRPr="0049233F">
        <w:rPr>
          <w:szCs w:val="26"/>
          <w:lang w:val="fr-FR"/>
          <w:rPrChange w:id="2581" w:author="The Si Tran" w:date="2012-12-05T23:02:00Z">
            <w:rPr>
              <w:b/>
              <w:bCs/>
              <w:sz w:val="28"/>
              <w:szCs w:val="28"/>
              <w:lang w:val="fr-FR"/>
            </w:rPr>
          </w:rPrChange>
        </w:rPr>
        <w:t xml:space="preserve">. Một trong những phương </w:t>
      </w:r>
      <w:r w:rsidR="000F1F6F" w:rsidRPr="0049233F">
        <w:rPr>
          <w:szCs w:val="26"/>
          <w:lang w:val="fr-FR"/>
          <w:rPrChange w:id="2582" w:author="The Si Tran" w:date="2012-12-05T23:02:00Z">
            <w:rPr>
              <w:b/>
              <w:bCs/>
              <w:sz w:val="28"/>
              <w:szCs w:val="28"/>
              <w:lang w:val="fr-FR"/>
            </w:rPr>
          </w:rPrChange>
        </w:rPr>
        <w:t>pháp phổ biến được sử dụng là phương pháp lấy hiệu (differencing)</w:t>
      </w:r>
    </w:p>
    <w:p w14:paraId="4F8B92B0" w14:textId="77777777" w:rsidR="003219CB" w:rsidDel="00891415" w:rsidRDefault="00AC34B6">
      <w:pPr>
        <w:rPr>
          <w:del w:id="2583" w:author="The Si Tran" w:date="2012-12-16T10:27:00Z"/>
          <w:szCs w:val="26"/>
          <w:lang w:val="fr-FR"/>
        </w:rPr>
      </w:pPr>
      <w:r w:rsidRPr="0049233F">
        <w:rPr>
          <w:szCs w:val="26"/>
          <w:lang w:val="fr-FR"/>
          <w:rPrChange w:id="2584" w:author="The Si Tran" w:date="2012-12-05T23:02:00Z">
            <w:rPr>
              <w:b/>
              <w:bCs/>
              <w:sz w:val="28"/>
              <w:szCs w:val="28"/>
              <w:lang w:val="fr-FR"/>
            </w:rPr>
          </w:rPrChange>
        </w:rPr>
        <w:tab/>
      </w:r>
      <w:r w:rsidR="003219CB" w:rsidRPr="0049233F">
        <w:rPr>
          <w:szCs w:val="26"/>
          <w:lang w:val="fr-FR"/>
          <w:rPrChange w:id="2585" w:author="The Si Tran" w:date="2012-12-05T23:02:00Z">
            <w:rPr>
              <w:b/>
              <w:bCs/>
              <w:sz w:val="28"/>
              <w:szCs w:val="28"/>
              <w:lang w:val="fr-FR"/>
            </w:rPr>
          </w:rPrChange>
        </w:rPr>
        <w:t xml:space="preserve">Đối với một chuỗi thời gian không tĩnh </w:t>
      </w:r>
      <m:oMath>
        <m:d>
          <m:dPr>
            <m:begChr m:val="{"/>
            <m:endChr m:val="}"/>
            <m:ctrlPr>
              <w:ins w:id="2586" w:author="The Si Tran" w:date="2012-12-05T23:52:00Z">
                <w:rPr>
                  <w:rFonts w:ascii="Cambria Math" w:hAnsi="Cambria Math"/>
                  <w:i/>
                  <w:szCs w:val="26"/>
                  <w:lang w:val="fr-FR"/>
                </w:rPr>
              </w:ins>
            </m:ctrlPr>
          </m:dPr>
          <m:e>
            <m:sSub>
              <m:sSubPr>
                <m:ctrlPr>
                  <w:ins w:id="2587" w:author="The Si Tran" w:date="2012-12-05T23:52:00Z">
                    <w:rPr>
                      <w:rFonts w:ascii="Cambria Math" w:hAnsi="Cambria Math"/>
                      <w:i/>
                      <w:szCs w:val="26"/>
                      <w:lang w:val="fr-FR"/>
                    </w:rPr>
                  </w:ins>
                </m:ctrlPr>
              </m:sSubPr>
              <m:e>
                <w:ins w:id="2588" w:author="The Si Tran" w:date="2012-12-05T23:52:00Z">
                  <m:r>
                    <w:rPr>
                      <w:rFonts w:ascii="Cambria Math" w:hAnsi="Cambria Math"/>
                      <w:szCs w:val="26"/>
                      <w:lang w:val="fr-FR"/>
                    </w:rPr>
                    <m:t>X</m:t>
                  </m:r>
                </w:ins>
              </m:e>
              <m:sub>
                <w:ins w:id="2589" w:author="The Si Tran" w:date="2012-12-05T23:52:00Z">
                  <m:r>
                    <w:rPr>
                      <w:rFonts w:ascii="Cambria Math" w:hAnsi="Cambria Math"/>
                      <w:szCs w:val="26"/>
                      <w:lang w:val="fr-FR"/>
                    </w:rPr>
                    <m:t>t</m:t>
                  </m:r>
                </w:ins>
              </m:sub>
            </m:sSub>
          </m:e>
        </m:d>
      </m:oMath>
      <w:ins w:id="2590" w:author="The Si Tran" w:date="2012-12-05T23:52:00Z">
        <w:r w:rsidR="00623920" w:rsidRPr="00100B8E">
          <w:rPr>
            <w:szCs w:val="26"/>
            <w:lang w:val="fr-FR"/>
          </w:rPr>
          <w:t xml:space="preserve"> </w:t>
        </w:r>
      </w:ins>
      <w:del w:id="2591" w:author="The Si Tran" w:date="2012-12-05T23:51:00Z">
        <w:r w:rsidR="003219CB" w:rsidRPr="0049233F" w:rsidDel="00623920">
          <w:rPr>
            <w:szCs w:val="26"/>
            <w:lang w:val="fr-FR"/>
            <w:rPrChange w:id="2592" w:author="The Si Tran" w:date="2012-12-05T23:02:00Z">
              <w:rPr>
                <w:b/>
                <w:bCs/>
                <w:sz w:val="28"/>
                <w:szCs w:val="28"/>
                <w:lang w:val="fr-FR"/>
              </w:rPr>
            </w:rPrChange>
          </w:rPr>
          <w:delText>{X</w:delText>
        </w:r>
        <w:r w:rsidR="003219CB" w:rsidRPr="0049233F" w:rsidDel="00623920">
          <w:rPr>
            <w:szCs w:val="26"/>
            <w:vertAlign w:val="subscript"/>
            <w:lang w:val="fr-FR"/>
            <w:rPrChange w:id="2593" w:author="The Si Tran" w:date="2012-12-05T23:02:00Z">
              <w:rPr>
                <w:b/>
                <w:bCs/>
                <w:sz w:val="28"/>
                <w:szCs w:val="28"/>
                <w:vertAlign w:val="subscript"/>
                <w:lang w:val="fr-FR"/>
              </w:rPr>
            </w:rPrChange>
          </w:rPr>
          <w:delText>t</w:delText>
        </w:r>
        <w:r w:rsidR="003219CB" w:rsidRPr="0049233F" w:rsidDel="00623920">
          <w:rPr>
            <w:szCs w:val="26"/>
            <w:lang w:val="fr-FR"/>
            <w:rPrChange w:id="2594" w:author="The Si Tran" w:date="2012-12-05T23:02:00Z">
              <w:rPr>
                <w:b/>
                <w:bCs/>
                <w:sz w:val="28"/>
                <w:szCs w:val="28"/>
                <w:lang w:val="fr-FR"/>
              </w:rPr>
            </w:rPrChange>
          </w:rPr>
          <w:delText>}</w:delText>
        </w:r>
      </w:del>
      <w:r w:rsidR="003219CB" w:rsidRPr="0049233F">
        <w:rPr>
          <w:szCs w:val="26"/>
          <w:lang w:val="fr-FR"/>
          <w:rPrChange w:id="2595" w:author="The Si Tran" w:date="2012-12-05T23:02:00Z">
            <w:rPr>
              <w:b/>
              <w:bCs/>
              <w:sz w:val="28"/>
              <w:szCs w:val="28"/>
              <w:lang w:val="fr-FR"/>
            </w:rPr>
          </w:rPrChange>
        </w:rPr>
        <w:t xml:space="preserve">, ta áp dụng toán tử lấy hiệu </w:t>
      </w:r>
      <w:ins w:id="2596" w:author="The Si Tran" w:date="2012-12-05T23:52:00Z">
        <m:oMath>
          <m:r>
            <w:rPr>
              <w:rFonts w:ascii="Cambria Math" w:hAnsi="Cambria Math"/>
              <w:szCs w:val="26"/>
              <w:lang w:val="fr-FR"/>
            </w:rPr>
            <m:t>∆</m:t>
          </m:r>
        </m:oMath>
      </w:ins>
      <w:del w:id="2597" w:author="The Si Tran" w:date="2012-12-05T23:52:00Z">
        <w:r w:rsidR="003219CB" w:rsidRPr="0049233F" w:rsidDel="00623920">
          <w:rPr>
            <w:szCs w:val="26"/>
            <w:lang w:val="fr-FR"/>
            <w:rPrChange w:id="2598" w:author="The Si Tran" w:date="2012-12-05T23:02:00Z">
              <w:rPr>
                <w:b/>
                <w:bCs/>
                <w:sz w:val="28"/>
                <w:szCs w:val="28"/>
                <w:lang w:val="fr-FR"/>
              </w:rPr>
            </w:rPrChange>
          </w:rPr>
          <w:delText>∆</w:delText>
        </w:r>
      </w:del>
      <w:r w:rsidR="003219CB" w:rsidRPr="0049233F">
        <w:rPr>
          <w:szCs w:val="26"/>
          <w:lang w:val="fr-FR"/>
          <w:rPrChange w:id="2599" w:author="The Si Tran" w:date="2012-12-05T23:02:00Z">
            <w:rPr>
              <w:b/>
              <w:bCs/>
              <w:sz w:val="28"/>
              <w:szCs w:val="28"/>
              <w:lang w:val="fr-FR"/>
            </w:rPr>
          </w:rPrChange>
        </w:rPr>
        <w:t xml:space="preserve"> lên </w:t>
      </w:r>
      <m:oMath>
        <m:sSub>
          <m:sSubPr>
            <m:ctrlPr>
              <w:ins w:id="2600" w:author="The Si Tran" w:date="2012-12-05T23:52:00Z">
                <w:rPr>
                  <w:rFonts w:ascii="Cambria Math" w:hAnsi="Cambria Math"/>
                  <w:i/>
                  <w:szCs w:val="26"/>
                  <w:lang w:val="fr-FR"/>
                </w:rPr>
              </w:ins>
            </m:ctrlPr>
          </m:sSubPr>
          <m:e>
            <w:ins w:id="2601" w:author="The Si Tran" w:date="2012-12-05T23:52:00Z">
              <m:r>
                <w:rPr>
                  <w:rFonts w:ascii="Cambria Math" w:hAnsi="Cambria Math"/>
                  <w:szCs w:val="26"/>
                  <w:lang w:val="fr-FR"/>
                </w:rPr>
                <m:t>X</m:t>
              </m:r>
            </w:ins>
          </m:e>
          <m:sub>
            <w:ins w:id="2602" w:author="The Si Tran" w:date="2012-12-05T23:52:00Z">
              <m:r>
                <w:rPr>
                  <w:rFonts w:ascii="Cambria Math" w:hAnsi="Cambria Math"/>
                  <w:szCs w:val="26"/>
                  <w:lang w:val="fr-FR"/>
                </w:rPr>
                <m:t>t</m:t>
              </m:r>
            </w:ins>
          </m:sub>
        </m:sSub>
      </m:oMath>
      <w:del w:id="2603" w:author="The Si Tran" w:date="2012-12-05T23:52:00Z">
        <w:r w:rsidR="003219CB" w:rsidRPr="0049233F" w:rsidDel="00623920">
          <w:rPr>
            <w:szCs w:val="26"/>
            <w:lang w:val="fr-FR"/>
            <w:rPrChange w:id="2604" w:author="The Si Tran" w:date="2012-12-05T23:02:00Z">
              <w:rPr>
                <w:b/>
                <w:bCs/>
                <w:sz w:val="28"/>
                <w:szCs w:val="28"/>
                <w:lang w:val="fr-FR"/>
              </w:rPr>
            </w:rPrChange>
          </w:rPr>
          <w:delText>X</w:delText>
        </w:r>
        <w:r w:rsidR="003219CB" w:rsidRPr="0049233F" w:rsidDel="00623920">
          <w:rPr>
            <w:szCs w:val="26"/>
            <w:vertAlign w:val="subscript"/>
            <w:lang w:val="fr-FR"/>
            <w:rPrChange w:id="2605" w:author="The Si Tran" w:date="2012-12-05T23:02:00Z">
              <w:rPr>
                <w:b/>
                <w:bCs/>
                <w:sz w:val="28"/>
                <w:szCs w:val="28"/>
                <w:vertAlign w:val="subscript"/>
                <w:lang w:val="fr-FR"/>
              </w:rPr>
            </w:rPrChange>
          </w:rPr>
          <w:delText>t</w:delText>
        </w:r>
      </w:del>
      <w:r w:rsidR="003219CB" w:rsidRPr="0049233F">
        <w:rPr>
          <w:szCs w:val="26"/>
          <w:lang w:val="fr-FR"/>
          <w:rPrChange w:id="2606" w:author="The Si Tran" w:date="2012-12-05T23:02:00Z">
            <w:rPr>
              <w:b/>
              <w:bCs/>
              <w:sz w:val="28"/>
              <w:szCs w:val="28"/>
              <w:lang w:val="fr-FR"/>
            </w:rPr>
          </w:rPrChange>
        </w:rPr>
        <w:t xml:space="preserve"> để được một chuỗi thời gian mới </w:t>
      </w:r>
      <w:ins w:id="2607" w:author="The Si Tran" w:date="2012-12-05T23:52:00Z">
        <m:oMath>
          <m:r>
            <w:rPr>
              <w:rFonts w:ascii="Cambria Math" w:hAnsi="Cambria Math"/>
              <w:szCs w:val="26"/>
              <w:lang w:val="fr-FR"/>
            </w:rPr>
            <m:t>∆</m:t>
          </m:r>
        </m:oMath>
      </w:ins>
      <m:oMath>
        <m:sSub>
          <m:sSubPr>
            <m:ctrlPr>
              <w:ins w:id="2608" w:author="The Si Tran" w:date="2012-12-05T23:53:00Z">
                <w:rPr>
                  <w:rFonts w:ascii="Cambria Math" w:hAnsi="Cambria Math"/>
                  <w:i/>
                  <w:szCs w:val="26"/>
                  <w:lang w:val="fr-FR"/>
                </w:rPr>
              </w:ins>
            </m:ctrlPr>
          </m:sSubPr>
          <m:e>
            <w:ins w:id="2609" w:author="The Si Tran" w:date="2012-12-05T23:53:00Z">
              <m:r>
                <w:rPr>
                  <w:rFonts w:ascii="Cambria Math" w:hAnsi="Cambria Math"/>
                  <w:szCs w:val="26"/>
                  <w:lang w:val="fr-FR"/>
                </w:rPr>
                <m:t>X</m:t>
              </m:r>
            </w:ins>
          </m:e>
          <m:sub>
            <w:ins w:id="2610" w:author="The Si Tran" w:date="2012-12-05T23:53:00Z">
              <m:r>
                <w:rPr>
                  <w:rFonts w:ascii="Cambria Math" w:hAnsi="Cambria Math"/>
                  <w:szCs w:val="26"/>
                  <w:lang w:val="fr-FR"/>
                </w:rPr>
                <m:t>t</m:t>
              </m:r>
            </w:ins>
          </m:sub>
        </m:sSub>
      </m:oMath>
      <w:del w:id="2611" w:author="The Si Tran" w:date="2012-12-05T23:52:00Z">
        <w:r w:rsidR="003219CB" w:rsidRPr="0049233F" w:rsidDel="00623920">
          <w:rPr>
            <w:szCs w:val="26"/>
            <w:lang w:val="fr-FR"/>
            <w:rPrChange w:id="2612" w:author="The Si Tran" w:date="2012-12-05T23:02:00Z">
              <w:rPr>
                <w:b/>
                <w:bCs/>
                <w:sz w:val="28"/>
                <w:szCs w:val="28"/>
                <w:lang w:val="fr-FR"/>
              </w:rPr>
            </w:rPrChange>
          </w:rPr>
          <w:delText>∆X</w:delText>
        </w:r>
        <w:r w:rsidR="003219CB" w:rsidRPr="0049233F" w:rsidDel="00623920">
          <w:rPr>
            <w:szCs w:val="26"/>
            <w:vertAlign w:val="subscript"/>
            <w:lang w:val="fr-FR"/>
            <w:rPrChange w:id="2613" w:author="The Si Tran" w:date="2012-12-05T23:02:00Z">
              <w:rPr>
                <w:b/>
                <w:bCs/>
                <w:sz w:val="28"/>
                <w:szCs w:val="28"/>
                <w:vertAlign w:val="subscript"/>
                <w:lang w:val="fr-FR"/>
              </w:rPr>
            </w:rPrChange>
          </w:rPr>
          <w:delText>t</w:delText>
        </w:r>
      </w:del>
      <w:r w:rsidR="003219CB" w:rsidRPr="0049233F">
        <w:rPr>
          <w:szCs w:val="26"/>
          <w:lang w:val="fr-FR"/>
          <w:rPrChange w:id="2614" w:author="The Si Tran" w:date="2012-12-05T23:02:00Z">
            <w:rPr>
              <w:b/>
              <w:bCs/>
              <w:sz w:val="28"/>
              <w:szCs w:val="28"/>
              <w:lang w:val="fr-FR"/>
            </w:rPr>
          </w:rPrChange>
        </w:rPr>
        <w:t xml:space="preserve"> với </w:t>
      </w:r>
      <w:del w:id="2615" w:author="The Si Tran" w:date="2012-12-05T23:52:00Z">
        <w:r w:rsidR="003219CB" w:rsidRPr="0049233F" w:rsidDel="00623920">
          <w:rPr>
            <w:szCs w:val="26"/>
            <w:lang w:val="fr-FR"/>
            <w:rPrChange w:id="2616" w:author="The Si Tran" w:date="2012-12-05T23:02:00Z">
              <w:rPr>
                <w:b/>
                <w:bCs/>
                <w:sz w:val="28"/>
                <w:szCs w:val="28"/>
                <w:lang w:val="fr-FR"/>
              </w:rPr>
            </w:rPrChange>
          </w:rPr>
          <w:delText>:</w:delText>
        </w:r>
      </w:del>
    </w:p>
    <w:p w14:paraId="0A6C57D4" w14:textId="77777777" w:rsidR="00891415" w:rsidRPr="0049233F" w:rsidRDefault="00891415" w:rsidP="003219CB">
      <w:pPr>
        <w:rPr>
          <w:ins w:id="2617" w:author="The Si Tran" w:date="2012-12-16T10:27:00Z"/>
          <w:szCs w:val="26"/>
          <w:lang w:val="fr-FR"/>
          <w:rPrChange w:id="2618" w:author="The Si Tran" w:date="2012-12-05T23:02:00Z">
            <w:rPr>
              <w:ins w:id="2619" w:author="The Si Tran" w:date="2012-12-16T10:27:00Z"/>
              <w:sz w:val="28"/>
              <w:szCs w:val="28"/>
              <w:lang w:val="fr-FR"/>
            </w:rPr>
          </w:rPrChange>
        </w:rPr>
      </w:pPr>
    </w:p>
    <w:p w14:paraId="38874533" w14:textId="25A7AA5D" w:rsidR="003219CB" w:rsidRPr="00891415" w:rsidRDefault="003219CB">
      <w:pPr>
        <w:pStyle w:val="Canhgiua"/>
        <w:rPr>
          <w:rPrChange w:id="2620" w:author="The Si Tran" w:date="2012-12-16T10:26:00Z">
            <w:rPr>
              <w:sz w:val="28"/>
              <w:szCs w:val="28"/>
              <w:lang w:val="fr-FR"/>
            </w:rPr>
          </w:rPrChange>
        </w:rPr>
        <w:pPrChange w:id="2621" w:author="The Si Tran" w:date="2012-12-16T10:27:00Z">
          <w:pPr/>
        </w:pPrChange>
      </w:pPr>
      <w:del w:id="2622" w:author="The Si Tran" w:date="2012-12-16T10:27:00Z">
        <w:r w:rsidRPr="0049233F" w:rsidDel="00891415">
          <w:rPr>
            <w:lang w:val="fr-FR"/>
            <w:rPrChange w:id="2623" w:author="The Si Tran" w:date="2012-12-05T23:02:00Z">
              <w:rPr>
                <w:b/>
                <w:bCs/>
                <w:sz w:val="28"/>
                <w:szCs w:val="28"/>
                <w:lang w:val="fr-FR"/>
              </w:rPr>
            </w:rPrChange>
          </w:rPr>
          <w:delText xml:space="preserve">                        </w:delText>
        </w:r>
      </w:del>
      <w:del w:id="2624" w:author="The Si Tran" w:date="2012-12-16T10:26:00Z">
        <w:r w:rsidRPr="0049233F" w:rsidDel="00891415">
          <w:rPr>
            <w:lang w:val="fr-FR"/>
            <w:rPrChange w:id="2625" w:author="The Si Tran" w:date="2012-12-05T23:02:00Z">
              <w:rPr>
                <w:b/>
                <w:bCs/>
                <w:sz w:val="28"/>
                <w:szCs w:val="28"/>
                <w:lang w:val="fr-FR"/>
              </w:rPr>
            </w:rPrChange>
          </w:rPr>
          <w:delText xml:space="preserve">  </w:delText>
        </w:r>
      </w:del>
      <w:ins w:id="2626" w:author="The Si Tran" w:date="2012-12-05T23:53:00Z">
        <m:oMath>
          <m:r>
            <m:rPr>
              <m:sty m:val="p"/>
            </m:rPr>
            <w:rPr>
              <w:rFonts w:ascii="Cambria Math" w:hAnsi="Cambria Math"/>
              <w:rPrChange w:id="2627"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28" w:author="The Si Tran" w:date="2012-12-16T10:26:00Z">
                    <w:rPr>
                      <w:rFonts w:ascii="Cambria Math" w:hAnsi="Cambria Math"/>
                      <w:lang w:val="fr-FR"/>
                    </w:rPr>
                  </w:rPrChange>
                </w:rPr>
                <m:t>X</m:t>
              </m:r>
            </m:e>
            <m:sub>
              <m:r>
                <w:rPr>
                  <w:rFonts w:ascii="Cambria Math" w:hAnsi="Cambria Math"/>
                  <w:rPrChange w:id="2629" w:author="The Si Tran" w:date="2012-12-16T10:26:00Z">
                    <w:rPr>
                      <w:rFonts w:ascii="Cambria Math" w:hAnsi="Cambria Math"/>
                      <w:lang w:val="fr-FR"/>
                    </w:rPr>
                  </w:rPrChange>
                </w:rPr>
                <m:t>t</m:t>
              </m:r>
            </m:sub>
          </m:sSub>
          <m:r>
            <m:rPr>
              <m:sty m:val="p"/>
            </m:rPr>
            <w:rPr>
              <w:rFonts w:ascii="Cambria Math" w:hAnsi="Cambria Math"/>
              <w:rPrChange w:id="2630"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31" w:author="The Si Tran" w:date="2012-12-16T10:26:00Z">
                    <w:rPr>
                      <w:rFonts w:ascii="Cambria Math" w:hAnsi="Cambria Math"/>
                      <w:lang w:val="fr-FR"/>
                    </w:rPr>
                  </w:rPrChange>
                </w:rPr>
                <m:t>X</m:t>
              </m:r>
            </m:e>
            <m:sub>
              <m:r>
                <w:rPr>
                  <w:rFonts w:ascii="Cambria Math" w:hAnsi="Cambria Math"/>
                  <w:rPrChange w:id="2632" w:author="The Si Tran" w:date="2012-12-16T10:26:00Z">
                    <w:rPr>
                      <w:rFonts w:ascii="Cambria Math" w:hAnsi="Cambria Math"/>
                      <w:lang w:val="fr-FR"/>
                    </w:rPr>
                  </w:rPrChange>
                </w:rPr>
                <m:t>t</m:t>
              </m:r>
            </m:sub>
          </m:sSub>
          <m:r>
            <m:rPr>
              <m:sty m:val="p"/>
            </m:rPr>
            <w:rPr>
              <w:rFonts w:ascii="Cambria Math" w:hAnsi="Cambria Math"/>
              <w:rPrChange w:id="2633"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34" w:author="The Si Tran" w:date="2012-12-16T10:26:00Z">
                    <w:rPr>
                      <w:rFonts w:ascii="Cambria Math" w:hAnsi="Cambria Math"/>
                      <w:lang w:val="fr-FR"/>
                    </w:rPr>
                  </w:rPrChange>
                </w:rPr>
                <m:t>X</m:t>
              </m:r>
            </m:e>
            <m:sub>
              <m:r>
                <w:rPr>
                  <w:rFonts w:ascii="Cambria Math" w:hAnsi="Cambria Math"/>
                  <w:rPrChange w:id="2635" w:author="The Si Tran" w:date="2012-12-16T10:26:00Z">
                    <w:rPr>
                      <w:rFonts w:ascii="Cambria Math" w:hAnsi="Cambria Math"/>
                      <w:lang w:val="fr-FR"/>
                    </w:rPr>
                  </w:rPrChange>
                </w:rPr>
                <m:t>t</m:t>
              </m:r>
              <m:r>
                <m:rPr>
                  <m:sty m:val="p"/>
                </m:rPr>
                <w:rPr>
                  <w:rFonts w:ascii="Cambria Math" w:hAnsi="Cambria Math"/>
                  <w:rPrChange w:id="2636" w:author="The Si Tran" w:date="2012-12-16T10:26:00Z">
                    <w:rPr>
                      <w:rFonts w:ascii="Cambria Math" w:hAnsi="Cambria Math"/>
                      <w:lang w:val="fr-FR"/>
                    </w:rPr>
                  </w:rPrChange>
                </w:rPr>
                <m:t>-1</m:t>
              </m:r>
            </m:sub>
          </m:sSub>
        </m:oMath>
      </w:ins>
      <w:del w:id="2637" w:author="The Si Tran" w:date="2012-12-05T23:53:00Z">
        <w:r w:rsidRPr="00891415" w:rsidDel="003967AA">
          <w:rPr>
            <w:rPrChange w:id="2638"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639" w:author="The Si Tran" w:date="2012-12-05T23:02:00Z">
            <w:rPr>
              <w:sz w:val="28"/>
              <w:szCs w:val="28"/>
              <w:vertAlign w:val="subscript"/>
              <w:lang w:val="fr-FR"/>
            </w:rPr>
          </w:rPrChange>
        </w:rPr>
      </w:pPr>
      <w:r w:rsidRPr="0049233F">
        <w:rPr>
          <w:szCs w:val="26"/>
          <w:lang w:val="fr-FR"/>
          <w:rPrChange w:id="2640" w:author="The Si Tran" w:date="2012-12-05T23:02:00Z">
            <w:rPr>
              <w:b/>
              <w:bCs/>
              <w:sz w:val="28"/>
              <w:szCs w:val="28"/>
              <w:lang w:val="fr-FR"/>
            </w:rPr>
          </w:rPrChange>
        </w:rPr>
        <w:t xml:space="preserve">Nếu </w:t>
      </w:r>
      <w:ins w:id="2641"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642" w:author="The Si Tran" w:date="2012-12-05T23:54:00Z">
        <w:r w:rsidRPr="0049233F" w:rsidDel="00D10148">
          <w:rPr>
            <w:szCs w:val="26"/>
            <w:lang w:val="fr-FR"/>
            <w:rPrChange w:id="2643" w:author="The Si Tran" w:date="2012-12-05T23:02:00Z">
              <w:rPr>
                <w:b/>
                <w:bCs/>
                <w:sz w:val="28"/>
                <w:szCs w:val="28"/>
                <w:lang w:val="fr-FR"/>
              </w:rPr>
            </w:rPrChange>
          </w:rPr>
          <w:delText>∆X</w:delText>
        </w:r>
        <w:r w:rsidRPr="0049233F" w:rsidDel="00D10148">
          <w:rPr>
            <w:szCs w:val="26"/>
            <w:vertAlign w:val="subscript"/>
            <w:lang w:val="fr-FR"/>
            <w:rPrChange w:id="2644" w:author="The Si Tran" w:date="2012-12-05T23:02:00Z">
              <w:rPr>
                <w:b/>
                <w:bCs/>
                <w:sz w:val="28"/>
                <w:szCs w:val="28"/>
                <w:vertAlign w:val="subscript"/>
                <w:lang w:val="fr-FR"/>
              </w:rPr>
            </w:rPrChange>
          </w:rPr>
          <w:delText>t</w:delText>
        </w:r>
        <w:r w:rsidRPr="0049233F" w:rsidDel="00D10148">
          <w:rPr>
            <w:szCs w:val="26"/>
            <w:lang w:val="fr-FR"/>
            <w:rPrChange w:id="2645" w:author="The Si Tran" w:date="2012-12-05T23:02:00Z">
              <w:rPr>
                <w:b/>
                <w:bCs/>
                <w:sz w:val="28"/>
                <w:szCs w:val="28"/>
                <w:lang w:val="fr-FR"/>
              </w:rPr>
            </w:rPrChange>
          </w:rPr>
          <w:delText xml:space="preserve"> </w:delText>
        </w:r>
      </w:del>
      <w:r w:rsidRPr="0049233F">
        <w:rPr>
          <w:szCs w:val="26"/>
          <w:lang w:val="fr-FR"/>
          <w:rPrChange w:id="2646" w:author="The Si Tran" w:date="2012-12-05T23:02:00Z">
            <w:rPr>
              <w:b/>
              <w:bCs/>
              <w:sz w:val="28"/>
              <w:szCs w:val="28"/>
              <w:lang w:val="fr-FR"/>
            </w:rPr>
          </w:rPrChange>
        </w:rPr>
        <w:t xml:space="preserve">là chuỗi tĩnh thì ta xây dựng mô hình mô tả </w:t>
      </w:r>
      <w:del w:id="2647" w:author="The Si Tran" w:date="2012-12-05T23:54:00Z">
        <w:r w:rsidRPr="0049233F" w:rsidDel="00271306">
          <w:rPr>
            <w:szCs w:val="26"/>
            <w:lang w:val="fr-FR"/>
            <w:rPrChange w:id="2648" w:author="The Si Tran" w:date="2012-12-05T23:02:00Z">
              <w:rPr>
                <w:b/>
                <w:bCs/>
                <w:sz w:val="28"/>
                <w:szCs w:val="28"/>
                <w:lang w:val="fr-FR"/>
              </w:rPr>
            </w:rPrChange>
          </w:rPr>
          <w:delText>∆X</w:delText>
        </w:r>
        <w:r w:rsidRPr="0049233F" w:rsidDel="00271306">
          <w:rPr>
            <w:szCs w:val="26"/>
            <w:vertAlign w:val="subscript"/>
            <w:lang w:val="fr-FR"/>
            <w:rPrChange w:id="2649" w:author="The Si Tran" w:date="2012-12-05T23:02:00Z">
              <w:rPr>
                <w:b/>
                <w:bCs/>
                <w:sz w:val="28"/>
                <w:szCs w:val="28"/>
                <w:vertAlign w:val="subscript"/>
                <w:lang w:val="fr-FR"/>
              </w:rPr>
            </w:rPrChange>
          </w:rPr>
          <w:delText>t</w:delText>
        </w:r>
        <w:r w:rsidRPr="0049233F" w:rsidDel="00271306">
          <w:rPr>
            <w:szCs w:val="26"/>
            <w:lang w:val="fr-FR"/>
            <w:rPrChange w:id="2650" w:author="The Si Tran" w:date="2012-12-05T23:02:00Z">
              <w:rPr>
                <w:b/>
                <w:bCs/>
                <w:sz w:val="28"/>
                <w:szCs w:val="28"/>
                <w:lang w:val="fr-FR"/>
              </w:rPr>
            </w:rPrChange>
          </w:rPr>
          <w:delText xml:space="preserve"> </w:delText>
        </w:r>
      </w:del>
      <w:ins w:id="2651"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652" w:author="The Si Tran" w:date="2012-12-05T23:02:00Z">
            <w:rPr>
              <w:b/>
              <w:bCs/>
              <w:sz w:val="28"/>
              <w:szCs w:val="28"/>
              <w:lang w:val="fr-FR"/>
            </w:rPr>
          </w:rPrChange>
        </w:rPr>
        <w:t xml:space="preserve">rồi từ đó suy ra </w:t>
      </w:r>
      <m:oMath>
        <m:sSub>
          <m:sSubPr>
            <m:ctrlPr>
              <w:ins w:id="2653" w:author="The Si Tran" w:date="2012-12-05T23:54:00Z">
                <w:rPr>
                  <w:rFonts w:ascii="Cambria Math" w:hAnsi="Cambria Math"/>
                  <w:i/>
                  <w:szCs w:val="26"/>
                  <w:lang w:val="fr-FR"/>
                </w:rPr>
              </w:ins>
            </m:ctrlPr>
          </m:sSubPr>
          <m:e>
            <w:ins w:id="2654" w:author="The Si Tran" w:date="2012-12-05T23:54:00Z">
              <m:r>
                <w:rPr>
                  <w:rFonts w:ascii="Cambria Math" w:hAnsi="Cambria Math"/>
                  <w:szCs w:val="26"/>
                  <w:lang w:val="fr-FR"/>
                </w:rPr>
                <m:t>X</m:t>
              </m:r>
            </w:ins>
          </m:e>
          <m:sub>
            <w:ins w:id="2655" w:author="The Si Tran" w:date="2012-12-05T23:54:00Z">
              <m:r>
                <w:rPr>
                  <w:rFonts w:ascii="Cambria Math" w:hAnsi="Cambria Math"/>
                  <w:szCs w:val="26"/>
                  <w:lang w:val="fr-FR"/>
                </w:rPr>
                <m:t>t</m:t>
              </m:r>
            </w:ins>
          </m:sub>
        </m:sSub>
      </m:oMath>
      <w:del w:id="2656" w:author="The Si Tran" w:date="2012-12-05T23:54:00Z">
        <w:r w:rsidRPr="0049233F" w:rsidDel="00271306">
          <w:rPr>
            <w:szCs w:val="26"/>
            <w:lang w:val="fr-FR"/>
            <w:rPrChange w:id="2657" w:author="The Si Tran" w:date="2012-12-05T23:02:00Z">
              <w:rPr>
                <w:b/>
                <w:bCs/>
                <w:sz w:val="28"/>
                <w:szCs w:val="28"/>
                <w:lang w:val="fr-FR"/>
              </w:rPr>
            </w:rPrChange>
          </w:rPr>
          <w:delText>X</w:delText>
        </w:r>
        <w:r w:rsidRPr="0049233F" w:rsidDel="00271306">
          <w:rPr>
            <w:szCs w:val="26"/>
            <w:vertAlign w:val="subscript"/>
            <w:lang w:val="fr-FR"/>
            <w:rPrChange w:id="2658" w:author="The Si Tran" w:date="2012-12-05T23:02:00Z">
              <w:rPr>
                <w:b/>
                <w:bCs/>
                <w:sz w:val="28"/>
                <w:szCs w:val="28"/>
                <w:vertAlign w:val="subscript"/>
                <w:lang w:val="fr-FR"/>
              </w:rPr>
            </w:rPrChange>
          </w:rPr>
          <w:delText>t</w:delText>
        </w:r>
      </w:del>
      <w:r w:rsidRPr="0049233F">
        <w:rPr>
          <w:szCs w:val="26"/>
          <w:lang w:val="fr-FR"/>
          <w:rPrChange w:id="2659" w:author="The Si Tran" w:date="2012-12-05T23:02:00Z">
            <w:rPr>
              <w:b/>
              <w:bCs/>
              <w:sz w:val="28"/>
              <w:szCs w:val="28"/>
              <w:lang w:val="fr-FR"/>
            </w:rPr>
          </w:rPrChange>
        </w:rPr>
        <w:t>. Nếu</w:t>
      </w:r>
      <w:ins w:id="2660"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661" w:author="The Si Tran" w:date="2012-12-05T23:54:00Z">
        <w:r w:rsidRPr="0049233F" w:rsidDel="0023677B">
          <w:rPr>
            <w:szCs w:val="26"/>
            <w:lang w:val="fr-FR"/>
            <w:rPrChange w:id="2662" w:author="The Si Tran" w:date="2012-12-05T23:02:00Z">
              <w:rPr>
                <w:b/>
                <w:bCs/>
                <w:sz w:val="28"/>
                <w:szCs w:val="28"/>
                <w:lang w:val="fr-FR"/>
              </w:rPr>
            </w:rPrChange>
          </w:rPr>
          <w:delText xml:space="preserve"> ∆X</w:delText>
        </w:r>
        <w:r w:rsidRPr="0049233F" w:rsidDel="0023677B">
          <w:rPr>
            <w:szCs w:val="26"/>
            <w:vertAlign w:val="subscript"/>
            <w:lang w:val="fr-FR"/>
            <w:rPrChange w:id="2663" w:author="The Si Tran" w:date="2012-12-05T23:02:00Z">
              <w:rPr>
                <w:b/>
                <w:bCs/>
                <w:sz w:val="28"/>
                <w:szCs w:val="28"/>
                <w:vertAlign w:val="subscript"/>
                <w:lang w:val="fr-FR"/>
              </w:rPr>
            </w:rPrChange>
          </w:rPr>
          <w:delText>t</w:delText>
        </w:r>
      </w:del>
      <w:r w:rsidRPr="0049233F">
        <w:rPr>
          <w:szCs w:val="26"/>
          <w:lang w:val="fr-FR"/>
          <w:rPrChange w:id="2664" w:author="The Si Tran" w:date="2012-12-05T23:02:00Z">
            <w:rPr>
              <w:b/>
              <w:bCs/>
              <w:sz w:val="28"/>
              <w:szCs w:val="28"/>
              <w:lang w:val="fr-FR"/>
            </w:rPr>
          </w:rPrChange>
        </w:rPr>
        <w:t xml:space="preserve"> vẫn là chuỗi không tĩnh, ta tiếp tục áp dụng toán tử </w:t>
      </w:r>
      <w:ins w:id="2665" w:author="The Si Tran" w:date="2012-12-05T23:54:00Z">
        <m:oMath>
          <m:r>
            <w:rPr>
              <w:rFonts w:ascii="Cambria Math" w:hAnsi="Cambria Math"/>
              <w:szCs w:val="26"/>
              <w:lang w:val="fr-FR"/>
            </w:rPr>
            <m:t>∆</m:t>
          </m:r>
        </m:oMath>
      </w:ins>
      <w:ins w:id="2666" w:author="The Si Tran" w:date="2012-12-05T23:55:00Z">
        <w:r w:rsidR="00013058">
          <w:rPr>
            <w:szCs w:val="26"/>
            <w:lang w:val="fr-FR"/>
          </w:rPr>
          <w:t xml:space="preserve"> </w:t>
        </w:r>
      </w:ins>
      <w:del w:id="2667" w:author="The Si Tran" w:date="2012-12-05T23:54:00Z">
        <w:r w:rsidRPr="0049233F" w:rsidDel="0023677B">
          <w:rPr>
            <w:szCs w:val="26"/>
            <w:lang w:val="fr-FR"/>
            <w:rPrChange w:id="2668" w:author="The Si Tran" w:date="2012-12-05T23:02:00Z">
              <w:rPr>
                <w:b/>
                <w:bCs/>
                <w:sz w:val="28"/>
                <w:szCs w:val="28"/>
                <w:lang w:val="fr-FR"/>
              </w:rPr>
            </w:rPrChange>
          </w:rPr>
          <w:delText xml:space="preserve">∆ </w:delText>
        </w:r>
      </w:del>
      <w:r w:rsidRPr="0049233F">
        <w:rPr>
          <w:szCs w:val="26"/>
          <w:lang w:val="fr-FR"/>
          <w:rPrChange w:id="2669" w:author="The Si Tran" w:date="2012-12-05T23:02:00Z">
            <w:rPr>
              <w:b/>
              <w:bCs/>
              <w:sz w:val="28"/>
              <w:szCs w:val="28"/>
              <w:lang w:val="fr-FR"/>
            </w:rPr>
          </w:rPrChange>
        </w:rPr>
        <w:t xml:space="preserve">cho chuỗi </w:t>
      </w:r>
      <w:ins w:id="267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671" w:author="The Si Tran" w:date="2012-12-05T23:54:00Z">
        <w:r w:rsidRPr="0049233F" w:rsidDel="0023677B">
          <w:rPr>
            <w:szCs w:val="26"/>
            <w:lang w:val="fr-FR"/>
            <w:rPrChange w:id="2672" w:author="The Si Tran" w:date="2012-12-05T23:02:00Z">
              <w:rPr>
                <w:b/>
                <w:bCs/>
                <w:sz w:val="28"/>
                <w:szCs w:val="28"/>
                <w:lang w:val="fr-FR"/>
              </w:rPr>
            </w:rPrChange>
          </w:rPr>
          <w:delText>∆X</w:delText>
        </w:r>
        <w:r w:rsidRPr="0049233F" w:rsidDel="0023677B">
          <w:rPr>
            <w:szCs w:val="26"/>
            <w:vertAlign w:val="subscript"/>
            <w:lang w:val="fr-FR"/>
            <w:rPrChange w:id="2673" w:author="The Si Tran" w:date="2012-12-05T23:02:00Z">
              <w:rPr>
                <w:b/>
                <w:bCs/>
                <w:sz w:val="28"/>
                <w:szCs w:val="28"/>
                <w:vertAlign w:val="subscript"/>
                <w:lang w:val="fr-FR"/>
              </w:rPr>
            </w:rPrChange>
          </w:rPr>
          <w:delText>t</w:delText>
        </w:r>
      </w:del>
    </w:p>
    <w:p w14:paraId="38C58B0B" w14:textId="77777777" w:rsidR="005E5CD3" w:rsidRPr="0049233F" w:rsidRDefault="005E5CD3" w:rsidP="005E5CD3">
      <w:pPr>
        <w:ind w:firstLine="540"/>
        <w:rPr>
          <w:b/>
          <w:szCs w:val="26"/>
          <w:lang w:val="fr-FR"/>
          <w:rPrChange w:id="2674" w:author="The Si Tran" w:date="2012-12-05T23:02:00Z">
            <w:rPr>
              <w:b/>
              <w:sz w:val="28"/>
              <w:szCs w:val="28"/>
              <w:lang w:val="fr-FR"/>
            </w:rPr>
          </w:rPrChange>
        </w:rPr>
      </w:pPr>
      <w:r w:rsidRPr="0049233F">
        <w:rPr>
          <w:b/>
          <w:szCs w:val="26"/>
          <w:lang w:val="fr-FR"/>
          <w:rPrChange w:id="2675" w:author="The Si Tran" w:date="2012-12-05T23:02:00Z">
            <w:rPr>
              <w:b/>
              <w:bCs/>
              <w:sz w:val="28"/>
              <w:szCs w:val="28"/>
              <w:lang w:val="fr-FR"/>
            </w:rPr>
          </w:rPrChange>
        </w:rPr>
        <w:t>Thành phần chu kỳ (cyclical)</w:t>
      </w:r>
    </w:p>
    <w:p w14:paraId="0D73FA58" w14:textId="77777777" w:rsidR="005E5CD3" w:rsidRPr="0049233F" w:rsidRDefault="005E5CD3" w:rsidP="005E5CD3">
      <w:pPr>
        <w:ind w:firstLine="540"/>
        <w:rPr>
          <w:szCs w:val="26"/>
          <w:lang w:val="fr-FR"/>
          <w:rPrChange w:id="2676" w:author="The Si Tran" w:date="2012-12-05T23:02:00Z">
            <w:rPr>
              <w:sz w:val="28"/>
              <w:szCs w:val="28"/>
              <w:lang w:val="fr-FR"/>
            </w:rPr>
          </w:rPrChange>
        </w:rPr>
      </w:pPr>
      <w:r w:rsidRPr="0049233F">
        <w:rPr>
          <w:szCs w:val="26"/>
          <w:lang w:val="fr-FR"/>
          <w:rPrChange w:id="2677"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678"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679"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9233F" w:rsidRDefault="005E5CD3" w:rsidP="005E5CD3">
      <w:pPr>
        <w:ind w:firstLine="540"/>
        <w:rPr>
          <w:b/>
          <w:szCs w:val="26"/>
          <w:lang w:val="fr-FR"/>
          <w:rPrChange w:id="2680" w:author="The Si Tran" w:date="2012-12-05T23:02:00Z">
            <w:rPr>
              <w:b/>
              <w:sz w:val="28"/>
              <w:szCs w:val="28"/>
              <w:lang w:val="fr-FR"/>
            </w:rPr>
          </w:rPrChange>
        </w:rPr>
      </w:pPr>
      <w:r w:rsidRPr="0049233F">
        <w:rPr>
          <w:b/>
          <w:szCs w:val="26"/>
          <w:lang w:val="fr-FR"/>
          <w:rPrChange w:id="2681" w:author="The Si Tran" w:date="2012-12-05T23:02:00Z">
            <w:rPr>
              <w:b/>
              <w:bCs/>
              <w:sz w:val="28"/>
              <w:szCs w:val="28"/>
              <w:lang w:val="fr-FR"/>
            </w:rPr>
          </w:rPrChange>
        </w:rPr>
        <w:t>Thành phần bất quy tắc (irregular)</w:t>
      </w:r>
    </w:p>
    <w:p w14:paraId="0034CF76" w14:textId="77777777" w:rsidR="005E5CD3" w:rsidRPr="0049233F" w:rsidRDefault="005E5CD3" w:rsidP="005E5CD3">
      <w:pPr>
        <w:ind w:firstLine="540"/>
        <w:rPr>
          <w:szCs w:val="26"/>
          <w:lang w:val="fr-FR"/>
          <w:rPrChange w:id="2682" w:author="The Si Tran" w:date="2012-12-05T23:02:00Z">
            <w:rPr>
              <w:sz w:val="28"/>
              <w:szCs w:val="28"/>
              <w:lang w:val="fr-FR"/>
            </w:rPr>
          </w:rPrChange>
        </w:rPr>
      </w:pPr>
      <w:r w:rsidRPr="0049233F">
        <w:rPr>
          <w:szCs w:val="26"/>
          <w:lang w:val="fr-FR"/>
          <w:rPrChange w:id="2683" w:author="The Si Tran" w:date="2012-12-05T23:02:00Z">
            <w:rPr>
              <w:b/>
              <w:bCs/>
              <w:sz w:val="28"/>
              <w:szCs w:val="28"/>
              <w:lang w:val="fr-FR"/>
            </w:rPr>
          </w:rPrChange>
        </w:rPr>
        <w:lastRenderedPageBreak/>
        <w:t xml:space="preserve"> Là thành phần thể hiện sự biến đổi ngẫu nhiên không thể đoán được của chuỗi thời gian [1].</w:t>
      </w:r>
    </w:p>
    <w:p w14:paraId="0507999E" w14:textId="77777777" w:rsidR="005E5CD3" w:rsidRPr="0049233F" w:rsidRDefault="005E5CD3" w:rsidP="005E5CD3">
      <w:pPr>
        <w:ind w:firstLine="540"/>
        <w:rPr>
          <w:b/>
          <w:szCs w:val="26"/>
          <w:lang w:val="fr-FR"/>
          <w:rPrChange w:id="2684" w:author="The Si Tran" w:date="2012-12-05T23:02:00Z">
            <w:rPr>
              <w:b/>
              <w:sz w:val="28"/>
              <w:szCs w:val="28"/>
              <w:lang w:val="fr-FR"/>
            </w:rPr>
          </w:rPrChange>
        </w:rPr>
      </w:pPr>
      <w:r w:rsidRPr="0049233F">
        <w:rPr>
          <w:b/>
          <w:szCs w:val="26"/>
          <w:lang w:val="fr-FR"/>
          <w:rPrChange w:id="2685" w:author="The Si Tran" w:date="2012-12-05T23:02:00Z">
            <w:rPr>
              <w:b/>
              <w:bCs/>
              <w:sz w:val="28"/>
              <w:szCs w:val="28"/>
              <w:lang w:val="fr-FR"/>
            </w:rPr>
          </w:rPrChange>
        </w:rPr>
        <w:t>Thành phần mùa (Seasonal)</w:t>
      </w:r>
    </w:p>
    <w:p w14:paraId="0F9CFB46" w14:textId="6F489EE4" w:rsidR="005E5CD3" w:rsidRPr="0049233F" w:rsidRDefault="005E5CD3" w:rsidP="005E5CD3">
      <w:pPr>
        <w:ind w:firstLine="540"/>
        <w:rPr>
          <w:szCs w:val="26"/>
          <w:lang w:val="fr-FR"/>
          <w:rPrChange w:id="2686" w:author="The Si Tran" w:date="2012-12-05T23:02:00Z">
            <w:rPr>
              <w:sz w:val="28"/>
              <w:szCs w:val="28"/>
              <w:lang w:val="fr-FR"/>
            </w:rPr>
          </w:rPrChange>
        </w:rPr>
      </w:pPr>
      <w:r w:rsidRPr="0049233F">
        <w:rPr>
          <w:szCs w:val="26"/>
          <w:lang w:val="fr-FR"/>
          <w:rPrChange w:id="2687" w:author="The Si Tran" w:date="2012-12-05T23:02:00Z">
            <w:rPr>
              <w:b/>
              <w:bCs/>
              <w:sz w:val="28"/>
              <w:szCs w:val="28"/>
              <w:lang w:val="fr-FR"/>
            </w:rPr>
          </w:rPrChange>
        </w:rPr>
        <w:t xml:space="preserve"> </w:t>
      </w:r>
      <w:r w:rsidR="00E26A6D" w:rsidRPr="0049233F">
        <w:rPr>
          <w:szCs w:val="26"/>
          <w:lang w:val="fr-FR"/>
          <w:rPrChange w:id="2688" w:author="The Si Tran" w:date="2012-12-05T23:02:00Z">
            <w:rPr>
              <w:b/>
              <w:bCs/>
              <w:sz w:val="28"/>
              <w:szCs w:val="28"/>
              <w:lang w:val="fr-FR"/>
            </w:rPr>
          </w:rPrChange>
        </w:rPr>
        <w:t>Theo như định nghĩa bên trên thì đây l</w:t>
      </w:r>
      <w:r w:rsidRPr="0049233F">
        <w:rPr>
          <w:szCs w:val="26"/>
          <w:lang w:val="fr-FR"/>
          <w:rPrChange w:id="2689"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690" w:author="The Si Tran" w:date="2012-12-14T04:30:00Z">
        <w:r w:rsidR="00D20536">
          <w:rPr>
            <w:szCs w:val="26"/>
            <w:lang w:val="fr-FR"/>
          </w:rPr>
          <w:t>2.</w:t>
        </w:r>
        <w:r w:rsidR="00891415">
          <w:rPr>
            <w:szCs w:val="26"/>
            <w:lang w:val="fr-FR"/>
          </w:rPr>
          <w:t>8</w:t>
        </w:r>
      </w:ins>
      <w:del w:id="2691" w:author="The Si Tran" w:date="2012-12-14T04:30:00Z">
        <w:r w:rsidRPr="0049233F" w:rsidDel="00D20536">
          <w:rPr>
            <w:szCs w:val="26"/>
            <w:lang w:val="fr-FR"/>
            <w:rPrChange w:id="2692" w:author="The Si Tran" w:date="2012-12-05T23:02:00Z">
              <w:rPr>
                <w:b/>
                <w:bCs/>
                <w:sz w:val="28"/>
                <w:szCs w:val="28"/>
                <w:lang w:val="fr-FR"/>
              </w:rPr>
            </w:rPrChange>
          </w:rPr>
          <w:delText>5</w:delText>
        </w:r>
      </w:del>
      <w:r w:rsidRPr="0049233F">
        <w:rPr>
          <w:szCs w:val="26"/>
          <w:lang w:val="fr-FR"/>
          <w:rPrChange w:id="2693" w:author="The Si Tran" w:date="2012-12-05T23:02:00Z">
            <w:rPr>
              <w:b/>
              <w:bCs/>
              <w:sz w:val="28"/>
              <w:szCs w:val="28"/>
              <w:lang w:val="fr-FR"/>
            </w:rPr>
          </w:rPrChange>
        </w:rPr>
        <w:t xml:space="preserve"> là đồ thị của một chuỗi thời gian có tính mùa</w:t>
      </w:r>
      <w:ins w:id="2694" w:author="The Si Tran" w:date="2012-12-14T04:30:00Z">
        <w:r w:rsidR="00D20536">
          <w:rPr>
            <w:szCs w:val="26"/>
            <w:lang w:val="fr-FR"/>
          </w:rPr>
          <w:t>.</w:t>
        </w:r>
      </w:ins>
    </w:p>
    <w:p w14:paraId="1460691C" w14:textId="77777777" w:rsidR="005E5CD3" w:rsidRPr="0049233F" w:rsidRDefault="005E5CD3">
      <w:pPr>
        <w:jc w:val="center"/>
        <w:rPr>
          <w:szCs w:val="26"/>
          <w:lang w:val="fr-FR"/>
          <w:rPrChange w:id="2695" w:author="The Si Tran" w:date="2012-12-05T23:02:00Z">
            <w:rPr>
              <w:sz w:val="28"/>
              <w:szCs w:val="28"/>
              <w:lang w:val="fr-FR"/>
            </w:rPr>
          </w:rPrChange>
        </w:rPr>
        <w:pPrChange w:id="2696" w:author="The Si Tran" w:date="2012-12-11T23:22:00Z">
          <w:pPr/>
        </w:pPrChange>
      </w:pPr>
      <w:r w:rsidRPr="0049233F">
        <w:rPr>
          <w:noProof/>
          <w:szCs w:val="26"/>
          <w:rPrChange w:id="2697" w:author="Unknown">
            <w:rPr>
              <w:noProof/>
              <w:sz w:val="28"/>
              <w:szCs w:val="28"/>
            </w:rPr>
          </w:rPrChange>
        </w:rPr>
        <w:drawing>
          <wp:inline distT="0" distB="0" distL="0" distR="0" wp14:anchorId="60A3E341" wp14:editId="4ED805EF">
            <wp:extent cx="5123344" cy="308138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1755" cy="3086447"/>
                    </a:xfrm>
                    <a:prstGeom prst="rect">
                      <a:avLst/>
                    </a:prstGeom>
                    <a:noFill/>
                    <a:ln>
                      <a:noFill/>
                    </a:ln>
                  </pic:spPr>
                </pic:pic>
              </a:graphicData>
            </a:graphic>
          </wp:inline>
        </w:drawing>
      </w:r>
    </w:p>
    <w:p w14:paraId="51AD1F11" w14:textId="4B97C9A5" w:rsidR="005E5CD3" w:rsidRPr="0049233F" w:rsidDel="00565563" w:rsidRDefault="005E5CD3">
      <w:pPr>
        <w:pStyle w:val="Hinh"/>
        <w:rPr>
          <w:del w:id="2698" w:author="The Si Tran" w:date="2012-12-14T04:34:00Z"/>
          <w:lang w:val="fr-FR"/>
          <w:rPrChange w:id="2699" w:author="The Si Tran" w:date="2012-12-05T23:02:00Z">
            <w:rPr>
              <w:del w:id="2700" w:author="The Si Tran" w:date="2012-12-14T04:34:00Z"/>
              <w:sz w:val="28"/>
              <w:szCs w:val="28"/>
              <w:lang w:val="fr-FR"/>
            </w:rPr>
          </w:rPrChange>
        </w:rPr>
        <w:pPrChange w:id="2701" w:author="The Si Tran" w:date="2012-12-16T10:10:00Z">
          <w:pPr>
            <w:pStyle w:val="Caption"/>
            <w:ind w:left="720" w:firstLine="720"/>
          </w:pPr>
        </w:pPrChange>
      </w:pPr>
      <w:bookmarkStart w:id="2702" w:name="_Toc343415644"/>
      <w:bookmarkStart w:id="2703" w:name="_Toc312142079"/>
      <w:bookmarkStart w:id="2704" w:name="_Toc343029955"/>
      <w:r w:rsidRPr="0049233F">
        <w:rPr>
          <w:bCs w:val="0"/>
          <w:lang w:val="fr-FR"/>
          <w:rPrChange w:id="2705" w:author="The Si Tran" w:date="2012-12-05T23:02:00Z">
            <w:rPr>
              <w:b w:val="0"/>
              <w:bCs w:val="0"/>
              <w:sz w:val="28"/>
              <w:szCs w:val="28"/>
              <w:lang w:val="fr-FR"/>
            </w:rPr>
          </w:rPrChange>
        </w:rPr>
        <w:t xml:space="preserve">Hình </w:t>
      </w:r>
      <w:del w:id="2706" w:author="The Si Tran" w:date="2012-12-11T23:22:00Z">
        <w:r w:rsidRPr="0049233F" w:rsidDel="000D0624">
          <w:rPr>
            <w:bCs w:val="0"/>
            <w:rPrChange w:id="2707" w:author="The Si Tran" w:date="2012-12-05T23:02:00Z">
              <w:rPr>
                <w:b w:val="0"/>
                <w:bCs w:val="0"/>
                <w:sz w:val="28"/>
                <w:szCs w:val="28"/>
              </w:rPr>
            </w:rPrChange>
          </w:rPr>
          <w:fldChar w:fldCharType="begin"/>
        </w:r>
        <w:r w:rsidRPr="0049233F" w:rsidDel="000D0624">
          <w:rPr>
            <w:bCs w:val="0"/>
            <w:lang w:val="fr-FR"/>
            <w:rPrChange w:id="2708" w:author="The Si Tran" w:date="2012-12-05T23:02:00Z">
              <w:rPr>
                <w:b w:val="0"/>
                <w:bCs w:val="0"/>
                <w:sz w:val="28"/>
                <w:szCs w:val="28"/>
                <w:lang w:val="fr-FR"/>
              </w:rPr>
            </w:rPrChange>
          </w:rPr>
          <w:delInstrText xml:space="preserve"> SEQ Hình \* ARABIC </w:delInstrText>
        </w:r>
        <w:r w:rsidRPr="0049233F" w:rsidDel="000D0624">
          <w:rPr>
            <w:bCs w:val="0"/>
            <w:rPrChange w:id="2709" w:author="The Si Tran" w:date="2012-12-05T23:02:00Z">
              <w:rPr>
                <w:b w:val="0"/>
                <w:bCs w:val="0"/>
                <w:sz w:val="28"/>
                <w:szCs w:val="28"/>
              </w:rPr>
            </w:rPrChange>
          </w:rPr>
          <w:fldChar w:fldCharType="separate"/>
        </w:r>
        <w:r w:rsidRPr="0049233F" w:rsidDel="000D0624">
          <w:rPr>
            <w:bCs w:val="0"/>
            <w:noProof/>
            <w:lang w:val="fr-FR"/>
            <w:rPrChange w:id="2710" w:author="The Si Tran" w:date="2012-12-05T23:02:00Z">
              <w:rPr>
                <w:b w:val="0"/>
                <w:bCs w:val="0"/>
                <w:noProof/>
                <w:sz w:val="28"/>
                <w:szCs w:val="28"/>
                <w:lang w:val="fr-FR"/>
              </w:rPr>
            </w:rPrChange>
          </w:rPr>
          <w:delText>5</w:delText>
        </w:r>
        <w:r w:rsidRPr="0049233F" w:rsidDel="000D0624">
          <w:rPr>
            <w:bCs w:val="0"/>
            <w:rPrChange w:id="2711" w:author="The Si Tran" w:date="2012-12-05T23:02:00Z">
              <w:rPr>
                <w:b w:val="0"/>
                <w:bCs w:val="0"/>
                <w:sz w:val="28"/>
                <w:szCs w:val="28"/>
              </w:rPr>
            </w:rPrChange>
          </w:rPr>
          <w:fldChar w:fldCharType="end"/>
        </w:r>
        <w:r w:rsidRPr="0049233F" w:rsidDel="000D0624">
          <w:rPr>
            <w:bCs w:val="0"/>
            <w:lang w:val="fr-FR"/>
            <w:rPrChange w:id="2712" w:author="The Si Tran" w:date="2012-12-05T23:02:00Z">
              <w:rPr>
                <w:b w:val="0"/>
                <w:bCs w:val="0"/>
                <w:sz w:val="28"/>
                <w:szCs w:val="28"/>
                <w:lang w:val="fr-FR"/>
              </w:rPr>
            </w:rPrChange>
          </w:rPr>
          <w:delText xml:space="preserve"> </w:delText>
        </w:r>
      </w:del>
      <w:ins w:id="2713" w:author="The Si Tran" w:date="2012-12-11T23:22:00Z">
        <w:r w:rsidR="00891415">
          <w:t>2.8</w:t>
        </w:r>
      </w:ins>
      <w:ins w:id="2714" w:author="The Si Tran" w:date="2012-12-14T04:30:00Z">
        <w:r w:rsidR="00D20536">
          <w:t>:</w:t>
        </w:r>
      </w:ins>
      <w:ins w:id="2715" w:author="The Si Tran" w:date="2012-12-11T23:22:00Z">
        <w:r w:rsidR="000D0624" w:rsidRPr="0049233F">
          <w:rPr>
            <w:bCs w:val="0"/>
            <w:lang w:val="fr-FR"/>
            <w:rPrChange w:id="2716" w:author="The Si Tran" w:date="2012-12-05T23:02:00Z">
              <w:rPr>
                <w:b w:val="0"/>
                <w:bCs w:val="0"/>
                <w:sz w:val="28"/>
                <w:szCs w:val="28"/>
                <w:lang w:val="fr-FR"/>
              </w:rPr>
            </w:rPrChange>
          </w:rPr>
          <w:t xml:space="preserve"> </w:t>
        </w:r>
      </w:ins>
      <w:r w:rsidRPr="000D0624">
        <w:rPr>
          <w:bCs w:val="0"/>
          <w:lang w:val="fr-FR"/>
          <w:rPrChange w:id="2717" w:author="The Si Tran" w:date="2012-12-11T23:22:00Z">
            <w:rPr>
              <w:b w:val="0"/>
              <w:bCs w:val="0"/>
              <w:sz w:val="28"/>
              <w:szCs w:val="28"/>
              <w:lang w:val="fr-FR"/>
            </w:rPr>
          </w:rPrChange>
        </w:rPr>
        <w:t>Chuỗi thời gian có tính mùa</w:t>
      </w:r>
      <w:bookmarkEnd w:id="2702"/>
      <w:del w:id="2718" w:author="The Si Tran" w:date="2012-12-14T04:34:00Z">
        <w:r w:rsidRPr="000D0624" w:rsidDel="00565563">
          <w:rPr>
            <w:bCs w:val="0"/>
            <w:lang w:val="fr-FR"/>
            <w:rPrChange w:id="2719" w:author="The Si Tran" w:date="2012-12-11T23:22:00Z">
              <w:rPr>
                <w:b w:val="0"/>
                <w:bCs w:val="0"/>
                <w:sz w:val="28"/>
                <w:szCs w:val="28"/>
                <w:lang w:val="fr-FR"/>
              </w:rPr>
            </w:rPrChange>
          </w:rPr>
          <w:delText>.</w:delText>
        </w:r>
        <w:bookmarkEnd w:id="2703"/>
        <w:bookmarkEnd w:id="2704"/>
      </w:del>
    </w:p>
    <w:p w14:paraId="798DA0BB" w14:textId="77777777" w:rsidR="005E5CD3" w:rsidRPr="0049233F" w:rsidRDefault="005E5CD3">
      <w:pPr>
        <w:pStyle w:val="Hinh"/>
        <w:rPr>
          <w:lang w:val="fr-FR"/>
          <w:rPrChange w:id="2720" w:author="The Si Tran" w:date="2012-12-05T23:02:00Z">
            <w:rPr>
              <w:sz w:val="28"/>
              <w:szCs w:val="28"/>
              <w:lang w:val="fr-FR"/>
            </w:rPr>
          </w:rPrChange>
        </w:rPr>
        <w:pPrChange w:id="2721" w:author="The Si Tran" w:date="2012-12-16T10:10:00Z">
          <w:pPr/>
        </w:pPrChange>
      </w:pPr>
      <w:del w:id="2722" w:author="The Si Tran" w:date="2012-12-14T04:34:00Z">
        <w:r w:rsidRPr="0049233F" w:rsidDel="00565563">
          <w:rPr>
            <w:lang w:val="fr-FR"/>
            <w:rPrChange w:id="2723" w:author="The Si Tran" w:date="2012-12-05T23:02:00Z">
              <w:rPr>
                <w:b/>
                <w:sz w:val="28"/>
                <w:szCs w:val="28"/>
                <w:lang w:val="fr-FR"/>
              </w:rPr>
            </w:rPrChange>
          </w:rPr>
          <w:tab/>
        </w:r>
      </w:del>
    </w:p>
    <w:p w14:paraId="495C2E74" w14:textId="77777777" w:rsidR="006A21F7" w:rsidRPr="0049233F" w:rsidRDefault="005E5CD3" w:rsidP="00565563">
      <w:pPr>
        <w:ind w:firstLine="720"/>
        <w:rPr>
          <w:szCs w:val="26"/>
          <w:lang w:val="fr-FR"/>
          <w:rPrChange w:id="2724" w:author="The Si Tran" w:date="2012-12-05T23:02:00Z">
            <w:rPr>
              <w:sz w:val="28"/>
              <w:szCs w:val="28"/>
              <w:lang w:val="fr-FR"/>
            </w:rPr>
          </w:rPrChange>
        </w:rPr>
      </w:pPr>
      <w:del w:id="2725" w:author="The Si Tran" w:date="2012-12-14T04:33:00Z">
        <w:r w:rsidRPr="0049233F" w:rsidDel="00565563">
          <w:rPr>
            <w:szCs w:val="26"/>
            <w:lang w:val="fr-FR"/>
            <w:rPrChange w:id="2726" w:author="The Si Tran" w:date="2012-12-05T23:02:00Z">
              <w:rPr>
                <w:b/>
                <w:bCs/>
                <w:sz w:val="28"/>
                <w:szCs w:val="28"/>
                <w:lang w:val="fr-FR"/>
              </w:rPr>
            </w:rPrChange>
          </w:rPr>
          <w:tab/>
        </w:r>
      </w:del>
      <w:r w:rsidRPr="0049233F">
        <w:rPr>
          <w:szCs w:val="26"/>
          <w:lang w:val="fr-FR"/>
          <w:rPrChange w:id="2727" w:author="The Si Tran" w:date="2012-12-05T23:02:00Z">
            <w:rPr>
              <w:b/>
              <w:bCs/>
              <w:sz w:val="28"/>
              <w:szCs w:val="28"/>
              <w:lang w:val="fr-FR"/>
            </w:rPr>
          </w:rPrChange>
        </w:rPr>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2728" w:author="The Si Tran" w:date="2012-12-05T23:02:00Z">
            <w:rPr>
              <w:b/>
              <w:bCs/>
              <w:sz w:val="28"/>
              <w:szCs w:val="28"/>
              <w:lang w:val="fr-FR"/>
            </w:rPr>
          </w:rPrChange>
        </w:rPr>
        <w:t>.</w:t>
      </w:r>
    </w:p>
    <w:p w14:paraId="706EF02E" w14:textId="77777777" w:rsidR="008D6389" w:rsidDel="00B828F5" w:rsidRDefault="008D6389" w:rsidP="00E078AF">
      <w:pPr>
        <w:rPr>
          <w:del w:id="2729" w:author="The Si Tran" w:date="2012-12-14T04:35:00Z"/>
          <w:szCs w:val="26"/>
          <w:lang w:val="fr-FR"/>
        </w:rPr>
      </w:pPr>
      <w:r w:rsidRPr="0049233F">
        <w:rPr>
          <w:szCs w:val="26"/>
          <w:lang w:val="fr-FR"/>
          <w:rPrChange w:id="2730"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2731" w:author="The Si Tran" w:date="2012-12-05T23:02:00Z">
            <w:rPr>
              <w:b/>
              <w:bCs/>
              <w:sz w:val="28"/>
              <w:szCs w:val="28"/>
              <w:lang w:val="fr-FR"/>
            </w:rPr>
          </w:rPrChange>
        </w:rPr>
        <w:fldChar w:fldCharType="begin"/>
      </w:r>
      <w:r w:rsidRPr="0049233F">
        <w:rPr>
          <w:szCs w:val="26"/>
          <w:lang w:val="fr-FR"/>
          <w:rPrChange w:id="2732"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del w:id="2733" w:author="The Si Tran" w:date="2012-12-12T14:11:00Z">
        <w:r w:rsidRPr="0049233F">
          <w:rPr>
            <w:szCs w:val="26"/>
            <w:lang w:val="fr-FR"/>
            <w:rPrChange w:id="2734" w:author="The Si Tran" w:date="2012-12-05T23:02:00Z">
              <w:rPr>
                <w:b/>
                <w:bCs/>
                <w:sz w:val="28"/>
                <w:szCs w:val="28"/>
                <w:lang w:val="fr-FR"/>
              </w:rPr>
            </w:rPrChange>
          </w:rPr>
          <w:fldChar w:fldCharType="separate"/>
        </w:r>
        <w:r w:rsidRPr="0049233F" w:rsidDel="009D276E">
          <w:rPr>
            <w:szCs w:val="26"/>
            <w:rPrChange w:id="2735" w:author="The Si Tran" w:date="2012-12-05T23:02:00Z">
              <w:rPr>
                <w:b/>
                <w:bCs/>
                <w:sz w:val="20"/>
                <w:szCs w:val="20"/>
              </w:rPr>
            </w:rPrChange>
          </w:rPr>
          <w:delText>[1]</w:delText>
        </w:r>
      </w:del>
      <w:r w:rsidRPr="0049233F">
        <w:rPr>
          <w:szCs w:val="26"/>
          <w:lang w:val="fr-FR"/>
          <w:rPrChange w:id="2736" w:author="The Si Tran" w:date="2012-12-05T23:02:00Z">
            <w:rPr>
              <w:b/>
              <w:bCs/>
              <w:sz w:val="28"/>
              <w:szCs w:val="28"/>
              <w:lang w:val="fr-FR"/>
            </w:rPr>
          </w:rPrChange>
        </w:rPr>
        <w:fldChar w:fldCharType="end"/>
      </w:r>
      <w:r w:rsidRPr="0049233F">
        <w:rPr>
          <w:szCs w:val="26"/>
          <w:lang w:val="fr-FR"/>
          <w:rPrChange w:id="2737" w:author="The Si Tran" w:date="2012-12-05T23:02:00Z">
            <w:rPr>
              <w:b/>
              <w:bCs/>
              <w:sz w:val="28"/>
              <w:szCs w:val="28"/>
              <w:lang w:val="fr-FR"/>
            </w:rPr>
          </w:rPrChange>
        </w:rPr>
        <w:t>.</w:t>
      </w:r>
    </w:p>
    <w:p w14:paraId="6B00FEF5" w14:textId="77777777" w:rsidR="00B828F5" w:rsidRPr="0049233F" w:rsidRDefault="00B828F5" w:rsidP="005A22B0">
      <w:pPr>
        <w:rPr>
          <w:ins w:id="2738" w:author="The Si Tran" w:date="2012-12-14T04:35:00Z"/>
          <w:szCs w:val="26"/>
          <w:lang w:val="fr-FR"/>
          <w:rPrChange w:id="2739" w:author="The Si Tran" w:date="2012-12-05T23:02:00Z">
            <w:rPr>
              <w:ins w:id="2740" w:author="The Si Tran" w:date="2012-12-14T04:35:00Z"/>
              <w:sz w:val="28"/>
              <w:szCs w:val="28"/>
              <w:lang w:val="fr-FR"/>
            </w:rPr>
          </w:rPrChange>
        </w:rPr>
      </w:pPr>
    </w:p>
    <w:p w14:paraId="2041ECB9" w14:textId="2DE0448B" w:rsidR="008D6389" w:rsidRPr="0049233F" w:rsidDel="00565563" w:rsidRDefault="00565563">
      <w:pPr>
        <w:pStyle w:val="Bang"/>
        <w:rPr>
          <w:del w:id="2741" w:author="The Si Tran" w:date="2012-12-14T04:33:00Z"/>
          <w:lang w:val="fr-FR"/>
          <w:rPrChange w:id="2742" w:author="The Si Tran" w:date="2012-12-05T23:02:00Z">
            <w:rPr>
              <w:del w:id="2743" w:author="The Si Tran" w:date="2012-12-14T04:33:00Z"/>
              <w:sz w:val="28"/>
              <w:szCs w:val="28"/>
              <w:lang w:val="fr-FR"/>
            </w:rPr>
          </w:rPrChange>
        </w:rPr>
        <w:pPrChange w:id="2744" w:author="The Si Tran" w:date="2012-12-16T10:03:00Z">
          <w:pPr/>
        </w:pPrChange>
      </w:pPr>
      <w:bookmarkStart w:id="2745" w:name="_Toc343415624"/>
      <w:ins w:id="2746" w:author="The Si Tran" w:date="2012-12-14T04:34:00Z">
        <w:r w:rsidRPr="00565563">
          <w:rPr>
            <w:b/>
            <w:lang w:val="fr-FR"/>
            <w:rPrChange w:id="2747" w:author="The Si Tran" w:date="2012-12-14T04:35:00Z">
              <w:rPr>
                <w:lang w:val="fr-FR"/>
              </w:rPr>
            </w:rPrChange>
          </w:rPr>
          <w:t>Bảng 2.1</w:t>
        </w:r>
      </w:ins>
      <w:ins w:id="2748" w:author="The Si Tran" w:date="2012-12-14T04:35:00Z">
        <w:r w:rsidRPr="00565563">
          <w:rPr>
            <w:b/>
            <w:lang w:val="fr-FR"/>
            <w:rPrChange w:id="2749" w:author="The Si Tran" w:date="2012-12-14T04:35:00Z">
              <w:rPr>
                <w:lang w:val="fr-FR"/>
              </w:rPr>
            </w:rPrChange>
          </w:rPr>
          <w:t> :</w:t>
        </w:r>
      </w:ins>
      <w:ins w:id="2750" w:author="The Si Tran" w:date="2012-12-14T04:34:00Z">
        <w:r>
          <w:rPr>
            <w:lang w:val="fr-FR"/>
          </w:rPr>
          <w:t xml:space="preserve"> M</w:t>
        </w:r>
        <w:r w:rsidRPr="004A02BE">
          <w:rPr>
            <w:lang w:val="fr-FR"/>
          </w:rPr>
          <w:t>ột số kĩ thuật dự đoán cho từng thành phần của chuỗi thời gian</w:t>
        </w:r>
      </w:ins>
      <w:bookmarkEnd w:id="2745"/>
    </w:p>
    <w:p w14:paraId="1C234874" w14:textId="77777777" w:rsidR="008D6389" w:rsidRPr="0049233F" w:rsidRDefault="008D6389">
      <w:pPr>
        <w:pStyle w:val="Bang"/>
        <w:rPr>
          <w:lang w:val="fr-FR"/>
          <w:rPrChange w:id="2751" w:author="The Si Tran" w:date="2012-12-05T23:02:00Z">
            <w:rPr>
              <w:sz w:val="28"/>
              <w:szCs w:val="28"/>
              <w:lang w:val="fr-FR"/>
            </w:rPr>
          </w:rPrChange>
        </w:rPr>
        <w:pPrChange w:id="2752" w:author="The Si Tran" w:date="2012-12-16T10:03:00Z">
          <w:pPr/>
        </w:pPrChange>
      </w:pPr>
      <w:del w:id="2753" w:author="The Si Tran" w:date="2012-12-14T04:33:00Z">
        <w:r w:rsidRPr="0049233F" w:rsidDel="00565563">
          <w:rPr>
            <w:lang w:val="fr-FR"/>
            <w:rPrChange w:id="2754"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755"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756">
          <w:tblGrid>
            <w:gridCol w:w="3082"/>
            <w:gridCol w:w="3129"/>
            <w:gridCol w:w="3110"/>
          </w:tblGrid>
        </w:tblGridChange>
      </w:tblGrid>
      <w:tr w:rsidR="008D6389" w:rsidRPr="00565563" w14:paraId="0E2BA307" w14:textId="77777777" w:rsidTr="00B828F5">
        <w:tc>
          <w:tcPr>
            <w:tcW w:w="1638" w:type="dxa"/>
            <w:tcPrChange w:id="2757" w:author="The Si Tran" w:date="2012-12-14T04:36:00Z">
              <w:tcPr>
                <w:tcW w:w="3192" w:type="dxa"/>
              </w:tcPr>
            </w:tcPrChange>
          </w:tcPr>
          <w:p w14:paraId="109F5C6A" w14:textId="77777777" w:rsidR="008D6389" w:rsidRPr="00DC2B95" w:rsidRDefault="008D6389">
            <w:pPr>
              <w:pStyle w:val="BangBody"/>
              <w:jc w:val="center"/>
              <w:rPr>
                <w:b/>
                <w:sz w:val="26"/>
                <w:szCs w:val="26"/>
                <w:lang w:val="fr-FR"/>
                <w:rPrChange w:id="2758" w:author="The Si Tran" w:date="2012-12-16T10:44:00Z">
                  <w:rPr>
                    <w:sz w:val="28"/>
                    <w:szCs w:val="28"/>
                    <w:lang w:val="fr-FR"/>
                  </w:rPr>
                </w:rPrChange>
              </w:rPr>
              <w:pPrChange w:id="2759" w:author="The Si Tran" w:date="2012-12-16T10:44:00Z">
                <w:pPr/>
              </w:pPrChange>
            </w:pPr>
            <w:r w:rsidRPr="00DC2B95">
              <w:rPr>
                <w:b/>
                <w:sz w:val="26"/>
                <w:szCs w:val="26"/>
                <w:lang w:val="fr-FR"/>
                <w:rPrChange w:id="2760" w:author="The Si Tran" w:date="2012-12-16T10:44:00Z">
                  <w:rPr>
                    <w:b/>
                    <w:bCs/>
                    <w:sz w:val="28"/>
                    <w:szCs w:val="28"/>
                    <w:lang w:val="fr-FR"/>
                  </w:rPr>
                </w:rPrChange>
              </w:rPr>
              <w:t>Thành ph t</w:t>
            </w:r>
          </w:p>
        </w:tc>
        <w:tc>
          <w:tcPr>
            <w:tcW w:w="3960" w:type="dxa"/>
            <w:tcPrChange w:id="2761" w:author="The Si Tran" w:date="2012-12-14T04:36:00Z">
              <w:tcPr>
                <w:tcW w:w="3192" w:type="dxa"/>
              </w:tcPr>
            </w:tcPrChange>
          </w:tcPr>
          <w:p w14:paraId="4CA912EB" w14:textId="77777777" w:rsidR="008D6389" w:rsidRPr="00DC2B95" w:rsidRDefault="008D6389">
            <w:pPr>
              <w:pStyle w:val="BangBody"/>
              <w:jc w:val="center"/>
              <w:rPr>
                <w:b/>
                <w:sz w:val="26"/>
                <w:szCs w:val="26"/>
                <w:lang w:val="fr-FR"/>
                <w:rPrChange w:id="2762" w:author="The Si Tran" w:date="2012-12-16T10:44:00Z">
                  <w:rPr>
                    <w:sz w:val="28"/>
                    <w:szCs w:val="28"/>
                    <w:lang w:val="fr-FR"/>
                  </w:rPr>
                </w:rPrChange>
              </w:rPr>
              <w:pPrChange w:id="2763" w:author="The Si Tran" w:date="2012-12-16T10:44:00Z">
                <w:pPr/>
              </w:pPrChange>
            </w:pPr>
            <w:r w:rsidRPr="00DC2B95">
              <w:rPr>
                <w:b/>
                <w:sz w:val="26"/>
                <w:szCs w:val="26"/>
                <w:lang w:val="fr-FR"/>
                <w:rPrChange w:id="2764" w:author="The Si Tran" w:date="2012-12-16T10:44:00Z">
                  <w:rPr>
                    <w:b/>
                    <w:bCs/>
                    <w:sz w:val="28"/>
                    <w:szCs w:val="28"/>
                    <w:lang w:val="fr-FR"/>
                  </w:rPr>
                </w:rPrChange>
              </w:rPr>
              <w:t xml:space="preserve">Kĩ thuph thuật </w:t>
            </w:r>
          </w:p>
        </w:tc>
        <w:tc>
          <w:tcPr>
            <w:tcW w:w="3690" w:type="dxa"/>
            <w:tcPrChange w:id="2765" w:author="The Si Tran" w:date="2012-12-14T04:36:00Z">
              <w:tcPr>
                <w:tcW w:w="3192" w:type="dxa"/>
              </w:tcPr>
            </w:tcPrChange>
          </w:tcPr>
          <w:p w14:paraId="0D4794FF" w14:textId="77777777" w:rsidR="008D6389" w:rsidRPr="00DC2B95" w:rsidRDefault="000064E1">
            <w:pPr>
              <w:pStyle w:val="BangBody"/>
              <w:jc w:val="center"/>
              <w:rPr>
                <w:b/>
                <w:sz w:val="26"/>
                <w:szCs w:val="26"/>
                <w:lang w:val="fr-FR"/>
                <w:rPrChange w:id="2766" w:author="The Si Tran" w:date="2012-12-16T10:44:00Z">
                  <w:rPr>
                    <w:sz w:val="28"/>
                    <w:szCs w:val="28"/>
                    <w:lang w:val="fr-FR"/>
                  </w:rPr>
                </w:rPrChange>
              </w:rPr>
              <w:pPrChange w:id="2767" w:author="The Si Tran" w:date="2012-12-16T10:44:00Z">
                <w:pPr/>
              </w:pPrChange>
            </w:pPr>
            <w:ins w:id="2768" w:author="The Si Tran" w:date="2012-12-12T14:00:00Z">
              <w:r w:rsidRPr="00DC2B95">
                <w:rPr>
                  <w:b/>
                  <w:sz w:val="26"/>
                  <w:szCs w:val="26"/>
                  <w:lang w:val="fr-FR"/>
                  <w:rPrChange w:id="2769" w:author="The Si Tran" w:date="2012-12-16T10:44:00Z">
                    <w:rPr>
                      <w:szCs w:val="26"/>
                      <w:lang w:val="fr-FR"/>
                    </w:rPr>
                  </w:rPrChange>
                </w:rPr>
                <w:t>Áp</w:t>
              </w:r>
            </w:ins>
            <w:ins w:id="2770" w:author="The Si Tran" w:date="2012-12-12T13:59:00Z">
              <w:r w:rsidRPr="00DC2B95">
                <w:rPr>
                  <w:b/>
                  <w:sz w:val="26"/>
                  <w:szCs w:val="26"/>
                  <w:lang w:val="fr-FR"/>
                  <w:rPrChange w:id="2771" w:author="The Si Tran" w:date="2012-12-16T10:44:00Z">
                    <w:rPr>
                      <w:szCs w:val="26"/>
                      <w:lang w:val="fr-FR"/>
                    </w:rPr>
                  </w:rPrChange>
                </w:rPr>
                <w:t xml:space="preserve"> d th</w:t>
              </w:r>
            </w:ins>
            <w:del w:id="2772" w:author="The Si Tran" w:date="2012-12-12T13:59:00Z">
              <w:r w:rsidR="00075CBD" w:rsidRPr="00DC2B95" w:rsidDel="000064E1">
                <w:rPr>
                  <w:b/>
                  <w:sz w:val="26"/>
                  <w:szCs w:val="26"/>
                  <w:lang w:val="fr-FR"/>
                  <w:rPrChange w:id="2773" w:author="The Si Tran" w:date="2012-12-16T10:44:00Z">
                    <w:rPr>
                      <w:b/>
                      <w:bCs/>
                      <w:sz w:val="28"/>
                      <w:szCs w:val="28"/>
                      <w:lang w:val="fr-FR"/>
                    </w:rPr>
                  </w:rPrChange>
                </w:rPr>
                <w:delText>Whenever ?</w:delText>
              </w:r>
            </w:del>
          </w:p>
        </w:tc>
      </w:tr>
      <w:tr w:rsidR="008D6389" w:rsidRPr="00565563" w14:paraId="74A0825D" w14:textId="77777777" w:rsidTr="00DC2B95">
        <w:trPr>
          <w:gridAfter w:val="1"/>
          <w:wAfter w:w="3690" w:type="dxa"/>
          <w:trPrChange w:id="2774" w:author="The Si Tran" w:date="2012-12-16T10:45:00Z">
            <w:trPr>
              <w:gridAfter w:val="1"/>
            </w:trPr>
          </w:trPrChange>
        </w:trPr>
        <w:tc>
          <w:tcPr>
            <w:tcW w:w="1638" w:type="dxa"/>
            <w:vAlign w:val="center"/>
            <w:tcPrChange w:id="2775" w:author="The Si Tran" w:date="2012-12-16T10:45:00Z">
              <w:tcPr>
                <w:tcW w:w="3192" w:type="dxa"/>
              </w:tcPr>
            </w:tcPrChange>
          </w:tcPr>
          <w:p w14:paraId="3B19F359" w14:textId="77777777" w:rsidR="008D6389" w:rsidRPr="00DC2B95" w:rsidRDefault="002A35A8">
            <w:pPr>
              <w:pStyle w:val="BangBody"/>
              <w:jc w:val="center"/>
              <w:rPr>
                <w:sz w:val="26"/>
                <w:szCs w:val="26"/>
                <w:lang w:val="fr-FR"/>
                <w:rPrChange w:id="2776" w:author="The Si Tran" w:date="2012-12-16T10:43:00Z">
                  <w:rPr>
                    <w:sz w:val="28"/>
                    <w:szCs w:val="28"/>
                    <w:lang w:val="fr-FR"/>
                  </w:rPr>
                </w:rPrChange>
              </w:rPr>
              <w:pPrChange w:id="2777" w:author="The Si Tran" w:date="2012-12-16T10:45:00Z">
                <w:pPr/>
              </w:pPrChange>
            </w:pPr>
            <w:r w:rsidRPr="00DC2B95">
              <w:rPr>
                <w:sz w:val="26"/>
                <w:szCs w:val="26"/>
                <w:lang w:val="fr-FR"/>
                <w:rPrChange w:id="2778" w:author="The Si Tran" w:date="2012-12-16T10:43:00Z">
                  <w:rPr>
                    <w:b/>
                    <w:bCs/>
                    <w:sz w:val="28"/>
                    <w:szCs w:val="28"/>
                    <w:lang w:val="fr-FR"/>
                  </w:rPr>
                </w:rPrChange>
              </w:rPr>
              <w:t>Chunever ?</w:t>
            </w:r>
          </w:p>
        </w:tc>
        <w:tc>
          <w:tcPr>
            <w:tcW w:w="3960" w:type="dxa"/>
            <w:tcPrChange w:id="2779" w:author="The Si Tran" w:date="2012-12-16T10:45:00Z">
              <w:tcPr>
                <w:tcW w:w="3192" w:type="dxa"/>
              </w:tcPr>
            </w:tcPrChange>
          </w:tcPr>
          <w:p w14:paraId="6D9972D3" w14:textId="77777777" w:rsidR="008D6389" w:rsidRPr="00DC2B95" w:rsidRDefault="002A35A8">
            <w:pPr>
              <w:pStyle w:val="BangBody"/>
              <w:rPr>
                <w:sz w:val="26"/>
                <w:szCs w:val="26"/>
                <w:lang w:val="fr-FR"/>
                <w:rPrChange w:id="2780" w:author="The Si Tran" w:date="2012-12-16T10:43:00Z">
                  <w:rPr>
                    <w:sz w:val="28"/>
                    <w:szCs w:val="28"/>
                    <w:lang w:val="fr-FR"/>
                  </w:rPr>
                </w:rPrChange>
              </w:rPr>
              <w:pPrChange w:id="2781" w:author="The Si Tran" w:date="2012-12-16T10:28:00Z">
                <w:pPr>
                  <w:spacing w:before="0"/>
                </w:pPr>
              </w:pPrChange>
            </w:pPr>
            <w:r w:rsidRPr="00DC2B95">
              <w:rPr>
                <w:sz w:val="26"/>
                <w:szCs w:val="26"/>
                <w:lang w:val="fr-FR"/>
                <w:rPrChange w:id="2782" w:author="The Si Tran" w:date="2012-12-16T10:43:00Z">
                  <w:rPr>
                    <w:sz w:val="28"/>
                    <w:szCs w:val="28"/>
                    <w:lang w:val="fr-FR"/>
                  </w:rPr>
                </w:rPrChange>
              </w:rPr>
              <w:t xml:space="preserve">Trung bình đơn gi đoán cho từng thành phần </w:t>
            </w:r>
          </w:p>
          <w:p w14:paraId="32D6EC29" w14:textId="77777777" w:rsidR="002A35A8" w:rsidRPr="00DC2B95" w:rsidRDefault="002A35A8">
            <w:pPr>
              <w:pStyle w:val="BangBody"/>
              <w:rPr>
                <w:sz w:val="26"/>
                <w:szCs w:val="26"/>
                <w:lang w:val="fr-FR"/>
                <w:rPrChange w:id="2783" w:author="The Si Tran" w:date="2012-12-16T10:43:00Z">
                  <w:rPr>
                    <w:sz w:val="28"/>
                    <w:szCs w:val="28"/>
                    <w:lang w:val="fr-FR"/>
                  </w:rPr>
                </w:rPrChange>
              </w:rPr>
              <w:pPrChange w:id="2784" w:author="The Si Tran" w:date="2012-12-16T10:28:00Z">
                <w:pPr>
                  <w:spacing w:before="0"/>
                </w:pPr>
              </w:pPrChange>
            </w:pPr>
            <w:r w:rsidRPr="00DC2B95">
              <w:rPr>
                <w:sz w:val="26"/>
                <w:szCs w:val="26"/>
                <w:lang w:val="fr-FR"/>
                <w:rPrChange w:id="2785" w:author="The Si Tran" w:date="2012-12-16T10:43:00Z">
                  <w:rPr>
                    <w:sz w:val="28"/>
                    <w:szCs w:val="28"/>
                    <w:lang w:val="fr-FR"/>
                  </w:rPr>
                </w:rPrChange>
              </w:rPr>
              <w:t xml:space="preserve">Trung bình di đgi đoán cho từng </w:t>
            </w:r>
            <w:r w:rsidRPr="00DC2B95">
              <w:rPr>
                <w:sz w:val="26"/>
                <w:szCs w:val="26"/>
                <w:lang w:val="fr-FR"/>
                <w:rPrChange w:id="2786" w:author="The Si Tran" w:date="2012-12-16T10:43:00Z">
                  <w:rPr>
                    <w:sz w:val="28"/>
                    <w:szCs w:val="28"/>
                    <w:lang w:val="fr-FR"/>
                  </w:rPr>
                </w:rPrChange>
              </w:rPr>
              <w:lastRenderedPageBreak/>
              <w:t>thành phnh di đgi đoán cho từng thành phần của chuỗi thời gianhuỗi thời gian ất quan t</w:t>
            </w:r>
            <w:r w:rsidR="0040359E" w:rsidRPr="00DC2B95">
              <w:rPr>
                <w:sz w:val="26"/>
                <w:szCs w:val="26"/>
                <w:lang w:val="fr-FR"/>
                <w:rPrChange w:id="2787" w:author="The Si Tran" w:date="2012-12-16T10:43:00Z">
                  <w:rPr>
                    <w:sz w:val="28"/>
                    <w:szCs w:val="28"/>
                    <w:lang w:val="fr-FR"/>
                  </w:rPr>
                </w:rPrChange>
              </w:rPr>
              <w:t>Mô hình đơn giđgi đoán cho từng thành phần của chuỗi thời gianhuỗi thời gian ất q. Hoặc là những chuỗi thời gian được sinh ra trong những điều kiện, môi trường ổn định.</w:t>
            </w:r>
          </w:p>
        </w:tc>
      </w:tr>
      <w:tr w:rsidR="00572933" w:rsidRPr="00565563" w14:paraId="144C77CF" w14:textId="77777777" w:rsidTr="00DC2B95">
        <w:trPr>
          <w:gridAfter w:val="1"/>
          <w:wAfter w:w="3690" w:type="dxa"/>
          <w:trPrChange w:id="2788" w:author="The Si Tran" w:date="2012-12-16T10:45:00Z">
            <w:trPr>
              <w:gridAfter w:val="1"/>
            </w:trPr>
          </w:trPrChange>
        </w:trPr>
        <w:tc>
          <w:tcPr>
            <w:tcW w:w="1638" w:type="dxa"/>
            <w:vAlign w:val="center"/>
            <w:tcPrChange w:id="2789" w:author="The Si Tran" w:date="2012-12-16T10:45:00Z">
              <w:tcPr>
                <w:tcW w:w="3192" w:type="dxa"/>
              </w:tcPr>
            </w:tcPrChange>
          </w:tcPr>
          <w:p w14:paraId="4CB62FE8" w14:textId="11EE582D" w:rsidR="00572933" w:rsidRPr="00DC2B95" w:rsidRDefault="00572933">
            <w:pPr>
              <w:pStyle w:val="BangBody"/>
              <w:jc w:val="center"/>
              <w:rPr>
                <w:sz w:val="26"/>
                <w:szCs w:val="26"/>
                <w:lang w:val="fr-FR"/>
                <w:rPrChange w:id="2790" w:author="The Si Tran" w:date="2012-12-16T10:43:00Z">
                  <w:rPr>
                    <w:sz w:val="28"/>
                    <w:szCs w:val="28"/>
                    <w:lang w:val="fr-FR"/>
                  </w:rPr>
                </w:rPrChange>
              </w:rPr>
              <w:pPrChange w:id="2791" w:author="The Si Tran" w:date="2012-12-16T10:45:00Z">
                <w:pPr/>
              </w:pPrChange>
            </w:pPr>
            <w:r w:rsidRPr="00DC2B95">
              <w:rPr>
                <w:sz w:val="26"/>
                <w:szCs w:val="26"/>
                <w:lang w:val="fr-FR"/>
                <w:rPrChange w:id="2792" w:author="The Si Tran" w:date="2012-12-16T10:43:00Z">
                  <w:rPr>
                    <w:sz w:val="28"/>
                    <w:szCs w:val="28"/>
                    <w:lang w:val="fr-FR"/>
                  </w:rPr>
                </w:rPrChange>
              </w:rPr>
              <w:lastRenderedPageBreak/>
              <w:t xml:space="preserve">Xu hưnh </w:t>
            </w:r>
          </w:p>
        </w:tc>
        <w:tc>
          <w:tcPr>
            <w:tcW w:w="3960" w:type="dxa"/>
            <w:tcPrChange w:id="2793" w:author="The Si Tran" w:date="2012-12-16T10:45:00Z">
              <w:tcPr>
                <w:tcW w:w="3192" w:type="dxa"/>
              </w:tcPr>
            </w:tcPrChange>
          </w:tcPr>
          <w:p w14:paraId="0458B685" w14:textId="77777777" w:rsidR="00572933" w:rsidRPr="00DC2B95" w:rsidRDefault="00572933">
            <w:pPr>
              <w:pStyle w:val="BangBody"/>
              <w:rPr>
                <w:sz w:val="26"/>
                <w:szCs w:val="26"/>
                <w:lang w:val="fr-FR"/>
                <w:rPrChange w:id="2794" w:author="The Si Tran" w:date="2012-12-16T10:43:00Z">
                  <w:rPr>
                    <w:sz w:val="28"/>
                    <w:szCs w:val="28"/>
                    <w:lang w:val="fr-FR"/>
                  </w:rPr>
                </w:rPrChange>
              </w:rPr>
              <w:pPrChange w:id="2795" w:author="The Si Tran" w:date="2012-12-16T10:28:00Z">
                <w:pPr>
                  <w:spacing w:before="0"/>
                </w:pPr>
              </w:pPrChange>
            </w:pPr>
            <w:r w:rsidRPr="00DC2B95">
              <w:rPr>
                <w:sz w:val="26"/>
                <w:szCs w:val="26"/>
                <w:lang w:val="fr-FR"/>
                <w:rPrChange w:id="2796" w:author="The Si Tran" w:date="2012-12-16T10:43:00Z">
                  <w:rPr>
                    <w:sz w:val="28"/>
                    <w:szCs w:val="28"/>
                    <w:lang w:val="fr-FR"/>
                  </w:rPr>
                </w:rPrChange>
              </w:rPr>
              <w:t>Trung bình di đgi đoán cTrung bình di đgi đoán cho t thời gianhuỗi thời gian ất q. Hoặc là những chuỗi thời gian đ</w:t>
            </w:r>
            <w:r w:rsidR="006C1D46" w:rsidRPr="00DC2B95">
              <w:rPr>
                <w:sz w:val="26"/>
                <w:szCs w:val="26"/>
                <w:lang w:val="fr-FR"/>
                <w:rPrChange w:id="2797" w:author="The Si Tran" w:date="2012-12-16T10:43:00Z">
                  <w:rPr>
                    <w:sz w:val="28"/>
                    <w:szCs w:val="28"/>
                    <w:lang w:val="fr-FR"/>
                  </w:rPr>
                </w:rPrChange>
              </w:rPr>
              <w:t>Xuung bình di đgi đoán cho từng thành phần cg đời 1 sản phẩm. Sự gia tăng dân số làm tăng lên nhu cầu về lương thực, thực phẩm, dịch vụ. Tất cả những dữ liệu này đều có tính xu hướng.</w:t>
            </w:r>
          </w:p>
        </w:tc>
      </w:tr>
      <w:tr w:rsidR="00F077A6" w:rsidRPr="00565563" w14:paraId="2E2BF25E" w14:textId="77777777" w:rsidTr="00DC2B95">
        <w:tc>
          <w:tcPr>
            <w:tcW w:w="1638" w:type="dxa"/>
            <w:vAlign w:val="center"/>
            <w:tcPrChange w:id="2798" w:author="The Si Tran" w:date="2012-12-16T10:45:00Z">
              <w:tcPr>
                <w:tcW w:w="3192" w:type="dxa"/>
              </w:tcPr>
            </w:tcPrChange>
          </w:tcPr>
          <w:p w14:paraId="549CF493" w14:textId="77777777" w:rsidR="00F077A6" w:rsidRPr="00DC2B95" w:rsidRDefault="00F077A6">
            <w:pPr>
              <w:pStyle w:val="BangBody"/>
              <w:jc w:val="center"/>
              <w:rPr>
                <w:sz w:val="26"/>
                <w:szCs w:val="26"/>
                <w:lang w:val="fr-FR"/>
                <w:rPrChange w:id="2799" w:author="The Si Tran" w:date="2012-12-16T10:43:00Z">
                  <w:rPr>
                    <w:sz w:val="28"/>
                    <w:szCs w:val="28"/>
                    <w:lang w:val="fr-FR"/>
                  </w:rPr>
                </w:rPrChange>
              </w:rPr>
              <w:pPrChange w:id="2800" w:author="The Si Tran" w:date="2012-12-16T10:45:00Z">
                <w:pPr/>
              </w:pPrChange>
            </w:pPr>
            <w:r w:rsidRPr="00DC2B95">
              <w:rPr>
                <w:sz w:val="26"/>
                <w:szCs w:val="26"/>
                <w:lang w:val="fr-FR"/>
                <w:rPrChange w:id="2801" w:author="The Si Tran" w:date="2012-12-16T10:43:00Z">
                  <w:rPr>
                    <w:sz w:val="28"/>
                    <w:szCs w:val="28"/>
                    <w:lang w:val="fr-FR"/>
                  </w:rPr>
                </w:rPrChange>
              </w:rPr>
              <w:t>Mùa</w:t>
            </w:r>
          </w:p>
        </w:tc>
        <w:tc>
          <w:tcPr>
            <w:tcW w:w="3960" w:type="dxa"/>
            <w:tcPrChange w:id="2802" w:author="The Si Tran" w:date="2012-12-16T10:45:00Z">
              <w:tcPr>
                <w:tcW w:w="3192" w:type="dxa"/>
              </w:tcPr>
            </w:tcPrChange>
          </w:tcPr>
          <w:p w14:paraId="245F83F8" w14:textId="77777777" w:rsidR="00F077A6" w:rsidRPr="00DC2B95" w:rsidRDefault="00F077A6">
            <w:pPr>
              <w:pStyle w:val="BangBody"/>
              <w:rPr>
                <w:sz w:val="26"/>
                <w:szCs w:val="26"/>
                <w:lang w:val="fr-FR"/>
                <w:rPrChange w:id="2803" w:author="The Si Tran" w:date="2012-12-16T10:43:00Z">
                  <w:rPr>
                    <w:sz w:val="28"/>
                    <w:szCs w:val="28"/>
                    <w:lang w:val="fr-FR"/>
                  </w:rPr>
                </w:rPrChange>
              </w:rPr>
              <w:pPrChange w:id="2804" w:author="The Si Tran" w:date="2012-12-16T10:28:00Z">
                <w:pPr>
                  <w:spacing w:before="0"/>
                </w:pPr>
              </w:pPrChange>
            </w:pPr>
            <w:r w:rsidRPr="00DC2B95">
              <w:rPr>
                <w:sz w:val="26"/>
                <w:szCs w:val="26"/>
                <w:lang w:val="fr-FR"/>
                <w:rPrChange w:id="2805" w:author="The Si Tran" w:date="2012-12-16T10:43:00Z">
                  <w:rPr>
                    <w:sz w:val="28"/>
                    <w:szCs w:val="28"/>
                    <w:lang w:val="fr-FR"/>
                  </w:rPr>
                </w:rPrChange>
              </w:rPr>
              <w:t>Mô hình làm trơn theo hàm mũ cg thành phần cg đời 1 sản phẩm. Sự gia tăng</w:t>
            </w:r>
            <w:r w:rsidR="00CF32C5" w:rsidRPr="00DC2B95">
              <w:rPr>
                <w:sz w:val="26"/>
                <w:szCs w:val="26"/>
                <w:lang w:val="fr-FR"/>
                <w:rPrChange w:id="2806" w:author="The Si Tran" w:date="2012-12-16T10:43:00Z">
                  <w:rPr>
                    <w:sz w:val="28"/>
                    <w:szCs w:val="28"/>
                    <w:lang w:val="fr-FR"/>
                  </w:rPr>
                </w:rPrChange>
              </w:rPr>
              <w:t>Tô hình làm trơn theo hàm mũ cg thành  (ARIMA)</w:t>
            </w:r>
          </w:p>
        </w:tc>
        <w:tc>
          <w:tcPr>
            <w:tcW w:w="3690" w:type="dxa"/>
            <w:tcPrChange w:id="2807" w:author="The Si Tran" w:date="2012-12-16T10:45:00Z">
              <w:tcPr>
                <w:tcW w:w="3192" w:type="dxa"/>
              </w:tcPr>
            </w:tcPrChange>
          </w:tcPr>
          <w:p w14:paraId="36C7E86A" w14:textId="77777777" w:rsidR="00F077A6" w:rsidRPr="00DC2B95" w:rsidRDefault="00AC4149">
            <w:pPr>
              <w:pStyle w:val="BangBody"/>
              <w:rPr>
                <w:sz w:val="26"/>
                <w:szCs w:val="26"/>
                <w:lang w:val="fr-FR"/>
                <w:rPrChange w:id="2808" w:author="The Si Tran" w:date="2012-12-16T10:43:00Z">
                  <w:rPr>
                    <w:sz w:val="28"/>
                    <w:szCs w:val="28"/>
                    <w:lang w:val="fr-FR"/>
                  </w:rPr>
                </w:rPrChange>
              </w:rPr>
              <w:pPrChange w:id="2809" w:author="The Si Tran" w:date="2012-12-16T10:28:00Z">
                <w:pPr/>
              </w:pPrChange>
            </w:pPr>
            <w:r w:rsidRPr="00DC2B95">
              <w:rPr>
                <w:sz w:val="26"/>
                <w:szCs w:val="26"/>
                <w:lang w:val="fr-FR"/>
                <w:rPrChange w:id="2810" w:author="The Si Tran" w:date="2012-12-16T10:43:00Z">
                  <w:rPr>
                    <w:sz w:val="28"/>
                    <w:szCs w:val="28"/>
                    <w:lang w:val="fr-FR"/>
                  </w:rPr>
                </w:rPrChange>
              </w:rPr>
              <w:t>Nh hình làm trơn theo hàm mũ cg thành  (ARIMA)đời 1 sản phẩm. Sự gia tăng dân số làm tăng lên nhu cầu về lương thực, thực phẩm, d</w:t>
            </w:r>
          </w:p>
        </w:tc>
      </w:tr>
    </w:tbl>
    <w:p w14:paraId="66FDBB0A" w14:textId="77777777" w:rsidR="008D6389" w:rsidRPr="00565563" w:rsidRDefault="008D6389" w:rsidP="005A22B0">
      <w:pPr>
        <w:rPr>
          <w:sz w:val="22"/>
          <w:lang w:val="fr-FR"/>
          <w:rPrChange w:id="2811" w:author="The Si Tran" w:date="2012-12-14T04:33:00Z">
            <w:rPr>
              <w:sz w:val="28"/>
              <w:szCs w:val="28"/>
              <w:lang w:val="fr-FR"/>
            </w:rPr>
          </w:rPrChange>
        </w:rPr>
      </w:pPr>
    </w:p>
    <w:p w14:paraId="2EFD65FF" w14:textId="77777777" w:rsidR="00B35C7A" w:rsidRPr="0049233F" w:rsidRDefault="00B35C7A" w:rsidP="005A22B0">
      <w:pPr>
        <w:rPr>
          <w:szCs w:val="26"/>
          <w:lang w:val="fr-FR"/>
          <w:rPrChange w:id="2812" w:author="The Si Tran" w:date="2012-12-05T23:02:00Z">
            <w:rPr>
              <w:sz w:val="28"/>
              <w:szCs w:val="28"/>
              <w:lang w:val="fr-FR"/>
            </w:rPr>
          </w:rPrChange>
        </w:rPr>
      </w:pPr>
      <w:r w:rsidRPr="0049233F">
        <w:rPr>
          <w:szCs w:val="26"/>
          <w:lang w:val="fr-FR"/>
          <w:rPrChange w:id="2813"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814" w:author="The Si Tran" w:date="2012-12-05T23:02:00Z">
            <w:rPr>
              <w:sz w:val="28"/>
              <w:szCs w:val="28"/>
              <w:lang w:val="fr-FR"/>
            </w:rPr>
          </w:rPrChange>
        </w:rPr>
      </w:pPr>
      <w:r w:rsidRPr="0049233F">
        <w:rPr>
          <w:szCs w:val="26"/>
          <w:lang w:val="fr-FR"/>
          <w:rPrChange w:id="2815"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816" w:author="The Si Tran" w:date="2012-12-05T23:02:00Z">
            <w:rPr>
              <w:sz w:val="28"/>
              <w:szCs w:val="28"/>
              <w:lang w:val="fr-FR"/>
            </w:rPr>
          </w:rPrChange>
        </w:rPr>
      </w:pPr>
      <w:r w:rsidRPr="0049233F">
        <w:rPr>
          <w:szCs w:val="26"/>
          <w:lang w:val="fr-FR"/>
          <w:rPrChange w:id="2817" w:author="The Si Tran" w:date="2012-12-05T23:02:00Z">
            <w:rPr>
              <w:sz w:val="28"/>
              <w:szCs w:val="28"/>
              <w:lang w:val="fr-FR"/>
            </w:rPr>
          </w:rPrChange>
        </w:rPr>
        <w:tab/>
        <w:t xml:space="preserve">Lỗi (residual, forecast error) là sự sai khác giữa giá trị thực và giá trị dự đoán được. </w:t>
      </w:r>
    </w:p>
    <w:p w14:paraId="1CEC9DDB" w14:textId="77777777" w:rsidR="00926939" w:rsidRPr="00082976" w:rsidRDefault="00926939">
      <w:pPr>
        <w:pStyle w:val="Canhgiua"/>
        <w:pPrChange w:id="2818" w:author="The Si Tran" w:date="2012-12-16T10:29:00Z">
          <w:pPr>
            <w:ind w:left="1440"/>
          </w:pPr>
        </w:pPrChange>
      </w:pPr>
      <w:del w:id="2819" w:author="The Si Tran" w:date="2012-12-14T04:42:00Z">
        <w:r w:rsidRPr="0049233F" w:rsidDel="001E051F">
          <w:rPr>
            <w:lang w:val="fr-FR"/>
            <w:rPrChange w:id="2820" w:author="The Si Tran" w:date="2012-12-05T23:02:00Z">
              <w:rPr>
                <w:sz w:val="28"/>
                <w:szCs w:val="28"/>
                <w:lang w:val="fr-FR"/>
              </w:rPr>
            </w:rPrChange>
          </w:rPr>
          <w:tab/>
        </w:r>
        <w:r w:rsidRPr="0049233F" w:rsidDel="001E051F">
          <w:rPr>
            <w:lang w:val="fr-FR"/>
            <w:rPrChange w:id="2821" w:author="The Si Tran" w:date="2012-12-05T23:02:00Z">
              <w:rPr>
                <w:sz w:val="28"/>
                <w:szCs w:val="28"/>
                <w:lang w:val="fr-FR"/>
              </w:rPr>
            </w:rPrChange>
          </w:rPr>
          <w:tab/>
        </w:r>
        <w:r w:rsidRPr="0049233F" w:rsidDel="001E051F">
          <w:rPr>
            <w:lang w:val="fr-FR"/>
            <w:rPrChange w:id="2822" w:author="The Si Tran" w:date="2012-12-05T23:02:00Z">
              <w:rPr>
                <w:sz w:val="28"/>
                <w:szCs w:val="28"/>
                <w:lang w:val="fr-FR"/>
              </w:rPr>
            </w:rPrChange>
          </w:rPr>
          <w:tab/>
        </w:r>
      </w:del>
      <m:oMath>
        <m:sSub>
          <m:sSubPr>
            <m:ctrlPr>
              <w:ins w:id="2823" w:author="The Si Tran" w:date="2012-12-05T23:55:00Z">
                <w:rPr>
                  <w:rFonts w:ascii="Cambria Math" w:hAnsi="Cambria Math"/>
                  <w:i/>
                  <w:lang w:val="fr-FR"/>
                </w:rPr>
              </w:ins>
            </m:ctrlPr>
          </m:sSubPr>
          <m:e>
            <w:ins w:id="2824" w:author="The Si Tran" w:date="2012-12-05T23:55:00Z">
              <m:r>
                <w:rPr>
                  <w:rFonts w:ascii="Cambria Math" w:hAnsi="Cambria Math"/>
                  <w:lang w:val="fr-FR"/>
                </w:rPr>
                <m:t>e</m:t>
              </m:r>
            </w:ins>
          </m:e>
          <m:sub>
            <w:ins w:id="2825" w:author="The Si Tran" w:date="2012-12-05T23:55:00Z">
              <m:r>
                <w:rPr>
                  <w:rFonts w:ascii="Cambria Math" w:hAnsi="Cambria Math"/>
                  <w:lang w:val="fr-FR"/>
                </w:rPr>
                <m:t>t</m:t>
              </m:r>
            </w:ins>
          </m:sub>
        </m:sSub>
        <w:ins w:id="2826" w:author="The Si Tran" w:date="2012-12-05T23:55:00Z">
          <m:r>
            <w:rPr>
              <w:rFonts w:ascii="Cambria Math" w:hAnsi="Cambria Math"/>
              <w:lang w:val="fr-FR"/>
            </w:rPr>
            <m:t>=</m:t>
          </m:r>
        </w:ins>
        <m:sSub>
          <m:sSubPr>
            <m:ctrlPr>
              <w:ins w:id="2827" w:author="The Si Tran" w:date="2012-12-05T23:55:00Z">
                <w:rPr>
                  <w:rFonts w:ascii="Cambria Math" w:hAnsi="Cambria Math"/>
                  <w:i/>
                  <w:lang w:val="fr-FR"/>
                </w:rPr>
              </w:ins>
            </m:ctrlPr>
          </m:sSubPr>
          <m:e>
            <w:ins w:id="2828" w:author="The Si Tran" w:date="2012-12-05T23:55:00Z">
              <m:r>
                <w:rPr>
                  <w:rFonts w:ascii="Cambria Math" w:hAnsi="Cambria Math"/>
                  <w:lang w:val="fr-FR"/>
                </w:rPr>
                <m:t>Y</m:t>
              </m:r>
            </w:ins>
          </m:e>
          <m:sub>
            <w:ins w:id="2829" w:author="The Si Tran" w:date="2012-12-05T23:55:00Z">
              <m:r>
                <w:rPr>
                  <w:rFonts w:ascii="Cambria Math" w:hAnsi="Cambria Math"/>
                  <w:lang w:val="fr-FR"/>
                </w:rPr>
                <m:t>t</m:t>
              </m:r>
            </w:ins>
          </m:sub>
        </m:sSub>
        <w:ins w:id="2830" w:author="The Si Tran" w:date="2012-12-05T23:55:00Z">
          <m:r>
            <w:rPr>
              <w:rFonts w:ascii="Cambria Math" w:hAnsi="Cambria Math"/>
              <w:lang w:val="fr-FR"/>
            </w:rPr>
            <m:t>-</m:t>
          </m:r>
        </w:ins>
        <m:sSub>
          <m:sSubPr>
            <m:ctrlPr>
              <w:ins w:id="2831" w:author="The Si Tran" w:date="2012-12-05T23:56:00Z">
                <w:rPr>
                  <w:rFonts w:ascii="Cambria Math" w:hAnsi="Cambria Math"/>
                  <w:i/>
                  <w:lang w:val="fr-FR"/>
                </w:rPr>
              </w:ins>
            </m:ctrlPr>
          </m:sSubPr>
          <m:e>
            <m:acc>
              <m:accPr>
                <m:ctrlPr>
                  <w:ins w:id="2832" w:author="The Si Tran" w:date="2012-12-05T23:56:00Z">
                    <w:rPr>
                      <w:rFonts w:ascii="Cambria Math" w:hAnsi="Cambria Math"/>
                      <w:i/>
                      <w:lang w:val="fr-FR"/>
                    </w:rPr>
                  </w:ins>
                </m:ctrlPr>
              </m:accPr>
              <m:e>
                <w:ins w:id="2833" w:author="The Si Tran" w:date="2012-12-05T23:56:00Z">
                  <m:r>
                    <w:rPr>
                      <w:rFonts w:ascii="Cambria Math" w:hAnsi="Cambria Math"/>
                      <w:lang w:val="fr-FR"/>
                    </w:rPr>
                    <m:t>Y</m:t>
                  </m:r>
                </w:ins>
              </m:e>
            </m:acc>
          </m:e>
          <m:sub>
            <w:ins w:id="2834" w:author="The Si Tran" w:date="2012-12-05T23:56:00Z">
              <m:r>
                <w:rPr>
                  <w:rFonts w:ascii="Cambria Math" w:hAnsi="Cambria Math"/>
                  <w:lang w:val="fr-FR"/>
                </w:rPr>
                <m:t>t</m:t>
              </m:r>
            </w:ins>
          </m:sub>
        </m:sSub>
      </m:oMath>
      <w:del w:id="2835" w:author="The Si Tran" w:date="2012-12-05T23:56:00Z">
        <w:r w:rsidRPr="0049233F" w:rsidDel="009F0701">
          <w:rPr>
            <w:lang w:val="fr-FR"/>
            <w:rPrChange w:id="2836" w:author="The Si Tran" w:date="2012-12-05T23:02:00Z">
              <w:rPr>
                <w:sz w:val="28"/>
                <w:szCs w:val="28"/>
                <w:lang w:val="fr-FR"/>
              </w:rPr>
            </w:rPrChange>
          </w:rPr>
          <w:delText>e</w:delText>
        </w:r>
        <w:r w:rsidRPr="0049233F" w:rsidDel="009F0701">
          <w:rPr>
            <w:vertAlign w:val="subscript"/>
            <w:lang w:val="fr-FR"/>
            <w:rPrChange w:id="2837" w:author="The Si Tran" w:date="2012-12-05T23:02:00Z">
              <w:rPr>
                <w:sz w:val="28"/>
                <w:szCs w:val="28"/>
                <w:vertAlign w:val="subscript"/>
                <w:lang w:val="fr-FR"/>
              </w:rPr>
            </w:rPrChange>
          </w:rPr>
          <w:delText xml:space="preserve">t  </w:delText>
        </w:r>
        <w:r w:rsidRPr="0049233F" w:rsidDel="009F0701">
          <w:rPr>
            <w:lang w:val="fr-FR"/>
            <w:rPrChange w:id="2838" w:author="The Si Tran" w:date="2012-12-05T23:02:00Z">
              <w:rPr>
                <w:sz w:val="28"/>
                <w:szCs w:val="28"/>
                <w:lang w:val="fr-FR"/>
              </w:rPr>
            </w:rPrChange>
          </w:rPr>
          <w:delText>= Υ</w:delText>
        </w:r>
        <w:r w:rsidR="003176F1" w:rsidRPr="0049233F" w:rsidDel="009F0701">
          <w:rPr>
            <w:vertAlign w:val="subscript"/>
            <w:lang w:val="fr-FR"/>
            <w:rPrChange w:id="2839" w:author="The Si Tran" w:date="2012-12-05T23:02:00Z">
              <w:rPr>
                <w:sz w:val="28"/>
                <w:szCs w:val="28"/>
                <w:vertAlign w:val="subscript"/>
                <w:lang w:val="fr-FR"/>
              </w:rPr>
            </w:rPrChange>
          </w:rPr>
          <w:delText>t</w:delText>
        </w:r>
        <w:r w:rsidRPr="0049233F" w:rsidDel="009F0701">
          <w:rPr>
            <w:lang w:val="fr-FR"/>
            <w:rPrChange w:id="2840"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2" type="#_x0000_t75" style="width:10.05pt;height:15.05pt" o:ole="">
              <v:imagedata r:id="rId51" o:title=""/>
            </v:shape>
            <o:OLEObject Type="Embed" ProgID="Equation.DSMT4" ShapeID="_x0000_i1042" DrawAspect="Content" ObjectID="_1417184520" r:id="rId52"/>
          </w:object>
        </w:r>
        <w:r w:rsidR="003176F1" w:rsidRPr="002B1464" w:rsidDel="009F0701">
          <w:rPr>
            <w:vertAlign w:val="subscript"/>
          </w:rPr>
          <w:delText>t</w:delText>
        </w:r>
      </w:del>
    </w:p>
    <w:p w14:paraId="3C709FDE" w14:textId="77777777" w:rsidR="00B14D71" w:rsidRDefault="00926939" w:rsidP="005A22B0">
      <w:pPr>
        <w:rPr>
          <w:ins w:id="2841" w:author="The Si Tran" w:date="2012-12-14T04:41:00Z"/>
          <w:rFonts w:eastAsiaTheme="minorEastAsia"/>
          <w:szCs w:val="26"/>
        </w:rPr>
      </w:pPr>
      <w:r w:rsidRPr="005947EE">
        <w:rPr>
          <w:szCs w:val="26"/>
        </w:rPr>
        <w:tab/>
      </w:r>
      <w:ins w:id="2842" w:author="The Si Tran" w:date="2012-12-14T04:41:00Z">
        <w:r w:rsidR="00B14D71">
          <w:rPr>
            <w:szCs w:val="26"/>
          </w:rPr>
          <w:t>T</w:t>
        </w:r>
      </w:ins>
      <w:del w:id="2843"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350BDD">
      <w:pPr>
        <w:pStyle w:val="ListParagraph"/>
        <w:numPr>
          <w:ilvl w:val="1"/>
          <w:numId w:val="56"/>
        </w:numPr>
        <w:tabs>
          <w:tab w:val="left" w:pos="1350"/>
        </w:tabs>
        <w:spacing w:line="360" w:lineRule="auto"/>
        <w:ind w:left="1800"/>
        <w:rPr>
          <w:szCs w:val="26"/>
        </w:rPr>
        <w:pPrChange w:id="2844" w:author="The Si Tran" w:date="2012-12-14T04:43:00Z">
          <w:pPr/>
        </w:pPrChange>
      </w:pPr>
      <m:oMath>
        <m:sSub>
          <m:sSubPr>
            <m:ctrlPr>
              <w:ins w:id="2845" w:author="The Si Tran" w:date="2012-12-05T23:56:00Z">
                <w:rPr>
                  <w:rFonts w:ascii="Cambria Math" w:hAnsi="Cambria Math"/>
                  <w:i/>
                  <w:sz w:val="26"/>
                  <w:szCs w:val="26"/>
                  <w:lang w:val="fr-FR"/>
                </w:rPr>
              </w:ins>
            </m:ctrlPr>
          </m:sSubPr>
          <m:e>
            <w:ins w:id="2846" w:author="The Si Tran" w:date="2012-12-05T23:56:00Z">
              <m:r>
                <w:rPr>
                  <w:rFonts w:ascii="Cambria Math" w:hAnsi="Cambria Math"/>
                  <w:sz w:val="26"/>
                  <w:szCs w:val="26"/>
                  <w:lang w:val="fr-FR"/>
                  <w:rPrChange w:id="2847" w:author="The Si Tran" w:date="2012-12-14T04:43:00Z">
                    <w:rPr>
                      <w:rFonts w:ascii="Cambria Math" w:hAnsi="Cambria Math"/>
                      <w:lang w:val="fr-FR"/>
                    </w:rPr>
                  </w:rPrChange>
                </w:rPr>
                <m:t>e</m:t>
              </m:r>
            </w:ins>
          </m:e>
          <m:sub>
            <w:ins w:id="2848" w:author="The Si Tran" w:date="2012-12-05T23:56:00Z">
              <m:r>
                <w:rPr>
                  <w:rFonts w:ascii="Cambria Math" w:hAnsi="Cambria Math"/>
                  <w:sz w:val="26"/>
                  <w:szCs w:val="26"/>
                  <w:lang w:val="fr-FR"/>
                  <w:rPrChange w:id="2849" w:author="The Si Tran" w:date="2012-12-14T04:43:00Z">
                    <w:rPr>
                      <w:rFonts w:ascii="Cambria Math" w:hAnsi="Cambria Math"/>
                      <w:lang w:val="fr-FR"/>
                    </w:rPr>
                  </w:rPrChange>
                </w:rPr>
                <m:t>t</m:t>
              </m:r>
            </w:ins>
          </m:sub>
        </m:sSub>
      </m:oMath>
      <w:del w:id="2850" w:author="The Si Tran" w:date="2012-12-05T23:56:00Z">
        <w:r w:rsidR="00926939" w:rsidRPr="001E051F" w:rsidDel="009F0701">
          <w:rPr>
            <w:rFonts w:ascii="Times New Roman" w:hAnsi="Times New Roman"/>
            <w:sz w:val="26"/>
            <w:szCs w:val="26"/>
            <w:rPrChange w:id="2851" w:author="The Si Tran" w:date="2012-12-14T04:43:00Z">
              <w:rPr/>
            </w:rPrChange>
          </w:rPr>
          <w:delText>e</w:delText>
        </w:r>
        <w:r w:rsidR="00926939" w:rsidRPr="001E051F" w:rsidDel="009F0701">
          <w:rPr>
            <w:rFonts w:ascii="Times New Roman" w:hAnsi="Times New Roman"/>
            <w:sz w:val="26"/>
            <w:szCs w:val="26"/>
            <w:vertAlign w:val="subscript"/>
            <w:rPrChange w:id="2852" w:author="The Si Tran" w:date="2012-12-14T04:43:00Z">
              <w:rPr>
                <w:vertAlign w:val="subscript"/>
              </w:rPr>
            </w:rPrChange>
          </w:rPr>
          <w:delText>t</w:delText>
        </w:r>
      </w:del>
      <w:r w:rsidR="00926939" w:rsidRPr="001E051F">
        <w:rPr>
          <w:rFonts w:ascii="Times New Roman" w:hAnsi="Times New Roman"/>
          <w:sz w:val="26"/>
          <w:szCs w:val="26"/>
          <w:rPrChange w:id="2853" w:author="The Si Tran" w:date="2012-12-14T04:43:00Z">
            <w:rPr/>
          </w:rPrChange>
        </w:rPr>
        <w:t xml:space="preserve"> : lỗi</w:t>
      </w:r>
    </w:p>
    <w:p w14:paraId="0E3E28EC" w14:textId="77777777" w:rsidR="00926939" w:rsidRPr="00F445BC" w:rsidRDefault="00926939">
      <w:pPr>
        <w:pStyle w:val="ListParagraph"/>
        <w:numPr>
          <w:ilvl w:val="1"/>
          <w:numId w:val="56"/>
        </w:numPr>
        <w:spacing w:line="360" w:lineRule="auto"/>
        <w:ind w:left="1800"/>
        <w:rPr>
          <w:szCs w:val="26"/>
        </w:rPr>
        <w:pPrChange w:id="2854" w:author="The Si Tran" w:date="2012-12-14T04:43:00Z">
          <w:pPr/>
        </w:pPrChange>
      </w:pPr>
      <w:del w:id="2855" w:author="The Si Tran" w:date="2012-12-14T04:42:00Z">
        <w:r w:rsidRPr="001E051F" w:rsidDel="001E051F">
          <w:rPr>
            <w:rFonts w:ascii="Times New Roman" w:hAnsi="Times New Roman"/>
            <w:sz w:val="26"/>
            <w:szCs w:val="26"/>
            <w:rPrChange w:id="2856" w:author="The Si Tran" w:date="2012-12-14T04:43:00Z">
              <w:rPr/>
            </w:rPrChange>
          </w:rPr>
          <w:tab/>
        </w:r>
        <w:r w:rsidRPr="001E051F" w:rsidDel="001E051F">
          <w:rPr>
            <w:rFonts w:ascii="Times New Roman" w:hAnsi="Times New Roman"/>
            <w:sz w:val="26"/>
            <w:szCs w:val="26"/>
            <w:rPrChange w:id="2857" w:author="The Si Tran" w:date="2012-12-14T04:43:00Z">
              <w:rPr/>
            </w:rPrChange>
          </w:rPr>
          <w:tab/>
        </w:r>
        <w:r w:rsidRPr="001E051F" w:rsidDel="001E051F">
          <w:rPr>
            <w:rFonts w:ascii="Times New Roman" w:hAnsi="Times New Roman"/>
            <w:sz w:val="26"/>
            <w:szCs w:val="26"/>
            <w:rPrChange w:id="2858" w:author="The Si Tran" w:date="2012-12-14T04:43:00Z">
              <w:rPr/>
            </w:rPrChange>
          </w:rPr>
          <w:tab/>
        </w:r>
      </w:del>
      <m:oMath>
        <m:sSub>
          <m:sSubPr>
            <m:ctrlPr>
              <w:ins w:id="2859" w:author="The Si Tran" w:date="2012-12-05T23:57:00Z">
                <w:rPr>
                  <w:rFonts w:ascii="Cambria Math" w:hAnsi="Cambria Math"/>
                  <w:i/>
                  <w:sz w:val="26"/>
                  <w:szCs w:val="26"/>
                  <w:lang w:val="fr-FR"/>
                </w:rPr>
              </w:ins>
            </m:ctrlPr>
          </m:sSubPr>
          <m:e>
            <w:ins w:id="2860" w:author="The Si Tran" w:date="2012-12-05T23:57:00Z">
              <m:r>
                <w:rPr>
                  <w:rFonts w:ascii="Cambria Math" w:hAnsi="Cambria Math"/>
                  <w:sz w:val="26"/>
                  <w:szCs w:val="26"/>
                  <w:lang w:val="fr-FR"/>
                  <w:rPrChange w:id="2861" w:author="The Si Tran" w:date="2012-12-14T04:43:00Z">
                    <w:rPr>
                      <w:rFonts w:ascii="Cambria Math" w:hAnsi="Cambria Math"/>
                      <w:lang w:val="fr-FR"/>
                    </w:rPr>
                  </w:rPrChange>
                </w:rPr>
                <m:t>Y</m:t>
              </m:r>
            </w:ins>
          </m:e>
          <m:sub>
            <w:ins w:id="2862" w:author="The Si Tran" w:date="2012-12-05T23:57:00Z">
              <m:r>
                <w:rPr>
                  <w:rFonts w:ascii="Cambria Math" w:hAnsi="Cambria Math"/>
                  <w:sz w:val="26"/>
                  <w:szCs w:val="26"/>
                  <w:lang w:val="fr-FR"/>
                  <w:rPrChange w:id="2863" w:author="The Si Tran" w:date="2012-12-14T04:43:00Z">
                    <w:rPr>
                      <w:rFonts w:ascii="Cambria Math" w:hAnsi="Cambria Math"/>
                      <w:lang w:val="fr-FR"/>
                    </w:rPr>
                  </w:rPrChange>
                </w:rPr>
                <m:t>t</m:t>
              </m:r>
            </w:ins>
          </m:sub>
        </m:sSub>
      </m:oMath>
      <w:del w:id="2864" w:author="The Si Tran" w:date="2012-12-05T23:57:00Z">
        <w:r w:rsidRPr="001E051F" w:rsidDel="009F0701">
          <w:rPr>
            <w:rFonts w:ascii="Times New Roman" w:hAnsi="Times New Roman"/>
            <w:sz w:val="26"/>
            <w:szCs w:val="26"/>
            <w:rPrChange w:id="2865" w:author="The Si Tran" w:date="2012-12-14T04:43:00Z">
              <w:rPr/>
            </w:rPrChange>
          </w:rPr>
          <w:delText>Y</w:delText>
        </w:r>
      </w:del>
      <w:r w:rsidRPr="001E051F">
        <w:rPr>
          <w:rFonts w:ascii="Times New Roman" w:hAnsi="Times New Roman"/>
          <w:sz w:val="26"/>
          <w:szCs w:val="26"/>
          <w:rPrChange w:id="2866" w:author="The Si Tran" w:date="2012-12-14T04:43:00Z">
            <w:rPr/>
          </w:rPrChange>
        </w:rPr>
        <w:t xml:space="preserve"> : giá trị thực của biến quan sát</w:t>
      </w:r>
    </w:p>
    <w:p w14:paraId="01B49A0A" w14:textId="77777777" w:rsidR="00926939" w:rsidRPr="00F445BC" w:rsidRDefault="00926939">
      <w:pPr>
        <w:pStyle w:val="ListParagraph"/>
        <w:numPr>
          <w:ilvl w:val="1"/>
          <w:numId w:val="56"/>
        </w:numPr>
        <w:spacing w:line="360" w:lineRule="auto"/>
        <w:ind w:left="1800"/>
        <w:rPr>
          <w:szCs w:val="26"/>
        </w:rPr>
        <w:pPrChange w:id="2867" w:author="The Si Tran" w:date="2012-12-14T04:43:00Z">
          <w:pPr/>
        </w:pPrChange>
      </w:pPr>
      <w:del w:id="2868" w:author="The Si Tran" w:date="2012-12-14T04:42:00Z">
        <w:r w:rsidRPr="001E051F" w:rsidDel="001E051F">
          <w:rPr>
            <w:rFonts w:ascii="Times New Roman" w:hAnsi="Times New Roman"/>
            <w:sz w:val="26"/>
            <w:szCs w:val="26"/>
            <w:rPrChange w:id="2869" w:author="The Si Tran" w:date="2012-12-14T04:43:00Z">
              <w:rPr/>
            </w:rPrChange>
          </w:rPr>
          <w:tab/>
        </w:r>
        <w:r w:rsidRPr="001E051F" w:rsidDel="001E051F">
          <w:rPr>
            <w:rFonts w:ascii="Times New Roman" w:hAnsi="Times New Roman"/>
            <w:sz w:val="26"/>
            <w:szCs w:val="26"/>
            <w:rPrChange w:id="2870" w:author="The Si Tran" w:date="2012-12-14T04:43:00Z">
              <w:rPr/>
            </w:rPrChange>
          </w:rPr>
          <w:tab/>
        </w:r>
        <w:r w:rsidRPr="001E051F" w:rsidDel="001E051F">
          <w:rPr>
            <w:rFonts w:ascii="Times New Roman" w:hAnsi="Times New Roman"/>
            <w:sz w:val="26"/>
            <w:szCs w:val="26"/>
            <w:rPrChange w:id="2871" w:author="The Si Tran" w:date="2012-12-14T04:43:00Z">
              <w:rPr/>
            </w:rPrChange>
          </w:rPr>
          <w:tab/>
        </w:r>
      </w:del>
      <w:del w:id="2872" w:author="The Si Tran" w:date="2012-12-05T23:57:00Z">
        <w:r w:rsidRPr="001E051F" w:rsidDel="009F0701">
          <w:rPr>
            <w:rFonts w:ascii="Times New Roman" w:hAnsi="Times New Roman"/>
            <w:position w:val="-4"/>
            <w:sz w:val="26"/>
            <w:szCs w:val="26"/>
            <w:rPrChange w:id="2873" w:author="The Si Tran" w:date="2012-12-14T04:43:00Z">
              <w:rPr>
                <w:position w:val="-4"/>
                <w:szCs w:val="26"/>
              </w:rPr>
            </w:rPrChange>
          </w:rPr>
          <w:object w:dxaOrig="240" w:dyaOrig="300" w14:anchorId="1ADCE12B">
            <v:shape id="_x0000_i1043" type="#_x0000_t75" style="width:10.05pt;height:15.05pt" o:ole="">
              <v:imagedata r:id="rId51" o:title=""/>
            </v:shape>
            <o:OLEObject Type="Embed" ProgID="Equation.DSMT4" ShapeID="_x0000_i1043" DrawAspect="Content" ObjectID="_1417184521" r:id="rId53"/>
          </w:object>
        </w:r>
      </w:del>
      <m:oMath>
        <m:sSub>
          <m:sSubPr>
            <m:ctrlPr>
              <w:ins w:id="2874" w:author="The Si Tran" w:date="2012-12-05T23:57:00Z">
                <w:rPr>
                  <w:rFonts w:ascii="Cambria Math" w:hAnsi="Cambria Math"/>
                  <w:i/>
                  <w:sz w:val="26"/>
                  <w:szCs w:val="26"/>
                  <w:lang w:val="fr-FR"/>
                </w:rPr>
              </w:ins>
            </m:ctrlPr>
          </m:sSubPr>
          <m:e>
            <m:acc>
              <m:accPr>
                <m:ctrlPr>
                  <w:ins w:id="2875" w:author="The Si Tran" w:date="2012-12-05T23:57:00Z">
                    <w:rPr>
                      <w:rFonts w:ascii="Cambria Math" w:hAnsi="Cambria Math"/>
                      <w:i/>
                      <w:sz w:val="26"/>
                      <w:szCs w:val="26"/>
                      <w:lang w:val="fr-FR"/>
                    </w:rPr>
                  </w:ins>
                </m:ctrlPr>
              </m:accPr>
              <m:e>
                <w:ins w:id="2876" w:author="The Si Tran" w:date="2012-12-05T23:57:00Z">
                  <m:r>
                    <w:rPr>
                      <w:rFonts w:ascii="Cambria Math" w:hAnsi="Cambria Math"/>
                      <w:sz w:val="26"/>
                      <w:szCs w:val="26"/>
                      <w:lang w:val="fr-FR"/>
                      <w:rPrChange w:id="2877" w:author="The Si Tran" w:date="2012-12-14T04:43:00Z">
                        <w:rPr>
                          <w:rFonts w:ascii="Cambria Math" w:hAnsi="Cambria Math"/>
                          <w:lang w:val="fr-FR"/>
                        </w:rPr>
                      </w:rPrChange>
                    </w:rPr>
                    <m:t>Y</m:t>
                  </m:r>
                </w:ins>
              </m:e>
            </m:acc>
          </m:e>
          <m:sub>
            <w:ins w:id="2878" w:author="The Si Tran" w:date="2012-12-05T23:57:00Z">
              <m:r>
                <w:rPr>
                  <w:rFonts w:ascii="Cambria Math" w:hAnsi="Cambria Math"/>
                  <w:sz w:val="26"/>
                  <w:szCs w:val="26"/>
                  <w:lang w:val="fr-FR"/>
                  <w:rPrChange w:id="2879" w:author="The Si Tran" w:date="2012-12-14T04:43:00Z">
                    <w:rPr>
                      <w:rFonts w:ascii="Cambria Math" w:hAnsi="Cambria Math"/>
                      <w:lang w:val="fr-FR"/>
                    </w:rPr>
                  </w:rPrChange>
                </w:rPr>
                <m:t>t</m:t>
              </m:r>
            </w:ins>
          </m:sub>
        </m:sSub>
      </m:oMath>
      <w:r w:rsidRPr="001E051F">
        <w:rPr>
          <w:rFonts w:ascii="Times New Roman" w:hAnsi="Times New Roman"/>
          <w:sz w:val="26"/>
          <w:szCs w:val="26"/>
          <w:rPrChange w:id="2880" w:author="The Si Tran" w:date="2012-12-14T04:43:00Z">
            <w:rPr/>
          </w:rPrChange>
        </w:rPr>
        <w:t> : giá trị dự đoán được của biến quan sát</w:t>
      </w:r>
    </w:p>
    <w:p w14:paraId="08861CDF" w14:textId="77777777" w:rsidR="00926939" w:rsidRPr="001E051F" w:rsidRDefault="00926939">
      <w:pPr>
        <w:pStyle w:val="ListParagraph"/>
        <w:numPr>
          <w:ilvl w:val="1"/>
          <w:numId w:val="56"/>
        </w:numPr>
        <w:spacing w:line="360" w:lineRule="auto"/>
        <w:ind w:left="1800"/>
        <w:rPr>
          <w:sz w:val="26"/>
          <w:szCs w:val="26"/>
          <w:lang w:val="fr-FR"/>
          <w:rPrChange w:id="2881" w:author="The Si Tran" w:date="2012-12-14T04:43:00Z">
            <w:rPr>
              <w:sz w:val="28"/>
              <w:szCs w:val="28"/>
              <w:lang w:val="fr-FR"/>
            </w:rPr>
          </w:rPrChange>
        </w:rPr>
        <w:pPrChange w:id="2882" w:author="The Si Tran" w:date="2012-12-14T04:43:00Z">
          <w:pPr/>
        </w:pPrChange>
      </w:pPr>
      <w:del w:id="2883" w:author="The Si Tran" w:date="2012-12-14T04:42:00Z">
        <w:r w:rsidRPr="001E051F" w:rsidDel="001E051F">
          <w:rPr>
            <w:rFonts w:ascii="Times New Roman" w:hAnsi="Times New Roman"/>
            <w:sz w:val="26"/>
            <w:szCs w:val="26"/>
            <w:rPrChange w:id="2884" w:author="The Si Tran" w:date="2012-12-14T04:43:00Z">
              <w:rPr/>
            </w:rPrChange>
          </w:rPr>
          <w:tab/>
        </w:r>
        <w:r w:rsidRPr="001E051F" w:rsidDel="001E051F">
          <w:rPr>
            <w:rFonts w:ascii="Times New Roman" w:hAnsi="Times New Roman"/>
            <w:sz w:val="26"/>
            <w:szCs w:val="26"/>
            <w:rPrChange w:id="2885" w:author="The Si Tran" w:date="2012-12-14T04:43:00Z">
              <w:rPr/>
            </w:rPrChange>
          </w:rPr>
          <w:tab/>
        </w:r>
        <w:r w:rsidRPr="001E051F" w:rsidDel="001E051F">
          <w:rPr>
            <w:rFonts w:ascii="Times New Roman" w:hAnsi="Times New Roman"/>
            <w:sz w:val="26"/>
            <w:szCs w:val="26"/>
            <w:rPrChange w:id="2886" w:author="The Si Tran" w:date="2012-12-14T04:43:00Z">
              <w:rPr/>
            </w:rPrChange>
          </w:rPr>
          <w:tab/>
        </w:r>
      </w:del>
      <w:ins w:id="2887" w:author="The Si Tran" w:date="2012-12-05T23:57:00Z">
        <m:oMath>
          <m:r>
            <w:rPr>
              <w:rFonts w:ascii="Cambria Math" w:hAnsi="Cambria Math"/>
              <w:sz w:val="26"/>
              <w:szCs w:val="26"/>
              <w:rPrChange w:id="2888" w:author="The Si Tran" w:date="2012-12-14T04:43:00Z">
                <w:rPr>
                  <w:rFonts w:ascii="Cambria Math" w:hAnsi="Cambria Math"/>
                </w:rPr>
              </w:rPrChange>
            </w:rPr>
            <m:t>t</m:t>
          </m:r>
        </m:oMath>
      </w:ins>
      <w:del w:id="2889" w:author="The Si Tran" w:date="2012-12-05T23:57:00Z">
        <w:r w:rsidRPr="001E051F" w:rsidDel="009F0701">
          <w:rPr>
            <w:rFonts w:ascii="Times New Roman" w:hAnsi="Times New Roman"/>
            <w:sz w:val="26"/>
            <w:szCs w:val="26"/>
            <w:rPrChange w:id="2890" w:author="The Si Tran" w:date="2012-12-14T04:43:00Z">
              <w:rPr/>
            </w:rPrChange>
          </w:rPr>
          <w:delText>t</w:delText>
        </w:r>
      </w:del>
      <w:r w:rsidRPr="001E051F">
        <w:rPr>
          <w:rFonts w:ascii="Times New Roman" w:hAnsi="Times New Roman"/>
          <w:sz w:val="26"/>
          <w:szCs w:val="26"/>
          <w:rPrChange w:id="2891" w:author="The Si Tran" w:date="2012-12-14T04:43:00Z">
            <w:rPr/>
          </w:rPrChange>
        </w:rPr>
        <w:t xml:space="preserve"> : biến giá trị thời gian</w:t>
      </w:r>
    </w:p>
    <w:p w14:paraId="1C0E4313" w14:textId="77777777" w:rsidR="00926939" w:rsidDel="00B9548F" w:rsidRDefault="00926939">
      <w:pPr>
        <w:rPr>
          <w:del w:id="2892" w:author="The Si Tran" w:date="2012-12-16T10:29:00Z"/>
          <w:szCs w:val="26"/>
          <w:lang w:val="fr-FR"/>
        </w:rPr>
      </w:pPr>
      <w:r w:rsidRPr="0049233F">
        <w:rPr>
          <w:szCs w:val="26"/>
          <w:lang w:val="fr-FR"/>
          <w:rPrChange w:id="2893" w:author="The Si Tran" w:date="2012-12-05T23:02:00Z">
            <w:rPr>
              <w:sz w:val="28"/>
              <w:szCs w:val="28"/>
              <w:lang w:val="fr-FR"/>
            </w:rPr>
          </w:rPrChange>
        </w:rPr>
        <w:tab/>
        <w:t>Phương thức đánh giá phổ biến là trung bình lỗi tuyệt đối.</w:t>
      </w:r>
      <w:r w:rsidR="003176F1" w:rsidRPr="0049233F">
        <w:rPr>
          <w:szCs w:val="26"/>
          <w:lang w:val="fr-FR"/>
          <w:rPrChange w:id="2894" w:author="The Si Tran" w:date="2012-12-05T23:02:00Z">
            <w:rPr>
              <w:sz w:val="28"/>
              <w:szCs w:val="28"/>
              <w:lang w:val="fr-FR"/>
            </w:rPr>
          </w:rPrChange>
        </w:rPr>
        <w:t xml:space="preserve"> </w:t>
      </w:r>
    </w:p>
    <w:p w14:paraId="26A7DD6F" w14:textId="77777777" w:rsidR="00B9548F" w:rsidRPr="0049233F" w:rsidRDefault="00B9548F" w:rsidP="005A22B0">
      <w:pPr>
        <w:rPr>
          <w:ins w:id="2895" w:author="The Si Tran" w:date="2012-12-16T10:29:00Z"/>
          <w:szCs w:val="26"/>
          <w:lang w:val="fr-FR"/>
          <w:rPrChange w:id="2896" w:author="The Si Tran" w:date="2012-12-05T23:02:00Z">
            <w:rPr>
              <w:ins w:id="2897" w:author="The Si Tran" w:date="2012-12-16T10:29:00Z"/>
              <w:sz w:val="28"/>
              <w:szCs w:val="28"/>
              <w:lang w:val="fr-FR"/>
            </w:rPr>
          </w:rPrChange>
        </w:rPr>
      </w:pPr>
    </w:p>
    <w:p w14:paraId="6D6BE701" w14:textId="77777777" w:rsidR="00B9548F" w:rsidRDefault="007B0D12">
      <w:pPr>
        <w:pStyle w:val="Canhgiua"/>
        <w:rPr>
          <w:ins w:id="2898" w:author="The Si Tran" w:date="2012-12-16T10:30:00Z"/>
          <w:lang w:val="fr-FR"/>
        </w:rPr>
        <w:pPrChange w:id="2899" w:author="The Si Tran" w:date="2012-12-16T10:30:00Z">
          <w:pPr/>
        </w:pPrChange>
      </w:pPr>
      <w:del w:id="2900" w:author="The Si Tran" w:date="2012-12-16T10:29:00Z">
        <w:r w:rsidRPr="0049233F" w:rsidDel="00B9548F">
          <w:rPr>
            <w:lang w:val="fr-FR"/>
            <w:rPrChange w:id="2901" w:author="The Si Tran" w:date="2012-12-05T23:02:00Z">
              <w:rPr>
                <w:sz w:val="28"/>
                <w:szCs w:val="28"/>
                <w:lang w:val="fr-FR"/>
              </w:rPr>
            </w:rPrChange>
          </w:rPr>
          <w:lastRenderedPageBreak/>
          <w:tab/>
        </w:r>
        <w:r w:rsidRPr="0049233F" w:rsidDel="00B9548F">
          <w:rPr>
            <w:lang w:val="fr-FR"/>
            <w:rPrChange w:id="2902" w:author="The Si Tran" w:date="2012-12-05T23:02:00Z">
              <w:rPr>
                <w:sz w:val="28"/>
                <w:szCs w:val="28"/>
                <w:lang w:val="fr-FR"/>
              </w:rPr>
            </w:rPrChange>
          </w:rPr>
          <w:tab/>
        </w:r>
      </w:del>
      <w:del w:id="2903" w:author="The Si Tran" w:date="2012-12-14T04:43:00Z">
        <w:r w:rsidRPr="0049233F" w:rsidDel="001E051F">
          <w:rPr>
            <w:lang w:val="fr-FR"/>
            <w:rPrChange w:id="2904" w:author="The Si Tran" w:date="2012-12-05T23:02:00Z">
              <w:rPr>
                <w:sz w:val="28"/>
                <w:szCs w:val="28"/>
                <w:lang w:val="fr-FR"/>
              </w:rPr>
            </w:rPrChange>
          </w:rPr>
          <w:tab/>
        </w:r>
      </w:del>
      <w:ins w:id="2905" w:author="The Si Tran" w:date="2012-12-06T00:09:00Z">
        <m:oMath>
          <m:r>
            <w:rPr>
              <w:rFonts w:ascii="Cambria Math" w:hAnsi="Cambria Math"/>
            </w:rPr>
            <m:t>MA</m:t>
          </m:r>
        </m:oMath>
      </w:ins>
      <w:ins w:id="2906" w:author="The Si Tran" w:date="2012-12-08T15:24:00Z">
        <m:oMath>
          <m:r>
            <w:rPr>
              <w:rFonts w:ascii="Cambria Math" w:hAnsi="Cambria Math"/>
            </w:rPr>
            <m:t>E</m:t>
          </m:r>
        </m:oMath>
      </w:ins>
      <w:ins w:id="2907"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2908" w:author="The Si Tran" w:date="2012-12-06T00:08:00Z"/>
          <w:lang w:val="fr-FR"/>
          <w:rPrChange w:id="2909" w:author="The Si Tran" w:date="2012-12-16T10:30:00Z">
            <w:rPr>
              <w:del w:id="2910" w:author="The Si Tran" w:date="2012-12-06T00:08:00Z"/>
            </w:rPr>
          </w:rPrChange>
        </w:rPr>
        <w:pPrChange w:id="2911" w:author="The Si Tran" w:date="2012-12-16T10:30:00Z">
          <w:pPr/>
        </w:pPrChange>
      </w:pPr>
      <w:del w:id="2912" w:author="The Si Tran" w:date="2012-12-06T00:08:00Z">
        <w:r w:rsidRPr="0049233F" w:rsidDel="00D767FA">
          <w:rPr>
            <w:lang w:val="fr-FR"/>
            <w:rPrChange w:id="2913" w:author="The Si Tran" w:date="2012-12-05T23:02:00Z">
              <w:rPr>
                <w:sz w:val="28"/>
                <w:szCs w:val="28"/>
                <w:lang w:val="fr-FR"/>
              </w:rPr>
            </w:rPrChange>
          </w:rPr>
          <w:delText xml:space="preserve">MAD  =  </w:delText>
        </w:r>
        <w:r w:rsidRPr="00082976" w:rsidDel="00D767FA">
          <w:object w:dxaOrig="1260" w:dyaOrig="680" w14:anchorId="26B6E58C">
            <v:shape id="_x0000_i1044" type="#_x0000_t75" style="width:62.8pt;height:32.65pt" o:ole="">
              <v:imagedata r:id="rId54" o:title=""/>
            </v:shape>
            <o:OLEObject Type="Embed" ProgID="Equation.DSMT4" ShapeID="_x0000_i1044" DrawAspect="Content" ObjectID="_1417184522" r:id="rId55"/>
          </w:object>
        </w:r>
      </w:del>
    </w:p>
    <w:p w14:paraId="37D2DF1D" w14:textId="77777777" w:rsidR="00C318D3" w:rsidRPr="00082976" w:rsidDel="0082455D" w:rsidRDefault="00C318D3">
      <w:pPr>
        <w:pStyle w:val="Canhgiua"/>
        <w:rPr>
          <w:del w:id="2914" w:author="The Si Tran" w:date="2012-12-06T00:08:00Z"/>
        </w:rPr>
        <w:pPrChange w:id="2915" w:author="The Si Tran" w:date="2012-12-16T10:30:00Z">
          <w:pPr/>
        </w:pPrChange>
      </w:pPr>
      <w:del w:id="2916" w:author="The Si Tran" w:date="2012-12-06T00:04:00Z">
        <w:r w:rsidRPr="00082976" w:rsidDel="00D767FA">
          <w:tab/>
        </w:r>
      </w:del>
      <w:del w:id="2917" w:author="The Si Tran" w:date="2012-12-06T00:08:00Z">
        <w:r w:rsidRPr="00082976" w:rsidDel="00D767FA">
          <w:tab/>
        </w:r>
      </w:del>
    </w:p>
    <w:p w14:paraId="2FC621BF" w14:textId="77777777" w:rsidR="00C318D3" w:rsidRPr="00E12D24" w:rsidDel="00D767FA" w:rsidRDefault="00C318D3">
      <w:pPr>
        <w:pStyle w:val="Canhgiua"/>
        <w:rPr>
          <w:del w:id="2918" w:author="The Si Tran" w:date="2012-12-06T00:04:00Z"/>
        </w:rPr>
        <w:pPrChange w:id="2919" w:author="The Si Tran" w:date="2012-12-16T10:30:00Z">
          <w:pPr/>
        </w:pPrChange>
      </w:pPr>
      <w:del w:id="2920" w:author="The Si Tran" w:date="2012-12-06T00:09:00Z">
        <w:r w:rsidRPr="005947EE" w:rsidDel="0050145A">
          <w:tab/>
        </w:r>
        <w:r w:rsidRPr="005947EE" w:rsidDel="0050145A">
          <w:tab/>
        </w:r>
      </w:del>
      <w:ins w:id="2921" w:author="The Si Tran" w:date="2012-12-05T23:58:00Z">
        <m:oMath>
          <m:r>
            <w:rPr>
              <w:rFonts w:ascii="Cambria Math" w:hAnsi="Cambria Math"/>
            </w:rPr>
            <m:t>MSE=</m:t>
          </m:r>
        </m:oMath>
      </w:ins>
      <m:oMath>
        <m:f>
          <m:fPr>
            <m:ctrlPr>
              <w:ins w:id="2922" w:author="The Si Tran" w:date="2012-12-06T00:00:00Z">
                <w:rPr>
                  <w:rFonts w:ascii="Cambria Math" w:hAnsi="Cambria Math"/>
                  <w:i/>
                </w:rPr>
              </w:ins>
            </m:ctrlPr>
          </m:fPr>
          <m:num>
            <w:ins w:id="2923" w:author="The Si Tran" w:date="2012-12-06T00:00:00Z">
              <m:r>
                <w:rPr>
                  <w:rFonts w:ascii="Cambria Math" w:hAnsi="Cambria Math"/>
                </w:rPr>
                <m:t>1</m:t>
              </m:r>
            </w:ins>
          </m:num>
          <m:den>
            <w:ins w:id="2924" w:author="The Si Tran" w:date="2012-12-06T00:00:00Z">
              <m:r>
                <w:rPr>
                  <w:rFonts w:ascii="Cambria Math" w:hAnsi="Cambria Math"/>
                </w:rPr>
                <m:t>n</m:t>
              </m:r>
            </w:ins>
          </m:den>
        </m:f>
        <m:nary>
          <m:naryPr>
            <m:chr m:val="∑"/>
            <m:limLoc m:val="subSup"/>
            <m:ctrlPr>
              <w:ins w:id="2925" w:author="The Si Tran" w:date="2012-12-06T00:00:00Z">
                <w:rPr>
                  <w:rFonts w:ascii="Cambria Math" w:hAnsi="Cambria Math"/>
                  <w:i/>
                </w:rPr>
              </w:ins>
            </m:ctrlPr>
          </m:naryPr>
          <m:sub>
            <w:ins w:id="2926" w:author="The Si Tran" w:date="2012-12-06T00:01:00Z">
              <m:r>
                <w:rPr>
                  <w:rFonts w:ascii="Cambria Math" w:hAnsi="Cambria Math"/>
                </w:rPr>
                <m:t>t</m:t>
              </m:r>
            </w:ins>
            <w:ins w:id="2927" w:author="The Si Tran" w:date="2012-12-06T00:00:00Z">
              <m:r>
                <w:rPr>
                  <w:rFonts w:ascii="Cambria Math" w:hAnsi="Cambria Math"/>
                </w:rPr>
                <m:t>=1</m:t>
              </m:r>
            </w:ins>
          </m:sub>
          <m:sup>
            <w:ins w:id="2928" w:author="The Si Tran" w:date="2012-12-06T00:00:00Z">
              <m:r>
                <w:rPr>
                  <w:rFonts w:ascii="Cambria Math" w:hAnsi="Cambria Math"/>
                </w:rPr>
                <m:t>n</m:t>
              </m:r>
            </w:ins>
          </m:sup>
          <m:e>
            <m:sSup>
              <m:sSupPr>
                <m:ctrlPr>
                  <w:ins w:id="2929" w:author="The Si Tran" w:date="2012-12-06T00:01:00Z">
                    <w:rPr>
                      <w:rFonts w:ascii="Cambria Math" w:hAnsi="Cambria Math"/>
                      <w:i/>
                    </w:rPr>
                  </w:ins>
                </m:ctrlPr>
              </m:sSupPr>
              <m:e>
                <m:d>
                  <m:dPr>
                    <m:ctrlPr>
                      <w:ins w:id="2930" w:author="The Si Tran" w:date="2012-12-06T00:01:00Z">
                        <w:rPr>
                          <w:rFonts w:ascii="Cambria Math" w:hAnsi="Cambria Math"/>
                          <w:i/>
                        </w:rPr>
                      </w:ins>
                    </m:ctrlPr>
                  </m:dPr>
                  <m:e>
                    <m:sSub>
                      <m:sSubPr>
                        <m:ctrlPr>
                          <w:ins w:id="2931" w:author="The Si Tran" w:date="2012-12-06T00:01:00Z">
                            <w:rPr>
                              <w:rFonts w:ascii="Cambria Math" w:hAnsi="Cambria Math"/>
                              <w:i/>
                            </w:rPr>
                          </w:ins>
                        </m:ctrlPr>
                      </m:sSubPr>
                      <m:e>
                        <m:acc>
                          <m:accPr>
                            <m:ctrlPr>
                              <w:ins w:id="2932" w:author="The Si Tran" w:date="2012-12-06T00:01:00Z">
                                <w:rPr>
                                  <w:rFonts w:ascii="Cambria Math" w:hAnsi="Cambria Math"/>
                                  <w:i/>
                                </w:rPr>
                              </w:ins>
                            </m:ctrlPr>
                          </m:accPr>
                          <m:e>
                            <w:ins w:id="2933" w:author="The Si Tran" w:date="2012-12-06T00:01:00Z">
                              <m:r>
                                <w:rPr>
                                  <w:rFonts w:ascii="Cambria Math" w:hAnsi="Cambria Math"/>
                                </w:rPr>
                                <m:t>Y</m:t>
                              </m:r>
                            </w:ins>
                          </m:e>
                        </m:acc>
                      </m:e>
                      <m:sub>
                        <w:ins w:id="2934" w:author="The Si Tran" w:date="2012-12-06T00:01:00Z">
                          <m:r>
                            <w:rPr>
                              <w:rFonts w:ascii="Cambria Math" w:hAnsi="Cambria Math"/>
                            </w:rPr>
                            <m:t>t</m:t>
                          </m:r>
                        </w:ins>
                      </m:sub>
                    </m:sSub>
                    <w:ins w:id="2935" w:author="The Si Tran" w:date="2012-12-06T00:01:00Z">
                      <m:r>
                        <w:rPr>
                          <w:rFonts w:ascii="Cambria Math" w:hAnsi="Cambria Math"/>
                        </w:rPr>
                        <m:t>-</m:t>
                      </m:r>
                    </w:ins>
                    <m:sSub>
                      <m:sSubPr>
                        <m:ctrlPr>
                          <w:ins w:id="2936" w:author="The Si Tran" w:date="2012-12-06T00:02:00Z">
                            <w:rPr>
                              <w:rFonts w:ascii="Cambria Math" w:hAnsi="Cambria Math"/>
                              <w:i/>
                            </w:rPr>
                          </w:ins>
                        </m:ctrlPr>
                      </m:sSubPr>
                      <m:e>
                        <w:ins w:id="2937" w:author="The Si Tran" w:date="2012-12-06T00:02:00Z">
                          <m:r>
                            <w:rPr>
                              <w:rFonts w:ascii="Cambria Math" w:hAnsi="Cambria Math"/>
                            </w:rPr>
                            <m:t>Y</m:t>
                          </m:r>
                        </w:ins>
                      </m:e>
                      <m:sub>
                        <w:ins w:id="2938" w:author="The Si Tran" w:date="2012-12-06T00:02:00Z">
                          <m:r>
                            <w:rPr>
                              <w:rFonts w:ascii="Cambria Math" w:hAnsi="Cambria Math"/>
                            </w:rPr>
                            <m:t>t</m:t>
                          </m:r>
                        </w:ins>
                      </m:sub>
                    </m:sSub>
                  </m:e>
                </m:d>
              </m:e>
              <m:sup>
                <w:ins w:id="2939" w:author="The Si Tran" w:date="2012-12-06T00:01:00Z">
                  <m:r>
                    <w:rPr>
                      <w:rFonts w:ascii="Cambria Math" w:hAnsi="Cambria Math"/>
                    </w:rPr>
                    <m:t>2</m:t>
                  </m:r>
                </w:ins>
              </m:sup>
            </m:sSup>
          </m:e>
        </m:nary>
      </m:oMath>
      <w:del w:id="2940" w:author="The Si Tran" w:date="2012-12-05T23:58:00Z">
        <w:r w:rsidRPr="005947EE" w:rsidDel="00ED7D29">
          <w:tab/>
          <w:delText>MSE</w:delText>
        </w:r>
      </w:del>
    </w:p>
    <w:p w14:paraId="5F09576E" w14:textId="77777777" w:rsidR="00C318D3" w:rsidDel="00B9548F" w:rsidRDefault="00C318D3" w:rsidP="005A22B0">
      <w:pPr>
        <w:rPr>
          <w:del w:id="2941" w:author="The Si Tran" w:date="2012-12-16T10:30:00Z"/>
          <w:szCs w:val="26"/>
        </w:rPr>
      </w:pPr>
    </w:p>
    <w:p w14:paraId="4C77F487" w14:textId="77777777" w:rsidR="00B9548F" w:rsidRPr="00263465" w:rsidRDefault="00B9548F">
      <w:pPr>
        <w:pStyle w:val="Canhgiua"/>
        <w:rPr>
          <w:ins w:id="2942" w:author="The Si Tran" w:date="2012-12-16T10:30:00Z"/>
        </w:rPr>
        <w:pPrChange w:id="2943" w:author="The Si Tran" w:date="2012-12-16T10:30:00Z">
          <w:pPr/>
        </w:pPrChange>
      </w:pPr>
    </w:p>
    <w:p w14:paraId="046BF5E6" w14:textId="77777777" w:rsidR="00C318D3" w:rsidRPr="005947EE" w:rsidDel="00D767FA" w:rsidRDefault="00C318D3">
      <w:pPr>
        <w:pStyle w:val="Canhgiua"/>
        <w:rPr>
          <w:del w:id="2944" w:author="The Si Tran" w:date="2012-12-06T00:08:00Z"/>
        </w:rPr>
        <w:pPrChange w:id="2945" w:author="The Si Tran" w:date="2012-12-16T10:30:00Z">
          <w:pPr/>
        </w:pPrChange>
      </w:pPr>
      <w:del w:id="2946" w:author="The Si Tran" w:date="2012-12-16T10:30:00Z">
        <w:r w:rsidRPr="00B312F5" w:rsidDel="00B9548F">
          <w:tab/>
        </w:r>
        <w:r w:rsidRPr="00B312F5" w:rsidDel="00B9548F">
          <w:tab/>
        </w:r>
      </w:del>
      <w:del w:id="2947" w:author="The Si Tran" w:date="2012-12-14T04:43:00Z">
        <w:r w:rsidRPr="00B312F5" w:rsidDel="001E051F">
          <w:tab/>
        </w:r>
      </w:del>
      <w:del w:id="2948" w:author="The Si Tran" w:date="2012-12-06T00:02:00Z">
        <w:r w:rsidRPr="00B312F5" w:rsidDel="00734CBA">
          <w:delText>MAPE</w:delText>
        </w:r>
      </w:del>
      <w:ins w:id="2949"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2950" w:author="The Si Tran" w:date="2012-12-06T00:03:00Z">
                <w:rPr>
                  <w:rFonts w:ascii="Cambria Math" w:hAnsi="Cambria Math"/>
                </w:rPr>
              </w:ins>
            </m:ctrlPr>
          </m:naryPr>
          <m:sub>
            <w:ins w:id="2951" w:author="The Si Tran" w:date="2012-12-06T00:03:00Z">
              <m:r>
                <w:rPr>
                  <w:rFonts w:ascii="Cambria Math" w:hAnsi="Cambria Math"/>
                </w:rPr>
                <m:t>t</m:t>
              </m:r>
              <m:r>
                <m:rPr>
                  <m:sty m:val="p"/>
                </m:rPr>
                <w:rPr>
                  <w:rFonts w:ascii="Cambria Math" w:hAnsi="Cambria Math"/>
                </w:rPr>
                <m:t>=1</m:t>
              </m:r>
            </w:ins>
          </m:sub>
          <m:sup>
            <w:ins w:id="2952" w:author="The Si Tran" w:date="2012-12-06T00:03:00Z">
              <m:r>
                <w:rPr>
                  <w:rFonts w:ascii="Cambria Math" w:hAnsi="Cambria Math"/>
                </w:rPr>
                <m:t>n</m:t>
              </m:r>
            </w:ins>
          </m:sup>
          <m:e>
            <m:d>
              <m:dPr>
                <m:begChr m:val="|"/>
                <m:endChr m:val="|"/>
                <m:ctrlPr>
                  <w:ins w:id="2953" w:author="The Si Tran" w:date="2012-12-06T00:03:00Z">
                    <w:rPr>
                      <w:rFonts w:ascii="Cambria Math" w:hAnsi="Cambria Math"/>
                    </w:rPr>
                  </w:ins>
                </m:ctrlPr>
              </m:dPr>
              <m:e>
                <m:f>
                  <m:fPr>
                    <m:ctrlPr>
                      <w:ins w:id="2954" w:author="The Si Tran" w:date="2012-12-06T00:03:00Z">
                        <w:rPr>
                          <w:rFonts w:ascii="Cambria Math" w:hAnsi="Cambria Math"/>
                        </w:rPr>
                      </w:ins>
                    </m:ctrlPr>
                  </m:fPr>
                  <m:num>
                    <m:sSub>
                      <m:sSubPr>
                        <m:ctrlPr>
                          <w:ins w:id="2955" w:author="The Si Tran" w:date="2012-12-06T00:03:00Z">
                            <w:rPr>
                              <w:rFonts w:ascii="Cambria Math" w:hAnsi="Cambria Math"/>
                            </w:rPr>
                          </w:ins>
                        </m:ctrlPr>
                      </m:sSubPr>
                      <m:e>
                        <m:acc>
                          <m:accPr>
                            <m:ctrlPr>
                              <w:ins w:id="2956" w:author="The Si Tran" w:date="2012-12-06T00:03:00Z">
                                <w:rPr>
                                  <w:rFonts w:ascii="Cambria Math" w:hAnsi="Cambria Math"/>
                                </w:rPr>
                              </w:ins>
                            </m:ctrlPr>
                          </m:accPr>
                          <m:e>
                            <w:ins w:id="2957" w:author="The Si Tran" w:date="2012-12-06T00:03:00Z">
                              <m:r>
                                <w:rPr>
                                  <w:rFonts w:ascii="Cambria Math" w:hAnsi="Cambria Math"/>
                                </w:rPr>
                                <m:t>Y</m:t>
                              </m:r>
                            </w:ins>
                          </m:e>
                        </m:acc>
                      </m:e>
                      <m:sub>
                        <w:ins w:id="2958" w:author="The Si Tran" w:date="2012-12-06T00:03:00Z">
                          <m:r>
                            <w:rPr>
                              <w:rFonts w:ascii="Cambria Math" w:hAnsi="Cambria Math"/>
                            </w:rPr>
                            <m:t>t</m:t>
                          </m:r>
                          <m:r>
                            <m:rPr>
                              <m:sty m:val="p"/>
                            </m:rPr>
                            <w:rPr>
                              <w:rFonts w:ascii="Cambria Math" w:hAnsi="Cambria Math"/>
                            </w:rPr>
                            <m:t>-</m:t>
                          </m:r>
                        </w:ins>
                      </m:sub>
                    </m:sSub>
                    <m:sSub>
                      <m:sSubPr>
                        <m:ctrlPr>
                          <w:ins w:id="2959" w:author="The Si Tran" w:date="2012-12-06T00:04:00Z">
                            <w:rPr>
                              <w:rFonts w:ascii="Cambria Math" w:hAnsi="Cambria Math"/>
                            </w:rPr>
                          </w:ins>
                        </m:ctrlPr>
                      </m:sSubPr>
                      <m:e>
                        <w:ins w:id="2960" w:author="The Si Tran" w:date="2012-12-06T00:04:00Z">
                          <m:r>
                            <w:rPr>
                              <w:rFonts w:ascii="Cambria Math" w:hAnsi="Cambria Math"/>
                            </w:rPr>
                            <m:t>Y</m:t>
                          </m:r>
                        </w:ins>
                      </m:e>
                      <m:sub>
                        <w:ins w:id="2961" w:author="The Si Tran" w:date="2012-12-06T00:04:00Z">
                          <m:r>
                            <w:rPr>
                              <w:rFonts w:ascii="Cambria Math" w:hAnsi="Cambria Math"/>
                            </w:rPr>
                            <m:t>t</m:t>
                          </m:r>
                        </w:ins>
                      </m:sub>
                    </m:sSub>
                  </m:num>
                  <m:den>
                    <m:sSub>
                      <m:sSubPr>
                        <m:ctrlPr>
                          <w:ins w:id="2962" w:author="The Si Tran" w:date="2012-12-06T00:04:00Z">
                            <w:rPr>
                              <w:rFonts w:ascii="Cambria Math" w:hAnsi="Cambria Math"/>
                            </w:rPr>
                          </w:ins>
                        </m:ctrlPr>
                      </m:sSubPr>
                      <m:e>
                        <w:ins w:id="2963" w:author="The Si Tran" w:date="2012-12-06T00:04:00Z">
                          <m:r>
                            <w:rPr>
                              <w:rFonts w:ascii="Cambria Math" w:hAnsi="Cambria Math"/>
                            </w:rPr>
                            <m:t>Y</m:t>
                          </m:r>
                        </w:ins>
                      </m:e>
                      <m:sub>
                        <w:ins w:id="2964"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2965" w:author="The Si Tran" w:date="2012-12-16T10:30:00Z">
          <w:pPr/>
        </w:pPrChange>
      </w:pPr>
    </w:p>
    <w:p w14:paraId="74031765" w14:textId="77777777" w:rsidR="00726875" w:rsidRDefault="00C318D3" w:rsidP="005A22B0">
      <w:pPr>
        <w:rPr>
          <w:ins w:id="2966"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967" w:author="The Si Tran" w:date="2012-12-12T07:56:00Z"/>
        </w:rPr>
        <w:pPrChange w:id="2968" w:author="The Si Tran" w:date="2012-12-12T07:56:00Z">
          <w:pPr>
            <w:spacing w:before="0" w:after="200" w:line="276" w:lineRule="auto"/>
            <w:jc w:val="left"/>
          </w:pPr>
        </w:pPrChange>
      </w:pPr>
      <w:ins w:id="2969" w:author="The Si Tran" w:date="2012-12-12T07:56:00Z">
        <w:r>
          <w:br w:type="page"/>
        </w:r>
      </w:ins>
    </w:p>
    <w:p w14:paraId="252F9628" w14:textId="793C8924" w:rsidR="00C318D3" w:rsidRPr="0095710D" w:rsidDel="004F5E08" w:rsidRDefault="0069274D" w:rsidP="005A22B0">
      <w:pPr>
        <w:rPr>
          <w:del w:id="2970" w:author="The Si Tran" w:date="2012-12-11T21:17:00Z"/>
          <w:sz w:val="32"/>
          <w:szCs w:val="32"/>
          <w:lang w:val="fr-FR"/>
          <w:rPrChange w:id="2971" w:author="The Si Tran" w:date="2012-12-12T13:54:00Z">
            <w:rPr>
              <w:del w:id="2972" w:author="The Si Tran" w:date="2012-12-11T21:17:00Z"/>
              <w:sz w:val="28"/>
              <w:szCs w:val="28"/>
              <w:lang w:val="fr-FR"/>
            </w:rPr>
          </w:rPrChange>
        </w:rPr>
      </w:pPr>
      <w:ins w:id="2973" w:author="superchickend" w:date="2012-12-16T14:58:00Z">
        <w:r>
          <w:lastRenderedPageBreak/>
          <w:t xml:space="preserve">   </w:t>
        </w:r>
      </w:ins>
      <w:ins w:id="2974" w:author="superchickend" w:date="2012-12-16T14:59:00Z">
        <w:r>
          <w:t xml:space="preserve"> </w:t>
        </w:r>
      </w:ins>
      <w:del w:id="2975" w:author="The Si Tran" w:date="2012-12-08T15:24:00Z">
        <w:r w:rsidR="00C318D3" w:rsidRPr="0095710D" w:rsidDel="004E0543">
          <w:rPr>
            <w:sz w:val="32"/>
            <w:szCs w:val="32"/>
            <w:rPrChange w:id="2976" w:author="The Si Tran" w:date="2012-12-12T13:54:00Z">
              <w:rPr>
                <w:szCs w:val="26"/>
              </w:rPr>
            </w:rPrChange>
          </w:rPr>
          <w:delText>MPE</w:delText>
        </w:r>
      </w:del>
      <w:bookmarkStart w:id="2977" w:name="_Toc343083575"/>
      <w:bookmarkStart w:id="2978" w:name="_Toc343083789"/>
      <w:bookmarkStart w:id="2979" w:name="_Toc343084000"/>
      <w:bookmarkStart w:id="2980" w:name="_Toc343220759"/>
      <w:bookmarkStart w:id="2981" w:name="_Toc343232263"/>
      <w:bookmarkStart w:id="2982" w:name="_Toc343232676"/>
      <w:bookmarkStart w:id="2983" w:name="_Toc343232961"/>
      <w:bookmarkStart w:id="2984" w:name="_Toc343415466"/>
      <w:bookmarkStart w:id="2985" w:name="_Toc343415762"/>
      <w:bookmarkEnd w:id="2977"/>
      <w:bookmarkEnd w:id="2978"/>
      <w:bookmarkEnd w:id="2979"/>
      <w:bookmarkEnd w:id="2980"/>
      <w:bookmarkEnd w:id="2981"/>
      <w:bookmarkEnd w:id="2982"/>
      <w:bookmarkEnd w:id="2983"/>
      <w:bookmarkEnd w:id="2984"/>
      <w:bookmarkEnd w:id="2985"/>
    </w:p>
    <w:p w14:paraId="2DA0346E" w14:textId="77777777" w:rsidR="00D92047" w:rsidRPr="0095710D" w:rsidDel="004F5E08" w:rsidRDefault="00D92047" w:rsidP="005A22B0">
      <w:pPr>
        <w:rPr>
          <w:del w:id="2986" w:author="The Si Tran" w:date="2012-12-11T21:17:00Z"/>
          <w:sz w:val="32"/>
          <w:szCs w:val="32"/>
          <w:lang w:val="fr-FR"/>
          <w:rPrChange w:id="2987" w:author="The Si Tran" w:date="2012-12-12T13:54:00Z">
            <w:rPr>
              <w:del w:id="2988" w:author="The Si Tran" w:date="2012-12-11T21:17:00Z"/>
              <w:sz w:val="28"/>
              <w:szCs w:val="28"/>
              <w:lang w:val="fr-FR"/>
            </w:rPr>
          </w:rPrChange>
        </w:rPr>
      </w:pPr>
      <w:bookmarkStart w:id="2989" w:name="_Toc343083576"/>
      <w:bookmarkStart w:id="2990" w:name="_Toc343083790"/>
      <w:bookmarkStart w:id="2991" w:name="_Toc343084001"/>
      <w:bookmarkStart w:id="2992" w:name="_Toc343220760"/>
      <w:bookmarkStart w:id="2993" w:name="_Toc343232264"/>
      <w:bookmarkStart w:id="2994" w:name="_Toc343232677"/>
      <w:bookmarkStart w:id="2995" w:name="_Toc343232962"/>
      <w:bookmarkStart w:id="2996" w:name="_Toc343415467"/>
      <w:bookmarkStart w:id="2997" w:name="_Toc343415763"/>
      <w:bookmarkEnd w:id="2989"/>
      <w:bookmarkEnd w:id="2990"/>
      <w:bookmarkEnd w:id="2991"/>
      <w:bookmarkEnd w:id="2992"/>
      <w:bookmarkEnd w:id="2993"/>
      <w:bookmarkEnd w:id="2994"/>
      <w:bookmarkEnd w:id="2995"/>
      <w:bookmarkEnd w:id="2996"/>
      <w:bookmarkEnd w:id="2997"/>
    </w:p>
    <w:p w14:paraId="760826C4" w14:textId="77777777" w:rsidR="006A21F7" w:rsidRPr="0095710D" w:rsidDel="00726875" w:rsidRDefault="006A21F7" w:rsidP="005A22B0">
      <w:pPr>
        <w:rPr>
          <w:del w:id="2998" w:author="The Si Tran" w:date="2012-12-12T07:56:00Z"/>
          <w:sz w:val="32"/>
          <w:szCs w:val="32"/>
          <w:rPrChange w:id="2999" w:author="The Si Tran" w:date="2012-12-12T13:54:00Z">
            <w:rPr>
              <w:del w:id="3000" w:author="The Si Tran" w:date="2012-12-12T07:56:00Z"/>
              <w:szCs w:val="26"/>
            </w:rPr>
          </w:rPrChange>
        </w:rPr>
      </w:pPr>
      <w:bookmarkStart w:id="3001" w:name="_Toc343083577"/>
      <w:bookmarkStart w:id="3002" w:name="_Toc343083791"/>
      <w:bookmarkStart w:id="3003" w:name="_Toc343084002"/>
      <w:bookmarkStart w:id="3004" w:name="_Toc343220761"/>
      <w:bookmarkStart w:id="3005" w:name="_Toc343232265"/>
      <w:bookmarkStart w:id="3006" w:name="_Toc343232678"/>
      <w:bookmarkStart w:id="3007" w:name="_Toc343232963"/>
      <w:bookmarkStart w:id="3008" w:name="_Toc343415468"/>
      <w:bookmarkStart w:id="3009" w:name="_Toc343415764"/>
      <w:bookmarkEnd w:id="3001"/>
      <w:bookmarkEnd w:id="3002"/>
      <w:bookmarkEnd w:id="3003"/>
      <w:bookmarkEnd w:id="3004"/>
      <w:bookmarkEnd w:id="3005"/>
      <w:bookmarkEnd w:id="3006"/>
      <w:bookmarkEnd w:id="3007"/>
      <w:bookmarkEnd w:id="3008"/>
      <w:bookmarkEnd w:id="3009"/>
    </w:p>
    <w:p w14:paraId="31C41FFF" w14:textId="4C080ABA" w:rsidR="006A21F7" w:rsidRPr="0095710D" w:rsidRDefault="006A21F7">
      <w:pPr>
        <w:pStyle w:val="Heading1"/>
        <w:pPrChange w:id="3010" w:author="The Si Tran" w:date="2012-12-16T09:44:00Z">
          <w:pPr>
            <w:pStyle w:val="Heading1"/>
            <w:jc w:val="left"/>
          </w:pPr>
        </w:pPrChange>
      </w:pPr>
      <w:bookmarkStart w:id="3011" w:name="_Toc343415765"/>
      <w:del w:id="3012" w:author="superchickend" w:date="2012-12-16T14:57:00Z">
        <w:r w:rsidRPr="0095710D" w:rsidDel="005E0155">
          <w:rPr>
            <w:rPrChange w:id="3013" w:author="The Si Tran" w:date="2012-12-12T13:54:00Z">
              <w:rPr>
                <w:rFonts w:cs="Times New Roman"/>
                <w:b w:val="0"/>
                <w:bCs w:val="0"/>
                <w:kern w:val="0"/>
                <w:sz w:val="26"/>
                <w:szCs w:val="22"/>
              </w:rPr>
            </w:rPrChange>
          </w:rPr>
          <w:delText xml:space="preserve">: </w:delText>
        </w:r>
      </w:del>
      <w:del w:id="3014" w:author="The Si Tran" w:date="2012-12-12T13:54:00Z">
        <w:r w:rsidRPr="0095710D" w:rsidDel="0095710D">
          <w:rPr>
            <w:rPrChange w:id="3015" w:author="The Si Tran" w:date="2012-12-12T13:54:00Z">
              <w:rPr>
                <w:rFonts w:cs="Times New Roman"/>
                <w:b w:val="0"/>
                <w:bCs w:val="0"/>
                <w:kern w:val="0"/>
                <w:sz w:val="26"/>
                <w:szCs w:val="22"/>
              </w:rPr>
            </w:rPrChange>
          </w:rPr>
          <w:delText>Mô hình ARIMA</w:delText>
        </w:r>
      </w:del>
      <w:ins w:id="3016" w:author="The Si Tran" w:date="2012-12-12T13:54:00Z">
        <w:r w:rsidR="0095710D" w:rsidRPr="0095710D">
          <w:rPr>
            <w:rPrChange w:id="3017" w:author="The Si Tran" w:date="2012-12-12T13:54:00Z">
              <w:rPr>
                <w:sz w:val="26"/>
                <w:szCs w:val="26"/>
              </w:rPr>
            </w:rPrChange>
          </w:rPr>
          <w:t>MÔ HÌNH ARIMA</w:t>
        </w:r>
      </w:ins>
      <w:bookmarkEnd w:id="3011"/>
    </w:p>
    <w:p w14:paraId="4C0C379A" w14:textId="77777777" w:rsidR="006A21F7" w:rsidRPr="0049233F" w:rsidDel="00555D32" w:rsidRDefault="006A21F7" w:rsidP="006A21F7">
      <w:pPr>
        <w:ind w:firstLine="547"/>
        <w:rPr>
          <w:del w:id="3018" w:author="The Si Tran" w:date="2012-12-14T04:45:00Z"/>
          <w:szCs w:val="26"/>
          <w:lang w:val="fr-FR"/>
          <w:rPrChange w:id="3019" w:author="The Si Tran" w:date="2012-12-05T23:02:00Z">
            <w:rPr>
              <w:del w:id="3020" w:author="The Si Tran" w:date="2012-12-14T04:45:00Z"/>
              <w:sz w:val="28"/>
              <w:szCs w:val="28"/>
              <w:lang w:val="fr-FR"/>
            </w:rPr>
          </w:rPrChange>
        </w:rPr>
      </w:pPr>
      <w:r w:rsidRPr="0049233F">
        <w:rPr>
          <w:szCs w:val="26"/>
          <w:lang w:val="fr-FR"/>
          <w:rPrChange w:id="3021"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022"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023" w:author="The Si Tran" w:date="2012-12-05T23:02:00Z">
            <w:rPr>
              <w:lang w:val="fr-FR"/>
            </w:rPr>
          </w:rPrChange>
        </w:rPr>
      </w:pPr>
      <w:bookmarkStart w:id="3024" w:name="_Toc312142550"/>
      <w:bookmarkStart w:id="3025" w:name="_Toc343415766"/>
      <w:r w:rsidRPr="0049233F">
        <w:rPr>
          <w:sz w:val="26"/>
          <w:szCs w:val="26"/>
          <w:lang w:val="fr-FR"/>
          <w:rPrChange w:id="3026" w:author="The Si Tran" w:date="2012-12-05T23:02:00Z">
            <w:rPr>
              <w:rFonts w:cs="Times New Roman"/>
              <w:b w:val="0"/>
              <w:bCs w:val="0"/>
              <w:iCs w:val="0"/>
              <w:kern w:val="32"/>
              <w:sz w:val="26"/>
              <w:szCs w:val="22"/>
              <w:lang w:val="fr-FR"/>
            </w:rPr>
          </w:rPrChange>
        </w:rPr>
        <w:t>Mô hình trung bình di động bậc q, MA(q)</w:t>
      </w:r>
      <w:bookmarkEnd w:id="3024"/>
      <w:bookmarkEnd w:id="3025"/>
    </w:p>
    <w:p w14:paraId="2E4BA18E" w14:textId="77777777" w:rsidR="006A21F7" w:rsidRPr="0049233F" w:rsidDel="007B42A6" w:rsidRDefault="006A21F7" w:rsidP="006A21F7">
      <w:pPr>
        <w:ind w:left="540"/>
        <w:rPr>
          <w:del w:id="3027" w:author="The Si Tran" w:date="2012-12-12T00:09:00Z"/>
          <w:color w:val="FF0000"/>
          <w:szCs w:val="26"/>
          <w:lang w:val="fr-FR"/>
          <w:rPrChange w:id="3028" w:author="The Si Tran" w:date="2012-12-05T23:02:00Z">
            <w:rPr>
              <w:del w:id="3029" w:author="The Si Tran" w:date="2012-12-12T00:09:00Z"/>
              <w:color w:val="FF0000"/>
              <w:sz w:val="36"/>
              <w:lang w:val="fr-FR"/>
            </w:rPr>
          </w:rPrChange>
        </w:rPr>
      </w:pPr>
      <w:del w:id="3030" w:author="The Si Tran" w:date="2012-12-12T00:09:00Z">
        <w:r w:rsidRPr="0049233F" w:rsidDel="007B42A6">
          <w:rPr>
            <w:color w:val="FF0000"/>
            <w:szCs w:val="26"/>
            <w:lang w:val="fr-FR"/>
            <w:rPrChange w:id="3031"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rsidP="006A21F7">
      <w:pPr>
        <w:ind w:left="540"/>
        <w:rPr>
          <w:del w:id="3032" w:author="The Si Tran" w:date="2012-12-06T03:56:00Z"/>
          <w:color w:val="FF0000"/>
          <w:szCs w:val="26"/>
          <w:lang w:val="fr-FR"/>
          <w:rPrChange w:id="3033" w:author="The Si Tran" w:date="2012-12-05T23:02:00Z">
            <w:rPr>
              <w:del w:id="3034" w:author="The Si Tran" w:date="2012-12-06T03:56:00Z"/>
              <w:color w:val="FF0000"/>
              <w:sz w:val="36"/>
              <w:lang w:val="fr-FR"/>
            </w:rPr>
          </w:rPrChange>
        </w:rPr>
      </w:pPr>
      <w:del w:id="3035" w:author="The Si Tran" w:date="2012-12-06T03:56:00Z">
        <w:r w:rsidRPr="0049233F" w:rsidDel="004657FC">
          <w:rPr>
            <w:color w:val="FF0000"/>
            <w:szCs w:val="26"/>
            <w:lang w:val="fr-FR"/>
            <w:rPrChange w:id="3036" w:author="The Si Tran" w:date="2012-12-05T23:02:00Z">
              <w:rPr>
                <w:rFonts w:cs="Arial"/>
                <w:b/>
                <w:bCs/>
                <w:color w:val="FF0000"/>
                <w:kern w:val="32"/>
                <w:sz w:val="36"/>
                <w:szCs w:val="32"/>
                <w:lang w:val="fr-FR"/>
              </w:rPr>
            </w:rPrChange>
          </w:rPr>
          <w:delText>Cách thức tính các hệ số trong mô hình ?</w:delText>
        </w:r>
      </w:del>
    </w:p>
    <w:p w14:paraId="54659BC1" w14:textId="77777777" w:rsidR="006A21F7" w:rsidRDefault="006A21F7" w:rsidP="006A21F7">
      <w:pPr>
        <w:ind w:firstLine="540"/>
        <w:rPr>
          <w:ins w:id="3037" w:author="The Si Tran" w:date="2012-12-06T00:09:00Z"/>
          <w:szCs w:val="26"/>
          <w:lang w:val="fr-FR"/>
        </w:rPr>
      </w:pPr>
      <w:r w:rsidRPr="0049233F">
        <w:rPr>
          <w:szCs w:val="26"/>
          <w:lang w:val="fr-FR"/>
          <w:rPrChange w:id="3038" w:author="The Si Tran" w:date="2012-12-05T23:02:00Z">
            <w:rPr>
              <w:rFonts w:cs="Arial"/>
              <w:b/>
              <w:bCs/>
              <w:kern w:val="32"/>
              <w:sz w:val="28"/>
              <w:szCs w:val="28"/>
              <w:lang w:val="fr-FR"/>
            </w:rPr>
          </w:rPrChange>
        </w:rPr>
        <w:t xml:space="preserve">Mô hình MA(q) là mô hình có dạng </w:t>
      </w:r>
    </w:p>
    <w:p w14:paraId="591515B3" w14:textId="77777777" w:rsidR="003D0FA1" w:rsidRPr="00B9548F" w:rsidDel="004657FC" w:rsidRDefault="00350BDD">
      <w:pPr>
        <w:pStyle w:val="Canhgiua"/>
        <w:rPr>
          <w:del w:id="3039" w:author="The Si Tran" w:date="2012-12-06T03:55:00Z"/>
          <w:lang w:val="fr-FR"/>
          <w:rPrChange w:id="3040" w:author="The Si Tran" w:date="2012-12-16T10:30:00Z">
            <w:rPr>
              <w:del w:id="3041" w:author="The Si Tran" w:date="2012-12-06T03:55:00Z"/>
              <w:sz w:val="28"/>
              <w:szCs w:val="28"/>
              <w:lang w:val="fr-FR"/>
            </w:rPr>
          </w:rPrChange>
        </w:rPr>
        <w:pPrChange w:id="3042" w:author="The Si Tran" w:date="2012-12-16T10:30:00Z">
          <w:pPr>
            <w:ind w:firstLine="540"/>
          </w:pPr>
        </w:pPrChange>
      </w:pPr>
      <m:oMathPara>
        <m:oMathParaPr>
          <m:jc m:val="center"/>
        </m:oMathParaPr>
        <m:oMath>
          <m:sSub>
            <m:sSubPr>
              <m:ctrlPr>
                <w:ins w:id="3043" w:author="The Si Tran" w:date="2012-12-06T00:10:00Z">
                  <w:rPr>
                    <w:rFonts w:ascii="Cambria Math" w:hAnsi="Cambria Math"/>
                    <w:lang w:val="fr-FR"/>
                  </w:rPr>
                </w:ins>
              </m:ctrlPr>
            </m:sSubPr>
            <m:e>
              <w:ins w:id="3044" w:author="The Si Tran" w:date="2012-12-06T00:10:00Z">
                <m:r>
                  <w:rPr>
                    <w:rFonts w:ascii="Cambria Math" w:hAnsi="Cambria Math"/>
                    <w:lang w:val="fr-FR"/>
                  </w:rPr>
                  <m:t>y</m:t>
                </m:r>
              </w:ins>
            </m:e>
            <m:sub>
              <w:ins w:id="3045" w:author="The Si Tran" w:date="2012-12-06T00:10:00Z">
                <m:r>
                  <w:rPr>
                    <w:rFonts w:ascii="Cambria Math" w:hAnsi="Cambria Math"/>
                    <w:lang w:val="fr-FR"/>
                  </w:rPr>
                  <m:t>t</m:t>
                </m:r>
              </w:ins>
            </m:sub>
          </m:sSub>
          <w:ins w:id="3046"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047" w:author="The Si Tran" w:date="2012-12-06T00:10:00Z">
                  <w:rPr>
                    <w:rFonts w:ascii="Cambria Math" w:hAnsi="Cambria Math"/>
                    <w:lang w:val="fr-FR"/>
                  </w:rPr>
                </w:ins>
              </m:ctrlPr>
            </m:sSubPr>
            <m:e>
              <w:ins w:id="3048" w:author="The Si Tran" w:date="2012-12-06T00:10:00Z">
                <m:r>
                  <w:rPr>
                    <w:rFonts w:ascii="Cambria Math" w:hAnsi="Cambria Math"/>
                    <w:lang w:val="fr-FR"/>
                  </w:rPr>
                  <m:t>ε</m:t>
                </m:r>
              </w:ins>
            </m:e>
            <m:sub>
              <w:ins w:id="3049" w:author="The Si Tran" w:date="2012-12-06T00:10:00Z">
                <m:r>
                  <w:rPr>
                    <w:rFonts w:ascii="Cambria Math" w:hAnsi="Cambria Math"/>
                    <w:lang w:val="fr-FR"/>
                  </w:rPr>
                  <m:t>t</m:t>
                </m:r>
              </w:ins>
            </m:sub>
          </m:sSub>
          <w:ins w:id="3050" w:author="The Si Tran" w:date="2012-12-06T00:10:00Z">
            <m:r>
              <m:rPr>
                <m:sty m:val="p"/>
              </m:rPr>
              <w:rPr>
                <w:rFonts w:ascii="Cambria Math" w:hAnsi="Cambria Math"/>
                <w:lang w:val="fr-FR"/>
              </w:rPr>
              <m:t>-</m:t>
            </m:r>
          </w:ins>
          <m:sSub>
            <m:sSubPr>
              <m:ctrlPr>
                <w:ins w:id="3051" w:author="The Si Tran" w:date="2012-12-06T00:10:00Z">
                  <w:rPr>
                    <w:rFonts w:ascii="Cambria Math" w:hAnsi="Cambria Math"/>
                    <w:lang w:val="fr-FR"/>
                  </w:rPr>
                </w:ins>
              </m:ctrlPr>
            </m:sSubPr>
            <m:e>
              <w:ins w:id="3052" w:author="The Si Tran" w:date="2012-12-06T00:10:00Z">
                <m:r>
                  <w:rPr>
                    <w:rFonts w:ascii="Cambria Math" w:hAnsi="Cambria Math"/>
                    <w:lang w:val="fr-FR"/>
                  </w:rPr>
                  <m:t>θ</m:t>
                </m:r>
              </w:ins>
            </m:e>
            <m:sub>
              <w:ins w:id="3053" w:author="The Si Tran" w:date="2012-12-06T00:10:00Z">
                <m:r>
                  <m:rPr>
                    <m:sty m:val="p"/>
                  </m:rPr>
                  <w:rPr>
                    <w:rFonts w:ascii="Cambria Math" w:hAnsi="Cambria Math"/>
                    <w:lang w:val="fr-FR"/>
                  </w:rPr>
                  <m:t>1</m:t>
                </m:r>
              </w:ins>
            </m:sub>
          </m:sSub>
          <m:sSub>
            <m:sSubPr>
              <m:ctrlPr>
                <w:ins w:id="3054" w:author="The Si Tran" w:date="2012-12-06T00:10:00Z">
                  <w:rPr>
                    <w:rFonts w:ascii="Cambria Math" w:hAnsi="Cambria Math"/>
                    <w:lang w:val="fr-FR"/>
                  </w:rPr>
                </w:ins>
              </m:ctrlPr>
            </m:sSubPr>
            <m:e>
              <w:ins w:id="3055" w:author="The Si Tran" w:date="2012-12-06T00:10:00Z">
                <m:r>
                  <w:rPr>
                    <w:rFonts w:ascii="Cambria Math" w:hAnsi="Cambria Math"/>
                    <w:lang w:val="fr-FR"/>
                  </w:rPr>
                  <m:t>ε</m:t>
                </m:r>
              </w:ins>
            </m:e>
            <m:sub>
              <w:ins w:id="3056" w:author="The Si Tran" w:date="2012-12-06T00:10:00Z">
                <m:r>
                  <w:rPr>
                    <w:rFonts w:ascii="Cambria Math" w:hAnsi="Cambria Math"/>
                    <w:lang w:val="fr-FR"/>
                  </w:rPr>
                  <m:t>t</m:t>
                </m:r>
              </w:ins>
              <w:ins w:id="3057" w:author="The Si Tran" w:date="2012-12-06T00:11:00Z">
                <m:r>
                  <m:rPr>
                    <m:sty m:val="p"/>
                  </m:rPr>
                  <w:rPr>
                    <w:rFonts w:ascii="Cambria Math" w:hAnsi="Cambria Math"/>
                    <w:lang w:val="fr-FR"/>
                  </w:rPr>
                  <m:t>-1</m:t>
                </m:r>
              </w:ins>
            </m:sub>
          </m:sSub>
          <w:ins w:id="3058" w:author="The Si Tran" w:date="2012-12-06T00:11:00Z">
            <m:r>
              <m:rPr>
                <m:sty m:val="p"/>
              </m:rPr>
              <w:rPr>
                <w:rFonts w:ascii="Cambria Math" w:hAnsi="Cambria Math"/>
                <w:lang w:val="fr-FR"/>
              </w:rPr>
              <m:t>-…-</m:t>
            </m:r>
          </w:ins>
          <m:sSub>
            <m:sSubPr>
              <m:ctrlPr>
                <w:ins w:id="3059" w:author="The Si Tran" w:date="2012-12-06T00:11:00Z">
                  <w:rPr>
                    <w:rFonts w:ascii="Cambria Math" w:hAnsi="Cambria Math"/>
                    <w:lang w:val="fr-FR"/>
                  </w:rPr>
                </w:ins>
              </m:ctrlPr>
            </m:sSubPr>
            <m:e>
              <w:ins w:id="3060" w:author="The Si Tran" w:date="2012-12-06T00:11:00Z">
                <m:r>
                  <w:rPr>
                    <w:rFonts w:ascii="Cambria Math" w:hAnsi="Cambria Math"/>
                    <w:lang w:val="fr-FR"/>
                  </w:rPr>
                  <m:t>θ</m:t>
                </m:r>
              </w:ins>
            </m:e>
            <m:sub>
              <w:ins w:id="3061" w:author="The Si Tran" w:date="2012-12-06T00:11:00Z">
                <m:r>
                  <w:rPr>
                    <w:rFonts w:ascii="Cambria Math" w:hAnsi="Cambria Math"/>
                    <w:lang w:val="fr-FR"/>
                  </w:rPr>
                  <m:t>q</m:t>
                </m:r>
              </w:ins>
            </m:sub>
          </m:sSub>
          <m:sSub>
            <m:sSubPr>
              <m:ctrlPr>
                <w:ins w:id="3062" w:author="The Si Tran" w:date="2012-12-06T00:11:00Z">
                  <w:rPr>
                    <w:rFonts w:ascii="Cambria Math" w:hAnsi="Cambria Math"/>
                    <w:lang w:val="fr-FR"/>
                  </w:rPr>
                </w:ins>
              </m:ctrlPr>
            </m:sSubPr>
            <m:e>
              <w:ins w:id="3063" w:author="The Si Tran" w:date="2012-12-06T00:11:00Z">
                <m:r>
                  <w:rPr>
                    <w:rFonts w:ascii="Cambria Math" w:hAnsi="Cambria Math"/>
                    <w:lang w:val="fr-FR"/>
                  </w:rPr>
                  <m:t>ε</m:t>
                </m:r>
              </w:ins>
            </m:e>
            <m:sub>
              <w:ins w:id="3064"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w:ins w:id="3065" w:author="The Si Tran" w:date="2012-12-06T03:54:00Z">
            <m:r>
              <m:rPr>
                <m:sty m:val="p"/>
              </m:rPr>
              <w:rPr>
                <w:rFonts w:ascii="Cambria Math" w:hAnsi="Cambria Math"/>
                <w:lang w:val="fr-FR"/>
              </w:rPr>
              <m:t xml:space="preserve">                  (3.1)</m:t>
            </m:r>
          </w:ins>
          <w:ins w:id="3066" w:author="The Si Tran" w:date="2012-12-06T03:53:00Z">
            <m:r>
              <m:rPr>
                <m:sty m:val="p"/>
              </m:rPr>
              <w:rPr>
                <w:rFonts w:ascii="Cambria Math" w:hAnsi="Cambria Math"/>
                <w:lang w:val="fr-FR"/>
              </w:rPr>
              <m:t xml:space="preserve"> </m:t>
            </m:r>
          </w:ins>
        </m:oMath>
      </m:oMathPara>
    </w:p>
    <w:p w14:paraId="18EE6506" w14:textId="77777777" w:rsidR="006A21F7" w:rsidRPr="0049233F" w:rsidRDefault="006A21F7">
      <w:pPr>
        <w:pStyle w:val="Canhgiua"/>
        <w:rPr>
          <w:lang w:val="fr-FR"/>
          <w:rPrChange w:id="3067" w:author="The Si Tran" w:date="2012-12-05T23:02:00Z">
            <w:rPr>
              <w:sz w:val="28"/>
              <w:szCs w:val="28"/>
              <w:lang w:val="fr-FR"/>
            </w:rPr>
          </w:rPrChange>
        </w:rPr>
        <w:pPrChange w:id="3068" w:author="The Si Tran" w:date="2012-12-16T10:30:00Z">
          <w:pPr>
            <w:ind w:firstLine="540"/>
          </w:pPr>
        </w:pPrChange>
      </w:pPr>
      <w:del w:id="3069" w:author="The Si Tran" w:date="2012-12-06T00:12:00Z">
        <w:r w:rsidRPr="00082976" w:rsidDel="00A81DD7">
          <w:rPr>
            <w:position w:val="-14"/>
            <w:lang w:val="fr-FR"/>
          </w:rPr>
          <w:object w:dxaOrig="2880" w:dyaOrig="380" w14:anchorId="5190E4CE">
            <v:shape id="_x0000_i1045" type="#_x0000_t75" style="width:206.8pt;height:27.65pt" o:ole="">
              <v:imagedata r:id="rId56" o:title=""/>
            </v:shape>
            <o:OLEObject Type="Embed" ProgID="Equation.DSMT4" ShapeID="_x0000_i1045" DrawAspect="Content" ObjectID="_1417184523" r:id="rId57"/>
          </w:object>
        </w:r>
      </w:del>
      <w:del w:id="3070" w:author="The Si Tran" w:date="2012-12-06T03:52:00Z">
        <w:r w:rsidRPr="0049233F" w:rsidDel="008C32B7">
          <w:rPr>
            <w:lang w:val="fr-FR"/>
            <w:rPrChange w:id="3071" w:author="The Si Tran" w:date="2012-12-05T23:02:00Z">
              <w:rPr>
                <w:sz w:val="28"/>
                <w:szCs w:val="28"/>
                <w:lang w:val="fr-FR"/>
              </w:rPr>
            </w:rPrChange>
          </w:rPr>
          <w:delText xml:space="preserve">             </w:delText>
        </w:r>
      </w:del>
      <w:del w:id="3072" w:author="The Si Tran" w:date="2012-12-06T03:54:00Z">
        <w:r w:rsidRPr="0049233F" w:rsidDel="004657FC">
          <w:rPr>
            <w:lang w:val="fr-FR"/>
            <w:rPrChange w:id="3073" w:author="The Si Tran" w:date="2012-12-05T23:02:00Z">
              <w:rPr>
                <w:sz w:val="28"/>
                <w:szCs w:val="28"/>
                <w:lang w:val="fr-FR"/>
              </w:rPr>
            </w:rPrChange>
          </w:rPr>
          <w:delText>(3.1.1)</w:delText>
        </w:r>
      </w:del>
    </w:p>
    <w:p w14:paraId="0CA6475D" w14:textId="77777777" w:rsidR="006A21F7" w:rsidRPr="0049233F" w:rsidRDefault="006A21F7" w:rsidP="006A21F7">
      <w:pPr>
        <w:ind w:firstLine="547"/>
        <w:rPr>
          <w:szCs w:val="26"/>
          <w:lang w:val="fr-FR"/>
          <w:rPrChange w:id="3074" w:author="The Si Tran" w:date="2012-12-05T23:02:00Z">
            <w:rPr>
              <w:sz w:val="28"/>
              <w:szCs w:val="28"/>
              <w:lang w:val="fr-FR"/>
            </w:rPr>
          </w:rPrChange>
        </w:rPr>
      </w:pPr>
      <w:r w:rsidRPr="0049233F">
        <w:rPr>
          <w:szCs w:val="26"/>
          <w:lang w:val="fr-FR"/>
          <w:rPrChange w:id="3075" w:author="The Si Tran" w:date="2012-12-05T23:02:00Z">
            <w:rPr>
              <w:sz w:val="28"/>
              <w:szCs w:val="28"/>
              <w:lang w:val="fr-FR"/>
            </w:rPr>
          </w:rPrChange>
        </w:rPr>
        <w:t>Với :</w:t>
      </w:r>
    </w:p>
    <w:p w14:paraId="620C6664" w14:textId="77777777" w:rsidR="006A21F7" w:rsidRPr="00555D32" w:rsidRDefault="006A21F7">
      <w:pPr>
        <w:pStyle w:val="ListParagraph"/>
        <w:numPr>
          <w:ilvl w:val="0"/>
          <w:numId w:val="57"/>
        </w:numPr>
        <w:rPr>
          <w:sz w:val="26"/>
          <w:szCs w:val="26"/>
          <w:lang w:val="fr-FR"/>
          <w:rPrChange w:id="3076" w:author="The Si Tran" w:date="2012-12-14T04:46:00Z">
            <w:rPr>
              <w:sz w:val="28"/>
              <w:szCs w:val="28"/>
              <w:lang w:val="fr-FR"/>
            </w:rPr>
          </w:rPrChange>
        </w:rPr>
        <w:pPrChange w:id="3077" w:author="The Si Tran" w:date="2012-12-14T04:46:00Z">
          <w:pPr>
            <w:ind w:firstLine="547"/>
          </w:pPr>
        </w:pPrChange>
      </w:pPr>
      <w:del w:id="3078" w:author="The Si Tran" w:date="2012-12-06T00:16:00Z">
        <w:r w:rsidRPr="00555D32" w:rsidDel="004939AB">
          <w:rPr>
            <w:rFonts w:ascii="Times New Roman" w:hAnsi="Times New Roman"/>
            <w:position w:val="-10"/>
            <w:sz w:val="26"/>
            <w:szCs w:val="26"/>
            <w:lang w:val="fr-FR"/>
            <w:rPrChange w:id="3079" w:author="The Si Tran" w:date="2012-12-14T04:46:00Z">
              <w:rPr>
                <w:position w:val="-10"/>
                <w:szCs w:val="26"/>
                <w:lang w:val="fr-FR"/>
              </w:rPr>
            </w:rPrChange>
          </w:rPr>
          <w:object w:dxaOrig="240" w:dyaOrig="260" w14:anchorId="3EA68E79">
            <v:shape id="_x0000_i1046" type="#_x0000_t75" style="width:17.6pt;height:17.6pt" o:ole="">
              <v:imagedata r:id="rId58" o:title=""/>
            </v:shape>
            <o:OLEObject Type="Embed" ProgID="Equation.DSMT4" ShapeID="_x0000_i1046" DrawAspect="Content" ObjectID="_1417184524" r:id="rId59"/>
          </w:object>
        </w:r>
        <w:r w:rsidRPr="00555D32" w:rsidDel="004939AB">
          <w:rPr>
            <w:rFonts w:ascii="Times New Roman" w:hAnsi="Times New Roman"/>
            <w:sz w:val="26"/>
            <w:szCs w:val="26"/>
            <w:lang w:val="fr-FR"/>
            <w:rPrChange w:id="3080" w:author="The Si Tran" w:date="2012-12-14T04:46:00Z">
              <w:rPr>
                <w:sz w:val="28"/>
                <w:szCs w:val="28"/>
                <w:lang w:val="fr-FR"/>
              </w:rPr>
            </w:rPrChange>
          </w:rPr>
          <w:delText xml:space="preserve"> </w:delText>
        </w:r>
      </w:del>
      <w:ins w:id="3081" w:author="The Si Tran" w:date="2012-12-06T00:16:00Z">
        <m:oMath>
          <m:r>
            <w:rPr>
              <w:rFonts w:ascii="Cambria Math" w:hAnsi="Cambria Math"/>
              <w:sz w:val="26"/>
              <w:szCs w:val="26"/>
              <w:lang w:val="fr-FR"/>
              <w:rPrChange w:id="3082" w:author="The Si Tran" w:date="2012-12-14T04:46:00Z">
                <w:rPr>
                  <w:rFonts w:ascii="Cambria Math" w:hAnsi="Cambria Math"/>
                  <w:lang w:val="fr-FR"/>
                </w:rPr>
              </w:rPrChange>
            </w:rPr>
            <m:t>μ</m:t>
          </m:r>
        </m:oMath>
        <w:r w:rsidR="004939AB" w:rsidRPr="00555D32">
          <w:rPr>
            <w:rFonts w:ascii="Times New Roman" w:hAnsi="Times New Roman"/>
            <w:sz w:val="26"/>
            <w:szCs w:val="26"/>
            <w:lang w:val="fr-FR"/>
            <w:rPrChange w:id="3083" w:author="The Si Tran" w:date="2012-12-14T04:46:00Z">
              <w:rPr>
                <w:lang w:val="fr-FR"/>
              </w:rPr>
            </w:rPrChange>
          </w:rPr>
          <w:t xml:space="preserve"> </w:t>
        </w:r>
      </w:ins>
      <w:r w:rsidRPr="00555D32">
        <w:rPr>
          <w:rFonts w:ascii="Times New Roman" w:hAnsi="Times New Roman"/>
          <w:sz w:val="26"/>
          <w:szCs w:val="26"/>
          <w:lang w:val="fr-FR"/>
          <w:rPrChange w:id="3084" w:author="The Si Tran" w:date="2012-12-14T04:46:00Z">
            <w:rPr>
              <w:sz w:val="28"/>
              <w:szCs w:val="28"/>
              <w:lang w:val="fr-FR"/>
            </w:rPr>
          </w:rPrChange>
        </w:rPr>
        <w:t>là trung bình của chuỗi thời gian tĩnh</w:t>
      </w:r>
      <w:del w:id="3085" w:author="The Si Tran" w:date="2012-12-06T20:09:00Z">
        <w:r w:rsidRPr="00555D32" w:rsidDel="00263465">
          <w:rPr>
            <w:rFonts w:ascii="Times New Roman" w:hAnsi="Times New Roman"/>
            <w:sz w:val="26"/>
            <w:szCs w:val="26"/>
            <w:lang w:val="fr-FR"/>
            <w:rPrChange w:id="3086" w:author="The Si Tran" w:date="2012-12-14T04:46:00Z">
              <w:rPr>
                <w:sz w:val="28"/>
                <w:szCs w:val="28"/>
                <w:lang w:val="fr-FR"/>
              </w:rPr>
            </w:rPrChange>
          </w:rPr>
          <w:delText xml:space="preserve"> {y</w:delText>
        </w:r>
        <w:r w:rsidRPr="00555D32" w:rsidDel="00263465">
          <w:rPr>
            <w:rFonts w:ascii="Times New Roman" w:hAnsi="Times New Roman"/>
            <w:sz w:val="26"/>
            <w:szCs w:val="26"/>
            <w:vertAlign w:val="subscript"/>
            <w:lang w:val="fr-FR"/>
            <w:rPrChange w:id="3087" w:author="The Si Tran" w:date="2012-12-14T04:46:00Z">
              <w:rPr>
                <w:sz w:val="28"/>
                <w:szCs w:val="28"/>
                <w:vertAlign w:val="subscript"/>
                <w:lang w:val="fr-FR"/>
              </w:rPr>
            </w:rPrChange>
          </w:rPr>
          <w:delText>t</w:delText>
        </w:r>
        <w:r w:rsidRPr="00555D32" w:rsidDel="00263465">
          <w:rPr>
            <w:rFonts w:ascii="Times New Roman" w:hAnsi="Times New Roman"/>
            <w:sz w:val="26"/>
            <w:szCs w:val="26"/>
            <w:lang w:val="fr-FR"/>
            <w:rPrChange w:id="3088" w:author="The Si Tran" w:date="2012-12-14T04:46:00Z">
              <w:rPr>
                <w:sz w:val="28"/>
                <w:szCs w:val="28"/>
                <w:lang w:val="fr-FR"/>
              </w:rPr>
            </w:rPrChange>
          </w:rPr>
          <w:delText>}</w:delText>
        </w:r>
      </w:del>
      <w:ins w:id="3089" w:author="The Si Tran" w:date="2012-12-06T20:09:00Z">
        <w:r w:rsidR="00263465" w:rsidRPr="00555D32">
          <w:rPr>
            <w:rFonts w:ascii="Times New Roman" w:hAnsi="Times New Roman"/>
            <w:sz w:val="26"/>
            <w:szCs w:val="26"/>
            <w:lang w:val="fr-FR"/>
            <w:rPrChange w:id="3090" w:author="The Si Tran" w:date="2012-12-14T04:46:00Z">
              <w:rPr>
                <w:lang w:val="fr-FR"/>
              </w:rPr>
            </w:rPrChange>
          </w:rPr>
          <w:t xml:space="preserve"> </w:t>
        </w:r>
      </w:ins>
      <m:oMath>
        <m:d>
          <m:dPr>
            <m:begChr m:val="{"/>
            <m:endChr m:val="}"/>
            <m:ctrlPr>
              <w:ins w:id="3091" w:author="The Si Tran" w:date="2012-12-06T20:10:00Z">
                <w:rPr>
                  <w:rFonts w:ascii="Cambria Math" w:hAnsi="Cambria Math"/>
                  <w:i/>
                  <w:sz w:val="26"/>
                  <w:szCs w:val="26"/>
                  <w:lang w:val="fr-FR"/>
                </w:rPr>
              </w:ins>
            </m:ctrlPr>
          </m:dPr>
          <m:e>
            <m:sSub>
              <m:sSubPr>
                <m:ctrlPr>
                  <w:ins w:id="3092" w:author="The Si Tran" w:date="2012-12-06T20:10:00Z">
                    <w:rPr>
                      <w:rFonts w:ascii="Cambria Math" w:hAnsi="Cambria Math"/>
                      <w:i/>
                      <w:sz w:val="26"/>
                      <w:szCs w:val="26"/>
                      <w:lang w:val="fr-FR"/>
                    </w:rPr>
                  </w:ins>
                </m:ctrlPr>
              </m:sSubPr>
              <m:e>
                <w:ins w:id="3093" w:author="The Si Tran" w:date="2012-12-06T20:10:00Z">
                  <m:r>
                    <w:rPr>
                      <w:rFonts w:ascii="Cambria Math" w:hAnsi="Cambria Math"/>
                      <w:sz w:val="26"/>
                      <w:szCs w:val="26"/>
                      <w:lang w:val="fr-FR"/>
                      <w:rPrChange w:id="3094" w:author="The Si Tran" w:date="2012-12-14T04:46:00Z">
                        <w:rPr>
                          <w:rFonts w:ascii="Cambria Math" w:hAnsi="Cambria Math"/>
                          <w:lang w:val="fr-FR"/>
                        </w:rPr>
                      </w:rPrChange>
                    </w:rPr>
                    <m:t>y</m:t>
                  </m:r>
                </w:ins>
              </m:e>
              <m:sub>
                <w:ins w:id="3095" w:author="The Si Tran" w:date="2012-12-06T20:10:00Z">
                  <m:r>
                    <w:rPr>
                      <w:rFonts w:ascii="Cambria Math" w:hAnsi="Cambria Math"/>
                      <w:sz w:val="26"/>
                      <w:szCs w:val="26"/>
                      <w:lang w:val="fr-FR"/>
                      <w:rPrChange w:id="3096" w:author="The Si Tran" w:date="2012-12-14T04:46:00Z">
                        <w:rPr>
                          <w:rFonts w:ascii="Cambria Math" w:hAnsi="Cambria Math"/>
                          <w:lang w:val="fr-FR"/>
                        </w:rPr>
                      </w:rPrChange>
                    </w:rPr>
                    <m:t>t</m:t>
                  </m:r>
                </w:ins>
              </m:sub>
            </m:sSub>
          </m:e>
        </m:d>
      </m:oMath>
      <w:r w:rsidRPr="00555D32">
        <w:rPr>
          <w:rFonts w:ascii="Times New Roman" w:hAnsi="Times New Roman"/>
          <w:sz w:val="26"/>
          <w:szCs w:val="26"/>
          <w:lang w:val="fr-FR"/>
          <w:rPrChange w:id="3097" w:author="The Si Tran" w:date="2012-12-14T04:46:00Z">
            <w:rPr>
              <w:sz w:val="28"/>
              <w:szCs w:val="28"/>
              <w:lang w:val="fr-FR"/>
            </w:rPr>
          </w:rPrChange>
        </w:rPr>
        <w:t>.</w:t>
      </w:r>
    </w:p>
    <w:p w14:paraId="10C0FF98" w14:textId="77777777" w:rsidR="006A21F7" w:rsidRPr="00555D32" w:rsidRDefault="00350BDD">
      <w:pPr>
        <w:pStyle w:val="ListParagraph"/>
        <w:numPr>
          <w:ilvl w:val="0"/>
          <w:numId w:val="57"/>
        </w:numPr>
        <w:rPr>
          <w:sz w:val="26"/>
          <w:szCs w:val="26"/>
          <w:lang w:val="fr-FR"/>
          <w:rPrChange w:id="3098" w:author="The Si Tran" w:date="2012-12-14T04:46:00Z">
            <w:rPr>
              <w:sz w:val="28"/>
              <w:szCs w:val="28"/>
              <w:lang w:val="fr-FR"/>
            </w:rPr>
          </w:rPrChange>
        </w:rPr>
        <w:pPrChange w:id="3099" w:author="The Si Tran" w:date="2012-12-14T04:46:00Z">
          <w:pPr>
            <w:ind w:firstLine="547"/>
          </w:pPr>
        </w:pPrChange>
      </w:pPr>
      <m:oMath>
        <m:sSub>
          <m:sSubPr>
            <m:ctrlPr>
              <w:ins w:id="3100" w:author="The Si Tran" w:date="2012-12-06T00:16:00Z">
                <w:rPr>
                  <w:rFonts w:ascii="Cambria Math" w:hAnsi="Cambria Math"/>
                  <w:i/>
                  <w:sz w:val="26"/>
                  <w:szCs w:val="26"/>
                  <w:lang w:val="fr-FR"/>
                </w:rPr>
              </w:ins>
            </m:ctrlPr>
          </m:sSubPr>
          <m:e>
            <w:ins w:id="3101" w:author="The Si Tran" w:date="2012-12-06T00:16:00Z">
              <m:r>
                <w:rPr>
                  <w:rFonts w:ascii="Cambria Math" w:hAnsi="Cambria Math"/>
                  <w:sz w:val="26"/>
                  <w:szCs w:val="26"/>
                  <w:lang w:val="fr-FR"/>
                  <w:rPrChange w:id="3102" w:author="The Si Tran" w:date="2012-12-14T04:46:00Z">
                    <w:rPr>
                      <w:rFonts w:ascii="Cambria Math" w:hAnsi="Cambria Math"/>
                      <w:lang w:val="fr-FR"/>
                    </w:rPr>
                  </w:rPrChange>
                </w:rPr>
                <m:t>ε</m:t>
              </m:r>
            </w:ins>
          </m:e>
          <m:sub>
            <w:ins w:id="3103" w:author="The Si Tran" w:date="2012-12-06T00:16:00Z">
              <m:r>
                <w:rPr>
                  <w:rFonts w:ascii="Cambria Math" w:hAnsi="Cambria Math"/>
                  <w:sz w:val="26"/>
                  <w:szCs w:val="26"/>
                  <w:lang w:val="fr-FR"/>
                  <w:rPrChange w:id="3104" w:author="The Si Tran" w:date="2012-12-14T04:46:00Z">
                    <w:rPr>
                      <w:rFonts w:ascii="Cambria Math" w:hAnsi="Cambria Math"/>
                      <w:lang w:val="fr-FR"/>
                    </w:rPr>
                  </w:rPrChange>
                </w:rPr>
                <m:t>i</m:t>
              </m:r>
            </w:ins>
          </m:sub>
        </m:sSub>
      </m:oMath>
      <w:ins w:id="3105" w:author="The Si Tran" w:date="2012-12-06T00:17:00Z">
        <w:r w:rsidR="00F413E4" w:rsidRPr="00555D32">
          <w:rPr>
            <w:rFonts w:ascii="Times New Roman" w:hAnsi="Times New Roman"/>
            <w:sz w:val="26"/>
            <w:szCs w:val="26"/>
            <w:lang w:val="fr-FR"/>
            <w:rPrChange w:id="3106" w:author="The Si Tran" w:date="2012-12-14T04:46:00Z">
              <w:rPr>
                <w:lang w:val="fr-FR"/>
              </w:rPr>
            </w:rPrChange>
          </w:rPr>
          <w:t xml:space="preserve"> </w:t>
        </w:r>
      </w:ins>
      <w:del w:id="3107" w:author="The Si Tran" w:date="2012-12-06T00:16:00Z">
        <w:r w:rsidR="006A21F7" w:rsidRPr="00555D32" w:rsidDel="004939AB">
          <w:rPr>
            <w:rFonts w:ascii="Times New Roman" w:hAnsi="Times New Roman"/>
            <w:position w:val="-12"/>
            <w:sz w:val="26"/>
            <w:szCs w:val="26"/>
            <w:lang w:val="fr-FR"/>
            <w:rPrChange w:id="3108" w:author="The Si Tran" w:date="2012-12-14T04:46:00Z">
              <w:rPr>
                <w:position w:val="-12"/>
                <w:szCs w:val="26"/>
                <w:lang w:val="fr-FR"/>
              </w:rPr>
            </w:rPrChange>
          </w:rPr>
          <w:object w:dxaOrig="240" w:dyaOrig="360" w14:anchorId="16B4976B">
            <v:shape id="_x0000_i1047" type="#_x0000_t75" style="width:14.25pt;height:21.75pt" o:ole="">
              <v:imagedata r:id="rId60" o:title=""/>
            </v:shape>
            <o:OLEObject Type="Embed" ProgID="Equation.DSMT4" ShapeID="_x0000_i1047" DrawAspect="Content" ObjectID="_1417184525" r:id="rId61"/>
          </w:object>
        </w:r>
        <w:r w:rsidR="006A21F7" w:rsidRPr="00555D32" w:rsidDel="004939AB">
          <w:rPr>
            <w:rFonts w:ascii="Times New Roman" w:hAnsi="Times New Roman"/>
            <w:sz w:val="26"/>
            <w:szCs w:val="26"/>
            <w:lang w:val="fr-FR"/>
            <w:rPrChange w:id="3109"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3110" w:author="The Si Tran" w:date="2012-12-14T04:46:00Z">
            <w:rPr>
              <w:sz w:val="28"/>
              <w:szCs w:val="28"/>
              <w:lang w:val="fr-FR"/>
            </w:rPr>
          </w:rPrChange>
        </w:rPr>
        <w:t>là sai số, biểu diễn thành phần không thể dự đoán được</w:t>
      </w:r>
      <w:del w:id="3111" w:author="The Si Tran" w:date="2012-12-06T03:56:00Z">
        <w:r w:rsidR="006A21F7" w:rsidRPr="00555D32" w:rsidDel="004657FC">
          <w:rPr>
            <w:rFonts w:ascii="Times New Roman" w:hAnsi="Times New Roman"/>
            <w:sz w:val="26"/>
            <w:szCs w:val="26"/>
            <w:lang w:val="fr-FR"/>
            <w:rPrChange w:id="3112" w:author="The Si Tran" w:date="2012-12-14T04:46:00Z">
              <w:rPr>
                <w:sz w:val="28"/>
                <w:szCs w:val="28"/>
                <w:lang w:val="fr-FR"/>
              </w:rPr>
            </w:rPrChange>
          </w:rPr>
          <w:delText xml:space="preserve"> từ mô hình</w:delText>
        </w:r>
      </w:del>
      <w:r w:rsidR="006A21F7" w:rsidRPr="00555D32">
        <w:rPr>
          <w:rFonts w:ascii="Times New Roman" w:hAnsi="Times New Roman"/>
          <w:sz w:val="26"/>
          <w:szCs w:val="26"/>
          <w:lang w:val="fr-FR"/>
          <w:rPrChange w:id="3113" w:author="The Si Tran" w:date="2012-12-14T04:46:00Z">
            <w:rPr>
              <w:sz w:val="28"/>
              <w:szCs w:val="28"/>
              <w:lang w:val="fr-FR"/>
            </w:rPr>
          </w:rPrChange>
        </w:rPr>
        <w:t xml:space="preserve"> ở thời điểm i.</w:t>
      </w:r>
    </w:p>
    <w:p w14:paraId="571A27F5" w14:textId="77777777" w:rsidR="006A21F7" w:rsidRPr="00555D32" w:rsidRDefault="00350BDD">
      <w:pPr>
        <w:pStyle w:val="ListParagraph"/>
        <w:numPr>
          <w:ilvl w:val="0"/>
          <w:numId w:val="57"/>
        </w:numPr>
        <w:rPr>
          <w:sz w:val="26"/>
          <w:szCs w:val="26"/>
          <w:lang w:val="fr-FR"/>
          <w:rPrChange w:id="3114" w:author="The Si Tran" w:date="2012-12-14T04:46:00Z">
            <w:rPr>
              <w:sz w:val="28"/>
              <w:szCs w:val="28"/>
              <w:lang w:val="fr-FR"/>
            </w:rPr>
          </w:rPrChange>
        </w:rPr>
        <w:pPrChange w:id="3115" w:author="The Si Tran" w:date="2012-12-14T04:46:00Z">
          <w:pPr>
            <w:ind w:firstLine="547"/>
          </w:pPr>
        </w:pPrChange>
      </w:pPr>
      <m:oMath>
        <m:sSub>
          <m:sSubPr>
            <m:ctrlPr>
              <w:ins w:id="3116" w:author="The Si Tran" w:date="2012-12-06T00:17:00Z">
                <w:rPr>
                  <w:rFonts w:ascii="Cambria Math" w:hAnsi="Cambria Math"/>
                  <w:i/>
                  <w:sz w:val="26"/>
                  <w:szCs w:val="26"/>
                  <w:lang w:val="fr-FR"/>
                </w:rPr>
              </w:ins>
            </m:ctrlPr>
          </m:sSubPr>
          <m:e>
            <w:ins w:id="3117" w:author="The Si Tran" w:date="2012-12-06T00:17:00Z">
              <m:r>
                <w:rPr>
                  <w:rFonts w:ascii="Cambria Math" w:hAnsi="Cambria Math"/>
                  <w:sz w:val="26"/>
                  <w:szCs w:val="26"/>
                  <w:lang w:val="fr-FR"/>
                  <w:rPrChange w:id="3118" w:author="The Si Tran" w:date="2012-12-14T04:46:00Z">
                    <w:rPr>
                      <w:rFonts w:ascii="Cambria Math" w:hAnsi="Cambria Math"/>
                      <w:lang w:val="fr-FR"/>
                    </w:rPr>
                  </w:rPrChange>
                </w:rPr>
                <m:t>θ</m:t>
              </m:r>
            </w:ins>
          </m:e>
          <m:sub>
            <w:ins w:id="3119" w:author="The Si Tran" w:date="2012-12-06T00:17:00Z">
              <m:r>
                <w:rPr>
                  <w:rFonts w:ascii="Cambria Math" w:hAnsi="Cambria Math"/>
                  <w:sz w:val="26"/>
                  <w:szCs w:val="26"/>
                  <w:lang w:val="fr-FR"/>
                  <w:rPrChange w:id="3120" w:author="The Si Tran" w:date="2012-12-14T04:46:00Z">
                    <w:rPr>
                      <w:rFonts w:ascii="Cambria Math" w:hAnsi="Cambria Math"/>
                      <w:lang w:val="fr-FR"/>
                    </w:rPr>
                  </w:rPrChange>
                </w:rPr>
                <m:t>i</m:t>
              </m:r>
            </w:ins>
          </m:sub>
        </m:sSub>
      </m:oMath>
      <w:ins w:id="3121" w:author="The Si Tran" w:date="2012-12-06T00:17:00Z">
        <w:r w:rsidR="00233EFD" w:rsidRPr="00555D32">
          <w:rPr>
            <w:rFonts w:ascii="Times New Roman" w:hAnsi="Times New Roman"/>
            <w:sz w:val="26"/>
            <w:szCs w:val="26"/>
            <w:lang w:val="fr-FR"/>
            <w:rPrChange w:id="3122" w:author="The Si Tran" w:date="2012-12-14T04:46:00Z">
              <w:rPr>
                <w:lang w:val="fr-FR"/>
              </w:rPr>
            </w:rPrChange>
          </w:rPr>
          <w:t xml:space="preserve"> </w:t>
        </w:r>
      </w:ins>
      <w:del w:id="3123" w:author="The Si Tran" w:date="2012-12-06T00:17:00Z">
        <w:r w:rsidR="006A21F7" w:rsidRPr="00555D32" w:rsidDel="00233EFD">
          <w:rPr>
            <w:rFonts w:ascii="Times New Roman" w:hAnsi="Times New Roman"/>
            <w:position w:val="-12"/>
            <w:sz w:val="26"/>
            <w:szCs w:val="26"/>
            <w:lang w:val="fr-FR"/>
            <w:rPrChange w:id="3124" w:author="The Si Tran" w:date="2012-12-14T04:46:00Z">
              <w:rPr>
                <w:position w:val="-12"/>
                <w:szCs w:val="26"/>
                <w:lang w:val="fr-FR"/>
              </w:rPr>
            </w:rPrChange>
          </w:rPr>
          <w:object w:dxaOrig="240" w:dyaOrig="360" w14:anchorId="2921A715">
            <v:shape id="_x0000_i1048" type="#_x0000_t75" style="width:17.6pt;height:25.95pt" o:ole="">
              <v:imagedata r:id="rId62" o:title=""/>
            </v:shape>
            <o:OLEObject Type="Embed" ProgID="Equation.DSMT4" ShapeID="_x0000_i1048" DrawAspect="Content" ObjectID="_1417184526" r:id="rId63"/>
          </w:object>
        </w:r>
        <w:r w:rsidR="006A21F7" w:rsidRPr="00555D32" w:rsidDel="00233EFD">
          <w:rPr>
            <w:rFonts w:ascii="Times New Roman" w:hAnsi="Times New Roman"/>
            <w:sz w:val="26"/>
            <w:szCs w:val="26"/>
            <w:lang w:val="fr-FR"/>
            <w:rPrChange w:id="3125"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3126" w:author="The Si Tran" w:date="2012-12-14T04:46:00Z">
            <w:rPr>
              <w:sz w:val="28"/>
              <w:szCs w:val="28"/>
              <w:lang w:val="fr-FR"/>
            </w:rPr>
          </w:rPrChange>
        </w:rPr>
        <w:t xml:space="preserve">là các hệ số ước lượng mức ảnh hưởng </w:t>
      </w:r>
      <m:oMath>
        <m:sSub>
          <m:sSubPr>
            <m:ctrlPr>
              <w:ins w:id="3127" w:author="The Si Tran" w:date="2012-12-06T00:17:00Z">
                <w:rPr>
                  <w:rFonts w:ascii="Cambria Math" w:hAnsi="Cambria Math"/>
                  <w:i/>
                  <w:sz w:val="26"/>
                  <w:szCs w:val="26"/>
                  <w:lang w:val="fr-FR"/>
                </w:rPr>
              </w:ins>
            </m:ctrlPr>
          </m:sSubPr>
          <m:e>
            <w:ins w:id="3128" w:author="The Si Tran" w:date="2012-12-06T00:17:00Z">
              <m:r>
                <w:rPr>
                  <w:rFonts w:ascii="Cambria Math" w:hAnsi="Cambria Math"/>
                  <w:sz w:val="26"/>
                  <w:szCs w:val="26"/>
                  <w:lang w:val="fr-FR"/>
                  <w:rPrChange w:id="3129" w:author="The Si Tran" w:date="2012-12-14T04:46:00Z">
                    <w:rPr>
                      <w:rFonts w:ascii="Cambria Math" w:hAnsi="Cambria Math"/>
                      <w:lang w:val="fr-FR"/>
                    </w:rPr>
                  </w:rPrChange>
                </w:rPr>
                <m:t>ε</m:t>
              </m:r>
            </w:ins>
          </m:e>
          <m:sub>
            <w:ins w:id="3130" w:author="The Si Tran" w:date="2012-12-06T00:17:00Z">
              <m:r>
                <w:rPr>
                  <w:rFonts w:ascii="Cambria Math" w:hAnsi="Cambria Math"/>
                  <w:sz w:val="26"/>
                  <w:szCs w:val="26"/>
                  <w:lang w:val="fr-FR"/>
                  <w:rPrChange w:id="3131" w:author="The Si Tran" w:date="2012-12-14T04:46:00Z">
                    <w:rPr>
                      <w:rFonts w:ascii="Cambria Math" w:hAnsi="Cambria Math"/>
                      <w:lang w:val="fr-FR"/>
                    </w:rPr>
                  </w:rPrChange>
                </w:rPr>
                <m:t>t-i</m:t>
              </m:r>
            </w:ins>
          </m:sub>
        </m:sSub>
      </m:oMath>
      <w:ins w:id="3132" w:author="The Si Tran" w:date="2012-12-06T00:17:00Z">
        <w:r w:rsidR="00233EFD" w:rsidRPr="00555D32">
          <w:rPr>
            <w:rFonts w:ascii="Times New Roman" w:hAnsi="Times New Roman"/>
            <w:sz w:val="26"/>
            <w:szCs w:val="26"/>
            <w:lang w:val="fr-FR"/>
            <w:rPrChange w:id="3133" w:author="The Si Tran" w:date="2012-12-14T04:46:00Z">
              <w:rPr>
                <w:lang w:val="fr-FR"/>
              </w:rPr>
            </w:rPrChange>
          </w:rPr>
          <w:t xml:space="preserve"> </w:t>
        </w:r>
      </w:ins>
      <w:r w:rsidR="006A21F7" w:rsidRPr="00555D32">
        <w:rPr>
          <w:rFonts w:ascii="Times New Roman" w:hAnsi="Times New Roman"/>
          <w:sz w:val="26"/>
          <w:szCs w:val="26"/>
          <w:lang w:val="fr-FR"/>
          <w:rPrChange w:id="3134" w:author="The Si Tran" w:date="2012-12-14T04:46:00Z">
            <w:rPr>
              <w:sz w:val="28"/>
              <w:szCs w:val="28"/>
              <w:lang w:val="fr-FR"/>
            </w:rPr>
          </w:rPrChange>
        </w:rPr>
        <w:t xml:space="preserve">của </w:t>
      </w:r>
      <w:del w:id="3135" w:author="The Si Tran" w:date="2012-12-06T00:17:00Z">
        <w:r w:rsidR="006A21F7" w:rsidRPr="00555D32" w:rsidDel="00233EFD">
          <w:rPr>
            <w:rFonts w:ascii="Times New Roman" w:hAnsi="Times New Roman"/>
            <w:position w:val="-12"/>
            <w:sz w:val="26"/>
            <w:szCs w:val="26"/>
            <w:lang w:val="fr-FR"/>
            <w:rPrChange w:id="3136" w:author="The Si Tran" w:date="2012-12-14T04:46:00Z">
              <w:rPr>
                <w:position w:val="-12"/>
                <w:szCs w:val="26"/>
                <w:lang w:val="fr-FR"/>
              </w:rPr>
            </w:rPrChange>
          </w:rPr>
          <w:object w:dxaOrig="360" w:dyaOrig="360" w14:anchorId="0B13A7D9">
            <v:shape id="_x0000_i1049" type="#_x0000_t75" style="width:21.75pt;height:21.75pt" o:ole="">
              <v:imagedata r:id="rId64" o:title=""/>
            </v:shape>
            <o:OLEObject Type="Embed" ProgID="Equation.DSMT4" ShapeID="_x0000_i1049" DrawAspect="Content" ObjectID="_1417184527" r:id="rId65"/>
          </w:object>
        </w:r>
      </w:del>
      <w:r w:rsidR="006A21F7" w:rsidRPr="00555D32">
        <w:rPr>
          <w:rFonts w:ascii="Times New Roman" w:hAnsi="Times New Roman"/>
          <w:sz w:val="26"/>
          <w:szCs w:val="26"/>
          <w:lang w:val="fr-FR"/>
          <w:rPrChange w:id="3137" w:author="The Si Tran" w:date="2012-12-14T04:46:00Z">
            <w:rPr>
              <w:sz w:val="28"/>
              <w:szCs w:val="28"/>
              <w:lang w:val="fr-FR"/>
            </w:rPr>
          </w:rPrChange>
        </w:rPr>
        <w:t xml:space="preserve"> lên </w:t>
      </w:r>
      <m:oMath>
        <m:sSub>
          <m:sSubPr>
            <m:ctrlPr>
              <w:ins w:id="3138" w:author="The Si Tran" w:date="2012-12-06T00:17:00Z">
                <w:rPr>
                  <w:rFonts w:ascii="Cambria Math" w:hAnsi="Cambria Math"/>
                  <w:i/>
                  <w:sz w:val="26"/>
                  <w:szCs w:val="26"/>
                  <w:lang w:val="fr-FR"/>
                </w:rPr>
              </w:ins>
            </m:ctrlPr>
          </m:sSubPr>
          <m:e>
            <w:ins w:id="3139" w:author="The Si Tran" w:date="2012-12-06T00:17:00Z">
              <m:r>
                <w:rPr>
                  <w:rFonts w:ascii="Cambria Math" w:hAnsi="Cambria Math"/>
                  <w:sz w:val="26"/>
                  <w:szCs w:val="26"/>
                  <w:lang w:val="fr-FR"/>
                  <w:rPrChange w:id="3140" w:author="The Si Tran" w:date="2012-12-14T04:46:00Z">
                    <w:rPr>
                      <w:rFonts w:ascii="Cambria Math" w:hAnsi="Cambria Math"/>
                      <w:lang w:val="fr-FR"/>
                    </w:rPr>
                  </w:rPrChange>
                </w:rPr>
                <m:t>y</m:t>
              </m:r>
            </w:ins>
          </m:e>
          <m:sub>
            <w:ins w:id="3141" w:author="The Si Tran" w:date="2012-12-06T00:17:00Z">
              <m:r>
                <w:rPr>
                  <w:rFonts w:ascii="Cambria Math" w:hAnsi="Cambria Math"/>
                  <w:sz w:val="26"/>
                  <w:szCs w:val="26"/>
                  <w:lang w:val="fr-FR"/>
                  <w:rPrChange w:id="3142" w:author="The Si Tran" w:date="2012-12-14T04:46:00Z">
                    <w:rPr>
                      <w:rFonts w:ascii="Cambria Math" w:hAnsi="Cambria Math"/>
                      <w:lang w:val="fr-FR"/>
                    </w:rPr>
                  </w:rPrChange>
                </w:rPr>
                <m:t>t</m:t>
              </m:r>
            </w:ins>
          </m:sub>
        </m:sSub>
      </m:oMath>
      <w:del w:id="3143" w:author="The Si Tran" w:date="2012-12-06T00:17:00Z">
        <w:r w:rsidR="006A21F7" w:rsidRPr="00555D32" w:rsidDel="00233EFD">
          <w:rPr>
            <w:rFonts w:ascii="Times New Roman" w:hAnsi="Times New Roman"/>
            <w:sz w:val="26"/>
            <w:szCs w:val="26"/>
            <w:lang w:val="fr-FR"/>
            <w:rPrChange w:id="3144" w:author="The Si Tran" w:date="2012-12-14T04:46:00Z">
              <w:rPr>
                <w:sz w:val="28"/>
                <w:szCs w:val="28"/>
                <w:lang w:val="fr-FR"/>
              </w:rPr>
            </w:rPrChange>
          </w:rPr>
          <w:delText>y</w:delText>
        </w:r>
        <w:r w:rsidR="006A21F7" w:rsidRPr="00555D32" w:rsidDel="00233EFD">
          <w:rPr>
            <w:rFonts w:ascii="Times New Roman" w:hAnsi="Times New Roman"/>
            <w:sz w:val="26"/>
            <w:szCs w:val="26"/>
            <w:vertAlign w:val="subscript"/>
            <w:lang w:val="fr-FR"/>
            <w:rPrChange w:id="3145" w:author="The Si Tran" w:date="2012-12-14T04:46:00Z">
              <w:rPr>
                <w:sz w:val="28"/>
                <w:szCs w:val="28"/>
                <w:vertAlign w:val="subscript"/>
                <w:lang w:val="fr-FR"/>
              </w:rPr>
            </w:rPrChange>
          </w:rPr>
          <w:delText>t</w:delText>
        </w:r>
      </w:del>
      <w:r w:rsidR="006A21F7" w:rsidRPr="00555D32">
        <w:rPr>
          <w:rFonts w:ascii="Times New Roman" w:hAnsi="Times New Roman"/>
          <w:sz w:val="26"/>
          <w:szCs w:val="26"/>
          <w:lang w:val="fr-FR"/>
          <w:rPrChange w:id="3146" w:author="The Si Tran" w:date="2012-12-14T04:46:00Z">
            <w:rPr>
              <w:sz w:val="28"/>
              <w:szCs w:val="28"/>
              <w:lang w:val="fr-FR"/>
            </w:rPr>
          </w:rPrChange>
        </w:rPr>
        <w:t>.</w:t>
      </w:r>
    </w:p>
    <w:p w14:paraId="217BD59F" w14:textId="77777777" w:rsidR="006A21F7" w:rsidRPr="0049233F" w:rsidDel="007B4E58" w:rsidRDefault="006A21F7">
      <w:pPr>
        <w:rPr>
          <w:del w:id="3147" w:author="The Si Tran" w:date="2012-12-06T00:22:00Z"/>
          <w:lang w:val="fr-FR"/>
          <w:rPrChange w:id="3148" w:author="The Si Tran" w:date="2012-12-05T23:02:00Z">
            <w:rPr>
              <w:del w:id="3149" w:author="The Si Tran" w:date="2012-12-06T00:22:00Z"/>
              <w:sz w:val="28"/>
              <w:szCs w:val="28"/>
              <w:lang w:val="fr-FR"/>
            </w:rPr>
          </w:rPrChange>
        </w:rPr>
        <w:pPrChange w:id="3150" w:author="The Si Tran" w:date="2012-12-15T07:53:00Z">
          <w:pPr>
            <w:ind w:firstLine="547"/>
          </w:pPr>
        </w:pPrChange>
      </w:pPr>
      <w:r w:rsidRPr="0049233F">
        <w:rPr>
          <w:lang w:val="fr-FR"/>
          <w:rPrChange w:id="3151" w:author="The Si Tran" w:date="2012-12-05T23:02:00Z">
            <w:rPr>
              <w:sz w:val="28"/>
              <w:szCs w:val="28"/>
              <w:lang w:val="fr-FR"/>
            </w:rPr>
          </w:rPrChange>
        </w:rPr>
        <w:t xml:space="preserve">Biểu diễn (3.1.1) bằng toán tử lấy hiệu </w:t>
      </w:r>
      <w:r w:rsidRPr="0049233F">
        <w:rPr>
          <w:i/>
          <w:lang w:val="fr-FR"/>
          <w:rPrChange w:id="3152" w:author="The Si Tran" w:date="2012-12-05T23:02:00Z">
            <w:rPr>
              <w:i/>
              <w:sz w:val="28"/>
              <w:szCs w:val="28"/>
              <w:lang w:val="fr-FR"/>
            </w:rPr>
          </w:rPrChange>
        </w:rPr>
        <w:t>B</w:t>
      </w:r>
      <w:r w:rsidRPr="0049233F">
        <w:rPr>
          <w:lang w:val="fr-FR"/>
          <w:rPrChange w:id="3153" w:author="The Si Tran" w:date="2012-12-05T23:02:00Z">
            <w:rPr>
              <w:sz w:val="28"/>
              <w:szCs w:val="28"/>
              <w:lang w:val="fr-FR"/>
            </w:rPr>
          </w:rPrChange>
        </w:rPr>
        <w:t xml:space="preserve"> ta được</w:t>
      </w:r>
    </w:p>
    <w:p w14:paraId="26BEF2A8" w14:textId="77777777" w:rsidR="006A21F7" w:rsidRPr="0049233F" w:rsidDel="007B4E58" w:rsidRDefault="006A21F7">
      <w:pPr>
        <w:rPr>
          <w:del w:id="3154" w:author="The Si Tran" w:date="2012-12-06T00:22:00Z"/>
          <w:lang w:val="fr-FR"/>
          <w:rPrChange w:id="3155" w:author="The Si Tran" w:date="2012-12-05T23:02:00Z">
            <w:rPr>
              <w:del w:id="3156" w:author="The Si Tran" w:date="2012-12-06T00:22:00Z"/>
              <w:sz w:val="28"/>
              <w:szCs w:val="28"/>
              <w:lang w:val="fr-FR"/>
            </w:rPr>
          </w:rPrChange>
        </w:rPr>
        <w:pPrChange w:id="3157" w:author="The Si Tran" w:date="2012-12-15T07:53:00Z">
          <w:pPr>
            <w:ind w:firstLine="547"/>
          </w:pPr>
        </w:pPrChange>
      </w:pPr>
      <w:del w:id="3158" w:author="The Si Tran" w:date="2012-12-06T00:22:00Z">
        <w:r w:rsidRPr="00082976" w:rsidDel="008F2FA0">
          <w:rPr>
            <w:position w:val="-14"/>
            <w:lang w:val="fr-FR"/>
          </w:rPr>
          <w:object w:dxaOrig="2880" w:dyaOrig="400" w14:anchorId="0C1AF3CC">
            <v:shape id="_x0000_i1050" type="#_x0000_t75" style="width:210.15pt;height:29.3pt" o:ole="">
              <v:imagedata r:id="rId66" o:title=""/>
            </v:shape>
            <o:OLEObject Type="Embed" ProgID="Equation.DSMT4" ShapeID="_x0000_i1050" DrawAspect="Content" ObjectID="_1417184528" r:id="rId67"/>
          </w:object>
        </w:r>
      </w:del>
    </w:p>
    <w:p w14:paraId="066FCBDC" w14:textId="77777777" w:rsidR="006A21F7" w:rsidRPr="0049233F" w:rsidDel="007B4E58" w:rsidRDefault="006A21F7">
      <w:pPr>
        <w:rPr>
          <w:del w:id="3159" w:author="The Si Tran" w:date="2012-12-06T00:22:00Z"/>
          <w:lang w:val="fr-FR"/>
          <w:rPrChange w:id="3160" w:author="The Si Tran" w:date="2012-12-05T23:02:00Z">
            <w:rPr>
              <w:del w:id="3161" w:author="The Si Tran" w:date="2012-12-06T00:22:00Z"/>
              <w:sz w:val="28"/>
              <w:szCs w:val="28"/>
              <w:lang w:val="fr-FR"/>
            </w:rPr>
          </w:rPrChange>
        </w:rPr>
        <w:pPrChange w:id="3162" w:author="The Si Tran" w:date="2012-12-15T07:53:00Z">
          <w:pPr>
            <w:ind w:firstLine="547"/>
          </w:pPr>
        </w:pPrChange>
      </w:pPr>
      <w:del w:id="3163" w:author="The Si Tran" w:date="2012-12-06T00:22:00Z">
        <w:r w:rsidRPr="0049233F" w:rsidDel="007B4E58">
          <w:rPr>
            <w:lang w:val="fr-FR"/>
            <w:rPrChange w:id="3164"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1" type="#_x0000_t75" style="width:133.1pt;height:46.9pt" o:ole="">
              <v:imagedata r:id="rId68" o:title=""/>
            </v:shape>
            <o:OLEObject Type="Embed" ProgID="Equation.DSMT4" ShapeID="_x0000_i1051" DrawAspect="Content" ObjectID="_1417184529" r:id="rId69"/>
          </w:object>
        </w:r>
      </w:del>
    </w:p>
    <w:p w14:paraId="09EC6C93" w14:textId="77777777" w:rsidR="006A21F7" w:rsidRDefault="006A21F7">
      <w:pPr>
        <w:rPr>
          <w:ins w:id="3165" w:author="The Si Tran" w:date="2012-12-06T00:18:00Z"/>
          <w:lang w:val="fr-FR"/>
        </w:rPr>
        <w:pPrChange w:id="3166" w:author="The Si Tran" w:date="2012-12-15T07:53:00Z">
          <w:pPr>
            <w:ind w:firstLine="547"/>
          </w:pPr>
        </w:pPrChange>
      </w:pPr>
      <w:del w:id="3167" w:author="The Si Tran" w:date="2012-12-06T00:22:00Z">
        <w:r w:rsidRPr="0049233F" w:rsidDel="007B4E58">
          <w:rPr>
            <w:lang w:val="fr-FR"/>
            <w:rPrChange w:id="3168" w:author="The Si Tran" w:date="2012-12-05T23:02:00Z">
              <w:rPr>
                <w:sz w:val="28"/>
                <w:szCs w:val="28"/>
                <w:lang w:val="fr-FR"/>
              </w:rPr>
            </w:rPrChange>
          </w:rPr>
          <w:delText xml:space="preserve">  </w:delText>
        </w:r>
      </w:del>
      <w:r w:rsidRPr="0049233F">
        <w:rPr>
          <w:lang w:val="fr-FR"/>
          <w:rPrChange w:id="3169" w:author="The Si Tran" w:date="2012-12-05T23:02:00Z">
            <w:rPr>
              <w:sz w:val="28"/>
              <w:szCs w:val="28"/>
              <w:lang w:val="fr-FR"/>
            </w:rPr>
          </w:rPrChange>
        </w:rPr>
        <w:t xml:space="preserve">   </w:t>
      </w:r>
      <w:del w:id="3170" w:author="The Si Tran" w:date="2012-12-06T00:22:00Z">
        <w:r w:rsidRPr="00082976" w:rsidDel="008F2FA0">
          <w:rPr>
            <w:position w:val="-12"/>
            <w:lang w:val="fr-FR"/>
          </w:rPr>
          <w:object w:dxaOrig="1320" w:dyaOrig="360" w14:anchorId="183658DA">
            <v:shape id="_x0000_i1052" type="#_x0000_t75" style="width:92.95pt;height:25.1pt" o:ole="">
              <v:imagedata r:id="rId70" o:title=""/>
            </v:shape>
            <o:OLEObject Type="Embed" ProgID="Equation.DSMT4" ShapeID="_x0000_i1052" DrawAspect="Content" ObjectID="_1417184530" r:id="rId71"/>
          </w:object>
        </w:r>
      </w:del>
    </w:p>
    <w:p w14:paraId="4E0DF8FA" w14:textId="77777777" w:rsidR="00EF2D1F" w:rsidRPr="007B4E58" w:rsidRDefault="00350BDD">
      <w:pPr>
        <w:ind w:firstLine="0"/>
        <w:rPr>
          <w:szCs w:val="26"/>
          <w:lang w:val="fr-FR"/>
          <w:rPrChange w:id="3171" w:author="The Si Tran" w:date="2012-12-06T00:23:00Z">
            <w:rPr>
              <w:sz w:val="28"/>
              <w:szCs w:val="28"/>
              <w:lang w:val="fr-FR"/>
            </w:rPr>
          </w:rPrChange>
        </w:rPr>
        <w:pPrChange w:id="3172" w:author="The Si Tran" w:date="2012-12-06T00:23:00Z">
          <w:pPr>
            <w:ind w:firstLine="547"/>
          </w:pPr>
        </w:pPrChange>
      </w:pPr>
      <m:oMathPara>
        <m:oMath>
          <m:sSub>
            <m:sSubPr>
              <m:ctrlPr>
                <w:ins w:id="3173" w:author="The Si Tran" w:date="2012-12-06T00:18:00Z">
                  <w:rPr>
                    <w:rFonts w:ascii="Cambria Math" w:hAnsi="Cambria Math"/>
                    <w:i/>
                    <w:szCs w:val="26"/>
                    <w:lang w:val="fr-FR"/>
                  </w:rPr>
                </w:ins>
              </m:ctrlPr>
            </m:sSubPr>
            <m:e>
              <w:ins w:id="3174" w:author="The Si Tran" w:date="2012-12-06T00:18:00Z">
                <m:r>
                  <w:rPr>
                    <w:rFonts w:ascii="Cambria Math" w:hAnsi="Cambria Math"/>
                    <w:szCs w:val="26"/>
                    <w:lang w:val="fr-FR"/>
                  </w:rPr>
                  <m:t>y</m:t>
                </m:r>
              </w:ins>
            </m:e>
            <m:sub>
              <w:ins w:id="3175" w:author="The Si Tran" w:date="2012-12-06T00:18:00Z">
                <m:r>
                  <w:rPr>
                    <w:rFonts w:ascii="Cambria Math" w:hAnsi="Cambria Math"/>
                    <w:szCs w:val="26"/>
                    <w:lang w:val="fr-FR"/>
                  </w:rPr>
                  <m:t>t</m:t>
                </m:r>
              </w:ins>
            </m:sub>
          </m:sSub>
          <w:ins w:id="3176" w:author="The Si Tran" w:date="2012-12-06T00:18:00Z">
            <m:r>
              <w:rPr>
                <w:rFonts w:ascii="Cambria Math" w:hAnsi="Cambria Math"/>
                <w:szCs w:val="26"/>
                <w:lang w:val="fr-FR"/>
              </w:rPr>
              <m:t>=μ+</m:t>
            </m:r>
          </w:ins>
          <m:d>
            <m:dPr>
              <m:ctrlPr>
                <w:ins w:id="3177" w:author="The Si Tran" w:date="2012-12-06T00:19:00Z">
                  <w:rPr>
                    <w:rFonts w:ascii="Cambria Math" w:hAnsi="Cambria Math"/>
                    <w:i/>
                    <w:szCs w:val="26"/>
                    <w:lang w:val="fr-FR"/>
                  </w:rPr>
                </w:ins>
              </m:ctrlPr>
            </m:dPr>
            <m:e>
              <w:ins w:id="3178" w:author="The Si Tran" w:date="2012-12-06T00:19:00Z">
                <m:r>
                  <w:rPr>
                    <w:rFonts w:ascii="Cambria Math" w:hAnsi="Cambria Math"/>
                    <w:szCs w:val="26"/>
                    <w:lang w:val="fr-FR"/>
                  </w:rPr>
                  <m:t>1-</m:t>
                </m:r>
              </w:ins>
              <m:sSub>
                <m:sSubPr>
                  <m:ctrlPr>
                    <w:ins w:id="3179" w:author="The Si Tran" w:date="2012-12-06T00:19:00Z">
                      <w:rPr>
                        <w:rFonts w:ascii="Cambria Math" w:hAnsi="Cambria Math"/>
                        <w:i/>
                        <w:szCs w:val="26"/>
                        <w:lang w:val="fr-FR"/>
                      </w:rPr>
                    </w:ins>
                  </m:ctrlPr>
                </m:sSubPr>
                <m:e>
                  <w:ins w:id="3180" w:author="The Si Tran" w:date="2012-12-06T00:19:00Z">
                    <m:r>
                      <w:rPr>
                        <w:rFonts w:ascii="Cambria Math" w:hAnsi="Cambria Math"/>
                        <w:szCs w:val="26"/>
                        <w:lang w:val="fr-FR"/>
                      </w:rPr>
                      <m:t>θ</m:t>
                    </m:r>
                  </w:ins>
                </m:e>
                <m:sub>
                  <w:ins w:id="3181" w:author="The Si Tran" w:date="2012-12-06T00:19:00Z">
                    <m:r>
                      <w:rPr>
                        <w:rFonts w:ascii="Cambria Math" w:hAnsi="Cambria Math"/>
                        <w:szCs w:val="26"/>
                        <w:lang w:val="fr-FR"/>
                      </w:rPr>
                      <m:t>1</m:t>
                    </m:r>
                  </w:ins>
                </m:sub>
              </m:sSub>
              <w:ins w:id="3182" w:author="The Si Tran" w:date="2012-12-06T00:19:00Z">
                <m:r>
                  <w:rPr>
                    <w:rFonts w:ascii="Cambria Math" w:hAnsi="Cambria Math"/>
                    <w:szCs w:val="26"/>
                    <w:lang w:val="fr-FR"/>
                  </w:rPr>
                  <m:t>B-…-</m:t>
                </m:r>
              </w:ins>
              <m:sSub>
                <m:sSubPr>
                  <m:ctrlPr>
                    <w:ins w:id="3183" w:author="The Si Tran" w:date="2012-12-06T00:19:00Z">
                      <w:rPr>
                        <w:rFonts w:ascii="Cambria Math" w:hAnsi="Cambria Math"/>
                        <w:i/>
                        <w:szCs w:val="26"/>
                        <w:lang w:val="fr-FR"/>
                      </w:rPr>
                    </w:ins>
                  </m:ctrlPr>
                </m:sSubPr>
                <m:e>
                  <w:ins w:id="3184" w:author="The Si Tran" w:date="2012-12-06T00:19:00Z">
                    <m:r>
                      <w:rPr>
                        <w:rFonts w:ascii="Cambria Math" w:hAnsi="Cambria Math"/>
                        <w:szCs w:val="26"/>
                        <w:lang w:val="fr-FR"/>
                      </w:rPr>
                      <m:t>θ</m:t>
                    </m:r>
                  </w:ins>
                </m:e>
                <m:sub>
                  <w:ins w:id="3185" w:author="The Si Tran" w:date="2012-12-06T00:19:00Z">
                    <m:r>
                      <w:rPr>
                        <w:rFonts w:ascii="Cambria Math" w:hAnsi="Cambria Math"/>
                        <w:szCs w:val="26"/>
                        <w:lang w:val="fr-FR"/>
                      </w:rPr>
                      <m:t>q</m:t>
                    </m:r>
                  </w:ins>
                </m:sub>
              </m:sSub>
              <m:sSup>
                <m:sSupPr>
                  <m:ctrlPr>
                    <w:ins w:id="3186" w:author="The Si Tran" w:date="2012-12-06T00:19:00Z">
                      <w:rPr>
                        <w:rFonts w:ascii="Cambria Math" w:hAnsi="Cambria Math"/>
                        <w:i/>
                        <w:szCs w:val="26"/>
                        <w:lang w:val="fr-FR"/>
                      </w:rPr>
                    </w:ins>
                  </m:ctrlPr>
                </m:sSupPr>
                <m:e>
                  <w:ins w:id="3187" w:author="The Si Tran" w:date="2012-12-06T00:19:00Z">
                    <m:r>
                      <w:rPr>
                        <w:rFonts w:ascii="Cambria Math" w:hAnsi="Cambria Math"/>
                        <w:szCs w:val="26"/>
                        <w:lang w:val="fr-FR"/>
                      </w:rPr>
                      <m:t>B</m:t>
                    </m:r>
                  </w:ins>
                </m:e>
                <m:sup>
                  <w:ins w:id="3188" w:author="The Si Tran" w:date="2012-12-06T00:19:00Z">
                    <m:r>
                      <w:rPr>
                        <w:rFonts w:ascii="Cambria Math" w:hAnsi="Cambria Math"/>
                        <w:szCs w:val="26"/>
                        <w:lang w:val="fr-FR"/>
                      </w:rPr>
                      <m:t>q</m:t>
                    </m:r>
                  </w:ins>
                </m:sup>
              </m:sSup>
            </m:e>
          </m:d>
          <m:sSub>
            <m:sSubPr>
              <m:ctrlPr>
                <w:ins w:id="3189" w:author="The Si Tran" w:date="2012-12-06T00:18:00Z">
                  <w:rPr>
                    <w:rFonts w:ascii="Cambria Math" w:hAnsi="Cambria Math"/>
                    <w:i/>
                    <w:szCs w:val="26"/>
                    <w:lang w:val="fr-FR"/>
                  </w:rPr>
                </w:ins>
              </m:ctrlPr>
            </m:sSubPr>
            <m:e>
              <w:ins w:id="3190" w:author="The Si Tran" w:date="2012-12-06T00:18:00Z">
                <m:r>
                  <w:rPr>
                    <w:rFonts w:ascii="Cambria Math" w:hAnsi="Cambria Math"/>
                    <w:szCs w:val="26"/>
                    <w:lang w:val="fr-FR"/>
                  </w:rPr>
                  <m:t>ε</m:t>
                </m:r>
              </w:ins>
            </m:e>
            <m:sub>
              <w:ins w:id="3191" w:author="The Si Tran" w:date="2012-12-06T00:19:00Z">
                <m:r>
                  <w:rPr>
                    <w:rFonts w:ascii="Cambria Math" w:hAnsi="Cambria Math"/>
                    <w:szCs w:val="26"/>
                    <w:lang w:val="fr-FR"/>
                  </w:rPr>
                  <m:t>t</m:t>
                </m:r>
              </w:ins>
            </m:sub>
          </m:sSub>
          <w:ins w:id="3192" w:author="The Si Tran" w:date="2012-12-06T00:20:00Z">
            <m:r>
              <w:rPr>
                <w:rFonts w:ascii="Cambria Math" w:hAnsi="Cambria Math"/>
                <w:szCs w:val="26"/>
                <w:lang w:val="fr-FR"/>
              </w:rPr>
              <m:t>=μ+</m:t>
            </m:r>
          </w:ins>
          <m:d>
            <m:dPr>
              <m:ctrlPr>
                <w:ins w:id="3193" w:author="The Si Tran" w:date="2012-12-06T00:21:00Z">
                  <w:rPr>
                    <w:rFonts w:ascii="Cambria Math" w:hAnsi="Cambria Math"/>
                    <w:i/>
                    <w:szCs w:val="26"/>
                    <w:lang w:val="fr-FR"/>
                  </w:rPr>
                </w:ins>
              </m:ctrlPr>
            </m:dPr>
            <m:e>
              <w:ins w:id="3194" w:author="The Si Tran" w:date="2012-12-06T00:21:00Z">
                <m:r>
                  <w:rPr>
                    <w:rFonts w:ascii="Cambria Math" w:hAnsi="Cambria Math"/>
                    <w:szCs w:val="26"/>
                    <w:lang w:val="fr-FR"/>
                  </w:rPr>
                  <m:t>1-</m:t>
                </m:r>
              </w:ins>
              <m:nary>
                <m:naryPr>
                  <m:chr m:val="∑"/>
                  <m:limLoc m:val="subSup"/>
                  <m:ctrlPr>
                    <w:ins w:id="3195" w:author="The Si Tran" w:date="2012-12-06T00:21:00Z">
                      <w:rPr>
                        <w:rFonts w:ascii="Cambria Math" w:hAnsi="Cambria Math"/>
                        <w:i/>
                        <w:szCs w:val="26"/>
                        <w:lang w:val="fr-FR"/>
                      </w:rPr>
                    </w:ins>
                  </m:ctrlPr>
                </m:naryPr>
                <m:sub>
                  <w:ins w:id="3196" w:author="The Si Tran" w:date="2012-12-06T00:21:00Z">
                    <m:r>
                      <w:rPr>
                        <w:rFonts w:ascii="Cambria Math" w:hAnsi="Cambria Math"/>
                        <w:szCs w:val="26"/>
                        <w:lang w:val="fr-FR"/>
                      </w:rPr>
                      <m:t>i=1</m:t>
                    </m:r>
                  </w:ins>
                </m:sub>
                <m:sup>
                  <w:ins w:id="3197" w:author="The Si Tran" w:date="2012-12-06T00:21:00Z">
                    <m:r>
                      <w:rPr>
                        <w:rFonts w:ascii="Cambria Math" w:hAnsi="Cambria Math"/>
                        <w:szCs w:val="26"/>
                        <w:lang w:val="fr-FR"/>
                      </w:rPr>
                      <m:t>q</m:t>
                    </m:r>
                  </w:ins>
                </m:sup>
                <m:e>
                  <m:sSub>
                    <m:sSubPr>
                      <m:ctrlPr>
                        <w:ins w:id="3198" w:author="The Si Tran" w:date="2012-12-06T00:21:00Z">
                          <w:rPr>
                            <w:rFonts w:ascii="Cambria Math" w:hAnsi="Cambria Math"/>
                            <w:i/>
                            <w:szCs w:val="26"/>
                            <w:lang w:val="fr-FR"/>
                          </w:rPr>
                        </w:ins>
                      </m:ctrlPr>
                    </m:sSubPr>
                    <m:e>
                      <w:ins w:id="3199" w:author="The Si Tran" w:date="2012-12-06T00:21:00Z">
                        <m:r>
                          <w:rPr>
                            <w:rFonts w:ascii="Cambria Math" w:hAnsi="Cambria Math"/>
                            <w:szCs w:val="26"/>
                            <w:lang w:val="fr-FR"/>
                          </w:rPr>
                          <m:t>θ</m:t>
                        </m:r>
                      </w:ins>
                    </m:e>
                    <m:sub>
                      <w:ins w:id="3200" w:author="The Si Tran" w:date="2012-12-06T00:21:00Z">
                        <m:r>
                          <w:rPr>
                            <w:rFonts w:ascii="Cambria Math" w:hAnsi="Cambria Math"/>
                            <w:szCs w:val="26"/>
                            <w:lang w:val="fr-FR"/>
                          </w:rPr>
                          <m:t>i</m:t>
                        </m:r>
                      </w:ins>
                    </m:sub>
                  </m:sSub>
                  <m:sSup>
                    <m:sSupPr>
                      <m:ctrlPr>
                        <w:ins w:id="3201" w:author="The Si Tran" w:date="2012-12-06T00:21:00Z">
                          <w:rPr>
                            <w:rFonts w:ascii="Cambria Math" w:hAnsi="Cambria Math"/>
                            <w:i/>
                            <w:szCs w:val="26"/>
                            <w:lang w:val="fr-FR"/>
                          </w:rPr>
                        </w:ins>
                      </m:ctrlPr>
                    </m:sSupPr>
                    <m:e>
                      <w:ins w:id="3202" w:author="The Si Tran" w:date="2012-12-06T00:21:00Z">
                        <m:r>
                          <w:rPr>
                            <w:rFonts w:ascii="Cambria Math" w:hAnsi="Cambria Math"/>
                            <w:szCs w:val="26"/>
                            <w:lang w:val="fr-FR"/>
                          </w:rPr>
                          <m:t>B</m:t>
                        </m:r>
                      </w:ins>
                    </m:e>
                    <m:sup>
                      <w:ins w:id="3203" w:author="The Si Tran" w:date="2012-12-06T00:21:00Z">
                        <m:r>
                          <w:rPr>
                            <w:rFonts w:ascii="Cambria Math" w:hAnsi="Cambria Math"/>
                            <w:szCs w:val="26"/>
                            <w:lang w:val="fr-FR"/>
                          </w:rPr>
                          <m:t>i</m:t>
                        </m:r>
                      </w:ins>
                    </m:sup>
                  </m:sSup>
                </m:e>
              </m:nary>
            </m:e>
          </m:d>
          <m:sSub>
            <m:sSubPr>
              <m:ctrlPr>
                <w:ins w:id="3204" w:author="The Si Tran" w:date="2012-12-06T00:20:00Z">
                  <w:rPr>
                    <w:rFonts w:ascii="Cambria Math" w:hAnsi="Cambria Math"/>
                    <w:i/>
                    <w:szCs w:val="26"/>
                    <w:lang w:val="fr-FR"/>
                  </w:rPr>
                </w:ins>
              </m:ctrlPr>
            </m:sSubPr>
            <m:e>
              <w:ins w:id="3205" w:author="The Si Tran" w:date="2012-12-06T00:20:00Z">
                <m:r>
                  <w:rPr>
                    <w:rFonts w:ascii="Cambria Math" w:hAnsi="Cambria Math"/>
                    <w:szCs w:val="26"/>
                    <w:lang w:val="fr-FR"/>
                  </w:rPr>
                  <m:t>ε</m:t>
                </m:r>
              </w:ins>
            </m:e>
            <m:sub>
              <w:ins w:id="3206" w:author="The Si Tran" w:date="2012-12-06T00:20:00Z">
                <m:r>
                  <w:rPr>
                    <w:rFonts w:ascii="Cambria Math" w:hAnsi="Cambria Math"/>
                    <w:szCs w:val="26"/>
                    <w:lang w:val="fr-FR"/>
                  </w:rPr>
                  <m:t>t</m:t>
                </m:r>
              </w:ins>
            </m:sub>
          </m:sSub>
          <w:ins w:id="3207" w:author="The Si Tran" w:date="2012-12-06T00:21:00Z">
            <m:r>
              <w:rPr>
                <w:rFonts w:ascii="Cambria Math" w:hAnsi="Cambria Math"/>
                <w:szCs w:val="26"/>
                <w:lang w:val="fr-FR"/>
              </w:rPr>
              <m:t>=μ+</m:t>
            </m:r>
          </w:ins>
          <w:ins w:id="3208" w:author="The Si Tran" w:date="2012-12-06T00:22:00Z">
            <m:r>
              <m:rPr>
                <m:sty m:val="p"/>
              </m:rPr>
              <w:rPr>
                <w:rFonts w:ascii="Cambria Math" w:hAnsi="Cambria Math" w:hint="eastAsia"/>
                <w:szCs w:val="26"/>
                <w:lang w:val="fr-FR"/>
              </w:rPr>
              <m:t>Θ</m:t>
            </m:r>
          </w:ins>
          <m:d>
            <m:dPr>
              <m:ctrlPr>
                <w:ins w:id="3209" w:author="The Si Tran" w:date="2012-12-06T00:22:00Z">
                  <w:rPr>
                    <w:rFonts w:ascii="Cambria Math" w:hAnsi="Cambria Math"/>
                    <w:szCs w:val="26"/>
                    <w:lang w:val="fr-FR"/>
                  </w:rPr>
                </w:ins>
              </m:ctrlPr>
            </m:dPr>
            <m:e>
              <w:ins w:id="3210" w:author="The Si Tran" w:date="2012-12-06T00:22:00Z">
                <m:r>
                  <w:rPr>
                    <w:rFonts w:ascii="Cambria Math" w:hAnsi="Cambria Math"/>
                    <w:szCs w:val="26"/>
                    <w:lang w:val="fr-FR"/>
                  </w:rPr>
                  <m:t>B</m:t>
                </m:r>
              </w:ins>
            </m:e>
          </m:d>
          <m:sSub>
            <m:sSubPr>
              <m:ctrlPr>
                <w:ins w:id="3211" w:author="The Si Tran" w:date="2012-12-06T00:22:00Z">
                  <w:rPr>
                    <w:rFonts w:ascii="Cambria Math" w:hAnsi="Cambria Math"/>
                    <w:i/>
                    <w:szCs w:val="26"/>
                    <w:lang w:val="fr-FR"/>
                  </w:rPr>
                </w:ins>
              </m:ctrlPr>
            </m:sSubPr>
            <m:e>
              <w:ins w:id="3212" w:author="The Si Tran" w:date="2012-12-06T00:22:00Z">
                <m:r>
                  <w:rPr>
                    <w:rFonts w:ascii="Cambria Math" w:hAnsi="Cambria Math"/>
                    <w:szCs w:val="26"/>
                    <w:lang w:val="fr-FR"/>
                  </w:rPr>
                  <m:t>ε</m:t>
                </m:r>
              </w:ins>
            </m:e>
            <m:sub>
              <w:ins w:id="3213" w:author="The Si Tran" w:date="2012-12-06T00:22:00Z">
                <m:r>
                  <w:rPr>
                    <w:rFonts w:ascii="Cambria Math" w:hAnsi="Cambria Math"/>
                    <w:szCs w:val="26"/>
                    <w:lang w:val="fr-FR"/>
                  </w:rPr>
                  <m:t>t</m:t>
                </m:r>
              </w:ins>
            </m:sub>
          </m:sSub>
        </m:oMath>
      </m:oMathPara>
    </w:p>
    <w:p w14:paraId="091563CB" w14:textId="77777777" w:rsidR="0005400A" w:rsidRDefault="00F26466">
      <w:pPr>
        <w:rPr>
          <w:ins w:id="3214" w:author="The Si Tran" w:date="2012-12-06T04:00:00Z"/>
          <w:lang w:val="fr-FR"/>
        </w:rPr>
        <w:pPrChange w:id="3215" w:author="The Si Tran" w:date="2012-12-15T07:53:00Z">
          <w:pPr>
            <w:ind w:left="547"/>
          </w:pPr>
        </w:pPrChange>
      </w:pPr>
      <w:ins w:id="3216"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217" w:author="The Si Tran" w:date="2012-12-06T00:25:00Z"/>
          <w:lang w:val="fr-FR"/>
          <w:rPrChange w:id="3218" w:author="The Si Tran" w:date="2012-12-05T23:02:00Z">
            <w:rPr>
              <w:del w:id="3219" w:author="The Si Tran" w:date="2012-12-06T00:25:00Z"/>
              <w:sz w:val="28"/>
              <w:szCs w:val="28"/>
              <w:lang w:val="fr-FR"/>
            </w:rPr>
          </w:rPrChange>
        </w:rPr>
        <w:pPrChange w:id="3220" w:author="The Si Tran" w:date="2012-12-15T07:53:00Z">
          <w:pPr>
            <w:ind w:firstLine="547"/>
          </w:pPr>
        </w:pPrChange>
      </w:pPr>
      <w:del w:id="3221" w:author="The Si Tran" w:date="2012-12-06T00:25:00Z">
        <w:r w:rsidRPr="0049233F" w:rsidDel="006C7117">
          <w:rPr>
            <w:lang w:val="fr-FR"/>
            <w:rPrChange w:id="3222"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3" type="#_x0000_t75" style="width:70.35pt;height:25.1pt" o:ole="">
              <v:imagedata r:id="rId72" o:title=""/>
            </v:shape>
            <o:OLEObject Type="Embed" ProgID="Equation.DSMT4" ShapeID="_x0000_i1053" DrawAspect="Content" ObjectID="_1417184531" r:id="rId73"/>
          </w:object>
        </w:r>
        <w:r w:rsidRPr="0049233F" w:rsidDel="006C7117">
          <w:rPr>
            <w:lang w:val="fr-FR"/>
            <w:rPrChange w:id="3223"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4" type="#_x0000_t75" style="width:104.65pt;height:40.2pt" o:ole="">
              <v:imagedata r:id="rId74" o:title=""/>
            </v:shape>
            <o:OLEObject Type="Embed" ProgID="Equation.DSMT4" ShapeID="_x0000_i1054" DrawAspect="Content" ObjectID="_1417184532" r:id="rId75"/>
          </w:object>
        </w:r>
      </w:del>
    </w:p>
    <w:p w14:paraId="291E9BAD" w14:textId="77777777" w:rsidR="006A21F7" w:rsidRPr="008308F4" w:rsidDel="008308F4" w:rsidRDefault="006A21F7">
      <w:pPr>
        <w:rPr>
          <w:del w:id="3224" w:author="The Si Tran" w:date="2012-12-06T00:30:00Z"/>
          <w:lang w:val="fr-FR"/>
        </w:rPr>
        <w:pPrChange w:id="3225" w:author="The Si Tran" w:date="2012-12-15T07:53:00Z">
          <w:pPr>
            <w:ind w:firstLine="547"/>
          </w:pPr>
        </w:pPrChange>
      </w:pPr>
      <w:r w:rsidRPr="0049233F">
        <w:rPr>
          <w:lang w:val="fr-FR"/>
          <w:rPrChange w:id="3226" w:author="The Si Tran" w:date="2012-12-05T23:02:00Z">
            <w:rPr>
              <w:sz w:val="28"/>
              <w:szCs w:val="28"/>
              <w:lang w:val="fr-FR"/>
            </w:rPr>
          </w:rPrChange>
        </w:rPr>
        <w:t xml:space="preserve">Vì chuỗi </w:t>
      </w:r>
      <w:del w:id="3227" w:author="The Si Tran" w:date="2012-12-06T00:26:00Z">
        <w:r w:rsidRPr="00082976" w:rsidDel="008B2829">
          <w:rPr>
            <w:position w:val="-14"/>
            <w:lang w:val="fr-FR"/>
          </w:rPr>
          <w:object w:dxaOrig="460" w:dyaOrig="400" w14:anchorId="197B24D2">
            <v:shape id="_x0000_i1055" type="#_x0000_t75" style="width:28.45pt;height:25.1pt" o:ole="">
              <v:imagedata r:id="rId76" o:title=""/>
            </v:shape>
            <o:OLEObject Type="Embed" ProgID="Equation.DSMT4" ShapeID="_x0000_i1055" DrawAspect="Content" ObjectID="_1417184533" r:id="rId77"/>
          </w:object>
        </w:r>
      </w:del>
      <m:oMath>
        <m:d>
          <m:dPr>
            <m:begChr m:val="{"/>
            <m:endChr m:val="}"/>
            <m:ctrlPr>
              <w:ins w:id="3228" w:author="The Si Tran" w:date="2012-12-06T00:26:00Z">
                <w:rPr>
                  <w:rFonts w:ascii="Cambria Math" w:hAnsi="Cambria Math"/>
                  <w:i/>
                  <w:lang w:val="fr-FR"/>
                </w:rPr>
              </w:ins>
            </m:ctrlPr>
          </m:dPr>
          <m:e>
            <m:sSub>
              <m:sSubPr>
                <m:ctrlPr>
                  <w:ins w:id="3229" w:author="The Si Tran" w:date="2012-12-06T00:26:00Z">
                    <w:rPr>
                      <w:rFonts w:ascii="Cambria Math" w:hAnsi="Cambria Math"/>
                      <w:i/>
                      <w:lang w:val="fr-FR"/>
                    </w:rPr>
                  </w:ins>
                </m:ctrlPr>
              </m:sSubPr>
              <m:e>
                <w:ins w:id="3230" w:author="The Si Tran" w:date="2012-12-06T00:26:00Z">
                  <m:r>
                    <w:rPr>
                      <w:rFonts w:ascii="Cambria Math" w:hAnsi="Cambria Math"/>
                      <w:lang w:val="fr-FR"/>
                    </w:rPr>
                    <m:t>ε</m:t>
                  </m:r>
                </w:ins>
              </m:e>
              <m:sub>
                <w:ins w:id="3231" w:author="The Si Tran" w:date="2012-12-06T00:26:00Z">
                  <m:r>
                    <w:rPr>
                      <w:rFonts w:ascii="Cambria Math" w:hAnsi="Cambria Math"/>
                      <w:lang w:val="fr-FR"/>
                    </w:rPr>
                    <m:t>t</m:t>
                  </m:r>
                </w:ins>
              </m:sub>
            </m:sSub>
          </m:e>
        </m:d>
      </m:oMath>
      <w:r w:rsidRPr="0049233F">
        <w:rPr>
          <w:lang w:val="fr-FR"/>
          <w:rPrChange w:id="3232" w:author="The Si Tran" w:date="2012-12-05T23:02:00Z">
            <w:rPr>
              <w:sz w:val="28"/>
              <w:szCs w:val="28"/>
              <w:lang w:val="fr-FR"/>
            </w:rPr>
          </w:rPrChange>
        </w:rPr>
        <w:t xml:space="preserve"> là chuỗi nhiễu trắng</w:t>
      </w:r>
      <w:ins w:id="3233" w:author="The Si Tran" w:date="2012-12-06T00:15:00Z">
        <w:r w:rsidR="004939AB">
          <w:rPr>
            <w:lang w:val="fr-FR"/>
          </w:rPr>
          <w:t xml:space="preserve"> </w:t>
        </w:r>
      </w:ins>
      <w:r w:rsidRPr="0049233F">
        <w:rPr>
          <w:lang w:val="fr-FR"/>
          <w:rPrChange w:id="3234" w:author="The Si Tran" w:date="2012-12-05T23:02:00Z">
            <w:rPr>
              <w:sz w:val="28"/>
              <w:szCs w:val="28"/>
              <w:lang w:val="fr-FR"/>
            </w:rPr>
          </w:rPrChange>
        </w:rPr>
        <w:t xml:space="preserve">(white noise), tức là </w:t>
      </w:r>
      <w:ins w:id="3235"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236" w:author="The Si Tran" w:date="2012-12-06T00:27:00Z">
        <w:r w:rsidRPr="00082976" w:rsidDel="00031BC2">
          <w:rPr>
            <w:position w:val="-12"/>
            <w:lang w:val="fr-FR"/>
          </w:rPr>
          <w:object w:dxaOrig="960" w:dyaOrig="360" w14:anchorId="24405B0A">
            <v:shape id="_x0000_i1056" type="#_x0000_t75" style="width:57.75pt;height:21.75pt" o:ole="">
              <v:imagedata r:id="rId78" o:title=""/>
            </v:shape>
            <o:OLEObject Type="Embed" ProgID="Equation.DSMT4" ShapeID="_x0000_i1056" DrawAspect="Content" ObjectID="_1417184534" r:id="rId79"/>
          </w:object>
        </w:r>
      </w:del>
      <w:ins w:id="3237" w:author="The Si Tran" w:date="2012-12-06T00:27:00Z">
        <w:r w:rsidR="00031BC2">
          <w:rPr>
            <w:lang w:val="fr-FR"/>
          </w:rPr>
          <w:t xml:space="preserve"> </w:t>
        </w:r>
      </w:ins>
      <w:r w:rsidRPr="0049233F">
        <w:rPr>
          <w:lang w:val="fr-FR"/>
          <w:rPrChange w:id="3238" w:author="The Si Tran" w:date="2012-12-05T23:02:00Z">
            <w:rPr>
              <w:sz w:val="28"/>
              <w:szCs w:val="28"/>
              <w:lang w:val="fr-FR"/>
            </w:rPr>
          </w:rPrChange>
        </w:rPr>
        <w:t xml:space="preserve">và </w:t>
      </w:r>
      <w:del w:id="3239" w:author="The Si Tran" w:date="2012-12-06T00:30:00Z">
        <w:r w:rsidRPr="00082976" w:rsidDel="008308F4">
          <w:rPr>
            <w:position w:val="-32"/>
            <w:lang w:val="fr-FR"/>
          </w:rPr>
          <w:object w:dxaOrig="2140" w:dyaOrig="760" w14:anchorId="53F164CD">
            <v:shape id="_x0000_i1057" type="#_x0000_t75" style="width:140.65pt;height:50.25pt" o:ole="">
              <v:imagedata r:id="rId80" o:title=""/>
            </v:shape>
            <o:OLEObject Type="Embed" ProgID="Equation.DSMT4" ShapeID="_x0000_i1057" DrawAspect="Content" ObjectID="_1417184535" r:id="rId81"/>
          </w:object>
        </w:r>
      </w:del>
    </w:p>
    <w:p w14:paraId="1646F1B9" w14:textId="77777777" w:rsidR="008308F4" w:rsidRPr="008308F4" w:rsidRDefault="008308F4">
      <w:pPr>
        <w:rPr>
          <w:ins w:id="3240" w:author="The Si Tran" w:date="2012-12-06T00:30:00Z"/>
          <w:lang w:val="fr-FR"/>
          <w:rPrChange w:id="3241" w:author="The Si Tran" w:date="2012-12-06T00:30:00Z">
            <w:rPr>
              <w:ins w:id="3242" w:author="The Si Tran" w:date="2012-12-06T00:30:00Z"/>
              <w:sz w:val="28"/>
              <w:szCs w:val="28"/>
              <w:lang w:val="fr-FR"/>
            </w:rPr>
          </w:rPrChange>
        </w:rPr>
        <w:pPrChange w:id="3243" w:author="The Si Tran" w:date="2012-12-15T07:53:00Z">
          <w:pPr>
            <w:ind w:left="547"/>
          </w:pPr>
        </w:pPrChange>
      </w:pPr>
    </w:p>
    <w:p w14:paraId="3AB410B0" w14:textId="77777777" w:rsidR="008308F4" w:rsidRPr="00E231FB" w:rsidRDefault="00350BDD">
      <w:pPr>
        <w:rPr>
          <w:ins w:id="3244" w:author="The Si Tran" w:date="2012-12-06T00:28:00Z"/>
          <w:lang w:val="fr-FR"/>
        </w:rPr>
        <w:pPrChange w:id="3245" w:author="The Si Tran" w:date="2012-12-15T07:54:00Z">
          <w:pPr>
            <w:ind w:firstLine="547"/>
          </w:pPr>
        </w:pPrChange>
      </w:pPr>
      <m:oMathPara>
        <m:oMathParaPr>
          <m:jc m:val="center"/>
        </m:oMathParaPr>
        <m:oMath>
          <m:sSub>
            <m:sSubPr>
              <m:ctrlPr>
                <w:ins w:id="3246" w:author="The Si Tran" w:date="2012-12-06T00:28:00Z">
                  <w:rPr>
                    <w:rFonts w:ascii="Cambria Math" w:hAnsi="Cambria Math"/>
                    <w:lang w:val="fr-FR"/>
                  </w:rPr>
                </w:ins>
              </m:ctrlPr>
            </m:sSubPr>
            <m:e>
              <w:ins w:id="3247" w:author="The Si Tran" w:date="2012-12-06T00:28:00Z">
                <m:r>
                  <w:rPr>
                    <w:rFonts w:ascii="Cambria Math" w:hAnsi="Cambria Math"/>
                    <w:lang w:val="fr-FR"/>
                  </w:rPr>
                  <m:t>γ</m:t>
                </m:r>
              </w:ins>
            </m:e>
            <m:sub>
              <w:ins w:id="3248" w:author="The Si Tran" w:date="2012-12-06T00:28:00Z">
                <m:r>
                  <w:rPr>
                    <w:rFonts w:ascii="Cambria Math" w:hAnsi="Cambria Math"/>
                    <w:lang w:val="fr-FR"/>
                  </w:rPr>
                  <m:t>ε</m:t>
                </m:r>
              </w:ins>
            </m:sub>
          </m:sSub>
          <m:d>
            <m:dPr>
              <m:ctrlPr>
                <w:ins w:id="3249" w:author="The Si Tran" w:date="2012-12-06T00:28:00Z">
                  <w:rPr>
                    <w:rFonts w:ascii="Cambria Math" w:hAnsi="Cambria Math"/>
                    <w:lang w:val="fr-FR"/>
                  </w:rPr>
                </w:ins>
              </m:ctrlPr>
            </m:dPr>
            <m:e>
              <w:ins w:id="3250" w:author="The Si Tran" w:date="2012-12-06T00:28:00Z">
                <m:r>
                  <w:rPr>
                    <w:rFonts w:ascii="Cambria Math" w:hAnsi="Cambria Math"/>
                    <w:lang w:val="fr-FR"/>
                  </w:rPr>
                  <m:t>h</m:t>
                </m:r>
              </w:ins>
            </m:e>
          </m:d>
          <w:ins w:id="3251" w:author="The Si Tran" w:date="2012-12-06T00:29:00Z">
            <m:r>
              <m:rPr>
                <m:sty m:val="p"/>
              </m:rPr>
              <w:rPr>
                <w:rFonts w:ascii="Cambria Math" w:hAnsi="Cambria Math"/>
                <w:lang w:val="fr-FR"/>
              </w:rPr>
              <m:t>=</m:t>
            </m:r>
          </w:ins>
          <m:d>
            <m:dPr>
              <m:begChr m:val="{"/>
              <m:endChr m:val=""/>
              <m:ctrlPr>
                <w:ins w:id="3252" w:author="The Si Tran" w:date="2012-12-06T00:30:00Z">
                  <w:rPr>
                    <w:rFonts w:ascii="Cambria Math" w:hAnsi="Cambria Math"/>
                    <w:lang w:val="fr-FR"/>
                  </w:rPr>
                </w:ins>
              </m:ctrlPr>
            </m:dPr>
            <m:e>
              <m:eqArr>
                <m:eqArrPr>
                  <m:ctrlPr>
                    <w:ins w:id="3253" w:author="The Si Tran" w:date="2012-12-06T00:30:00Z">
                      <w:rPr>
                        <w:rFonts w:ascii="Cambria Math" w:hAnsi="Cambria Math"/>
                        <w:lang w:val="fr-FR"/>
                      </w:rPr>
                    </w:ins>
                  </m:ctrlPr>
                </m:eqArrPr>
                <m:e>
                  <m:sSup>
                    <m:sSupPr>
                      <m:ctrlPr>
                        <w:ins w:id="3254" w:author="The Si Tran" w:date="2012-12-06T00:30:00Z">
                          <w:rPr>
                            <w:rFonts w:ascii="Cambria Math" w:hAnsi="Cambria Math"/>
                            <w:lang w:val="fr-FR"/>
                          </w:rPr>
                        </w:ins>
                      </m:ctrlPr>
                    </m:sSupPr>
                    <m:e>
                      <w:ins w:id="3255" w:author="The Si Tran" w:date="2012-12-06T00:30:00Z">
                        <m:r>
                          <w:rPr>
                            <w:rFonts w:ascii="Cambria Math" w:hAnsi="Cambria Math"/>
                            <w:lang w:val="fr-FR"/>
                          </w:rPr>
                          <m:t>σ</m:t>
                        </m:r>
                      </w:ins>
                    </m:e>
                    <m:sup>
                      <w:ins w:id="3256" w:author="The Si Tran" w:date="2012-12-06T00:30:00Z">
                        <m:r>
                          <m:rPr>
                            <m:sty m:val="p"/>
                          </m:rPr>
                          <w:rPr>
                            <w:rFonts w:ascii="Cambria Math" w:hAnsi="Cambria Math"/>
                            <w:lang w:val="fr-FR"/>
                          </w:rPr>
                          <m:t>2</m:t>
                        </m:r>
                      </w:ins>
                    </m:sup>
                  </m:sSup>
                  <w:ins w:id="3257"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258"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259" w:author="The Si Tran" w:date="2012-12-05T23:02:00Z">
            <w:rPr>
              <w:sz w:val="28"/>
              <w:szCs w:val="28"/>
              <w:lang w:val="fr-FR"/>
            </w:rPr>
          </w:rPrChange>
        </w:rPr>
        <w:pPrChange w:id="3260" w:author="The Si Tran" w:date="2012-12-15T07:53:00Z">
          <w:pPr>
            <w:ind w:firstLine="547"/>
          </w:pPr>
        </w:pPrChange>
      </w:pPr>
      <w:r w:rsidRPr="0049233F">
        <w:rPr>
          <w:lang w:val="fr-FR"/>
          <w:rPrChange w:id="3261"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262" w:author="The Si Tran" w:date="2012-12-15T07:53:00Z">
            <w:rPr>
              <w:sz w:val="28"/>
              <w:szCs w:val="28"/>
              <w:lang w:val="fr-FR"/>
            </w:rPr>
          </w:rPrChange>
        </w:rPr>
        <w:pPrChange w:id="3263" w:author="The Si Tran" w:date="2012-12-15T08:05:00Z">
          <w:pPr>
            <w:ind w:firstLine="547"/>
          </w:pPr>
        </w:pPrChange>
      </w:pPr>
      <w:ins w:id="3264"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265"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266" w:author="The Si Tran" w:date="2012-12-06T00:37:00Z"/>
          <w:lang w:val="fr-FR"/>
          <w:rPrChange w:id="3267" w:author="The Si Tran" w:date="2012-12-06T00:37:00Z">
            <w:rPr>
              <w:ins w:id="3268" w:author="The Si Tran" w:date="2012-12-06T00:37:00Z"/>
              <w:rFonts w:ascii="Cambria Math" w:hAnsi="Cambria Math"/>
              <w:i/>
              <w:szCs w:val="26"/>
              <w:lang w:val="fr-FR"/>
            </w:rPr>
          </w:rPrChange>
        </w:rPr>
        <w:pPrChange w:id="3269" w:author="The Si Tran" w:date="2012-12-15T07:54:00Z">
          <w:pPr>
            <w:ind w:firstLine="547"/>
          </w:pPr>
        </w:pPrChange>
      </w:pPr>
      <w:del w:id="3270" w:author="The Si Tran" w:date="2012-12-06T00:33:00Z">
        <w:r w:rsidRPr="00B312F5" w:rsidDel="00CF4667">
          <w:rPr>
            <w:position w:val="-14"/>
            <w:lang w:val="fr-FR"/>
          </w:rPr>
          <w:object w:dxaOrig="3960" w:dyaOrig="380" w14:anchorId="6EB4E1F7">
            <v:shape id="_x0000_i1058" type="#_x0000_t75" style="width:4in;height:27.65pt" o:ole="">
              <v:imagedata r:id="rId82" o:title=""/>
            </v:shape>
            <o:OLEObject Type="Embed" ProgID="Equation.DSMT4" ShapeID="_x0000_i1058" DrawAspect="Content" ObjectID="_1417184536" r:id="rId83"/>
          </w:object>
        </w:r>
        <w:r w:rsidRPr="0049233F" w:rsidDel="00CF4667">
          <w:rPr>
            <w:lang w:val="fr-FR"/>
            <w:rPrChange w:id="3271" w:author="The Si Tran" w:date="2012-12-05T23:02:00Z">
              <w:rPr>
                <w:sz w:val="28"/>
                <w:szCs w:val="28"/>
                <w:lang w:val="fr-FR"/>
              </w:rPr>
            </w:rPrChange>
          </w:rPr>
          <w:delText>.</w:delText>
        </w:r>
      </w:del>
      <w:ins w:id="3272"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273" w:author="The Si Tran" w:date="2012-12-15T07:54:00Z">
            <w:rPr>
              <w:sz w:val="28"/>
              <w:szCs w:val="28"/>
              <w:lang w:val="fr-FR"/>
            </w:rPr>
          </w:rPrChange>
        </w:rPr>
        <w:pPrChange w:id="3274" w:author="The Si Tran" w:date="2012-12-15T07:54:00Z">
          <w:pPr>
            <w:ind w:firstLine="547"/>
          </w:pPr>
        </w:pPrChange>
      </w:pPr>
      <w:ins w:id="3275"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276" w:author="The Si Tran" w:date="2012-12-06T00:37:00Z"/>
          <w:szCs w:val="26"/>
          <w:lang w:val="fr-FR"/>
          <w:rPrChange w:id="3277" w:author="The Si Tran" w:date="2012-12-05T23:02:00Z">
            <w:rPr>
              <w:del w:id="3278" w:author="The Si Tran" w:date="2012-12-06T00:37:00Z"/>
              <w:sz w:val="28"/>
              <w:szCs w:val="28"/>
              <w:lang w:val="fr-FR"/>
            </w:rPr>
          </w:rPrChange>
        </w:rPr>
      </w:pPr>
      <w:ins w:id="3279"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280" w:author="The Si Tran" w:date="2012-12-06T00:37:00Z"/>
          <w:szCs w:val="26"/>
          <w:lang w:val="fr-FR"/>
          <w:rPrChange w:id="3281" w:author="The Si Tran" w:date="2012-12-05T23:02:00Z">
            <w:rPr>
              <w:del w:id="3282" w:author="The Si Tran" w:date="2012-12-06T00:37:00Z"/>
              <w:sz w:val="28"/>
              <w:szCs w:val="28"/>
              <w:lang w:val="fr-FR"/>
            </w:rPr>
          </w:rPrChange>
        </w:rPr>
      </w:pPr>
      <w:del w:id="3283" w:author="The Si Tran" w:date="2012-12-06T00:35:00Z">
        <w:r w:rsidRPr="00B312F5" w:rsidDel="00A35187">
          <w:rPr>
            <w:position w:val="-14"/>
            <w:szCs w:val="26"/>
            <w:lang w:val="fr-FR"/>
          </w:rPr>
          <w:object w:dxaOrig="4599" w:dyaOrig="380" w14:anchorId="2C4DA43D">
            <v:shape id="_x0000_i1059" type="#_x0000_t75" style="width:331.55pt;height:28.45pt" o:ole="">
              <v:imagedata r:id="rId84" o:title=""/>
            </v:shape>
            <o:OLEObject Type="Embed" ProgID="Equation.DSMT4" ShapeID="_x0000_i1059" DrawAspect="Content" ObjectID="_1417184537" r:id="rId85"/>
          </w:object>
        </w:r>
      </w:del>
    </w:p>
    <w:p w14:paraId="170D0928" w14:textId="6599E7AC" w:rsidR="005947EE" w:rsidRPr="00097101" w:rsidRDefault="006A21F7">
      <w:pPr>
        <w:tabs>
          <w:tab w:val="left" w:pos="1440"/>
        </w:tabs>
        <w:rPr>
          <w:ins w:id="3284" w:author="The Si Tran" w:date="2012-12-06T00:43:00Z"/>
          <w:lang w:val="fr-FR"/>
          <w:rPrChange w:id="3285" w:author="The Si Tran" w:date="2012-12-15T07:55:00Z">
            <w:rPr>
              <w:ins w:id="3286" w:author="The Si Tran" w:date="2012-12-06T00:43:00Z"/>
              <w:rFonts w:ascii="Cambria Math" w:hAnsi="Cambria Math"/>
              <w:i/>
              <w:szCs w:val="26"/>
              <w:lang w:val="fr-FR"/>
            </w:rPr>
          </w:rPrChange>
        </w:rPr>
        <w:pPrChange w:id="3287" w:author="The Si Tran" w:date="2012-12-15T07:55:00Z">
          <w:pPr>
            <w:ind w:firstLine="547"/>
          </w:pPr>
        </w:pPrChange>
      </w:pPr>
      <w:del w:id="3288" w:author="The Si Tran" w:date="2012-12-06T00:37:00Z">
        <w:r w:rsidRPr="0049233F" w:rsidDel="00A92BAB">
          <w:rPr>
            <w:lang w:val="fr-FR"/>
            <w:rPrChange w:id="3289" w:author="The Si Tran" w:date="2012-12-05T23:02:00Z">
              <w:rPr>
                <w:sz w:val="28"/>
                <w:szCs w:val="28"/>
                <w:lang w:val="fr-FR"/>
              </w:rPr>
            </w:rPrChange>
          </w:rPr>
          <w:delText xml:space="preserve">                </w:delText>
        </w:r>
      </w:del>
      <w:del w:id="3290" w:author="The Si Tran" w:date="2012-12-06T00:39:00Z">
        <w:r w:rsidRPr="0049233F" w:rsidDel="00E270B0">
          <w:rPr>
            <w:lang w:val="fr-FR"/>
            <w:rPrChange w:id="3291" w:author="The Si Tran" w:date="2012-12-05T23:02:00Z">
              <w:rPr>
                <w:sz w:val="28"/>
                <w:szCs w:val="28"/>
                <w:lang w:val="fr-FR"/>
              </w:rPr>
            </w:rPrChange>
          </w:rPr>
          <w:delText xml:space="preserve">              </w:delText>
        </w:r>
      </w:del>
      <w:ins w:id="3292"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293" w:author="The Si Tran" w:date="2012-12-14T04:51:00Z"/>
          <w:szCs w:val="26"/>
          <w:lang w:val="fr-FR"/>
          <w:rPrChange w:id="3294" w:author="The Si Tran" w:date="2012-12-05T23:02:00Z">
            <w:rPr>
              <w:del w:id="3295" w:author="The Si Tran" w:date="2012-12-14T04:51:00Z"/>
              <w:sz w:val="28"/>
              <w:szCs w:val="28"/>
              <w:lang w:val="fr-FR"/>
            </w:rPr>
          </w:rPrChange>
        </w:rPr>
        <w:pPrChange w:id="3296" w:author="The Si Tran" w:date="2012-12-06T00:39:00Z">
          <w:pPr>
            <w:ind w:firstLine="547"/>
          </w:pPr>
        </w:pPrChange>
      </w:pPr>
      <w:ins w:id="3297" w:author="The Si Tran" w:date="2012-12-06T00:39:00Z">
        <m:oMath>
          <m:r>
            <w:rPr>
              <w:rFonts w:ascii="Cambria Math" w:hAnsi="Cambria Math"/>
              <w:szCs w:val="26"/>
              <w:lang w:val="fr-FR"/>
            </w:rPr>
            <w:lastRenderedPageBreak/>
            <m:t>=</m:t>
          </m:r>
        </m:oMath>
      </w:ins>
      <m:oMath>
        <m:d>
          <m:dPr>
            <m:begChr m:val="{"/>
            <m:endChr m:val=""/>
            <m:ctrlPr>
              <w:ins w:id="3298" w:author="The Si Tran" w:date="2012-12-06T00:41:00Z">
                <w:rPr>
                  <w:rFonts w:ascii="Cambria Math" w:hAnsi="Cambria Math"/>
                  <w:i/>
                  <w:szCs w:val="26"/>
                  <w:lang w:val="fr-FR"/>
                </w:rPr>
              </w:ins>
            </m:ctrlPr>
          </m:dPr>
          <m:e>
            <m:eqArr>
              <m:eqArrPr>
                <m:ctrlPr>
                  <w:ins w:id="3299" w:author="The Si Tran" w:date="2012-12-06T00:41:00Z">
                    <w:rPr>
                      <w:rFonts w:ascii="Cambria Math" w:hAnsi="Cambria Math"/>
                      <w:i/>
                      <w:szCs w:val="26"/>
                      <w:lang w:val="fr-FR"/>
                    </w:rPr>
                  </w:ins>
                </m:ctrlPr>
              </m:eqArrPr>
              <m:e>
                <m:sSup>
                  <m:sSupPr>
                    <m:ctrlPr>
                      <w:ins w:id="3300" w:author="The Si Tran" w:date="2012-12-06T00:42:00Z">
                        <w:rPr>
                          <w:rFonts w:ascii="Cambria Math" w:hAnsi="Cambria Math"/>
                          <w:i/>
                          <w:szCs w:val="26"/>
                          <w:lang w:val="fr-FR"/>
                        </w:rPr>
                      </w:ins>
                    </m:ctrlPr>
                  </m:sSupPr>
                  <m:e>
                    <w:ins w:id="3301" w:author="The Si Tran" w:date="2012-12-06T00:42:00Z">
                      <m:r>
                        <w:rPr>
                          <w:rFonts w:ascii="Cambria Math" w:hAnsi="Cambria Math"/>
                          <w:szCs w:val="26"/>
                          <w:lang w:val="fr-FR"/>
                        </w:rPr>
                        <m:t>σ</m:t>
                      </m:r>
                    </w:ins>
                  </m:e>
                  <m:sup>
                    <w:ins w:id="3302" w:author="The Si Tran" w:date="2012-12-06T00:42:00Z">
                      <m:r>
                        <w:rPr>
                          <w:rFonts w:ascii="Cambria Math" w:hAnsi="Cambria Math"/>
                          <w:szCs w:val="26"/>
                          <w:lang w:val="fr-FR"/>
                        </w:rPr>
                        <m:t>2</m:t>
                      </m:r>
                    </w:ins>
                  </m:sup>
                </m:sSup>
                <m:d>
                  <m:dPr>
                    <m:ctrlPr>
                      <w:ins w:id="3303" w:author="The Si Tran" w:date="2012-12-06T00:42:00Z">
                        <w:rPr>
                          <w:rFonts w:ascii="Cambria Math" w:hAnsi="Cambria Math"/>
                          <w:i/>
                          <w:szCs w:val="26"/>
                          <w:lang w:val="fr-FR"/>
                        </w:rPr>
                      </w:ins>
                    </m:ctrlPr>
                  </m:dPr>
                  <m:e>
                    <w:ins w:id="3304" w:author="The Si Tran" w:date="2012-12-06T00:42:00Z">
                      <m:r>
                        <w:rPr>
                          <w:rFonts w:ascii="Cambria Math" w:hAnsi="Cambria Math"/>
                          <w:szCs w:val="26"/>
                          <w:lang w:val="fr-FR"/>
                        </w:rPr>
                        <m:t>-</m:t>
                      </m:r>
                    </w:ins>
                    <m:sSub>
                      <m:sSubPr>
                        <m:ctrlPr>
                          <w:ins w:id="3305" w:author="The Si Tran" w:date="2012-12-06T00:42:00Z">
                            <w:rPr>
                              <w:rFonts w:ascii="Cambria Math" w:hAnsi="Cambria Math"/>
                              <w:i/>
                              <w:szCs w:val="26"/>
                              <w:lang w:val="fr-FR"/>
                            </w:rPr>
                          </w:ins>
                        </m:ctrlPr>
                      </m:sSubPr>
                      <m:e>
                        <w:ins w:id="3306" w:author="The Si Tran" w:date="2012-12-06T00:43:00Z">
                          <m:r>
                            <w:rPr>
                              <w:rFonts w:ascii="Cambria Math" w:hAnsi="Cambria Math"/>
                              <w:szCs w:val="26"/>
                              <w:lang w:val="fr-FR"/>
                            </w:rPr>
                            <m:t>θ</m:t>
                          </m:r>
                        </w:ins>
                      </m:e>
                      <m:sub>
                        <w:ins w:id="3307" w:author="The Si Tran" w:date="2012-12-06T00:42:00Z">
                          <m:r>
                            <w:rPr>
                              <w:rFonts w:ascii="Cambria Math" w:hAnsi="Cambria Math"/>
                              <w:szCs w:val="26"/>
                              <w:lang w:val="fr-FR"/>
                            </w:rPr>
                            <m:t>k</m:t>
                          </m:r>
                        </w:ins>
                      </m:sub>
                    </m:sSub>
                    <w:ins w:id="3308" w:author="The Si Tran" w:date="2012-12-06T00:43:00Z">
                      <m:r>
                        <w:rPr>
                          <w:rFonts w:ascii="Cambria Math" w:hAnsi="Cambria Math"/>
                          <w:szCs w:val="26"/>
                          <w:lang w:val="fr-FR"/>
                        </w:rPr>
                        <m:t>+</m:t>
                      </m:r>
                    </w:ins>
                    <m:sSub>
                      <m:sSubPr>
                        <m:ctrlPr>
                          <w:ins w:id="3309" w:author="The Si Tran" w:date="2012-12-06T00:43:00Z">
                            <w:rPr>
                              <w:rFonts w:ascii="Cambria Math" w:hAnsi="Cambria Math"/>
                              <w:i/>
                              <w:szCs w:val="26"/>
                              <w:lang w:val="fr-FR"/>
                            </w:rPr>
                          </w:ins>
                        </m:ctrlPr>
                      </m:sSubPr>
                      <m:e>
                        <w:ins w:id="3310" w:author="The Si Tran" w:date="2012-12-06T00:43:00Z">
                          <m:r>
                            <w:rPr>
                              <w:rFonts w:ascii="Cambria Math" w:hAnsi="Cambria Math"/>
                              <w:szCs w:val="26"/>
                              <w:lang w:val="fr-FR"/>
                            </w:rPr>
                            <m:t>θ</m:t>
                          </m:r>
                        </w:ins>
                      </m:e>
                      <m:sub>
                        <w:ins w:id="3311" w:author="The Si Tran" w:date="2012-12-06T00:43:00Z">
                          <m:r>
                            <w:rPr>
                              <w:rFonts w:ascii="Cambria Math" w:hAnsi="Cambria Math"/>
                              <w:szCs w:val="26"/>
                              <w:lang w:val="fr-FR"/>
                            </w:rPr>
                            <m:t>1</m:t>
                          </m:r>
                        </w:ins>
                      </m:sub>
                    </m:sSub>
                    <m:sSub>
                      <m:sSubPr>
                        <m:ctrlPr>
                          <w:ins w:id="3312" w:author="The Si Tran" w:date="2012-12-06T00:43:00Z">
                            <w:rPr>
                              <w:rFonts w:ascii="Cambria Math" w:hAnsi="Cambria Math"/>
                              <w:i/>
                              <w:szCs w:val="26"/>
                              <w:lang w:val="fr-FR"/>
                            </w:rPr>
                          </w:ins>
                        </m:ctrlPr>
                      </m:sSubPr>
                      <m:e>
                        <w:ins w:id="3313" w:author="The Si Tran" w:date="2012-12-06T00:43:00Z">
                          <m:r>
                            <w:rPr>
                              <w:rFonts w:ascii="Cambria Math" w:hAnsi="Cambria Math"/>
                              <w:szCs w:val="26"/>
                              <w:lang w:val="fr-FR"/>
                            </w:rPr>
                            <m:t>θ</m:t>
                          </m:r>
                        </w:ins>
                      </m:e>
                      <m:sub>
                        <w:ins w:id="3314" w:author="The Si Tran" w:date="2012-12-06T00:43:00Z">
                          <m:r>
                            <w:rPr>
                              <w:rFonts w:ascii="Cambria Math" w:hAnsi="Cambria Math"/>
                              <w:szCs w:val="26"/>
                              <w:lang w:val="fr-FR"/>
                            </w:rPr>
                            <m:t>k+1</m:t>
                          </m:r>
                        </w:ins>
                      </m:sub>
                    </m:sSub>
                    <w:ins w:id="3315" w:author="The Si Tran" w:date="2012-12-06T00:43:00Z">
                      <m:r>
                        <w:rPr>
                          <w:rFonts w:ascii="Cambria Math" w:hAnsi="Cambria Math"/>
                          <w:szCs w:val="26"/>
                          <w:lang w:val="fr-FR"/>
                        </w:rPr>
                        <m:t>+…+</m:t>
                      </m:r>
                    </w:ins>
                    <m:sSub>
                      <m:sSubPr>
                        <m:ctrlPr>
                          <w:ins w:id="3316" w:author="The Si Tran" w:date="2012-12-06T00:43:00Z">
                            <w:rPr>
                              <w:rFonts w:ascii="Cambria Math" w:hAnsi="Cambria Math"/>
                              <w:i/>
                              <w:szCs w:val="26"/>
                              <w:lang w:val="fr-FR"/>
                            </w:rPr>
                          </w:ins>
                        </m:ctrlPr>
                      </m:sSubPr>
                      <m:e>
                        <w:ins w:id="3317" w:author="The Si Tran" w:date="2012-12-06T00:43:00Z">
                          <m:r>
                            <w:rPr>
                              <w:rFonts w:ascii="Cambria Math" w:hAnsi="Cambria Math"/>
                              <w:szCs w:val="26"/>
                              <w:lang w:val="fr-FR"/>
                            </w:rPr>
                            <m:t>θ</m:t>
                          </m:r>
                        </w:ins>
                      </m:e>
                      <m:sub>
                        <w:ins w:id="3318" w:author="The Si Tran" w:date="2012-12-06T00:43:00Z">
                          <m:r>
                            <w:rPr>
                              <w:rFonts w:ascii="Cambria Math" w:hAnsi="Cambria Math"/>
                              <w:szCs w:val="26"/>
                              <w:lang w:val="fr-FR"/>
                            </w:rPr>
                            <m:t>q-k</m:t>
                          </m:r>
                        </w:ins>
                      </m:sub>
                    </m:sSub>
                    <m:sSub>
                      <m:sSubPr>
                        <m:ctrlPr>
                          <w:ins w:id="3319" w:author="The Si Tran" w:date="2012-12-06T00:43:00Z">
                            <w:rPr>
                              <w:rFonts w:ascii="Cambria Math" w:hAnsi="Cambria Math"/>
                              <w:i/>
                              <w:szCs w:val="26"/>
                              <w:lang w:val="fr-FR"/>
                            </w:rPr>
                          </w:ins>
                        </m:ctrlPr>
                      </m:sSubPr>
                      <m:e>
                        <w:ins w:id="3320" w:author="The Si Tran" w:date="2012-12-06T00:43:00Z">
                          <m:r>
                            <w:rPr>
                              <w:rFonts w:ascii="Cambria Math" w:hAnsi="Cambria Math"/>
                              <w:szCs w:val="26"/>
                              <w:lang w:val="fr-FR"/>
                            </w:rPr>
                            <m:t>θ</m:t>
                          </m:r>
                        </w:ins>
                      </m:e>
                      <m:sub>
                        <w:ins w:id="3321" w:author="The Si Tran" w:date="2012-12-06T00:43:00Z">
                          <m:r>
                            <w:rPr>
                              <w:rFonts w:ascii="Cambria Math" w:hAnsi="Cambria Math"/>
                              <w:szCs w:val="26"/>
                              <w:lang w:val="fr-FR"/>
                            </w:rPr>
                            <m:t>k</m:t>
                          </m:r>
                        </w:ins>
                      </m:sub>
                    </m:sSub>
                  </m:e>
                </m:d>
                <w:ins w:id="3322" w:author="The Si Tran" w:date="2012-12-06T00:42:00Z">
                  <m:r>
                    <w:rPr>
                      <w:rFonts w:ascii="Cambria Math" w:hAnsi="Cambria Math"/>
                      <w:szCs w:val="26"/>
                      <w:lang w:val="fr-FR"/>
                    </w:rPr>
                    <m:t>,   k=1,2,…,q</m:t>
                  </m:r>
                </w:ins>
              </m:e>
              <m:e>
                <w:ins w:id="3323" w:author="The Si Tran" w:date="2012-12-06T00:44:00Z">
                  <m:r>
                    <w:rPr>
                      <w:rFonts w:ascii="Cambria Math" w:hAnsi="Cambria Math"/>
                      <w:szCs w:val="26"/>
                      <w:lang w:val="fr-FR"/>
                    </w:rPr>
                    <m:t xml:space="preserve">0,                                         k&gt;q </m:t>
                  </m:r>
                </w:ins>
              </m:e>
            </m:eqArr>
          </m:e>
        </m:d>
      </m:oMath>
      <w:del w:id="3324" w:author="The Si Tran" w:date="2012-12-06T00:37:00Z">
        <w:r w:rsidRPr="00B312F5" w:rsidDel="00A92BAB">
          <w:rPr>
            <w:position w:val="-14"/>
            <w:szCs w:val="26"/>
            <w:lang w:val="fr-FR"/>
          </w:rPr>
          <w:object w:dxaOrig="2040" w:dyaOrig="400" w14:anchorId="39A27407">
            <v:shape id="_x0000_i1060" type="#_x0000_t75" style="width:136.45pt;height:28.45pt" o:ole="">
              <v:imagedata r:id="rId86" o:title=""/>
            </v:shape>
            <o:OLEObject Type="Embed" ProgID="Equation.DSMT4" ShapeID="_x0000_i1060" DrawAspect="Content" ObjectID="_1417184538" r:id="rId87"/>
          </w:object>
        </w:r>
        <w:r w:rsidRPr="0049233F" w:rsidDel="00A92BAB">
          <w:rPr>
            <w:szCs w:val="26"/>
            <w:lang w:val="fr-FR"/>
            <w:rPrChange w:id="3325"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326" w:author="The Si Tran" w:date="2012-12-06T00:45:00Z"/>
          <w:szCs w:val="26"/>
          <w:lang w:val="fr-FR"/>
          <w:rPrChange w:id="3327" w:author="The Si Tran" w:date="2012-12-05T23:02:00Z">
            <w:rPr>
              <w:del w:id="3328" w:author="The Si Tran" w:date="2012-12-06T00:45:00Z"/>
              <w:sz w:val="28"/>
              <w:szCs w:val="28"/>
              <w:lang w:val="fr-FR"/>
            </w:rPr>
          </w:rPrChange>
        </w:rPr>
      </w:pPr>
      <w:del w:id="3329" w:author="The Si Tran" w:date="2012-12-06T00:41:00Z">
        <w:r w:rsidRPr="00B312F5" w:rsidDel="005947EE">
          <w:rPr>
            <w:position w:val="-12"/>
            <w:szCs w:val="26"/>
            <w:lang w:val="fr-FR"/>
          </w:rPr>
          <w:object w:dxaOrig="1960" w:dyaOrig="360" w14:anchorId="284A0F67">
            <v:shape id="_x0000_i1061" type="#_x0000_t75" style="width:151.55pt;height:28.45pt" o:ole="">
              <v:imagedata r:id="rId88" o:title=""/>
            </v:shape>
            <o:OLEObject Type="Embed" ProgID="Equation.DSMT4" ShapeID="_x0000_i1061" DrawAspect="Content" ObjectID="_1417184539" r:id="rId89"/>
          </w:object>
        </w:r>
      </w:del>
    </w:p>
    <w:p w14:paraId="21F18D80" w14:textId="77777777" w:rsidR="006A21F7" w:rsidRPr="0049233F" w:rsidDel="00EE6AC2" w:rsidRDefault="006A21F7">
      <w:pPr>
        <w:ind w:left="1980" w:firstLine="0"/>
        <w:rPr>
          <w:del w:id="3330" w:author="The Si Tran" w:date="2012-12-06T00:44:00Z"/>
          <w:szCs w:val="26"/>
          <w:lang w:val="pt-BR"/>
          <w:rPrChange w:id="3331" w:author="The Si Tran" w:date="2012-12-05T23:02:00Z">
            <w:rPr>
              <w:del w:id="3332" w:author="The Si Tran" w:date="2012-12-06T00:44:00Z"/>
              <w:sz w:val="28"/>
              <w:szCs w:val="28"/>
              <w:lang w:val="pt-BR"/>
            </w:rPr>
          </w:rPrChange>
        </w:rPr>
        <w:pPrChange w:id="3333" w:author="The Si Tran" w:date="2012-12-06T00:45:00Z">
          <w:pPr>
            <w:ind w:firstLine="547"/>
          </w:pPr>
        </w:pPrChange>
      </w:pPr>
      <w:del w:id="3334" w:author="The Si Tran" w:date="2012-12-06T00:45:00Z">
        <w:r w:rsidRPr="0049233F" w:rsidDel="001D36B5">
          <w:rPr>
            <w:szCs w:val="26"/>
            <w:lang w:val="pt-BR"/>
            <w:rPrChange w:id="3335" w:author="The Si Tran" w:date="2012-12-05T23:02:00Z">
              <w:rPr>
                <w:sz w:val="28"/>
                <w:szCs w:val="28"/>
                <w:lang w:val="pt-BR"/>
              </w:rPr>
            </w:rPrChange>
          </w:rPr>
          <w:delText xml:space="preserve">            </w:delText>
        </w:r>
      </w:del>
      <w:del w:id="3336" w:author="The Si Tran" w:date="2012-12-06T00:44:00Z">
        <w:r w:rsidRPr="00B312F5" w:rsidDel="00EE6AC2">
          <w:rPr>
            <w:position w:val="-34"/>
            <w:szCs w:val="26"/>
            <w:lang w:val="fr-FR"/>
          </w:rPr>
          <w:object w:dxaOrig="4400" w:dyaOrig="800" w14:anchorId="3C3DBA9C">
            <v:shape id="_x0000_i1062" type="#_x0000_t75" style="width:316.45pt;height:57.75pt" o:ole="">
              <v:imagedata r:id="rId90" o:title=""/>
            </v:shape>
            <o:OLEObject Type="Embed" ProgID="Equation.DSMT4" ShapeID="_x0000_i1062" DrawAspect="Content" ObjectID="_1417184540" r:id="rId91"/>
          </w:object>
        </w:r>
      </w:del>
    </w:p>
    <w:p w14:paraId="4ACE3B0B" w14:textId="77777777" w:rsidR="006A21F7" w:rsidRPr="0049233F" w:rsidRDefault="006A21F7">
      <w:pPr>
        <w:ind w:left="1980" w:firstLine="0"/>
        <w:jc w:val="left"/>
        <w:rPr>
          <w:szCs w:val="26"/>
          <w:lang w:val="pt-BR"/>
          <w:rPrChange w:id="3337" w:author="The Si Tran" w:date="2012-12-05T23:02:00Z">
            <w:rPr>
              <w:sz w:val="28"/>
              <w:szCs w:val="28"/>
              <w:lang w:val="pt-BR"/>
            </w:rPr>
          </w:rPrChange>
        </w:rPr>
        <w:pPrChange w:id="3338" w:author="The Si Tran" w:date="2012-12-14T04:51:00Z">
          <w:pPr>
            <w:ind w:firstLine="547"/>
          </w:pPr>
        </w:pPrChange>
      </w:pPr>
      <w:del w:id="3339" w:author="The Si Tran" w:date="2012-12-06T00:44:00Z">
        <w:r w:rsidRPr="0049233F" w:rsidDel="00EE6AC2">
          <w:rPr>
            <w:szCs w:val="26"/>
            <w:lang w:val="pt-BR"/>
            <w:rPrChange w:id="3340" w:author="The Si Tran" w:date="2012-12-05T23:02:00Z">
              <w:rPr>
                <w:sz w:val="28"/>
                <w:szCs w:val="28"/>
                <w:lang w:val="pt-BR"/>
              </w:rPr>
            </w:rPrChange>
          </w:rPr>
          <w:tab/>
        </w:r>
      </w:del>
    </w:p>
    <w:p w14:paraId="64BC0324" w14:textId="77777777" w:rsidR="006A21F7" w:rsidRDefault="006A21F7" w:rsidP="006A21F7">
      <w:pPr>
        <w:ind w:firstLine="547"/>
        <w:rPr>
          <w:ins w:id="3341" w:author="The Si Tran" w:date="2012-12-06T00:45:00Z"/>
          <w:szCs w:val="26"/>
          <w:lang w:val="pt-BR"/>
        </w:rPr>
      </w:pPr>
      <w:r w:rsidRPr="0049233F">
        <w:rPr>
          <w:szCs w:val="26"/>
          <w:lang w:val="pt-BR"/>
          <w:rPrChange w:id="3342" w:author="The Si Tran" w:date="2012-12-05T23:02:00Z">
            <w:rPr>
              <w:sz w:val="28"/>
              <w:szCs w:val="28"/>
              <w:lang w:val="pt-BR"/>
            </w:rPr>
          </w:rPrChange>
        </w:rPr>
        <w:t xml:space="preserve">Từ đó ta có hàm tự tương quan của chuỗi </w:t>
      </w:r>
      <w:del w:id="3343" w:author="The Si Tran" w:date="2012-12-06T00:45:00Z">
        <w:r w:rsidRPr="0049233F" w:rsidDel="001D36B5">
          <w:rPr>
            <w:szCs w:val="26"/>
            <w:lang w:val="pt-BR"/>
            <w:rPrChange w:id="3344" w:author="The Si Tran" w:date="2012-12-05T23:02:00Z">
              <w:rPr>
                <w:sz w:val="28"/>
                <w:szCs w:val="28"/>
                <w:lang w:val="pt-BR"/>
              </w:rPr>
            </w:rPrChange>
          </w:rPr>
          <w:delText>{y</w:delText>
        </w:r>
        <w:r w:rsidRPr="0049233F" w:rsidDel="001D36B5">
          <w:rPr>
            <w:szCs w:val="26"/>
            <w:vertAlign w:val="subscript"/>
            <w:lang w:val="pt-BR"/>
            <w:rPrChange w:id="3345" w:author="The Si Tran" w:date="2012-12-05T23:02:00Z">
              <w:rPr>
                <w:sz w:val="28"/>
                <w:szCs w:val="28"/>
                <w:vertAlign w:val="subscript"/>
                <w:lang w:val="pt-BR"/>
              </w:rPr>
            </w:rPrChange>
          </w:rPr>
          <w:delText>t</w:delText>
        </w:r>
        <w:r w:rsidRPr="0049233F" w:rsidDel="001D36B5">
          <w:rPr>
            <w:szCs w:val="26"/>
            <w:lang w:val="pt-BR"/>
            <w:rPrChange w:id="3346" w:author="The Si Tran" w:date="2012-12-05T23:02:00Z">
              <w:rPr>
                <w:sz w:val="28"/>
                <w:szCs w:val="28"/>
                <w:lang w:val="pt-BR"/>
              </w:rPr>
            </w:rPrChange>
          </w:rPr>
          <w:delText>}.</w:delText>
        </w:r>
      </w:del>
      <m:oMath>
        <m:d>
          <m:dPr>
            <m:begChr m:val="{"/>
            <m:endChr m:val="}"/>
            <m:ctrlPr>
              <w:ins w:id="3347" w:author="The Si Tran" w:date="2012-12-06T00:45:00Z">
                <w:rPr>
                  <w:rFonts w:ascii="Cambria Math" w:hAnsi="Cambria Math"/>
                  <w:i/>
                  <w:szCs w:val="26"/>
                  <w:lang w:val="pt-BR"/>
                </w:rPr>
              </w:ins>
            </m:ctrlPr>
          </m:dPr>
          <m:e>
            <m:sSub>
              <m:sSubPr>
                <m:ctrlPr>
                  <w:ins w:id="3348" w:author="The Si Tran" w:date="2012-12-06T00:45:00Z">
                    <w:rPr>
                      <w:rFonts w:ascii="Cambria Math" w:hAnsi="Cambria Math"/>
                      <w:i/>
                      <w:szCs w:val="26"/>
                      <w:lang w:val="pt-BR"/>
                    </w:rPr>
                  </w:ins>
                </m:ctrlPr>
              </m:sSubPr>
              <m:e>
                <w:ins w:id="3349" w:author="The Si Tran" w:date="2012-12-06T00:45:00Z">
                  <m:r>
                    <w:rPr>
                      <w:rFonts w:ascii="Cambria Math" w:hAnsi="Cambria Math"/>
                      <w:szCs w:val="26"/>
                      <w:lang w:val="pt-BR"/>
                    </w:rPr>
                    <m:t>y</m:t>
                  </m:r>
                </w:ins>
              </m:e>
              <m:sub>
                <w:ins w:id="3350"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351" w:author="The Si Tran" w:date="2012-12-06T00:48:00Z"/>
          <w:sz w:val="28"/>
          <w:szCs w:val="28"/>
          <w:lang w:val="pt-BR"/>
        </w:rPr>
      </w:pPr>
      <w:ins w:id="3352" w:author="The Si Tran" w:date="2012-12-06T04:00:00Z">
        <w:r>
          <w:rPr>
            <w:szCs w:val="26"/>
            <w:lang w:val="pt-BR"/>
          </w:rPr>
          <w:tab/>
        </w:r>
        <w:r>
          <w:rPr>
            <w:szCs w:val="26"/>
            <w:lang w:val="pt-BR"/>
          </w:rPr>
          <w:tab/>
        </w:r>
      </w:ins>
      <w:ins w:id="3353" w:author="The Si Tran" w:date="2012-12-06T00:48:00Z">
        <m:oMath>
          <m:r>
            <w:rPr>
              <w:rFonts w:ascii="Cambria Math" w:hAnsi="Cambria Math"/>
              <w:sz w:val="28"/>
              <w:szCs w:val="28"/>
              <w:lang w:val="pt-BR"/>
              <w:rPrChange w:id="3354"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355" w:author="The Si Tran" w:date="2012-12-14T04:46:00Z">
                    <w:rPr>
                      <w:rFonts w:ascii="Cambria Math" w:hAnsi="Cambria Math"/>
                      <w:szCs w:val="26"/>
                      <w:lang w:val="pt-BR"/>
                    </w:rPr>
                  </w:rPrChange>
                </w:rPr>
                <m:t>k</m:t>
              </m:r>
            </m:e>
          </m:d>
          <m:r>
            <w:rPr>
              <w:rFonts w:ascii="Cambria Math" w:hAnsi="Cambria Math"/>
              <w:sz w:val="28"/>
              <w:szCs w:val="28"/>
              <w:lang w:val="pt-BR"/>
              <w:rPrChange w:id="3356"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357" w:author="The Si Tran" w:date="2012-12-14T04:46:00Z">
                    <w:rPr>
                      <w:rFonts w:ascii="Cambria Math" w:hAnsi="Cambria Math"/>
                      <w:szCs w:val="26"/>
                      <w:lang w:val="pt-BR"/>
                    </w:rPr>
                  </w:rPrChange>
                </w:rPr>
                <m:t>γ(k)</m:t>
              </m:r>
            </m:num>
            <m:den>
              <m:r>
                <w:rPr>
                  <w:rFonts w:ascii="Cambria Math" w:hAnsi="Cambria Math"/>
                  <w:sz w:val="28"/>
                  <w:szCs w:val="28"/>
                  <w:lang w:val="pt-BR"/>
                  <w:rPrChange w:id="3358" w:author="The Si Tran" w:date="2012-12-14T04:46:00Z">
                    <w:rPr>
                      <w:rFonts w:ascii="Cambria Math" w:hAnsi="Cambria Math"/>
                      <w:szCs w:val="26"/>
                      <w:lang w:val="pt-BR"/>
                    </w:rPr>
                  </w:rPrChange>
                </w:rPr>
                <m:t>γ(0)</m:t>
              </m:r>
            </m:den>
          </m:f>
          <m:r>
            <w:rPr>
              <w:rFonts w:ascii="Cambria Math" w:hAnsi="Cambria Math"/>
              <w:sz w:val="28"/>
              <w:szCs w:val="28"/>
              <w:lang w:val="pt-BR"/>
              <w:rPrChange w:id="3359"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360"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61" w:author="The Si Tran" w:date="2012-12-14T04:46:00Z">
                                <w:rPr>
                                  <w:rFonts w:ascii="Cambria Math" w:hAnsi="Cambria Math"/>
                                  <w:szCs w:val="26"/>
                                  <w:lang w:val="fr-FR"/>
                                </w:rPr>
                              </w:rPrChange>
                            </w:rPr>
                            <m:t>θ</m:t>
                          </m:r>
                        </m:e>
                        <m:sub>
                          <m:r>
                            <w:rPr>
                              <w:rFonts w:ascii="Cambria Math" w:hAnsi="Cambria Math"/>
                              <w:sz w:val="28"/>
                              <w:szCs w:val="28"/>
                              <w:lang w:val="fr-FR"/>
                              <w:rPrChange w:id="3362" w:author="The Si Tran" w:date="2012-12-14T04:46:00Z">
                                <w:rPr>
                                  <w:rFonts w:ascii="Cambria Math" w:hAnsi="Cambria Math"/>
                                  <w:szCs w:val="26"/>
                                  <w:lang w:val="fr-FR"/>
                                </w:rPr>
                              </w:rPrChange>
                            </w:rPr>
                            <m:t>k</m:t>
                          </m:r>
                        </m:sub>
                      </m:sSub>
                      <m:r>
                        <w:rPr>
                          <w:rFonts w:ascii="Cambria Math" w:hAnsi="Cambria Math"/>
                          <w:sz w:val="28"/>
                          <w:szCs w:val="28"/>
                          <w:lang w:val="fr-FR"/>
                          <w:rPrChange w:id="3363"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64" w:author="The Si Tran" w:date="2012-12-14T04:46:00Z">
                                <w:rPr>
                                  <w:rFonts w:ascii="Cambria Math" w:hAnsi="Cambria Math"/>
                                  <w:szCs w:val="26"/>
                                  <w:lang w:val="fr-FR"/>
                                </w:rPr>
                              </w:rPrChange>
                            </w:rPr>
                            <m:t>θ</m:t>
                          </m:r>
                        </m:e>
                        <m:sub>
                          <m:r>
                            <w:rPr>
                              <w:rFonts w:ascii="Cambria Math" w:hAnsi="Cambria Math"/>
                              <w:sz w:val="28"/>
                              <w:szCs w:val="28"/>
                              <w:lang w:val="fr-FR"/>
                              <w:rPrChange w:id="3365"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366" w:author="The Si Tran" w:date="2012-12-14T04:46:00Z">
                                <w:rPr>
                                  <w:rFonts w:ascii="Cambria Math" w:hAnsi="Cambria Math"/>
                                  <w:szCs w:val="26"/>
                                  <w:lang w:val="fr-FR"/>
                                </w:rPr>
                              </w:rPrChange>
                            </w:rPr>
                            <m:t>θ</m:t>
                          </m:r>
                        </m:e>
                        <m:sub>
                          <m:r>
                            <w:rPr>
                              <w:rFonts w:ascii="Cambria Math" w:hAnsi="Cambria Math"/>
                              <w:sz w:val="28"/>
                              <w:szCs w:val="28"/>
                              <w:lang w:val="fr-FR"/>
                              <w:rPrChange w:id="3367" w:author="The Si Tran" w:date="2012-12-14T04:46:00Z">
                                <w:rPr>
                                  <w:rFonts w:ascii="Cambria Math" w:hAnsi="Cambria Math"/>
                                  <w:szCs w:val="26"/>
                                  <w:lang w:val="fr-FR"/>
                                </w:rPr>
                              </w:rPrChange>
                            </w:rPr>
                            <m:t>k+1</m:t>
                          </m:r>
                        </m:sub>
                      </m:sSub>
                      <m:r>
                        <w:rPr>
                          <w:rFonts w:ascii="Cambria Math" w:hAnsi="Cambria Math"/>
                          <w:sz w:val="28"/>
                          <w:szCs w:val="28"/>
                          <w:lang w:val="fr-FR"/>
                          <w:rPrChange w:id="3368" w:author="The Si Tran" w:date="2012-12-14T04:46:00Z">
                            <w:rPr>
                              <w:rFonts w:ascii="Cambria Math" w:hAnsi="Cambria Math"/>
                              <w:szCs w:val="26"/>
                              <w:lang w:val="fr-FR"/>
                            </w:rPr>
                          </w:rPrChange>
                        </w:rPr>
                        <m:t>+</m:t>
                      </m:r>
                      <m:r>
                        <w:rPr>
                          <w:rFonts w:ascii="Cambria Math" w:hAnsi="Cambria Math" w:hint="eastAsia"/>
                          <w:sz w:val="28"/>
                          <w:szCs w:val="28"/>
                          <w:lang w:val="fr-FR"/>
                          <w:rPrChange w:id="3369" w:author="The Si Tran" w:date="2012-12-14T04:46:00Z">
                            <w:rPr>
                              <w:rFonts w:ascii="Cambria Math" w:hAnsi="Cambria Math" w:hint="eastAsia"/>
                              <w:szCs w:val="26"/>
                              <w:lang w:val="fr-FR"/>
                            </w:rPr>
                          </w:rPrChange>
                        </w:rPr>
                        <m:t>…</m:t>
                      </m:r>
                      <m:r>
                        <w:rPr>
                          <w:rFonts w:ascii="Cambria Math" w:hAnsi="Cambria Math"/>
                          <w:sz w:val="28"/>
                          <w:szCs w:val="28"/>
                          <w:lang w:val="fr-FR"/>
                          <w:rPrChange w:id="3370"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71" w:author="The Si Tran" w:date="2012-12-14T04:46:00Z">
                                <w:rPr>
                                  <w:rFonts w:ascii="Cambria Math" w:hAnsi="Cambria Math"/>
                                  <w:szCs w:val="26"/>
                                  <w:lang w:val="fr-FR"/>
                                </w:rPr>
                              </w:rPrChange>
                            </w:rPr>
                            <m:t>θ</m:t>
                          </m:r>
                        </m:e>
                        <m:sub>
                          <m:r>
                            <w:rPr>
                              <w:rFonts w:ascii="Cambria Math" w:hAnsi="Cambria Math"/>
                              <w:sz w:val="28"/>
                              <w:szCs w:val="28"/>
                              <w:lang w:val="fr-FR"/>
                              <w:rPrChange w:id="3372"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373" w:author="The Si Tran" w:date="2012-12-14T04:46:00Z">
                                <w:rPr>
                                  <w:rFonts w:ascii="Cambria Math" w:hAnsi="Cambria Math"/>
                                  <w:szCs w:val="26"/>
                                  <w:lang w:val="fr-FR"/>
                                </w:rPr>
                              </w:rPrChange>
                            </w:rPr>
                            <m:t>θ</m:t>
                          </m:r>
                        </m:e>
                        <m:sub>
                          <m:r>
                            <w:rPr>
                              <w:rFonts w:ascii="Cambria Math" w:hAnsi="Cambria Math"/>
                              <w:sz w:val="28"/>
                              <w:szCs w:val="28"/>
                              <w:lang w:val="fr-FR"/>
                              <w:rPrChange w:id="3374"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375"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376" w:author="The Si Tran" w:date="2012-12-14T04:46:00Z">
                                <w:rPr>
                                  <w:rFonts w:ascii="Cambria Math" w:hAnsi="Cambria Math"/>
                                  <w:szCs w:val="26"/>
                                  <w:lang w:val="fr-FR"/>
                                </w:rPr>
                              </w:rPrChange>
                            </w:rPr>
                            <m:t>θ</m:t>
                          </m:r>
                        </m:e>
                        <m:sub>
                          <m:r>
                            <w:rPr>
                              <w:rFonts w:ascii="Cambria Math" w:hAnsi="Cambria Math"/>
                              <w:sz w:val="28"/>
                              <w:szCs w:val="28"/>
                              <w:lang w:val="fr-FR"/>
                              <w:rPrChange w:id="3377" w:author="The Si Tran" w:date="2012-12-14T04:46:00Z">
                                <w:rPr>
                                  <w:rFonts w:ascii="Cambria Math" w:hAnsi="Cambria Math"/>
                                  <w:szCs w:val="26"/>
                                  <w:lang w:val="fr-FR"/>
                                </w:rPr>
                              </w:rPrChange>
                            </w:rPr>
                            <m:t>1</m:t>
                          </m:r>
                        </m:sub>
                        <m:sup>
                          <m:r>
                            <w:rPr>
                              <w:rFonts w:ascii="Cambria Math" w:hAnsi="Cambria Math"/>
                              <w:sz w:val="28"/>
                              <w:szCs w:val="28"/>
                              <w:lang w:val="fr-FR"/>
                              <w:rPrChange w:id="3378" w:author="The Si Tran" w:date="2012-12-14T04:46:00Z">
                                <w:rPr>
                                  <w:rFonts w:ascii="Cambria Math" w:hAnsi="Cambria Math"/>
                                  <w:szCs w:val="26"/>
                                  <w:lang w:val="fr-FR"/>
                                </w:rPr>
                              </w:rPrChange>
                            </w:rPr>
                            <m:t>2</m:t>
                          </m:r>
                        </m:sup>
                      </m:sSubSup>
                      <m:r>
                        <w:rPr>
                          <w:rFonts w:ascii="Cambria Math" w:hAnsi="Cambria Math"/>
                          <w:sz w:val="28"/>
                          <w:szCs w:val="28"/>
                          <w:lang w:val="fr-FR"/>
                          <w:rPrChange w:id="3379" w:author="The Si Tran" w:date="2012-12-14T04:46:00Z">
                            <w:rPr>
                              <w:rFonts w:ascii="Cambria Math" w:hAnsi="Cambria Math"/>
                              <w:szCs w:val="26"/>
                              <w:lang w:val="fr-FR"/>
                            </w:rPr>
                          </w:rPrChange>
                        </w:rPr>
                        <m:t>+</m:t>
                      </m:r>
                      <m:r>
                        <w:rPr>
                          <w:rFonts w:ascii="Cambria Math" w:hAnsi="Cambria Math" w:hint="eastAsia"/>
                          <w:sz w:val="28"/>
                          <w:szCs w:val="28"/>
                          <w:lang w:val="fr-FR"/>
                          <w:rPrChange w:id="3380" w:author="The Si Tran" w:date="2012-12-14T04:46:00Z">
                            <w:rPr>
                              <w:rFonts w:ascii="Cambria Math" w:hAnsi="Cambria Math" w:hint="eastAsia"/>
                              <w:szCs w:val="26"/>
                              <w:lang w:val="fr-FR"/>
                            </w:rPr>
                          </w:rPrChange>
                        </w:rPr>
                        <m:t>…</m:t>
                      </m:r>
                      <m:r>
                        <w:rPr>
                          <w:rFonts w:ascii="Cambria Math" w:hAnsi="Cambria Math"/>
                          <w:sz w:val="28"/>
                          <w:szCs w:val="28"/>
                          <w:lang w:val="fr-FR"/>
                          <w:rPrChange w:id="3381"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382" w:author="The Si Tran" w:date="2012-12-14T04:46:00Z">
                                <w:rPr>
                                  <w:rFonts w:ascii="Cambria Math" w:hAnsi="Cambria Math"/>
                                  <w:szCs w:val="26"/>
                                  <w:lang w:val="fr-FR"/>
                                </w:rPr>
                              </w:rPrChange>
                            </w:rPr>
                            <m:t>θ</m:t>
                          </m:r>
                        </m:e>
                        <m:sub>
                          <m:r>
                            <w:rPr>
                              <w:rFonts w:ascii="Cambria Math" w:hAnsi="Cambria Math"/>
                              <w:sz w:val="28"/>
                              <w:szCs w:val="28"/>
                              <w:lang w:val="fr-FR"/>
                              <w:rPrChange w:id="3383" w:author="The Si Tran" w:date="2012-12-14T04:46:00Z">
                                <w:rPr>
                                  <w:rFonts w:ascii="Cambria Math" w:hAnsi="Cambria Math"/>
                                  <w:szCs w:val="26"/>
                                  <w:lang w:val="fr-FR"/>
                                </w:rPr>
                              </w:rPrChange>
                            </w:rPr>
                            <m:t>q</m:t>
                          </m:r>
                        </m:sub>
                        <m:sup>
                          <m:r>
                            <w:rPr>
                              <w:rFonts w:ascii="Cambria Math" w:hAnsi="Cambria Math"/>
                              <w:sz w:val="28"/>
                              <w:szCs w:val="28"/>
                              <w:lang w:val="fr-FR"/>
                              <w:rPrChange w:id="3384"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385" w:author="The Si Tran" w:date="2012-12-14T04:46:00Z">
                        <w:rPr>
                          <w:rFonts w:ascii="Cambria Math" w:hAnsi="Cambria Math"/>
                          <w:szCs w:val="26"/>
                          <w:lang w:val="pt-BR"/>
                        </w:rPr>
                      </w:rPrChange>
                    </w:rPr>
                    <m:t>,  k=1,2,</m:t>
                  </m:r>
                  <m:r>
                    <w:rPr>
                      <w:rFonts w:ascii="Cambria Math" w:hAnsi="Cambria Math" w:hint="eastAsia"/>
                      <w:sz w:val="28"/>
                      <w:szCs w:val="28"/>
                      <w:lang w:val="pt-BR"/>
                      <w:rPrChange w:id="3386" w:author="The Si Tran" w:date="2012-12-14T04:46:00Z">
                        <w:rPr>
                          <w:rFonts w:ascii="Cambria Math" w:hAnsi="Cambria Math" w:hint="eastAsia"/>
                          <w:szCs w:val="26"/>
                          <w:lang w:val="pt-BR"/>
                        </w:rPr>
                      </w:rPrChange>
                    </w:rPr>
                    <m:t>…</m:t>
                  </m:r>
                  <m:r>
                    <w:rPr>
                      <w:rFonts w:ascii="Cambria Math" w:hAnsi="Cambria Math"/>
                      <w:sz w:val="28"/>
                      <w:szCs w:val="28"/>
                      <w:lang w:val="pt-BR"/>
                      <w:rPrChange w:id="3387" w:author="The Si Tran" w:date="2012-12-14T04:46:00Z">
                        <w:rPr>
                          <w:rFonts w:ascii="Cambria Math" w:hAnsi="Cambria Math"/>
                          <w:szCs w:val="26"/>
                          <w:lang w:val="pt-BR"/>
                        </w:rPr>
                      </w:rPrChange>
                    </w:rPr>
                    <m:t>,q</m:t>
                  </m:r>
                </m:e>
                <m:e>
                  <m:r>
                    <w:rPr>
                      <w:rFonts w:ascii="Cambria Math" w:hAnsi="Cambria Math"/>
                      <w:sz w:val="28"/>
                      <w:szCs w:val="28"/>
                      <w:lang w:val="pt-BR"/>
                      <w:rPrChange w:id="3388"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389" w:author="The Si Tran" w:date="2012-12-06T00:48:00Z">
        <w:r w:rsidRPr="00EB4744" w:rsidDel="007701F2">
          <w:rPr>
            <w:position w:val="-52"/>
            <w:sz w:val="28"/>
            <w:szCs w:val="28"/>
            <w:lang w:val="pt-BR"/>
            <w:rPrChange w:id="3390" w:author="The Si Tran" w:date="2012-12-14T04:46:00Z">
              <w:rPr>
                <w:position w:val="-52"/>
                <w:sz w:val="28"/>
                <w:szCs w:val="28"/>
                <w:lang w:val="pt-BR"/>
              </w:rPr>
            </w:rPrChange>
          </w:rPr>
          <w:object w:dxaOrig="5440" w:dyaOrig="1160" w14:anchorId="272CC47F">
            <v:shape id="_x0000_i1063" type="#_x0000_t75" style="width:5in;height:1in" o:ole="">
              <v:imagedata r:id="rId92" o:title=""/>
            </v:shape>
            <o:OLEObject Type="Embed" ProgID="Equation.DSMT4" ShapeID="_x0000_i1063" DrawAspect="Content" ObjectID="_1417184541" r:id="rId93"/>
          </w:object>
        </w:r>
      </w:del>
    </w:p>
    <w:p w14:paraId="009AFCBC" w14:textId="77777777" w:rsidR="006A21F7" w:rsidRPr="0049233F" w:rsidDel="004505B3" w:rsidRDefault="006A21F7">
      <w:pPr>
        <w:rPr>
          <w:del w:id="3391" w:author="The Si Tran" w:date="2012-12-14T04:52:00Z"/>
          <w:lang w:val="pt-BR"/>
          <w:rPrChange w:id="3392" w:author="The Si Tran" w:date="2012-12-05T23:02:00Z">
            <w:rPr>
              <w:del w:id="3393" w:author="The Si Tran" w:date="2012-12-14T04:52:00Z"/>
              <w:sz w:val="28"/>
              <w:szCs w:val="28"/>
              <w:lang w:val="pt-BR"/>
            </w:rPr>
          </w:rPrChange>
        </w:rPr>
        <w:pPrChange w:id="3394" w:author="The Si Tran" w:date="2012-12-15T07:57:00Z">
          <w:pPr>
            <w:ind w:firstLine="547"/>
          </w:pPr>
        </w:pPrChange>
      </w:pPr>
      <w:r w:rsidRPr="0049233F">
        <w:rPr>
          <w:lang w:val="pt-BR"/>
          <w:rPrChange w:id="3395"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396" w:author="The Si Tran" w:date="2012-12-06T20:10:00Z">
        <w:r w:rsidRPr="0049233F" w:rsidDel="00263465">
          <w:rPr>
            <w:lang w:val="pt-BR"/>
            <w:rPrChange w:id="3397" w:author="The Si Tran" w:date="2012-12-05T23:02:00Z">
              <w:rPr>
                <w:sz w:val="28"/>
                <w:szCs w:val="28"/>
                <w:lang w:val="pt-BR"/>
              </w:rPr>
            </w:rPrChange>
          </w:rPr>
          <w:delText xml:space="preserve">q </w:delText>
        </w:r>
      </w:del>
      <w:ins w:id="3398" w:author="The Si Tran" w:date="2012-12-06T20:10:00Z">
        <m:oMath>
          <m:r>
            <w:rPr>
              <w:rFonts w:ascii="Cambria Math" w:hAnsi="Cambria Math"/>
              <w:lang w:val="pt-BR"/>
            </w:rPr>
            <m:t>q</m:t>
          </m:r>
        </m:oMath>
      </w:ins>
      <w:ins w:id="3399" w:author="The Si Tran" w:date="2012-12-06T20:11:00Z">
        <w:r w:rsidR="00263465">
          <w:rPr>
            <w:lang w:val="pt-BR"/>
          </w:rPr>
          <w:t xml:space="preserve"> </w:t>
        </w:r>
      </w:ins>
      <w:r w:rsidRPr="0049233F">
        <w:rPr>
          <w:lang w:val="pt-BR"/>
          <w:rPrChange w:id="3400" w:author="The Si Tran" w:date="2012-12-05T23:02:00Z">
            <w:rPr>
              <w:sz w:val="28"/>
              <w:szCs w:val="28"/>
              <w:lang w:val="pt-BR"/>
            </w:rPr>
          </w:rPrChange>
        </w:rPr>
        <w:t xml:space="preserve">thì hệ số tự tương quan của nó sẽ bằng không với những độ trễ lớn hơn </w:t>
      </w:r>
      <w:ins w:id="3401" w:author="The Si Tran" w:date="2012-12-06T20:11:00Z">
        <m:oMath>
          <m:r>
            <w:rPr>
              <w:rFonts w:ascii="Cambria Math" w:hAnsi="Cambria Math"/>
              <w:lang w:val="pt-BR"/>
            </w:rPr>
            <m:t>q</m:t>
          </m:r>
        </m:oMath>
        <w:r w:rsidR="00542651" w:rsidRPr="0049233F">
          <w:rPr>
            <w:lang w:val="pt-BR"/>
          </w:rPr>
          <w:t xml:space="preserve"> </w:t>
        </w:r>
      </w:ins>
      <w:del w:id="3402" w:author="The Si Tran" w:date="2012-12-06T20:11:00Z">
        <w:r w:rsidRPr="0049233F" w:rsidDel="00542651">
          <w:rPr>
            <w:lang w:val="pt-BR"/>
            <w:rPrChange w:id="3403" w:author="The Si Tran" w:date="2012-12-05T23:02:00Z">
              <w:rPr>
                <w:sz w:val="28"/>
                <w:szCs w:val="28"/>
                <w:lang w:val="pt-BR"/>
              </w:rPr>
            </w:rPrChange>
          </w:rPr>
          <w:delText>q</w:delText>
        </w:r>
      </w:del>
      <w:r w:rsidRPr="0049233F">
        <w:rPr>
          <w:lang w:val="pt-BR"/>
          <w:rPrChange w:id="3404" w:author="The Si Tran" w:date="2012-12-05T23:02:00Z">
            <w:rPr>
              <w:sz w:val="28"/>
              <w:szCs w:val="28"/>
              <w:lang w:val="pt-BR"/>
            </w:rPr>
          </w:rPrChange>
        </w:rPr>
        <w:t xml:space="preserve">. Trong thực tế do sai biệt khi lấy mẫu, hệ số tương quan mẫu có thể khác không ở những độ trễ lớn hơn </w:t>
      </w:r>
      <w:ins w:id="3405" w:author="The Si Tran" w:date="2012-12-06T20:11:00Z">
        <m:oMath>
          <m:r>
            <w:rPr>
              <w:rFonts w:ascii="Cambria Math" w:hAnsi="Cambria Math"/>
              <w:lang w:val="pt-BR"/>
            </w:rPr>
            <m:t>q</m:t>
          </m:r>
        </m:oMath>
      </w:ins>
      <w:del w:id="3406" w:author="The Si Tran" w:date="2012-12-06T20:11:00Z">
        <w:r w:rsidRPr="0049233F" w:rsidDel="00542651">
          <w:rPr>
            <w:lang w:val="pt-BR"/>
            <w:rPrChange w:id="3407" w:author="The Si Tran" w:date="2012-12-05T23:02:00Z">
              <w:rPr>
                <w:sz w:val="28"/>
                <w:szCs w:val="28"/>
                <w:lang w:val="pt-BR"/>
              </w:rPr>
            </w:rPrChange>
          </w:rPr>
          <w:delText>q</w:delText>
        </w:r>
      </w:del>
      <w:r w:rsidRPr="0049233F">
        <w:rPr>
          <w:lang w:val="pt-BR"/>
          <w:rPrChange w:id="3408" w:author="The Si Tran" w:date="2012-12-05T23:02:00Z">
            <w:rPr>
              <w:sz w:val="28"/>
              <w:szCs w:val="28"/>
              <w:lang w:val="pt-BR"/>
            </w:rPr>
          </w:rPrChange>
        </w:rPr>
        <w:t>. Tuy vậy, nếu hệ số tương quan mẫu nằm trong khoảng</w:t>
      </w:r>
      <w:ins w:id="3409"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410" w:author="The Si Tran" w:date="2012-12-06T00:48:00Z">
        <w:r w:rsidRPr="0049233F" w:rsidDel="007701F2">
          <w:rPr>
            <w:lang w:val="pt-BR"/>
            <w:rPrChange w:id="3411"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4" type="#_x0000_t75" style="width:57.75pt;height:21.75pt" o:ole="">
              <v:imagedata r:id="rId94" o:title=""/>
            </v:shape>
            <o:OLEObject Type="Embed" ProgID="Equation.DSMT4" ShapeID="_x0000_i1064" DrawAspect="Content" ObjectID="_1417184542" r:id="rId95"/>
          </w:object>
        </w:r>
      </w:del>
      <w:r w:rsidRPr="0049233F">
        <w:rPr>
          <w:lang w:val="pt-BR"/>
          <w:rPrChange w:id="3412" w:author="The Si Tran" w:date="2012-12-05T23:02:00Z">
            <w:rPr>
              <w:sz w:val="28"/>
              <w:szCs w:val="28"/>
              <w:lang w:val="pt-BR"/>
            </w:rPr>
          </w:rPrChange>
        </w:rPr>
        <w:t xml:space="preserve">, </w:t>
      </w:r>
      <w:ins w:id="3413" w:author="The Si Tran" w:date="2012-12-06T20:11:00Z">
        <m:oMath>
          <m:r>
            <w:rPr>
              <w:rFonts w:ascii="Cambria Math" w:hAnsi="Cambria Math"/>
              <w:lang w:val="pt-BR"/>
            </w:rPr>
            <m:t>N</m:t>
          </m:r>
        </m:oMath>
        <w:r w:rsidR="00542651" w:rsidRPr="0049233F" w:rsidDel="00542651">
          <w:rPr>
            <w:lang w:val="pt-BR"/>
          </w:rPr>
          <w:t xml:space="preserve"> </w:t>
        </w:r>
      </w:ins>
      <w:del w:id="3414" w:author="The Si Tran" w:date="2012-12-06T20:11:00Z">
        <w:r w:rsidRPr="0049233F" w:rsidDel="00542651">
          <w:rPr>
            <w:lang w:val="pt-BR"/>
            <w:rPrChange w:id="3415" w:author="The Si Tran" w:date="2012-12-05T23:02:00Z">
              <w:rPr>
                <w:sz w:val="28"/>
                <w:szCs w:val="28"/>
                <w:lang w:val="pt-BR"/>
              </w:rPr>
            </w:rPrChange>
          </w:rPr>
          <w:delText>N</w:delText>
        </w:r>
      </w:del>
      <w:r w:rsidRPr="0049233F">
        <w:rPr>
          <w:lang w:val="pt-BR"/>
          <w:rPrChange w:id="3416"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417" w:author="The Si Tran" w:date="2012-12-06T00:50:00Z"/>
          <w:lang w:val="pt-BR"/>
          <w:rPrChange w:id="3418" w:author="The Si Tran" w:date="2012-12-06T00:49:00Z">
            <w:rPr>
              <w:del w:id="3419" w:author="The Si Tran" w:date="2012-12-06T00:50:00Z"/>
              <w:sz w:val="28"/>
              <w:szCs w:val="28"/>
              <w:lang w:val="pt-BR"/>
            </w:rPr>
          </w:rPrChange>
        </w:rPr>
        <w:pPrChange w:id="3420" w:author="The Si Tran" w:date="2012-12-15T07:57:00Z">
          <w:pPr>
            <w:ind w:firstLine="547"/>
          </w:pPr>
        </w:pPrChange>
      </w:pPr>
      <w:del w:id="3421" w:author="The Si Tran" w:date="2012-12-12T13:58:00Z">
        <w:r w:rsidRPr="0049233F" w:rsidDel="000064E1">
          <w:rPr>
            <w:lang w:val="pt-BR"/>
            <w:rPrChange w:id="3422"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423" w:author="The Si Tran" w:date="2012-12-12T13:58:00Z"/>
          <w:lang w:val="pt-BR"/>
          <w:rPrChange w:id="3424" w:author="The Si Tran" w:date="2012-12-05T23:02:00Z">
            <w:rPr>
              <w:del w:id="3425" w:author="The Si Tran" w:date="2012-12-12T13:58:00Z"/>
              <w:sz w:val="28"/>
              <w:szCs w:val="28"/>
              <w:lang w:val="pt-BR"/>
            </w:rPr>
          </w:rPrChange>
        </w:rPr>
        <w:pPrChange w:id="3426" w:author="The Si Tran" w:date="2012-12-15T07:57:00Z">
          <w:pPr>
            <w:ind w:firstLine="547"/>
          </w:pPr>
        </w:pPrChange>
      </w:pPr>
      <w:del w:id="3427" w:author="The Si Tran" w:date="2012-12-06T00:50:00Z">
        <w:r w:rsidRPr="00B312F5" w:rsidDel="00247293">
          <w:rPr>
            <w:position w:val="-12"/>
            <w:lang w:val="pt-BR"/>
          </w:rPr>
          <w:object w:dxaOrig="2940" w:dyaOrig="360" w14:anchorId="384C946E">
            <v:shape id="_x0000_i1065" type="#_x0000_t75" style="width:201.75pt;height:21.75pt" o:ole="">
              <v:imagedata r:id="rId96" o:title=""/>
            </v:shape>
            <o:OLEObject Type="Embed" ProgID="Equation.DSMT4" ShapeID="_x0000_i1065" DrawAspect="Content" ObjectID="_1417184543" r:id="rId97"/>
          </w:object>
        </w:r>
      </w:del>
    </w:p>
    <w:p w14:paraId="1C60B078" w14:textId="77777777" w:rsidR="006A21F7" w:rsidRPr="0049233F" w:rsidDel="000064E1" w:rsidRDefault="006A21F7">
      <w:pPr>
        <w:rPr>
          <w:del w:id="3428" w:author="The Si Tran" w:date="2012-12-12T13:58:00Z"/>
          <w:rPrChange w:id="3429" w:author="The Si Tran" w:date="2012-12-05T23:02:00Z">
            <w:rPr>
              <w:del w:id="3430" w:author="The Si Tran" w:date="2012-12-12T13:58:00Z"/>
              <w:sz w:val="28"/>
              <w:szCs w:val="28"/>
            </w:rPr>
          </w:rPrChange>
        </w:rPr>
        <w:pPrChange w:id="3431" w:author="The Si Tran" w:date="2012-12-15T07:57:00Z">
          <w:pPr>
            <w:ind w:firstLine="547"/>
          </w:pPr>
        </w:pPrChange>
      </w:pPr>
      <w:del w:id="3432" w:author="The Si Tran" w:date="2012-12-12T13:58:00Z">
        <w:r w:rsidRPr="0049233F" w:rsidDel="000064E1">
          <w:rPr>
            <w:rPrChange w:id="3433" w:author="The Si Tran" w:date="2012-12-05T23:02:00Z">
              <w:rPr>
                <w:sz w:val="28"/>
                <w:szCs w:val="28"/>
              </w:rPr>
            </w:rPrChange>
          </w:rPr>
          <w:delText xml:space="preserve">Ở đây, </w:delText>
        </w:r>
      </w:del>
      <w:del w:id="3434" w:author="The Si Tran" w:date="2012-12-06T00:51:00Z">
        <w:r w:rsidRPr="00B312F5" w:rsidDel="00354FE7">
          <w:rPr>
            <w:position w:val="-10"/>
            <w:lang w:val="pt-BR"/>
          </w:rPr>
          <w:object w:dxaOrig="720" w:dyaOrig="320" w14:anchorId="6CE70C9C">
            <v:shape id="_x0000_i1066" type="#_x0000_t75" style="width:36pt;height:14.25pt" o:ole="">
              <v:imagedata r:id="rId98" o:title=""/>
            </v:shape>
            <o:OLEObject Type="Embed" ProgID="Equation.DSMT4" ShapeID="_x0000_i1066" DrawAspect="Content" ObjectID="_1417184544" r:id="rId99"/>
          </w:object>
        </w:r>
        <w:r w:rsidRPr="0049233F" w:rsidDel="00354FE7">
          <w:rPr>
            <w:rPrChange w:id="3435"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7" type="#_x0000_t75" style="width:93.75pt;height:14.25pt" o:ole="">
              <v:imagedata r:id="rId100" o:title=""/>
            </v:shape>
            <o:OLEObject Type="Embed" ProgID="Equation.DSMT4" ShapeID="_x0000_i1067" DrawAspect="Content" ObjectID="_1417184545" r:id="rId101"/>
          </w:object>
        </w:r>
      </w:del>
    </w:p>
    <w:p w14:paraId="445EA969" w14:textId="77777777" w:rsidR="006A21F7" w:rsidRPr="0049233F" w:rsidDel="000064E1" w:rsidRDefault="006A21F7">
      <w:pPr>
        <w:rPr>
          <w:del w:id="3436" w:author="The Si Tran" w:date="2012-12-12T13:58:00Z"/>
          <w:rPrChange w:id="3437" w:author="The Si Tran" w:date="2012-12-05T23:02:00Z">
            <w:rPr>
              <w:del w:id="3438" w:author="The Si Tran" w:date="2012-12-12T13:58:00Z"/>
              <w:sz w:val="28"/>
              <w:szCs w:val="28"/>
            </w:rPr>
          </w:rPrChange>
        </w:rPr>
        <w:pPrChange w:id="3439" w:author="The Si Tran" w:date="2012-12-15T07:57:00Z">
          <w:pPr>
            <w:ind w:firstLine="547"/>
          </w:pPr>
        </w:pPrChange>
      </w:pPr>
    </w:p>
    <w:p w14:paraId="7E95F55C" w14:textId="77777777" w:rsidR="006A21F7" w:rsidRPr="0049233F" w:rsidDel="000064E1" w:rsidRDefault="006A21F7">
      <w:pPr>
        <w:rPr>
          <w:del w:id="3440" w:author="The Si Tran" w:date="2012-12-12T13:58:00Z"/>
          <w:i/>
          <w:rPrChange w:id="3441" w:author="The Si Tran" w:date="2012-12-05T23:02:00Z">
            <w:rPr>
              <w:del w:id="3442" w:author="The Si Tran" w:date="2012-12-12T13:58:00Z"/>
              <w:i/>
              <w:sz w:val="28"/>
              <w:szCs w:val="28"/>
            </w:rPr>
          </w:rPrChange>
        </w:rPr>
        <w:pPrChange w:id="3443" w:author="The Si Tran" w:date="2012-12-15T07:57:00Z">
          <w:pPr>
            <w:ind w:firstLine="547"/>
          </w:pPr>
        </w:pPrChange>
      </w:pPr>
      <w:del w:id="3444" w:author="The Si Tran" w:date="2012-12-12T13:58:00Z">
        <w:r w:rsidRPr="0049233F" w:rsidDel="000064E1">
          <w:rPr>
            <w:i/>
            <w:rPrChange w:id="3445"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446" w:author="The Si Tran" w:date="2012-12-12T13:58:00Z"/>
          <w:i/>
          <w:rPrChange w:id="3447" w:author="The Si Tran" w:date="2012-12-05T23:02:00Z">
            <w:rPr>
              <w:del w:id="3448" w:author="The Si Tran" w:date="2012-12-12T13:58:00Z"/>
              <w:i/>
              <w:sz w:val="28"/>
              <w:szCs w:val="28"/>
            </w:rPr>
          </w:rPrChange>
        </w:rPr>
        <w:pPrChange w:id="3449" w:author="The Si Tran" w:date="2012-12-15T07:57:00Z">
          <w:pPr>
            <w:ind w:firstLine="547"/>
          </w:pPr>
        </w:pPrChange>
      </w:pPr>
      <w:del w:id="3450" w:author="The Si Tran" w:date="2012-12-12T13:58:00Z">
        <w:r w:rsidRPr="0049233F" w:rsidDel="000064E1">
          <w:rPr>
            <w:i/>
            <w:rPrChange w:id="3451"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452" w:author="The Si Tran" w:date="2012-12-12T13:58:00Z"/>
          <w:i/>
          <w:rPrChange w:id="3453" w:author="The Si Tran" w:date="2012-12-05T23:02:00Z">
            <w:rPr>
              <w:del w:id="3454" w:author="The Si Tran" w:date="2012-12-12T13:58:00Z"/>
              <w:i/>
              <w:sz w:val="28"/>
              <w:szCs w:val="28"/>
            </w:rPr>
          </w:rPrChange>
        </w:rPr>
        <w:pPrChange w:id="3455" w:author="The Si Tran" w:date="2012-12-15T07:57:00Z">
          <w:pPr>
            <w:ind w:firstLine="547"/>
          </w:pPr>
        </w:pPrChange>
      </w:pPr>
      <w:del w:id="3456" w:author="The Si Tran" w:date="2012-12-12T13:58:00Z">
        <w:r w:rsidRPr="0049233F" w:rsidDel="000064E1">
          <w:rPr>
            <w:i/>
            <w:rPrChange w:id="3457"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458" w:author="The Si Tran" w:date="2012-12-12T13:58:00Z"/>
          <w:i/>
          <w:lang w:val="fr-FR"/>
          <w:rPrChange w:id="3459" w:author="The Si Tran" w:date="2012-12-05T23:02:00Z">
            <w:rPr>
              <w:del w:id="3460" w:author="The Si Tran" w:date="2012-12-12T13:58:00Z"/>
              <w:i/>
              <w:sz w:val="28"/>
              <w:szCs w:val="28"/>
              <w:lang w:val="fr-FR"/>
            </w:rPr>
          </w:rPrChange>
        </w:rPr>
        <w:pPrChange w:id="3461" w:author="The Si Tran" w:date="2012-12-15T07:57:00Z">
          <w:pPr>
            <w:ind w:firstLine="547"/>
          </w:pPr>
        </w:pPrChange>
      </w:pPr>
      <w:del w:id="3462" w:author="The Si Tran" w:date="2012-12-12T13:58:00Z">
        <w:r w:rsidRPr="0049233F" w:rsidDel="000064E1">
          <w:rPr>
            <w:i/>
            <w:lang w:val="fr-FR"/>
            <w:rPrChange w:id="3463"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464" w:author="The Si Tran" w:date="2012-12-12T13:58:00Z"/>
          <w:i/>
          <w:lang w:val="fr-FR"/>
          <w:rPrChange w:id="3465" w:author="The Si Tran" w:date="2012-12-05T23:02:00Z">
            <w:rPr>
              <w:del w:id="3466" w:author="The Si Tran" w:date="2012-12-12T13:58:00Z"/>
              <w:i/>
              <w:sz w:val="28"/>
              <w:szCs w:val="28"/>
              <w:lang w:val="fr-FR"/>
            </w:rPr>
          </w:rPrChange>
        </w:rPr>
        <w:pPrChange w:id="3467" w:author="The Si Tran" w:date="2012-12-15T07:57:00Z">
          <w:pPr>
            <w:ind w:firstLine="547"/>
          </w:pPr>
        </w:pPrChange>
      </w:pPr>
      <w:del w:id="3468" w:author="The Si Tran" w:date="2012-12-12T13:58:00Z">
        <w:r w:rsidRPr="0049233F" w:rsidDel="000064E1">
          <w:rPr>
            <w:i/>
            <w:lang w:val="fr-FR"/>
            <w:rPrChange w:id="3469"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470" w:author="The Si Tran" w:date="2012-12-12T13:58:00Z"/>
          <w:i/>
          <w:rPrChange w:id="3471" w:author="The Si Tran" w:date="2012-12-05T23:02:00Z">
            <w:rPr>
              <w:del w:id="3472" w:author="The Si Tran" w:date="2012-12-12T13:58:00Z"/>
              <w:i/>
              <w:sz w:val="28"/>
              <w:szCs w:val="28"/>
            </w:rPr>
          </w:rPrChange>
        </w:rPr>
        <w:pPrChange w:id="3473" w:author="The Si Tran" w:date="2012-12-15T07:57:00Z">
          <w:pPr>
            <w:ind w:firstLine="547"/>
          </w:pPr>
        </w:pPrChange>
      </w:pPr>
      <w:del w:id="3474" w:author="The Si Tran" w:date="2012-12-12T13:58:00Z">
        <w:r w:rsidRPr="0049233F" w:rsidDel="000064E1">
          <w:rPr>
            <w:i/>
            <w:rPrChange w:id="3475"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476" w:author="The Si Tran" w:date="2012-12-12T13:58:00Z"/>
          <w:i/>
          <w:lang w:val="fr-FR"/>
          <w:rPrChange w:id="3477" w:author="The Si Tran" w:date="2012-12-05T23:02:00Z">
            <w:rPr>
              <w:del w:id="3478" w:author="The Si Tran" w:date="2012-12-12T13:58:00Z"/>
              <w:i/>
              <w:sz w:val="28"/>
              <w:szCs w:val="28"/>
              <w:lang w:val="fr-FR"/>
            </w:rPr>
          </w:rPrChange>
        </w:rPr>
        <w:pPrChange w:id="3479" w:author="The Si Tran" w:date="2012-12-15T07:57:00Z">
          <w:pPr>
            <w:ind w:firstLine="547"/>
          </w:pPr>
        </w:pPrChange>
      </w:pPr>
      <w:del w:id="3480" w:author="The Si Tran" w:date="2012-12-12T13:58:00Z">
        <w:r w:rsidRPr="0049233F" w:rsidDel="000064E1">
          <w:rPr>
            <w:i/>
            <w:rPrChange w:id="3481" w:author="The Si Tran" w:date="2012-12-05T23:02:00Z">
              <w:rPr>
                <w:i/>
                <w:sz w:val="28"/>
                <w:szCs w:val="28"/>
              </w:rPr>
            </w:rPrChange>
          </w:rPr>
          <w:delText xml:space="preserve">  </w:delText>
        </w:r>
        <w:r w:rsidRPr="0049233F" w:rsidDel="000064E1">
          <w:rPr>
            <w:i/>
            <w:lang w:val="fr-FR"/>
            <w:rPrChange w:id="3482" w:author="The Si Tran" w:date="2012-12-05T23:02:00Z">
              <w:rPr>
                <w:i/>
                <w:sz w:val="28"/>
                <w:szCs w:val="28"/>
                <w:lang w:val="fr-FR"/>
              </w:rPr>
            </w:rPrChange>
          </w:rPr>
          <w:delText>&gt; acf(y)</w:delText>
        </w:r>
      </w:del>
    </w:p>
    <w:p w14:paraId="298021C1" w14:textId="77777777" w:rsidR="006A21F7" w:rsidRPr="0049233F" w:rsidDel="000064E1" w:rsidRDefault="006A21F7">
      <w:pPr>
        <w:rPr>
          <w:del w:id="3483" w:author="The Si Tran" w:date="2012-12-12T13:58:00Z"/>
          <w:lang w:val="fr-FR"/>
          <w:rPrChange w:id="3484" w:author="The Si Tran" w:date="2012-12-05T23:02:00Z">
            <w:rPr>
              <w:del w:id="3485" w:author="The Si Tran" w:date="2012-12-12T13:58:00Z"/>
              <w:sz w:val="28"/>
              <w:szCs w:val="28"/>
              <w:lang w:val="fr-FR"/>
            </w:rPr>
          </w:rPrChange>
        </w:rPr>
        <w:pPrChange w:id="3486" w:author="The Si Tran" w:date="2012-12-15T07:57:00Z">
          <w:pPr>
            <w:ind w:firstLine="547"/>
          </w:pPr>
        </w:pPrChange>
      </w:pPr>
      <w:del w:id="3487" w:author="The Si Tran" w:date="2012-12-12T13:58:00Z">
        <w:r w:rsidRPr="0049233F" w:rsidDel="000064E1">
          <w:rPr>
            <w:lang w:val="fr-FR"/>
            <w:rPrChange w:id="3488" w:author="The Si Tran" w:date="2012-12-05T23:02:00Z">
              <w:rPr>
                <w:sz w:val="28"/>
                <w:szCs w:val="28"/>
                <w:lang w:val="fr-FR"/>
              </w:rPr>
            </w:rPrChange>
          </w:rPr>
          <w:delText xml:space="preserve">Hình </w:delText>
        </w:r>
      </w:del>
      <w:del w:id="3489" w:author="The Si Tran" w:date="2012-12-12T00:10:00Z">
        <w:r w:rsidRPr="0049233F" w:rsidDel="007B42A6">
          <w:rPr>
            <w:lang w:val="fr-FR"/>
            <w:rPrChange w:id="3490" w:author="The Si Tran" w:date="2012-12-05T23:02:00Z">
              <w:rPr>
                <w:sz w:val="28"/>
                <w:szCs w:val="28"/>
                <w:lang w:val="fr-FR"/>
              </w:rPr>
            </w:rPrChange>
          </w:rPr>
          <w:delText>7</w:delText>
        </w:r>
      </w:del>
      <w:del w:id="3491" w:author="The Si Tran" w:date="2012-12-12T13:58:00Z">
        <w:r w:rsidRPr="0049233F" w:rsidDel="000064E1">
          <w:rPr>
            <w:lang w:val="fr-FR"/>
            <w:rPrChange w:id="3492"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493" w:author="The Si Tran" w:date="2012-12-12T13:58:00Z"/>
          <w:lang w:val="fr-FR"/>
          <w:rPrChange w:id="3494" w:author="The Si Tran" w:date="2012-12-05T23:02:00Z">
            <w:rPr>
              <w:del w:id="3495" w:author="The Si Tran" w:date="2012-12-12T13:58:00Z"/>
              <w:sz w:val="28"/>
              <w:szCs w:val="28"/>
              <w:lang w:val="fr-FR"/>
            </w:rPr>
          </w:rPrChange>
        </w:rPr>
        <w:pPrChange w:id="3496" w:author="The Si Tran" w:date="2012-12-15T07:57:00Z">
          <w:pPr>
            <w:ind w:firstLine="547"/>
          </w:pPr>
        </w:pPrChange>
      </w:pPr>
    </w:p>
    <w:p w14:paraId="75DE46FD" w14:textId="77777777" w:rsidR="006A21F7" w:rsidRPr="0049233F" w:rsidRDefault="006A21F7">
      <w:pPr>
        <w:rPr>
          <w:lang w:val="fr-FR"/>
          <w:rPrChange w:id="3497" w:author="The Si Tran" w:date="2012-12-05T23:02:00Z">
            <w:rPr>
              <w:sz w:val="28"/>
              <w:szCs w:val="28"/>
              <w:lang w:val="fr-FR"/>
            </w:rPr>
          </w:rPrChange>
        </w:rPr>
        <w:pPrChange w:id="3498" w:author="The Si Tran" w:date="2012-12-15T07:57:00Z">
          <w:pPr>
            <w:ind w:firstLine="547"/>
          </w:pPr>
        </w:pPrChange>
      </w:pPr>
    </w:p>
    <w:p w14:paraId="6B564288" w14:textId="77777777" w:rsidR="006A21F7" w:rsidRPr="0049233F" w:rsidRDefault="006A21F7" w:rsidP="006A21F7">
      <w:pPr>
        <w:ind w:firstLine="547"/>
        <w:rPr>
          <w:szCs w:val="26"/>
          <w:lang w:val="fr-FR"/>
          <w:rPrChange w:id="3499" w:author="The Si Tran" w:date="2012-12-05T23:02:00Z">
            <w:rPr>
              <w:sz w:val="28"/>
              <w:szCs w:val="28"/>
              <w:lang w:val="fr-FR"/>
            </w:rPr>
          </w:rPrChange>
        </w:rPr>
      </w:pPr>
      <w:del w:id="3500" w:author="The Si Tran" w:date="2012-12-14T04:51:00Z">
        <w:r w:rsidRPr="0049233F" w:rsidDel="004505B3">
          <w:rPr>
            <w:noProof/>
            <w:szCs w:val="26"/>
            <w:rPrChange w:id="3501" w:author="Unknown">
              <w:rPr>
                <w:noProof/>
                <w:sz w:val="28"/>
                <w:szCs w:val="28"/>
              </w:rPr>
            </w:rPrChange>
          </w:rPr>
          <w:drawing>
            <wp:inline distT="0" distB="0" distL="0" distR="0" wp14:anchorId="65DE5B39" wp14:editId="506881F5">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502"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EB1298">
          <w:rPr>
            <w:noProof/>
            <w:szCs w:val="26"/>
          </w:rPr>
          <w:drawing>
            <wp:inline distT="0" distB="0" distL="0" distR="0" wp14:anchorId="2A7D7CC6" wp14:editId="544E8691">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503" w:author="The Si Tran" w:date="2012-12-16T10:01:00Z">
            <w:rPr>
              <w:sz w:val="28"/>
              <w:szCs w:val="28"/>
              <w:lang w:val="fr-FR"/>
            </w:rPr>
          </w:rPrChange>
        </w:rPr>
        <w:pPrChange w:id="3504" w:author="The Si Tran" w:date="2012-12-16T10:10:00Z">
          <w:pPr>
            <w:pStyle w:val="Caption"/>
            <w:ind w:left="1980"/>
          </w:pPr>
        </w:pPrChange>
      </w:pPr>
      <w:bookmarkStart w:id="3505" w:name="_Toc312142081"/>
      <w:bookmarkStart w:id="3506" w:name="_Toc343029956"/>
      <w:bookmarkStart w:id="3507" w:name="_Toc343415645"/>
      <w:r w:rsidRPr="00B9548F">
        <w:rPr>
          <w:b/>
          <w:lang w:val="fr-FR"/>
          <w:rPrChange w:id="3508" w:author="The Si Tran" w:date="2012-12-16T10:33:00Z">
            <w:rPr>
              <w:b w:val="0"/>
              <w:sz w:val="28"/>
              <w:szCs w:val="28"/>
              <w:lang w:val="fr-FR"/>
            </w:rPr>
          </w:rPrChange>
        </w:rPr>
        <w:t xml:space="preserve">Hình </w:t>
      </w:r>
      <w:del w:id="3509" w:author="The Si Tran" w:date="2012-12-11T23:22:00Z">
        <w:r w:rsidRPr="00B9548F" w:rsidDel="000D0624">
          <w:rPr>
            <w:b/>
            <w:rPrChange w:id="3510" w:author="The Si Tran" w:date="2012-12-16T10:33:00Z">
              <w:rPr>
                <w:b w:val="0"/>
                <w:sz w:val="28"/>
                <w:szCs w:val="28"/>
              </w:rPr>
            </w:rPrChange>
          </w:rPr>
          <w:fldChar w:fldCharType="begin"/>
        </w:r>
        <w:r w:rsidRPr="00B9548F" w:rsidDel="000D0624">
          <w:rPr>
            <w:b/>
            <w:lang w:val="fr-FR"/>
            <w:rPrChange w:id="3511" w:author="The Si Tran" w:date="2012-12-16T10:33:00Z">
              <w:rPr>
                <w:b w:val="0"/>
                <w:sz w:val="28"/>
                <w:szCs w:val="28"/>
                <w:lang w:val="fr-FR"/>
              </w:rPr>
            </w:rPrChange>
          </w:rPr>
          <w:delInstrText xml:space="preserve"> SEQ Hình \* ARABIC </w:delInstrText>
        </w:r>
        <w:r w:rsidRPr="00B9548F" w:rsidDel="000D0624">
          <w:rPr>
            <w:b/>
            <w:rPrChange w:id="3512" w:author="The Si Tran" w:date="2012-12-16T10:33:00Z">
              <w:rPr>
                <w:b w:val="0"/>
                <w:sz w:val="28"/>
                <w:szCs w:val="28"/>
              </w:rPr>
            </w:rPrChange>
          </w:rPr>
          <w:fldChar w:fldCharType="separate"/>
        </w:r>
        <w:r w:rsidRPr="00B9548F" w:rsidDel="000D0624">
          <w:rPr>
            <w:b/>
            <w:noProof/>
            <w:lang w:val="fr-FR"/>
            <w:rPrChange w:id="3513" w:author="The Si Tran" w:date="2012-12-16T10:33:00Z">
              <w:rPr>
                <w:b w:val="0"/>
                <w:noProof/>
                <w:sz w:val="28"/>
                <w:szCs w:val="28"/>
                <w:lang w:val="fr-FR"/>
              </w:rPr>
            </w:rPrChange>
          </w:rPr>
          <w:delText>7</w:delText>
        </w:r>
        <w:r w:rsidRPr="00B9548F" w:rsidDel="000D0624">
          <w:rPr>
            <w:b/>
            <w:rPrChange w:id="3514" w:author="The Si Tran" w:date="2012-12-16T10:33:00Z">
              <w:rPr>
                <w:b w:val="0"/>
                <w:sz w:val="28"/>
                <w:szCs w:val="28"/>
              </w:rPr>
            </w:rPrChange>
          </w:rPr>
          <w:fldChar w:fldCharType="end"/>
        </w:r>
        <w:r w:rsidRPr="00B9548F" w:rsidDel="000D0624">
          <w:rPr>
            <w:b/>
            <w:lang w:val="fr-FR"/>
            <w:rPrChange w:id="3515" w:author="The Si Tran" w:date="2012-12-16T10:33:00Z">
              <w:rPr>
                <w:b w:val="0"/>
                <w:sz w:val="28"/>
                <w:szCs w:val="28"/>
                <w:lang w:val="fr-FR"/>
              </w:rPr>
            </w:rPrChange>
          </w:rPr>
          <w:delText xml:space="preserve"> </w:delText>
        </w:r>
      </w:del>
      <w:ins w:id="3516" w:author="The Si Tran" w:date="2012-12-11T23:22:00Z">
        <w:r w:rsidR="000D0624" w:rsidRPr="00B9548F">
          <w:rPr>
            <w:b/>
            <w:rPrChange w:id="3517" w:author="The Si Tran" w:date="2012-12-16T10:33:00Z">
              <w:rPr>
                <w:b w:val="0"/>
              </w:rPr>
            </w:rPrChange>
          </w:rPr>
          <w:t>3.1</w:t>
        </w:r>
      </w:ins>
      <w:ins w:id="3518" w:author="The Si Tran" w:date="2012-12-16T10:33:00Z">
        <w:r w:rsidR="00B9548F" w:rsidRPr="00B9548F">
          <w:rPr>
            <w:b/>
            <w:rPrChange w:id="3519" w:author="The Si Tran" w:date="2012-12-16T10:33:00Z">
              <w:rPr>
                <w:b w:val="0"/>
              </w:rPr>
            </w:rPrChange>
          </w:rPr>
          <w:t>:</w:t>
        </w:r>
      </w:ins>
      <w:ins w:id="3520" w:author="The Si Tran" w:date="2012-12-11T23:22:00Z">
        <w:r w:rsidR="000D0624" w:rsidRPr="0049233F">
          <w:rPr>
            <w:lang w:val="fr-FR"/>
            <w:rPrChange w:id="3521" w:author="The Si Tran" w:date="2012-12-05T23:02:00Z">
              <w:rPr>
                <w:b w:val="0"/>
                <w:sz w:val="28"/>
                <w:szCs w:val="28"/>
                <w:lang w:val="fr-FR"/>
              </w:rPr>
            </w:rPrChange>
          </w:rPr>
          <w:t xml:space="preserve"> </w:t>
        </w:r>
      </w:ins>
      <w:r w:rsidRPr="000D0624">
        <w:rPr>
          <w:lang w:val="fr-FR"/>
          <w:rPrChange w:id="3522" w:author="The Si Tran" w:date="2012-12-11T23:23:00Z">
            <w:rPr>
              <w:b w:val="0"/>
              <w:sz w:val="28"/>
              <w:szCs w:val="28"/>
              <w:lang w:val="fr-FR"/>
            </w:rPr>
          </w:rPrChange>
        </w:rPr>
        <w:t xml:space="preserve">Hình ảnh của mô hình  </w:t>
      </w:r>
      <w:del w:id="3523" w:author="The Si Tran" w:date="2012-12-11T23:23:00Z">
        <w:r w:rsidRPr="000D0624" w:rsidDel="000D0624">
          <w:rPr>
            <w:lang w:val="fr-FR"/>
            <w:rPrChange w:id="3524" w:author="The Si Tran" w:date="2012-12-11T23:23:00Z">
              <w:rPr>
                <w:b w:val="0"/>
                <w:sz w:val="28"/>
                <w:szCs w:val="28"/>
                <w:lang w:val="fr-FR"/>
              </w:rPr>
            </w:rPrChange>
          </w:rPr>
          <w:delText xml:space="preserve">                                                  </w:delText>
        </w:r>
      </w:del>
      <w:r w:rsidRPr="000D0624">
        <w:rPr>
          <w:lang w:val="fr-FR"/>
          <w:rPrChange w:id="3525" w:author="The Si Tran" w:date="2012-12-11T23:23:00Z">
            <w:rPr>
              <w:b w:val="0"/>
              <w:sz w:val="28"/>
              <w:szCs w:val="28"/>
              <w:lang w:val="fr-FR"/>
            </w:rPr>
          </w:rPrChange>
        </w:rPr>
        <w:t>MA</w:t>
      </w:r>
      <w:r w:rsidRPr="003343D0">
        <w:rPr>
          <w:lang w:val="fr-FR"/>
          <w:rPrChange w:id="3526" w:author="The Si Tran" w:date="2012-12-16T10:01:00Z">
            <w:rPr>
              <w:b w:val="0"/>
              <w:sz w:val="28"/>
              <w:szCs w:val="28"/>
              <w:lang w:val="fr-FR"/>
            </w:rPr>
          </w:rPrChange>
        </w:rPr>
        <w:t>(2)</w:t>
      </w:r>
      <w:bookmarkEnd w:id="3505"/>
      <w:ins w:id="3527"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t-1</m:t>
              </m:r>
            </m:sub>
          </m:sSub>
          <m:r>
            <m:rPr>
              <m:sty m:val="p"/>
            </m:rPr>
            <w:rPr>
              <w:rFonts w:ascii="Cambria Math" w:hAnsi="Cambria Math"/>
              <w:lang w:val="pt-BR"/>
            </w:rPr>
            <m:t>-</m:t>
          </m:r>
          <m:r>
            <m:rPr>
              <m:sty m:val="p"/>
            </m:rPr>
            <w:rPr>
              <w:rFonts w:ascii="Cambria Math" w:hAnsi="Cambria Math"/>
              <w:lang w:val="pt-BR"/>
              <w:rPrChange w:id="3528" w:author="The Si Tran" w:date="2012-12-16T10:01:00Z">
                <w:rPr>
                  <w:rFonts w:ascii="Cambria Math" w:hAnsi="Cambria Math"/>
                  <w:lang w:val="pt-BR"/>
                </w:rPr>
              </w:rPrChange>
            </w:rPr>
            <m:t>0.28</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t-2</m:t>
              </m:r>
            </m:sub>
          </m:sSub>
        </m:oMath>
      </w:ins>
      <w:bookmarkEnd w:id="3506"/>
      <w:bookmarkEnd w:id="3507"/>
      <w:del w:id="3529" w:author="The Si Tran" w:date="2012-12-06T00:51:00Z">
        <w:r w:rsidRPr="00E078AF" w:rsidDel="00F43F86">
          <w:rPr>
            <w:position w:val="-12"/>
            <w:lang w:val="pt-BR"/>
          </w:rPr>
          <w:object w:dxaOrig="2940" w:dyaOrig="360" w14:anchorId="49260105">
            <v:shape id="_x0000_i1068" type="#_x0000_t75" style="width:201.75pt;height:21.75pt" o:ole="">
              <v:imagedata r:id="rId96" o:title=""/>
            </v:shape>
            <o:OLEObject Type="Embed" ProgID="Equation.DSMT4" ShapeID="_x0000_i1068" DrawAspect="Content" ObjectID="_1417184546" r:id="rId104"/>
          </w:object>
        </w:r>
      </w:del>
    </w:p>
    <w:p w14:paraId="1809AB89" w14:textId="57256020" w:rsidR="006A21F7" w:rsidRPr="0049233F" w:rsidRDefault="006A21F7">
      <w:pPr>
        <w:pStyle w:val="Heading2"/>
        <w:rPr>
          <w:lang w:val="pt-BR"/>
        </w:rPr>
      </w:pPr>
      <w:bookmarkStart w:id="3530" w:name="_Toc312142551"/>
      <w:bookmarkStart w:id="3531" w:name="_Toc343415767"/>
      <w:r w:rsidRPr="0049233F">
        <w:rPr>
          <w:lang w:val="pt-BR"/>
        </w:rPr>
        <w:t>Mô hình tự hồi quy bậc p, AR(p)</w:t>
      </w:r>
      <w:bookmarkEnd w:id="3530"/>
      <w:bookmarkEnd w:id="3531"/>
    </w:p>
    <w:p w14:paraId="46065932" w14:textId="16E9277D" w:rsidR="004505B3" w:rsidRDefault="00361F58">
      <w:pPr>
        <w:rPr>
          <w:ins w:id="3532" w:author="The Si Tran" w:date="2012-12-14T04:53:00Z"/>
          <w:lang w:val="pt-BR"/>
        </w:rPr>
        <w:pPrChange w:id="3533" w:author="The Si Tran" w:date="2012-12-15T07:58:00Z">
          <w:pPr>
            <w:ind w:left="720" w:firstLine="720"/>
          </w:pPr>
        </w:pPrChange>
      </w:pPr>
      <w:ins w:id="3534" w:author="The Si Tran" w:date="2012-12-12T00:12:00Z">
        <w:r w:rsidRPr="00465185">
          <w:rPr>
            <w:lang w:val="pt-BR"/>
          </w:rPr>
          <w:t>Mô hình tự hồi quy bậc p là mô hình có dạng</w:t>
        </w:r>
      </w:ins>
    </w:p>
    <w:p w14:paraId="7C98B65E" w14:textId="77777777" w:rsidR="00361F58" w:rsidRPr="0038419C" w:rsidRDefault="00350BDD">
      <w:pPr>
        <w:pStyle w:val="Canhgiua"/>
        <w:rPr>
          <w:ins w:id="3535" w:author="The Si Tran" w:date="2012-12-12T00:12:00Z"/>
          <w:lang w:val="pt-BR"/>
        </w:rPr>
        <w:pPrChange w:id="3536"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61F58">
      <w:pPr>
        <w:ind w:firstLine="540"/>
        <w:rPr>
          <w:ins w:id="3537" w:author="The Si Tran" w:date="2012-12-12T00:12:00Z"/>
          <w:szCs w:val="26"/>
          <w:lang w:val="pt-BR"/>
        </w:rPr>
      </w:pPr>
      <w:ins w:id="3538" w:author="The Si Tran" w:date="2012-12-12T00:12:00Z">
        <w:r>
          <w:rPr>
            <w:noProof/>
            <w:rPrChange w:id="3539" w:author="Unknown">
              <w:rPr>
                <w:b/>
                <w:bCs/>
                <w:noProof/>
                <w:sz w:val="20"/>
                <w:szCs w:val="20"/>
              </w:rPr>
            </w:rPrChange>
          </w:rPr>
          <mc:AlternateContent>
            <mc:Choice Requires="wps">
              <w:drawing>
                <wp:anchor distT="0" distB="0" distL="114300" distR="114300" simplePos="0" relativeHeight="251648000" behindDoc="0" locked="0" layoutInCell="1" allowOverlap="1" wp14:anchorId="520208F0" wp14:editId="5102F8ED">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350BDD" w:rsidRDefault="00350BDD">
                              <w:pPr>
                                <w:pStyle w:val="EquationIndex"/>
                                <w:pPrChange w:id="3540" w:author="The Si Tran" w:date="2012-12-16T10:46:00Z">
                                  <w:pPr>
                                    <w:jc w:val="left"/>
                                  </w:pPr>
                                </w:pPrChange>
                              </w:pPr>
                              <w:r>
                                <w:t>(3.</w:t>
                              </w:r>
                              <w:ins w:id="3541" w:author="The Si Tran" w:date="2012-12-14T04:55:00Z">
                                <w:r>
                                  <w:t>2</w:t>
                                </w:r>
                              </w:ins>
                              <w:del w:id="354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30" type="#_x0000_t202" style="position:absolute;left:0;text-align:left;margin-left:411.5pt;margin-top:-31.45pt;width:41.85pt;height:34.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" fillcolor="window" stroked="f" strokeweight=".5pt">
                  <v:path arrowok="t"/>
                  <v:textbox>
                    <w:txbxContent>
                      <w:p w14:paraId="5376B2D9" w14:textId="77777777" w:rsidR="00350BDD" w:rsidRDefault="00350BDD">
                        <w:pPr>
                          <w:pStyle w:val="EquationIndex"/>
                          <w:pPrChange w:id="3543" w:author="The Si Tran" w:date="2012-12-16T10:46:00Z">
                            <w:pPr>
                              <w:jc w:val="left"/>
                            </w:pPr>
                          </w:pPrChange>
                        </w:pPr>
                        <w:r>
                          <w:t>(3.</w:t>
                        </w:r>
                        <w:ins w:id="3544" w:author="The Si Tran" w:date="2012-12-14T04:55:00Z">
                          <w:r>
                            <w:t>2</w:t>
                          </w:r>
                        </w:ins>
                        <w:del w:id="3545" w:author="The Si Tran" w:date="2012-12-14T04:55:00Z">
                          <w:r w:rsidDel="004505B3">
                            <w:delText>2.1</w:delText>
                          </w:r>
                        </w:del>
                        <w:r>
                          <w:t>)</w:t>
                        </w:r>
                      </w:p>
                    </w:txbxContent>
                  </v:textbox>
                  <w10:wrap type="square"/>
                </v:shape>
              </w:pict>
            </mc:Fallback>
          </mc:AlternateContent>
        </w:r>
        <w:r w:rsidR="00361F58" w:rsidRPr="00465185">
          <w:rPr>
            <w:szCs w:val="26"/>
            <w:lang w:val="pt-BR"/>
          </w:rPr>
          <w:t xml:space="preserve">Với </w:t>
        </w:r>
      </w:ins>
    </w:p>
    <w:p w14:paraId="528ED411" w14:textId="77777777" w:rsidR="00361F58" w:rsidRPr="00097101" w:rsidRDefault="00361F58">
      <w:pPr>
        <w:pStyle w:val="ListParagraph"/>
        <w:numPr>
          <w:ilvl w:val="0"/>
          <w:numId w:val="58"/>
        </w:numPr>
        <w:spacing w:line="360" w:lineRule="auto"/>
        <w:ind w:left="1800"/>
        <w:rPr>
          <w:ins w:id="3546" w:author="The Si Tran" w:date="2012-12-12T00:12:00Z"/>
          <w:szCs w:val="26"/>
          <w:lang w:val="pt-BR"/>
        </w:rPr>
        <w:pPrChange w:id="3547" w:author="The Si Tran" w:date="2012-12-14T04:55:00Z">
          <w:pPr>
            <w:ind w:firstLine="540"/>
          </w:pPr>
        </w:pPrChange>
      </w:pPr>
      <m:oMath>
        <m:r>
          <w:rPr>
            <w:rFonts w:ascii="Cambria Math" w:hAnsi="Cambria Math"/>
            <w:sz w:val="26"/>
            <w:szCs w:val="26"/>
            <w:lang w:val="pt-BR"/>
            <w:rPrChange w:id="3548" w:author="The Si Tran" w:date="2012-12-14T04:52:00Z">
              <w:rPr>
                <w:rFonts w:ascii="Cambria Math" w:hAnsi="Cambria Math"/>
                <w:lang w:val="pt-BR"/>
              </w:rPr>
            </w:rPrChange>
          </w:rPr>
          <m:t>δ</m:t>
        </m:r>
      </m:oMath>
      <w:ins w:id="3549" w:author="The Si Tran" w:date="2012-12-12T00:12:00Z">
        <w:r w:rsidRPr="004505B3">
          <w:rPr>
            <w:rFonts w:ascii="Times New Roman" w:hAnsi="Times New Roman"/>
            <w:sz w:val="26"/>
            <w:szCs w:val="26"/>
            <w:lang w:val="pt-BR"/>
            <w:rPrChange w:id="3550" w:author="The Si Tran" w:date="2012-12-14T04:52:00Z">
              <w:rPr>
                <w:lang w:val="pt-BR"/>
              </w:rPr>
            </w:rPrChange>
          </w:rPr>
          <w:t xml:space="preserve"> là hằng số.</w:t>
        </w:r>
      </w:ins>
    </w:p>
    <w:p w14:paraId="4C6A6DD6" w14:textId="77777777" w:rsidR="00361F58" w:rsidRPr="00097101" w:rsidRDefault="00350BDD">
      <w:pPr>
        <w:pStyle w:val="ListParagraph"/>
        <w:numPr>
          <w:ilvl w:val="0"/>
          <w:numId w:val="58"/>
        </w:numPr>
        <w:spacing w:line="360" w:lineRule="auto"/>
        <w:ind w:left="1800"/>
        <w:rPr>
          <w:ins w:id="3551" w:author="The Si Tran" w:date="2012-12-12T00:12:00Z"/>
          <w:szCs w:val="26"/>
          <w:lang w:val="pt-BR"/>
        </w:rPr>
        <w:pPrChange w:id="3552"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553" w:author="The Si Tran" w:date="2012-12-14T04:52:00Z">
                  <w:rPr>
                    <w:rFonts w:ascii="Cambria Math" w:hAnsi="Cambria Math"/>
                    <w:lang w:val="pt-BR"/>
                  </w:rPr>
                </w:rPrChange>
              </w:rPr>
              <m:t>ε</m:t>
            </m:r>
          </m:e>
          <m:sub>
            <m:r>
              <w:rPr>
                <w:rFonts w:ascii="Cambria Math" w:hAnsi="Cambria Math"/>
                <w:sz w:val="26"/>
                <w:szCs w:val="26"/>
                <w:lang w:val="pt-BR"/>
                <w:rPrChange w:id="3554" w:author="The Si Tran" w:date="2012-12-14T04:52:00Z">
                  <w:rPr>
                    <w:rFonts w:ascii="Cambria Math" w:hAnsi="Cambria Math"/>
                    <w:lang w:val="pt-BR"/>
                  </w:rPr>
                </w:rPrChange>
              </w:rPr>
              <m:t>t</m:t>
            </m:r>
          </m:sub>
        </m:sSub>
      </m:oMath>
      <w:ins w:id="3555" w:author="The Si Tran" w:date="2012-12-12T00:12:00Z">
        <w:r w:rsidR="00361F58" w:rsidRPr="004505B3">
          <w:rPr>
            <w:rFonts w:ascii="Times New Roman" w:hAnsi="Times New Roman"/>
            <w:sz w:val="26"/>
            <w:szCs w:val="26"/>
            <w:lang w:val="pt-BR"/>
            <w:rPrChange w:id="3556" w:author="The Si Tran" w:date="2012-12-14T04:52:00Z">
              <w:rPr>
                <w:lang w:val="pt-BR"/>
              </w:rPr>
            </w:rPrChange>
          </w:rPr>
          <w:t xml:space="preserve"> là sai số, biểu diễn thành phần không thể dự đoán được từ mô hình ở thời điểm t.</w:t>
        </w:r>
      </w:ins>
    </w:p>
    <w:p w14:paraId="2A048688" w14:textId="77777777" w:rsidR="00361F58" w:rsidRPr="00097101" w:rsidRDefault="00350BDD">
      <w:pPr>
        <w:pStyle w:val="ListParagraph"/>
        <w:numPr>
          <w:ilvl w:val="0"/>
          <w:numId w:val="58"/>
        </w:numPr>
        <w:spacing w:line="360" w:lineRule="auto"/>
        <w:ind w:left="1800"/>
        <w:rPr>
          <w:ins w:id="3557" w:author="The Si Tran" w:date="2012-12-12T00:12:00Z"/>
          <w:szCs w:val="26"/>
          <w:lang w:val="pt-BR"/>
        </w:rPr>
        <w:pPrChange w:id="3558"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559" w:author="The Si Tran" w:date="2012-12-14T04:52:00Z">
                  <w:rPr>
                    <w:rFonts w:ascii="Cambria Math" w:hAnsi="Cambria Math"/>
                    <w:lang w:val="pt-BR"/>
                  </w:rPr>
                </w:rPrChange>
              </w:rPr>
              <m:t>ϕ</m:t>
            </m:r>
          </m:e>
          <m:sub>
            <m:r>
              <w:rPr>
                <w:rFonts w:ascii="Cambria Math" w:hAnsi="Cambria Math"/>
                <w:sz w:val="26"/>
                <w:szCs w:val="26"/>
                <w:lang w:val="pt-BR"/>
                <w:rPrChange w:id="3560" w:author="The Si Tran" w:date="2012-12-14T04:52:00Z">
                  <w:rPr>
                    <w:rFonts w:ascii="Cambria Math" w:hAnsi="Cambria Math"/>
                    <w:lang w:val="pt-BR"/>
                  </w:rPr>
                </w:rPrChange>
              </w:rPr>
              <m:t>i</m:t>
            </m:r>
          </m:sub>
        </m:sSub>
      </m:oMath>
      <w:ins w:id="3561" w:author="The Si Tran" w:date="2012-12-12T00:12:00Z">
        <w:r w:rsidR="00361F58" w:rsidRPr="004505B3">
          <w:rPr>
            <w:rFonts w:ascii="Times New Roman" w:hAnsi="Times New Roman"/>
            <w:sz w:val="26"/>
            <w:szCs w:val="26"/>
            <w:lang w:val="pt-BR"/>
            <w:rPrChange w:id="3562" w:author="The Si Tran" w:date="2012-12-14T04:52:00Z">
              <w:rPr>
                <w:lang w:val="pt-BR"/>
              </w:rPr>
            </w:rPrChange>
          </w:rPr>
          <w:t xml:space="preserve"> là các trọng số được ước lượng thể hiện sự ảnh hưởng của các giá trị </w:t>
        </w:r>
      </w:ins>
      <m:oMath>
        <m:sSub>
          <m:sSubPr>
            <m:ctrlPr>
              <w:rPr>
                <w:rFonts w:ascii="Cambria Math" w:hAnsi="Cambria Math"/>
                <w:i/>
                <w:sz w:val="26"/>
                <w:szCs w:val="26"/>
                <w:lang w:val="pt-BR"/>
              </w:rPr>
            </m:ctrlPr>
          </m:sSubPr>
          <m:e>
            <m:r>
              <w:rPr>
                <w:rFonts w:ascii="Cambria Math" w:hAnsi="Cambria Math"/>
                <w:sz w:val="26"/>
                <w:szCs w:val="26"/>
                <w:lang w:val="pt-BR"/>
                <w:rPrChange w:id="3563" w:author="The Si Tran" w:date="2012-12-14T04:52:00Z">
                  <w:rPr>
                    <w:rFonts w:ascii="Cambria Math" w:hAnsi="Cambria Math"/>
                    <w:lang w:val="pt-BR"/>
                  </w:rPr>
                </w:rPrChange>
              </w:rPr>
              <m:t>y</m:t>
            </m:r>
          </m:e>
          <m:sub>
            <m:r>
              <w:rPr>
                <w:rFonts w:ascii="Cambria Math" w:hAnsi="Cambria Math"/>
                <w:sz w:val="26"/>
                <w:szCs w:val="26"/>
                <w:lang w:val="pt-BR"/>
                <w:rPrChange w:id="3564" w:author="The Si Tran" w:date="2012-12-14T04:52:00Z">
                  <w:rPr>
                    <w:rFonts w:ascii="Cambria Math" w:hAnsi="Cambria Math"/>
                    <w:lang w:val="pt-BR"/>
                  </w:rPr>
                </w:rPrChange>
              </w:rPr>
              <m:t>t-i</m:t>
            </m:r>
          </m:sub>
        </m:sSub>
      </m:oMath>
      <w:ins w:id="3565" w:author="The Si Tran" w:date="2012-12-12T00:12:00Z">
        <w:r w:rsidR="00361F58" w:rsidRPr="004505B3">
          <w:rPr>
            <w:rFonts w:ascii="Times New Roman" w:hAnsi="Times New Roman"/>
            <w:sz w:val="26"/>
            <w:szCs w:val="26"/>
            <w:lang w:val="pt-BR"/>
            <w:rPrChange w:id="3566" w:author="The Si Tran" w:date="2012-12-14T04:52:00Z">
              <w:rPr>
                <w:lang w:val="pt-BR"/>
              </w:rPr>
            </w:rPrChange>
          </w:rPr>
          <w:t xml:space="preserve"> lên </w:t>
        </w:r>
      </w:ins>
      <m:oMath>
        <m:sSub>
          <m:sSubPr>
            <m:ctrlPr>
              <w:rPr>
                <w:rFonts w:ascii="Cambria Math" w:hAnsi="Cambria Math"/>
                <w:i/>
                <w:sz w:val="26"/>
                <w:szCs w:val="26"/>
                <w:lang w:val="pt-BR"/>
              </w:rPr>
            </m:ctrlPr>
          </m:sSubPr>
          <m:e>
            <m:r>
              <w:rPr>
                <w:rFonts w:ascii="Cambria Math" w:hAnsi="Cambria Math"/>
                <w:sz w:val="26"/>
                <w:szCs w:val="26"/>
                <w:lang w:val="pt-BR"/>
                <w:rPrChange w:id="3567" w:author="The Si Tran" w:date="2012-12-14T04:52:00Z">
                  <w:rPr>
                    <w:rFonts w:ascii="Cambria Math" w:hAnsi="Cambria Math"/>
                    <w:lang w:val="pt-BR"/>
                  </w:rPr>
                </w:rPrChange>
              </w:rPr>
              <m:t>y</m:t>
            </m:r>
          </m:e>
          <m:sub>
            <m:r>
              <w:rPr>
                <w:rFonts w:ascii="Cambria Math" w:hAnsi="Cambria Math"/>
                <w:sz w:val="26"/>
                <w:szCs w:val="26"/>
                <w:lang w:val="pt-BR"/>
                <w:rPrChange w:id="3568" w:author="The Si Tran" w:date="2012-12-14T04:52:00Z">
                  <w:rPr>
                    <w:rFonts w:ascii="Cambria Math" w:hAnsi="Cambria Math"/>
                    <w:lang w:val="pt-BR"/>
                  </w:rPr>
                </w:rPrChange>
              </w:rPr>
              <m:t>t</m:t>
            </m:r>
          </m:sub>
        </m:sSub>
      </m:oMath>
      <w:ins w:id="3569" w:author="The Si Tran" w:date="2012-12-12T00:12:00Z">
        <w:r w:rsidR="00361F58" w:rsidRPr="004505B3">
          <w:rPr>
            <w:rFonts w:ascii="Times New Roman" w:hAnsi="Times New Roman"/>
            <w:sz w:val="26"/>
            <w:szCs w:val="26"/>
            <w:lang w:val="pt-BR"/>
            <w:rPrChange w:id="3570" w:author="The Si Tran" w:date="2012-12-14T04:52:00Z">
              <w:rPr>
                <w:lang w:val="pt-BR"/>
              </w:rPr>
            </w:rPrChange>
          </w:rPr>
          <w:t>.</w:t>
        </w:r>
      </w:ins>
    </w:p>
    <w:p w14:paraId="0AA9D671" w14:textId="35DF7B0A" w:rsidR="00361F58" w:rsidRDefault="00361F58" w:rsidP="004505B3">
      <w:pPr>
        <w:ind w:firstLine="540"/>
        <w:rPr>
          <w:ins w:id="3571" w:author="The Si Tran" w:date="2012-12-12T00:12:00Z"/>
        </w:rPr>
      </w:pPr>
      <w:ins w:id="3572"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573" w:author="The Si Tran" w:date="2012-12-14T04:59:00Z"/>
          <w:rFonts w:eastAsia="Times New Roman"/>
          <w:szCs w:val="26"/>
        </w:rPr>
      </w:pPr>
      <w:ins w:id="3574" w:author="The Si Tran" w:date="2012-12-14T04:58:00Z">
        <w:r>
          <w:rPr>
            <w:noProof/>
            <w:rPrChange w:id="3575" w:author="Unknown">
              <w:rPr>
                <w:b/>
                <w:bCs/>
                <w:noProof/>
                <w:sz w:val="20"/>
                <w:szCs w:val="20"/>
              </w:rPr>
            </w:rPrChange>
          </w:rPr>
          <mc:AlternateContent>
            <mc:Choice Requires="wps">
              <w:drawing>
                <wp:anchor distT="0" distB="0" distL="114300" distR="114300" simplePos="0" relativeHeight="251650048" behindDoc="0" locked="0" layoutInCell="1" allowOverlap="1" wp14:anchorId="16EE2C1B" wp14:editId="7A84F520">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350BDD" w:rsidRDefault="00350BDD">
                              <w:pPr>
                                <w:pStyle w:val="EquationIndex"/>
                                <w:pPrChange w:id="3576" w:author="The Si Tran" w:date="2012-12-15T08:10:00Z">
                                  <w:pPr/>
                                </w:pPrChange>
                              </w:pPr>
                              <w:r>
                                <w:t>(3.</w:t>
                              </w:r>
                              <w:ins w:id="3577" w:author="The Si Tran" w:date="2012-12-14T04:55:00Z">
                                <w:r>
                                  <w:t>3</w:t>
                                </w:r>
                              </w:ins>
                              <w:del w:id="357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8" o:spid="_x0000_s1031" type="#_x0000_t202" style="position:absolute;left:0;text-align:left;margin-left:413.35pt;margin-top:7.45pt;width:40.1pt;height:29.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" fillcolor="window" stroked="f" strokeweight=".5pt">
                  <v:path arrowok="t"/>
                  <v:textbox>
                    <w:txbxContent>
                      <w:p w14:paraId="0F045A14" w14:textId="77777777" w:rsidR="00350BDD" w:rsidRDefault="00350BDD">
                        <w:pPr>
                          <w:pStyle w:val="EquationIndex"/>
                          <w:pPrChange w:id="3579" w:author="The Si Tran" w:date="2012-12-15T08:10:00Z">
                            <w:pPr/>
                          </w:pPrChange>
                        </w:pPr>
                        <w:r>
                          <w:t>(3.</w:t>
                        </w:r>
                        <w:ins w:id="3580" w:author="The Si Tran" w:date="2012-12-14T04:55:00Z">
                          <w:r>
                            <w:t>3</w:t>
                          </w:r>
                        </w:ins>
                        <w:del w:id="3581" w:author="The Si Tran" w:date="2012-12-14T04:55:00Z">
                          <w:r w:rsidDel="004505B3">
                            <w:delText>2.1</w:delText>
                          </w:r>
                        </w:del>
                        <w:r>
                          <w:t>)</w:t>
                        </w:r>
                      </w:p>
                    </w:txbxContent>
                  </v:textbox>
                </v:shape>
              </w:pict>
            </mc:Fallback>
          </mc:AlternateContent>
        </w:r>
      </w:ins>
      <w:ins w:id="3582"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583" w:author="The Si Tran" w:date="2012-12-12T00:12:00Z">
        <w:r w:rsidR="004505B3">
          <w:rPr>
            <w:rFonts w:eastAsia="Times New Roman"/>
            <w:szCs w:val="26"/>
          </w:rPr>
          <w:t xml:space="preserve">              </w:t>
        </w:r>
      </w:ins>
    </w:p>
    <w:p w14:paraId="48675FC8" w14:textId="186D7C33" w:rsidR="004505B3" w:rsidRDefault="00307510" w:rsidP="00E078AF">
      <w:pPr>
        <w:spacing w:before="100" w:beforeAutospacing="1" w:after="100" w:afterAutospacing="1"/>
        <w:rPr>
          <w:ins w:id="3584" w:author="The Si Tran" w:date="2012-12-14T04:55:00Z"/>
          <w:rFonts w:eastAsia="Times New Roman"/>
          <w:szCs w:val="26"/>
        </w:rPr>
      </w:pPr>
      <w:ins w:id="3585" w:author="The Si Tran" w:date="2012-12-14T05:00:00Z">
        <w:r>
          <w:rPr>
            <w:noProof/>
            <w:rPrChange w:id="3586" w:author="Unknown">
              <w:rPr>
                <w:b/>
                <w:bCs/>
                <w:noProof/>
                <w:sz w:val="20"/>
                <w:szCs w:val="20"/>
              </w:rPr>
            </w:rPrChange>
          </w:rPr>
          <mc:AlternateContent>
            <mc:Choice Requires="wps">
              <w:drawing>
                <wp:anchor distT="0" distB="0" distL="114300" distR="114300" simplePos="0" relativeHeight="251654144" behindDoc="0" locked="0" layoutInCell="1" allowOverlap="1" wp14:anchorId="18798BE4" wp14:editId="59BCC542">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350BDD" w:rsidRPr="00307510" w:rsidRDefault="00350BDD">
                              <w:pPr>
                                <w:pStyle w:val="EquationIndex"/>
                                <w:rPr>
                                  <w:rPrChange w:id="3587" w:author="The Si Tran" w:date="2012-12-15T08:12:00Z">
                                    <w:rPr/>
                                  </w:rPrChange>
                                </w:rPr>
                                <w:pPrChange w:id="3588" w:author="The Si Tran" w:date="2012-12-15T08:12:00Z">
                                  <w:pPr/>
                                </w:pPrChange>
                              </w:pPr>
                              <w:r w:rsidRPr="00E231FB">
                                <w:t>(</w:t>
                              </w:r>
                              <w:r w:rsidRPr="00307510">
                                <w:rPr>
                                  <w:rStyle w:val="EquationIndexChar"/>
                                  <w:rPrChange w:id="3589" w:author="The Si Tran" w:date="2012-12-15T08:12:00Z">
                                    <w:rPr/>
                                  </w:rPrChange>
                                </w:rPr>
                                <w:t>3</w:t>
                              </w:r>
                              <w:r w:rsidRPr="00E231FB">
                                <w:t>.</w:t>
                              </w:r>
                              <w:ins w:id="3590" w:author="The Si Tran" w:date="2012-12-14T04:55:00Z">
                                <w:r w:rsidRPr="00EB1298">
                                  <w:t>5</w:t>
                                </w:r>
                              </w:ins>
                              <w:del w:id="3591" w:author="The Si Tran" w:date="2012-12-14T04:55:00Z">
                                <w:r w:rsidRPr="00307510" w:rsidDel="004505B3">
                                  <w:rPr>
                                    <w:rPrChange w:id="3592" w:author="The Si Tran" w:date="2012-12-15T08:12:00Z">
                                      <w:rPr/>
                                    </w:rPrChange>
                                  </w:rPr>
                                  <w:delText>2.1</w:delText>
                                </w:r>
                              </w:del>
                              <w:r w:rsidRPr="00307510">
                                <w:rPr>
                                  <w:rPrChange w:id="3593" w:author="The Si Tran" w:date="2012-12-15T08:12: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0" o:spid="_x0000_s1032" type="#_x0000_t202" style="position:absolute;left:0;text-align:left;margin-left:412.4pt;margin-top:182.4pt;width:4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Z/WrmW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350BDD" w:rsidRPr="00307510" w:rsidRDefault="00350BDD">
                        <w:pPr>
                          <w:pStyle w:val="EquationIndex"/>
                          <w:rPr>
                            <w:rPrChange w:id="3594" w:author="The Si Tran" w:date="2012-12-15T08:12:00Z">
                              <w:rPr/>
                            </w:rPrChange>
                          </w:rPr>
                          <w:pPrChange w:id="3595" w:author="The Si Tran" w:date="2012-12-15T08:12:00Z">
                            <w:pPr/>
                          </w:pPrChange>
                        </w:pPr>
                        <w:r w:rsidRPr="00E231FB">
                          <w:t>(</w:t>
                        </w:r>
                        <w:r w:rsidRPr="00307510">
                          <w:rPr>
                            <w:rStyle w:val="EquationIndexChar"/>
                            <w:rPrChange w:id="3596" w:author="The Si Tran" w:date="2012-12-15T08:12:00Z">
                              <w:rPr/>
                            </w:rPrChange>
                          </w:rPr>
                          <w:t>3</w:t>
                        </w:r>
                        <w:r w:rsidRPr="00E231FB">
                          <w:t>.</w:t>
                        </w:r>
                        <w:ins w:id="3597" w:author="The Si Tran" w:date="2012-12-14T04:55:00Z">
                          <w:r w:rsidRPr="00EB1298">
                            <w:t>5</w:t>
                          </w:r>
                        </w:ins>
                        <w:del w:id="3598" w:author="The Si Tran" w:date="2012-12-14T04:55:00Z">
                          <w:r w:rsidRPr="00307510" w:rsidDel="004505B3">
                            <w:rPr>
                              <w:rPrChange w:id="3599" w:author="The Si Tran" w:date="2012-12-15T08:12:00Z">
                                <w:rPr/>
                              </w:rPrChange>
                            </w:rPr>
                            <w:delText>2.1</w:delText>
                          </w:r>
                        </w:del>
                        <w:r w:rsidRPr="00307510">
                          <w:rPr>
                            <w:rPrChange w:id="3600" w:author="The Si Tran" w:date="2012-12-15T08:12:00Z">
                              <w:rPr/>
                            </w:rPrChange>
                          </w:rPr>
                          <w:t>)</w:t>
                        </w:r>
                      </w:p>
                    </w:txbxContent>
                  </v:textbox>
                </v:shape>
              </w:pict>
            </mc:Fallback>
          </mc:AlternateContent>
        </w:r>
      </w:ins>
      <w:ins w:id="3601" w:author="The Si Tran" w:date="2012-12-14T04:59:00Z">
        <w:r w:rsidR="0038419C">
          <w:rPr>
            <w:noProof/>
            <w:rPrChange w:id="3602" w:author="Unknown">
              <w:rPr>
                <w:b/>
                <w:bCs/>
                <w:noProof/>
                <w:sz w:val="20"/>
                <w:szCs w:val="20"/>
              </w:rPr>
            </w:rPrChange>
          </w:rPr>
          <mc:AlternateContent>
            <mc:Choice Requires="wps">
              <w:drawing>
                <wp:anchor distT="0" distB="0" distL="114300" distR="114300" simplePos="0" relativeHeight="251652096" behindDoc="0" locked="0" layoutInCell="1" allowOverlap="1" wp14:anchorId="1B7BC458" wp14:editId="39E85FE6">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350BDD" w:rsidRDefault="00350BDD">
                              <w:pPr>
                                <w:pStyle w:val="EquationIndex"/>
                                <w:pPrChange w:id="3603" w:author="The Si Tran" w:date="2012-12-15T08:11:00Z">
                                  <w:pPr/>
                                </w:pPrChange>
                              </w:pPr>
                              <w:r w:rsidRPr="009211DB">
                                <w:rPr>
                                  <w:rStyle w:val="EquationIndexChar"/>
                                  <w:rPrChange w:id="3604" w:author="The Si Tran" w:date="2012-12-15T08:11:00Z">
                                    <w:rPr/>
                                  </w:rPrChange>
                                </w:rPr>
                                <w:t>(</w:t>
                              </w:r>
                              <w:r>
                                <w:t>3.</w:t>
                              </w:r>
                              <w:ins w:id="3605" w:author="The Si Tran" w:date="2012-12-14T04:55:00Z">
                                <w:r>
                                  <w:t>4</w:t>
                                </w:r>
                              </w:ins>
                              <w:del w:id="360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9" o:spid="_x0000_s1033" type="#_x0000_t202" style="position:absolute;left:0;text-align:left;margin-left:411.35pt;margin-top:98.75pt;width:41.85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" fillcolor="window" stroked="f" strokeweight=".5pt">
                  <v:path arrowok="t"/>
                  <v:textbox>
                    <w:txbxContent>
                      <w:p w14:paraId="6A39E94C" w14:textId="77777777" w:rsidR="00350BDD" w:rsidRDefault="00350BDD">
                        <w:pPr>
                          <w:pStyle w:val="EquationIndex"/>
                          <w:pPrChange w:id="3607" w:author="The Si Tran" w:date="2012-12-15T08:11:00Z">
                            <w:pPr/>
                          </w:pPrChange>
                        </w:pPr>
                        <w:r w:rsidRPr="009211DB">
                          <w:rPr>
                            <w:rStyle w:val="EquationIndexChar"/>
                            <w:rPrChange w:id="3608" w:author="The Si Tran" w:date="2012-12-15T08:11:00Z">
                              <w:rPr/>
                            </w:rPrChange>
                          </w:rPr>
                          <w:t>(</w:t>
                        </w:r>
                        <w:r>
                          <w:t>3.</w:t>
                        </w:r>
                        <w:ins w:id="3609" w:author="The Si Tran" w:date="2012-12-14T04:55:00Z">
                          <w:r>
                            <w:t>4</w:t>
                          </w:r>
                        </w:ins>
                        <w:del w:id="3610" w:author="The Si Tran" w:date="2012-12-14T04:55:00Z">
                          <w:r w:rsidDel="004505B3">
                            <w:delText>2.1</w:delText>
                          </w:r>
                        </w:del>
                        <w:r>
                          <w:t>)</w:t>
                        </w:r>
                      </w:p>
                    </w:txbxContent>
                  </v:textbox>
                </v:shape>
              </w:pict>
            </mc:Fallback>
          </mc:AlternateContent>
        </w:r>
      </w:ins>
      <w:ins w:id="3611" w:author="The Si Tran" w:date="2012-12-14T04:56:00Z">
        <w:r w:rsidR="004505B3">
          <w:rPr>
            <w:rFonts w:eastAsia="Times New Roman"/>
            <w:szCs w:val="26"/>
          </w:rPr>
          <w:tab/>
        </w:r>
      </w:ins>
      <w:ins w:id="3612" w:author="The Si Tran" w:date="2012-12-12T00:12:00Z">
        <w:r w:rsidR="00361F58" w:rsidRPr="007F6C43">
          <w:rPr>
            <w:rFonts w:eastAsia="Times New Roman"/>
            <w:szCs w:val="26"/>
          </w:rPr>
          <w:t xml:space="preserve">Lần lượt thay </w:t>
        </w:r>
        <w:r w:rsidR="00361F58" w:rsidRPr="007F6C43">
          <w:rPr>
            <w:rFonts w:eastAsia="Times New Roman"/>
            <w:i/>
            <w:szCs w:val="26"/>
          </w:rPr>
          <w:t xml:space="preserve">k </w:t>
        </w:r>
        <w:r w:rsidR="00361F58" w:rsidRPr="007F6C43">
          <w:rPr>
            <w:rFonts w:eastAsia="Times New Roman"/>
            <w:szCs w:val="26"/>
          </w:rPr>
          <w:t xml:space="preserve">= 0, 1, …, </w:t>
        </w:r>
        <w:r w:rsidR="00361F58" w:rsidRPr="007F6C43">
          <w:rPr>
            <w:rFonts w:eastAsia="Times New Roman"/>
            <w:i/>
            <w:szCs w:val="26"/>
          </w:rPr>
          <w:t>p</w:t>
        </w:r>
        <w:r w:rsidR="00361F58" w:rsidRPr="007F6C43">
          <w:rPr>
            <w:rFonts w:eastAsia="Times New Roman"/>
            <w:szCs w:val="26"/>
          </w:rPr>
          <w:t xml:space="preserve">, ta được </w:t>
        </w:r>
        <w:r w:rsidR="00361F58" w:rsidRPr="007F6C43">
          <w:rPr>
            <w:rFonts w:eastAsia="Times New Roman"/>
            <w:i/>
            <w:szCs w:val="26"/>
          </w:rPr>
          <w:t>p</w:t>
        </w:r>
        <w:r w:rsidR="00361F58" w:rsidRPr="007F6C43">
          <w:rPr>
            <w:rFonts w:eastAsia="Times New Roman"/>
            <w:szCs w:val="26"/>
          </w:rPr>
          <w:t>+1 phương trình sai phân, giải các phương trình này sẽ xác định được các hệ số</w:t>
        </w:r>
      </w:ins>
      <w:ins w:id="3613" w:author="The Si Tran" w:date="2012-12-14T04:56:00Z">
        <w:r w:rsidR="004505B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 xml:space="preserve">, </m:t>
          </m:r>
        </m:oMath>
      </w:ins>
      <w:ins w:id="3614" w:author="The Si Tran" w:date="2012-12-14T04:57:00Z">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oMath>
      </w:ins>
    </w:p>
    <w:p w14:paraId="40D25EF0" w14:textId="757003D9" w:rsidR="00361F58" w:rsidRPr="007F6C43" w:rsidRDefault="00350BDD">
      <w:pPr>
        <w:jc w:val="left"/>
        <w:rPr>
          <w:ins w:id="3615" w:author="The Si Tran" w:date="2012-12-12T00:12:00Z"/>
          <w:rFonts w:eastAsia="Times New Roman"/>
          <w:szCs w:val="26"/>
        </w:rPr>
        <w:pPrChange w:id="3616" w:author="The Si Tran" w:date="2012-12-15T08:11: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617" w:author="The Si Tran" w:date="2012-12-15T07:59:00Z">
                    <w:rPr>
                      <w:rFonts w:ascii="Cambria Math" w:eastAsia="Times New Roman" w:hAnsi="Cambria Math"/>
                      <w:szCs w:val="26"/>
                    </w:rPr>
                  </w:rPrChange>
                </w:rPr>
                <m:t>γ</m:t>
              </m:r>
            </m:e>
            <m:sub>
              <m:r>
                <m:rPr>
                  <m:sty m:val="p"/>
                </m:rPr>
                <w:rPr>
                  <w:rFonts w:ascii="Cambria Math" w:hAnsi="Cambria Math"/>
                  <w:rPrChange w:id="3618" w:author="The Si Tran" w:date="2012-12-15T07:59:00Z">
                    <w:rPr>
                      <w:rFonts w:ascii="Cambria Math" w:eastAsia="Times New Roman" w:hAnsi="Cambria Math"/>
                      <w:szCs w:val="26"/>
                    </w:rPr>
                  </w:rPrChange>
                </w:rPr>
                <m:t>0</m:t>
              </m:r>
            </m:sub>
          </m:sSub>
          <m:r>
            <m:rPr>
              <m:sty m:val="p"/>
            </m:rPr>
            <w:rPr>
              <w:rFonts w:ascii="Cambria Math" w:hAnsi="Cambria Math"/>
              <w:rPrChange w:id="361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20" w:author="The Si Tran" w:date="2012-12-15T07:59:00Z">
                    <w:rPr>
                      <w:rFonts w:ascii="Cambria Math" w:eastAsia="Times New Roman" w:hAnsi="Cambria Math"/>
                      <w:szCs w:val="26"/>
                    </w:rPr>
                  </w:rPrChange>
                </w:rPr>
                <m:t>ϕ</m:t>
              </m:r>
            </m:e>
            <m:sub>
              <m:r>
                <m:rPr>
                  <m:sty m:val="p"/>
                </m:rPr>
                <w:rPr>
                  <w:rFonts w:ascii="Cambria Math" w:hAnsi="Cambria Math"/>
                  <w:rPrChange w:id="3621"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22" w:author="The Si Tran" w:date="2012-12-15T07:59:00Z">
                    <w:rPr>
                      <w:rFonts w:ascii="Cambria Math" w:eastAsia="Times New Roman" w:hAnsi="Cambria Math"/>
                      <w:szCs w:val="26"/>
                    </w:rPr>
                  </w:rPrChange>
                </w:rPr>
                <m:t>γ</m:t>
              </m:r>
            </m:e>
            <m:sub>
              <m:r>
                <m:rPr>
                  <m:sty m:val="p"/>
                </m:rPr>
                <w:rPr>
                  <w:rFonts w:ascii="Cambria Math" w:hAnsi="Cambria Math"/>
                  <w:rPrChange w:id="3623" w:author="The Si Tran" w:date="2012-12-15T07:59:00Z">
                    <w:rPr>
                      <w:rFonts w:ascii="Cambria Math" w:eastAsia="Times New Roman" w:hAnsi="Cambria Math"/>
                      <w:szCs w:val="26"/>
                    </w:rPr>
                  </w:rPrChange>
                </w:rPr>
                <m:t>1</m:t>
              </m:r>
            </m:sub>
          </m:sSub>
          <m:r>
            <m:rPr>
              <m:sty m:val="p"/>
            </m:rPr>
            <w:rPr>
              <w:rFonts w:ascii="Cambria Math" w:hAnsi="Cambria Math"/>
              <w:rPrChange w:id="362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25" w:author="The Si Tran" w:date="2012-12-15T07:59:00Z">
                    <w:rPr>
                      <w:rFonts w:ascii="Cambria Math" w:eastAsia="Times New Roman" w:hAnsi="Cambria Math"/>
                      <w:szCs w:val="26"/>
                    </w:rPr>
                  </w:rPrChange>
                </w:rPr>
                <m:t>ϕ</m:t>
              </m:r>
            </m:e>
            <m:sub>
              <m:r>
                <m:rPr>
                  <m:sty m:val="p"/>
                </m:rPr>
                <w:rPr>
                  <w:rFonts w:ascii="Cambria Math" w:hAnsi="Cambria Math"/>
                  <w:rPrChange w:id="362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27" w:author="The Si Tran" w:date="2012-12-15T07:59:00Z">
                    <w:rPr>
                      <w:rFonts w:ascii="Cambria Math" w:eastAsia="Times New Roman" w:hAnsi="Cambria Math"/>
                      <w:szCs w:val="26"/>
                    </w:rPr>
                  </w:rPrChange>
                </w:rPr>
                <m:t>γ</m:t>
              </m:r>
            </m:e>
            <m:sub>
              <m:r>
                <m:rPr>
                  <m:sty m:val="p"/>
                </m:rPr>
                <w:rPr>
                  <w:rFonts w:ascii="Cambria Math" w:hAnsi="Cambria Math"/>
                  <w:rPrChange w:id="3628" w:author="The Si Tran" w:date="2012-12-15T07:59:00Z">
                    <w:rPr>
                      <w:rFonts w:ascii="Cambria Math" w:eastAsia="Times New Roman" w:hAnsi="Cambria Math"/>
                      <w:szCs w:val="26"/>
                    </w:rPr>
                  </w:rPrChange>
                </w:rPr>
                <m:t>2</m:t>
              </m:r>
            </m:sub>
          </m:sSub>
          <m:r>
            <m:rPr>
              <m:sty m:val="p"/>
            </m:rPr>
            <w:rPr>
              <w:rFonts w:ascii="Cambria Math" w:hAnsi="Cambria Math"/>
              <w:rPrChange w:id="3629" w:author="The Si Tran" w:date="2012-12-15T07:59:00Z">
                <w:rPr>
                  <w:rFonts w:ascii="Cambria Math" w:eastAsia="Times New Roman" w:hAnsi="Cambria Math"/>
                  <w:szCs w:val="26"/>
                </w:rPr>
              </w:rPrChange>
            </w:rPr>
            <m:t>+</m:t>
          </m:r>
          <m:r>
            <m:rPr>
              <m:sty m:val="p"/>
            </m:rPr>
            <w:rPr>
              <w:rFonts w:ascii="Cambria Math" w:hAnsi="Cambria Math" w:hint="eastAsia"/>
              <w:rPrChange w:id="3630" w:author="The Si Tran" w:date="2012-12-15T07:59:00Z">
                <w:rPr>
                  <w:rFonts w:ascii="Cambria Math" w:eastAsia="Times New Roman" w:hAnsi="Cambria Math" w:hint="eastAsia"/>
                  <w:szCs w:val="26"/>
                </w:rPr>
              </w:rPrChange>
            </w:rPr>
            <m:t>…</m:t>
          </m:r>
          <m:r>
            <m:rPr>
              <m:sty m:val="p"/>
            </m:rPr>
            <w:rPr>
              <w:rFonts w:ascii="Cambria Math" w:hAnsi="Cambria Math"/>
              <w:rPrChange w:id="363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32" w:author="The Si Tran" w:date="2012-12-15T07:59:00Z">
                    <w:rPr>
                      <w:rFonts w:ascii="Cambria Math" w:eastAsia="Times New Roman" w:hAnsi="Cambria Math"/>
                      <w:szCs w:val="26"/>
                    </w:rPr>
                  </w:rPrChange>
                </w:rPr>
                <m:t>ϕ</m:t>
              </m:r>
            </m:e>
            <m:sub>
              <m:r>
                <w:rPr>
                  <w:rFonts w:ascii="Cambria Math" w:hAnsi="Cambria Math"/>
                  <w:rPrChange w:id="363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34" w:author="The Si Tran" w:date="2012-12-15T07:59:00Z">
                    <w:rPr>
                      <w:rFonts w:ascii="Cambria Math" w:eastAsia="Times New Roman" w:hAnsi="Cambria Math"/>
                      <w:szCs w:val="26"/>
                    </w:rPr>
                  </w:rPrChange>
                </w:rPr>
                <m:t>γ</m:t>
              </m:r>
            </m:e>
            <m:sub>
              <m:r>
                <w:rPr>
                  <w:rFonts w:ascii="Cambria Math" w:hAnsi="Cambria Math"/>
                  <w:rPrChange w:id="3635" w:author="The Si Tran" w:date="2012-12-15T07:59:00Z">
                    <w:rPr>
                      <w:rFonts w:ascii="Cambria Math" w:eastAsia="Times New Roman" w:hAnsi="Cambria Math"/>
                      <w:szCs w:val="26"/>
                    </w:rPr>
                  </w:rPrChange>
                </w:rPr>
                <m:t>p</m:t>
              </m:r>
            </m:sub>
          </m:sSub>
          <m:r>
            <m:rPr>
              <m:sty m:val="p"/>
            </m:rPr>
            <w:rPr>
              <w:rFonts w:ascii="Cambria Math" w:hAnsi="Cambria Math"/>
              <w:rPrChange w:id="3636"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637" w:author="The Si Tran" w:date="2012-12-15T07:59:00Z">
                    <w:rPr>
                      <w:rFonts w:ascii="Cambria Math" w:eastAsia="Times New Roman" w:hAnsi="Cambria Math"/>
                      <w:szCs w:val="26"/>
                    </w:rPr>
                  </w:rPrChange>
                </w:rPr>
                <m:t>σ</m:t>
              </m:r>
            </m:e>
            <m:sub>
              <m:r>
                <w:rPr>
                  <w:rFonts w:ascii="Cambria Math" w:hAnsi="Cambria Math"/>
                  <w:rPrChange w:id="3638" w:author="The Si Tran" w:date="2012-12-15T07:59:00Z">
                    <w:rPr>
                      <w:rFonts w:ascii="Cambria Math" w:eastAsia="Times New Roman" w:hAnsi="Cambria Math"/>
                      <w:szCs w:val="26"/>
                    </w:rPr>
                  </w:rPrChange>
                </w:rPr>
                <m:t>ε</m:t>
              </m:r>
            </m:sub>
            <m:sup>
              <m:r>
                <m:rPr>
                  <m:sty m:val="p"/>
                </m:rPr>
                <w:rPr>
                  <w:rFonts w:ascii="Cambria Math" w:hAnsi="Cambria Math"/>
                  <w:rPrChange w:id="3639" w:author="The Si Tran" w:date="2012-12-15T07:59:00Z">
                    <w:rPr>
                      <w:rFonts w:ascii="Cambria Math" w:eastAsia="Times New Roman" w:hAnsi="Cambria Math"/>
                      <w:szCs w:val="26"/>
                    </w:rPr>
                  </w:rPrChange>
                </w:rPr>
                <m:t>2</m:t>
              </m:r>
            </m:sup>
          </m:sSubSup>
          <w:ins w:id="3640" w:author="The Si Tran" w:date="2012-12-12T00:12:00Z">
            <m:r>
              <m:rPr>
                <m:sty m:val="p"/>
              </m:rPr>
              <w:rPr>
                <w:rFonts w:ascii="Cambria Math" w:hAnsi="Cambria Math"/>
                <w:rPrChange w:id="3641"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642" w:author="The Si Tran" w:date="2012-12-15T07:59:00Z">
                    <w:rPr>
                      <w:rFonts w:ascii="Cambria Math" w:eastAsia="Times New Roman" w:hAnsi="Cambria Math"/>
                      <w:szCs w:val="26"/>
                    </w:rPr>
                  </w:rPrChange>
                </w:rPr>
                <m:t>γ</m:t>
              </m:r>
            </m:e>
            <m:sub>
              <m:r>
                <m:rPr>
                  <m:sty m:val="p"/>
                </m:rPr>
                <w:rPr>
                  <w:rFonts w:ascii="Cambria Math" w:hAnsi="Cambria Math"/>
                  <w:rPrChange w:id="3643" w:author="The Si Tran" w:date="2012-12-15T07:59:00Z">
                    <w:rPr>
                      <w:rFonts w:ascii="Cambria Math" w:eastAsia="Times New Roman" w:hAnsi="Cambria Math"/>
                      <w:szCs w:val="26"/>
                    </w:rPr>
                  </w:rPrChange>
                </w:rPr>
                <m:t>1</m:t>
              </m:r>
            </m:sub>
          </m:sSub>
          <m:r>
            <m:rPr>
              <m:sty m:val="p"/>
            </m:rPr>
            <w:rPr>
              <w:rFonts w:ascii="Cambria Math" w:hAnsi="Cambria Math"/>
              <w:rPrChange w:id="364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45" w:author="The Si Tran" w:date="2012-12-15T07:59:00Z">
                    <w:rPr>
                      <w:rFonts w:ascii="Cambria Math" w:eastAsia="Times New Roman" w:hAnsi="Cambria Math"/>
                      <w:szCs w:val="26"/>
                    </w:rPr>
                  </w:rPrChange>
                </w:rPr>
                <m:t>ϕ</m:t>
              </m:r>
            </m:e>
            <m:sub>
              <m:r>
                <m:rPr>
                  <m:sty m:val="p"/>
                </m:rPr>
                <w:rPr>
                  <w:rFonts w:ascii="Cambria Math" w:hAnsi="Cambria Math"/>
                  <w:rPrChange w:id="3646"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47" w:author="The Si Tran" w:date="2012-12-15T07:59:00Z">
                    <w:rPr>
                      <w:rFonts w:ascii="Cambria Math" w:eastAsia="Times New Roman" w:hAnsi="Cambria Math"/>
                      <w:szCs w:val="26"/>
                    </w:rPr>
                  </w:rPrChange>
                </w:rPr>
                <m:t>γ</m:t>
              </m:r>
            </m:e>
            <m:sub>
              <m:r>
                <m:rPr>
                  <m:sty m:val="p"/>
                </m:rPr>
                <w:rPr>
                  <w:rFonts w:ascii="Cambria Math" w:hAnsi="Cambria Math"/>
                  <w:rPrChange w:id="3648" w:author="The Si Tran" w:date="2012-12-15T07:59:00Z">
                    <w:rPr>
                      <w:rFonts w:ascii="Cambria Math" w:eastAsia="Times New Roman" w:hAnsi="Cambria Math"/>
                      <w:szCs w:val="26"/>
                    </w:rPr>
                  </w:rPrChange>
                </w:rPr>
                <m:t>0</m:t>
              </m:r>
            </m:sub>
          </m:sSub>
          <m:r>
            <m:rPr>
              <m:sty m:val="p"/>
            </m:rPr>
            <w:rPr>
              <w:rFonts w:ascii="Cambria Math" w:hAnsi="Cambria Math"/>
              <w:rPrChange w:id="364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50" w:author="The Si Tran" w:date="2012-12-15T07:59:00Z">
                    <w:rPr>
                      <w:rFonts w:ascii="Cambria Math" w:eastAsia="Times New Roman" w:hAnsi="Cambria Math"/>
                      <w:szCs w:val="26"/>
                    </w:rPr>
                  </w:rPrChange>
                </w:rPr>
                <m:t>ϕ</m:t>
              </m:r>
            </m:e>
            <m:sub>
              <m:r>
                <m:rPr>
                  <m:sty m:val="p"/>
                </m:rPr>
                <w:rPr>
                  <w:rFonts w:ascii="Cambria Math" w:hAnsi="Cambria Math"/>
                  <w:rPrChange w:id="3651"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52" w:author="The Si Tran" w:date="2012-12-15T07:59:00Z">
                    <w:rPr>
                      <w:rFonts w:ascii="Cambria Math" w:eastAsia="Times New Roman" w:hAnsi="Cambria Math"/>
                      <w:szCs w:val="26"/>
                    </w:rPr>
                  </w:rPrChange>
                </w:rPr>
                <m:t>γ</m:t>
              </m:r>
            </m:e>
            <m:sub>
              <m:r>
                <m:rPr>
                  <m:sty m:val="p"/>
                </m:rPr>
                <w:rPr>
                  <w:rFonts w:ascii="Cambria Math" w:hAnsi="Cambria Math"/>
                  <w:rPrChange w:id="3653" w:author="The Si Tran" w:date="2012-12-15T07:59:00Z">
                    <w:rPr>
                      <w:rFonts w:ascii="Cambria Math" w:eastAsia="Times New Roman" w:hAnsi="Cambria Math"/>
                      <w:szCs w:val="26"/>
                    </w:rPr>
                  </w:rPrChange>
                </w:rPr>
                <m:t>1</m:t>
              </m:r>
            </m:sub>
          </m:sSub>
          <m:r>
            <m:rPr>
              <m:sty m:val="p"/>
            </m:rPr>
            <w:rPr>
              <w:rFonts w:ascii="Cambria Math" w:hAnsi="Cambria Math"/>
              <w:rPrChange w:id="3654" w:author="The Si Tran" w:date="2012-12-15T07:59:00Z">
                <w:rPr>
                  <w:rFonts w:ascii="Cambria Math" w:eastAsia="Times New Roman" w:hAnsi="Cambria Math"/>
                  <w:szCs w:val="26"/>
                </w:rPr>
              </w:rPrChange>
            </w:rPr>
            <m:t>+</m:t>
          </m:r>
          <m:r>
            <m:rPr>
              <m:sty m:val="p"/>
            </m:rPr>
            <w:rPr>
              <w:rFonts w:ascii="Cambria Math" w:hAnsi="Cambria Math" w:hint="eastAsia"/>
              <w:rPrChange w:id="3655" w:author="The Si Tran" w:date="2012-12-15T07:59:00Z">
                <w:rPr>
                  <w:rFonts w:ascii="Cambria Math" w:eastAsia="Times New Roman" w:hAnsi="Cambria Math" w:hint="eastAsia"/>
                  <w:szCs w:val="26"/>
                </w:rPr>
              </w:rPrChange>
            </w:rPr>
            <m:t>…</m:t>
          </m:r>
          <m:r>
            <m:rPr>
              <m:sty m:val="p"/>
            </m:rPr>
            <w:rPr>
              <w:rFonts w:ascii="Cambria Math" w:hAnsi="Cambria Math"/>
              <w:rPrChange w:id="365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57" w:author="The Si Tran" w:date="2012-12-15T07:59:00Z">
                    <w:rPr>
                      <w:rFonts w:ascii="Cambria Math" w:eastAsia="Times New Roman" w:hAnsi="Cambria Math"/>
                      <w:szCs w:val="26"/>
                    </w:rPr>
                  </w:rPrChange>
                </w:rPr>
                <m:t>ϕ</m:t>
              </m:r>
            </m:e>
            <m:sub>
              <m:r>
                <w:rPr>
                  <w:rFonts w:ascii="Cambria Math" w:hAnsi="Cambria Math"/>
                  <w:rPrChange w:id="3658"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59" w:author="The Si Tran" w:date="2012-12-15T07:59:00Z">
                    <w:rPr>
                      <w:rFonts w:ascii="Cambria Math" w:eastAsia="Times New Roman" w:hAnsi="Cambria Math"/>
                      <w:szCs w:val="26"/>
                    </w:rPr>
                  </w:rPrChange>
                </w:rPr>
                <m:t>γ</m:t>
              </m:r>
            </m:e>
            <m:sub>
              <m:r>
                <w:rPr>
                  <w:rFonts w:ascii="Cambria Math" w:hAnsi="Cambria Math"/>
                  <w:rPrChange w:id="3660" w:author="The Si Tran" w:date="2012-12-15T07:59:00Z">
                    <w:rPr>
                      <w:rFonts w:ascii="Cambria Math" w:eastAsia="Times New Roman" w:hAnsi="Cambria Math"/>
                      <w:szCs w:val="26"/>
                    </w:rPr>
                  </w:rPrChange>
                </w:rPr>
                <m:t>p</m:t>
              </m:r>
              <m:r>
                <m:rPr>
                  <m:sty m:val="p"/>
                </m:rPr>
                <w:rPr>
                  <w:rFonts w:ascii="Cambria Math" w:hAnsi="Cambria Math"/>
                  <w:rPrChange w:id="3661" w:author="The Si Tran" w:date="2012-12-15T07:59:00Z">
                    <w:rPr>
                      <w:rFonts w:ascii="Cambria Math" w:eastAsia="Times New Roman" w:hAnsi="Cambria Math"/>
                      <w:szCs w:val="26"/>
                    </w:rPr>
                  </w:rPrChange>
                </w:rPr>
                <m:t>-1</m:t>
              </m:r>
            </m:sub>
          </m:sSub>
          <w:ins w:id="3662" w:author="The Si Tran" w:date="2012-12-12T00:12:00Z">
            <m:r>
              <m:rPr>
                <m:sty m:val="p"/>
              </m:rPr>
              <w:rPr>
                <w:rFonts w:ascii="Cambria Math" w:hAnsi="Cambria Math"/>
                <w:rPrChange w:id="3663"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664" w:author="The Si Tran" w:date="2012-12-15T07:59:00Z">
                <w:rPr>
                  <w:rFonts w:ascii="Cambria Math" w:eastAsia="Times New Roman" w:hAnsi="Cambria Math" w:hint="eastAsia"/>
                  <w:szCs w:val="26"/>
                </w:rPr>
              </w:rPrChange>
            </w:rPr>
            <m:t>…………………………………………</m:t>
          </m:r>
          <m:r>
            <m:rPr>
              <m:sty m:val="p"/>
            </m:rPr>
            <w:rPr>
              <w:rFonts w:ascii="Cambria Math" w:hAnsi="Cambria Math"/>
              <w:rPrChange w:id="3665" w:author="The Si Tran" w:date="2012-12-15T07:59:00Z">
                <w:rPr>
                  <w:rFonts w:ascii="Cambria Math" w:eastAsia="Times New Roman" w:hAnsi="Cambria Math"/>
                  <w:szCs w:val="26"/>
                </w:rPr>
              </w:rPrChange>
            </w:rPr>
            <m:t xml:space="preserve"> </m:t>
          </m:r>
          <w:ins w:id="3666" w:author="The Si Tran" w:date="2012-12-12T00:12:00Z">
            <m:r>
              <m:rPr>
                <m:sty m:val="p"/>
              </m:rPr>
              <w:rPr>
                <w:rFonts w:ascii="Cambria Math" w:hAnsi="Cambria Math"/>
                <w:rPrChange w:id="3667" w:author="The Si Tran" w:date="2012-12-15T07:59:00Z">
                  <w:rPr>
                    <w:rFonts w:ascii="Cambria Math" w:eastAsia="Times New Roman" w:hAnsi="Cambria Math"/>
                    <w:szCs w:val="26"/>
                  </w:rPr>
                </w:rPrChange>
              </w:rPr>
              <w:br/>
            </m:r>
          </w:ins>
        </m:oMath>
      </m:oMathPara>
      <w:ins w:id="3668" w:author="The Si Tran" w:date="2012-12-12T00:12:00Z">
        <w:r w:rsidR="00361F58" w:rsidRPr="0038419C">
          <w:rPr>
            <w:rPrChange w:id="3669"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670" w:author="The Si Tran" w:date="2012-12-15T07:59:00Z">
                  <w:rPr>
                    <w:rFonts w:ascii="Cambria Math" w:eastAsia="Times New Roman" w:hAnsi="Cambria Math"/>
                    <w:szCs w:val="26"/>
                  </w:rPr>
                </w:rPrChange>
              </w:rPr>
              <m:t>γ</m:t>
            </m:r>
          </m:e>
          <m:sub>
            <m:r>
              <w:rPr>
                <w:rFonts w:ascii="Cambria Math" w:hAnsi="Cambria Math"/>
                <w:rPrChange w:id="3671" w:author="The Si Tran" w:date="2012-12-15T07:59:00Z">
                  <w:rPr>
                    <w:rFonts w:ascii="Cambria Math" w:eastAsia="Times New Roman" w:hAnsi="Cambria Math"/>
                    <w:szCs w:val="26"/>
                  </w:rPr>
                </w:rPrChange>
              </w:rPr>
              <m:t>p</m:t>
            </m:r>
          </m:sub>
        </m:sSub>
        <m:r>
          <m:rPr>
            <m:sty m:val="p"/>
          </m:rPr>
          <w:rPr>
            <w:rFonts w:ascii="Cambria Math" w:hAnsi="Cambria Math"/>
            <w:rPrChange w:id="367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73" w:author="The Si Tran" w:date="2012-12-15T07:59:00Z">
                  <w:rPr>
                    <w:rFonts w:ascii="Cambria Math" w:eastAsia="Times New Roman" w:hAnsi="Cambria Math"/>
                    <w:szCs w:val="26"/>
                  </w:rPr>
                </w:rPrChange>
              </w:rPr>
              <m:t>ϕ</m:t>
            </m:r>
          </m:e>
          <m:sub>
            <m:r>
              <m:rPr>
                <m:sty m:val="p"/>
              </m:rPr>
              <w:rPr>
                <w:rFonts w:ascii="Cambria Math" w:hAnsi="Cambria Math"/>
                <w:rPrChange w:id="3674"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75" w:author="The Si Tran" w:date="2012-12-15T07:59:00Z">
                  <w:rPr>
                    <w:rFonts w:ascii="Cambria Math" w:eastAsia="Times New Roman" w:hAnsi="Cambria Math"/>
                    <w:szCs w:val="26"/>
                  </w:rPr>
                </w:rPrChange>
              </w:rPr>
              <m:t>γ</m:t>
            </m:r>
          </m:e>
          <m:sub>
            <m:r>
              <w:rPr>
                <w:rFonts w:ascii="Cambria Math" w:hAnsi="Cambria Math"/>
                <w:rPrChange w:id="3676" w:author="The Si Tran" w:date="2012-12-15T07:59:00Z">
                  <w:rPr>
                    <w:rFonts w:ascii="Cambria Math" w:eastAsia="Times New Roman" w:hAnsi="Cambria Math"/>
                    <w:szCs w:val="26"/>
                  </w:rPr>
                </w:rPrChange>
              </w:rPr>
              <m:t>p</m:t>
            </m:r>
            <m:r>
              <m:rPr>
                <m:sty m:val="p"/>
              </m:rPr>
              <w:rPr>
                <w:rFonts w:ascii="Cambria Math" w:hAnsi="Cambria Math"/>
                <w:rPrChange w:id="3677" w:author="The Si Tran" w:date="2012-12-15T07:59:00Z">
                  <w:rPr>
                    <w:rFonts w:ascii="Cambria Math" w:eastAsia="Times New Roman" w:hAnsi="Cambria Math"/>
                    <w:szCs w:val="26"/>
                  </w:rPr>
                </w:rPrChange>
              </w:rPr>
              <m:t>-1</m:t>
            </m:r>
          </m:sub>
        </m:sSub>
        <m:r>
          <m:rPr>
            <m:sty m:val="p"/>
          </m:rPr>
          <w:rPr>
            <w:rFonts w:ascii="Cambria Math" w:hAnsi="Cambria Math"/>
            <w:rPrChange w:id="367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79" w:author="The Si Tran" w:date="2012-12-15T07:59:00Z">
                  <w:rPr>
                    <w:rFonts w:ascii="Cambria Math" w:eastAsia="Times New Roman" w:hAnsi="Cambria Math"/>
                    <w:szCs w:val="26"/>
                  </w:rPr>
                </w:rPrChange>
              </w:rPr>
              <m:t>ϕ</m:t>
            </m:r>
          </m:e>
          <m:sub>
            <m:r>
              <m:rPr>
                <m:sty m:val="p"/>
              </m:rPr>
              <w:rPr>
                <w:rFonts w:ascii="Cambria Math" w:hAnsi="Cambria Math"/>
                <w:rPrChange w:id="3680"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81" w:author="The Si Tran" w:date="2012-12-15T07:59:00Z">
                  <w:rPr>
                    <w:rFonts w:ascii="Cambria Math" w:eastAsia="Times New Roman" w:hAnsi="Cambria Math"/>
                    <w:szCs w:val="26"/>
                  </w:rPr>
                </w:rPrChange>
              </w:rPr>
              <m:t>γ</m:t>
            </m:r>
          </m:e>
          <m:sub>
            <m:r>
              <w:rPr>
                <w:rFonts w:ascii="Cambria Math" w:hAnsi="Cambria Math"/>
                <w:rPrChange w:id="3682" w:author="The Si Tran" w:date="2012-12-15T07:59:00Z">
                  <w:rPr>
                    <w:rFonts w:ascii="Cambria Math" w:eastAsia="Times New Roman" w:hAnsi="Cambria Math"/>
                    <w:szCs w:val="26"/>
                  </w:rPr>
                </w:rPrChange>
              </w:rPr>
              <m:t>p</m:t>
            </m:r>
            <m:r>
              <m:rPr>
                <m:sty m:val="p"/>
              </m:rPr>
              <w:rPr>
                <w:rFonts w:ascii="Cambria Math" w:hAnsi="Cambria Math"/>
                <w:rPrChange w:id="3683" w:author="The Si Tran" w:date="2012-12-15T07:59:00Z">
                  <w:rPr>
                    <w:rFonts w:ascii="Cambria Math" w:eastAsia="Times New Roman" w:hAnsi="Cambria Math"/>
                    <w:szCs w:val="26"/>
                  </w:rPr>
                </w:rPrChange>
              </w:rPr>
              <m:t>-2</m:t>
            </m:r>
          </m:sub>
        </m:sSub>
        <m:r>
          <m:rPr>
            <m:sty m:val="p"/>
          </m:rPr>
          <w:rPr>
            <w:rFonts w:ascii="Cambria Math" w:hAnsi="Cambria Math"/>
            <w:rPrChange w:id="3684" w:author="The Si Tran" w:date="2012-12-15T07:59:00Z">
              <w:rPr>
                <w:rFonts w:ascii="Cambria Math" w:eastAsia="Times New Roman" w:hAnsi="Cambria Math"/>
                <w:szCs w:val="26"/>
              </w:rPr>
            </w:rPrChange>
          </w:rPr>
          <m:t>+</m:t>
        </m:r>
        <m:r>
          <m:rPr>
            <m:sty m:val="p"/>
          </m:rPr>
          <w:rPr>
            <w:rFonts w:ascii="Cambria Math" w:hAnsi="Cambria Math" w:hint="eastAsia"/>
            <w:rPrChange w:id="3685" w:author="The Si Tran" w:date="2012-12-15T07:59:00Z">
              <w:rPr>
                <w:rFonts w:ascii="Cambria Math" w:eastAsia="Times New Roman" w:hAnsi="Cambria Math" w:hint="eastAsia"/>
                <w:szCs w:val="26"/>
              </w:rPr>
            </w:rPrChange>
          </w:rPr>
          <m:t>…</m:t>
        </m:r>
        <m:r>
          <m:rPr>
            <m:sty m:val="p"/>
          </m:rPr>
          <w:rPr>
            <w:rFonts w:ascii="Cambria Math" w:hAnsi="Cambria Math"/>
            <w:rPrChange w:id="368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87" w:author="The Si Tran" w:date="2012-12-15T07:59:00Z">
                  <w:rPr>
                    <w:rFonts w:ascii="Cambria Math" w:eastAsia="Times New Roman" w:hAnsi="Cambria Math"/>
                    <w:szCs w:val="26"/>
                  </w:rPr>
                </w:rPrChange>
              </w:rPr>
              <m:t>ϕ</m:t>
            </m:r>
          </m:e>
          <m:sub>
            <m:r>
              <w:rPr>
                <w:rFonts w:ascii="Cambria Math" w:hAnsi="Cambria Math"/>
                <w:rPrChange w:id="3688"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89" w:author="The Si Tran" w:date="2012-12-15T07:59:00Z">
                  <w:rPr>
                    <w:rFonts w:ascii="Cambria Math" w:eastAsia="Times New Roman" w:hAnsi="Cambria Math"/>
                    <w:szCs w:val="26"/>
                  </w:rPr>
                </w:rPrChange>
              </w:rPr>
              <m:t>γ</m:t>
            </m:r>
          </m:e>
          <m:sub>
            <m:r>
              <m:rPr>
                <m:sty m:val="p"/>
              </m:rPr>
              <w:rPr>
                <w:rFonts w:ascii="Cambria Math" w:hAnsi="Cambria Math"/>
                <w:rPrChange w:id="3690" w:author="The Si Tran" w:date="2012-12-15T07:59:00Z">
                  <w:rPr>
                    <w:rFonts w:ascii="Cambria Math" w:eastAsia="Times New Roman" w:hAnsi="Cambria Math"/>
                    <w:szCs w:val="26"/>
                  </w:rPr>
                </w:rPrChange>
              </w:rPr>
              <m:t>0</m:t>
            </m:r>
          </m:sub>
        </m:sSub>
      </m:oMath>
      <w:ins w:id="3691" w:author="The Si Tran" w:date="2012-12-12T00:12:00Z">
        <w:r w:rsidR="005537CE" w:rsidRPr="0038419C">
          <w:rPr>
            <w:rPrChange w:id="3692" w:author="The Si Tran" w:date="2012-12-15T07:59:00Z">
              <w:rPr>
                <w:rFonts w:eastAsia="Times New Roman"/>
                <w:szCs w:val="26"/>
              </w:rPr>
            </w:rPrChange>
          </w:rPr>
          <w:t xml:space="preserve">       </w:t>
        </w:r>
        <w:r w:rsidR="005537CE">
          <w:rPr>
            <w:rFonts w:eastAsia="Times New Roman"/>
            <w:szCs w:val="26"/>
          </w:rPr>
          <w:t xml:space="preserve">            </w:t>
        </w:r>
        <w:r w:rsidR="00361F58" w:rsidRPr="007F6C43">
          <w:rPr>
            <w:rFonts w:eastAsia="Times New Roman"/>
            <w:szCs w:val="26"/>
          </w:rPr>
          <w:br/>
          <w:t>Với k &gt; p thì:</w:t>
        </w:r>
      </w:ins>
    </w:p>
    <w:p w14:paraId="6190EA83" w14:textId="577757BB" w:rsidR="00361F58" w:rsidRPr="007F6C43" w:rsidRDefault="00350BDD">
      <w:pPr>
        <w:jc w:val="center"/>
        <w:rPr>
          <w:ins w:id="3693" w:author="The Si Tran" w:date="2012-12-12T00:12:00Z"/>
        </w:rPr>
        <w:pPrChange w:id="3694"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695" w:author="The Si Tran" w:date="2012-12-12T00:12:00Z"/>
          <w:rFonts w:eastAsia="Times New Roman"/>
          <w:szCs w:val="26"/>
        </w:rPr>
      </w:pPr>
      <w:ins w:id="3696" w:author="The Si Tran" w:date="2012-12-14T05:01:00Z">
        <w:r>
          <w:rPr>
            <w:noProof/>
            <w:rPrChange w:id="3697" w:author="Unknown">
              <w:rPr>
                <w:b/>
                <w:bCs/>
                <w:noProof/>
                <w:sz w:val="20"/>
                <w:szCs w:val="20"/>
              </w:rPr>
            </w:rPrChange>
          </w:rPr>
          <mc:AlternateContent>
            <mc:Choice Requires="wps">
              <w:drawing>
                <wp:anchor distT="0" distB="0" distL="114300" distR="114300" simplePos="0" relativeHeight="251657216" behindDoc="0" locked="0" layoutInCell="1" allowOverlap="1" wp14:anchorId="7A57AABF" wp14:editId="1B42D941">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350BDD" w:rsidRPr="009211DB" w:rsidRDefault="00350BDD">
                              <w:pPr>
                                <w:pStyle w:val="EquationIndex"/>
                                <w:rPr>
                                  <w:rPrChange w:id="3698" w:author="The Si Tran" w:date="2012-12-15T08:05:00Z">
                                    <w:rPr/>
                                  </w:rPrChange>
                                </w:rPr>
                                <w:pPrChange w:id="3699" w:author="The Si Tran" w:date="2012-12-15T08:05:00Z">
                                  <w:pPr/>
                                </w:pPrChange>
                              </w:pPr>
                              <w:r w:rsidRPr="00E231FB">
                                <w:t>(3.</w:t>
                              </w:r>
                              <w:ins w:id="3700" w:author="The Si Tran" w:date="2012-12-14T04:55:00Z">
                                <w:r w:rsidRPr="00EB1298">
                                  <w:t>6</w:t>
                                </w:r>
                              </w:ins>
                              <w:del w:id="3701" w:author="The Si Tran" w:date="2012-12-14T04:55:00Z">
                                <w:r w:rsidRPr="009211DB" w:rsidDel="004505B3">
                                  <w:rPr>
                                    <w:rPrChange w:id="3702" w:author="The Si Tran" w:date="2012-12-15T08:05:00Z">
                                      <w:rPr/>
                                    </w:rPrChange>
                                  </w:rPr>
                                  <w:delText>2.1</w:delText>
                                </w:r>
                              </w:del>
                              <w:r w:rsidRPr="009211DB">
                                <w:rPr>
                                  <w:rPrChange w:id="3703" w:author="The Si Tran" w:date="2012-12-15T08:05: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1" o:spid="_x0000_s1034" type="#_x0000_t202" style="position:absolute;left:0;text-align:left;margin-left:411.45pt;margin-top:102.6pt;width:4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" fillcolor="window" stroked="f" strokeweight=".5pt">
                  <v:path arrowok="t"/>
                  <v:textbox>
                    <w:txbxContent>
                      <w:p w14:paraId="3F175293" w14:textId="77777777" w:rsidR="00350BDD" w:rsidRPr="009211DB" w:rsidRDefault="00350BDD">
                        <w:pPr>
                          <w:pStyle w:val="EquationIndex"/>
                          <w:rPr>
                            <w:rPrChange w:id="3704" w:author="The Si Tran" w:date="2012-12-15T08:05:00Z">
                              <w:rPr/>
                            </w:rPrChange>
                          </w:rPr>
                          <w:pPrChange w:id="3705" w:author="The Si Tran" w:date="2012-12-15T08:05:00Z">
                            <w:pPr/>
                          </w:pPrChange>
                        </w:pPr>
                        <w:r w:rsidRPr="00E231FB">
                          <w:t>(3.</w:t>
                        </w:r>
                        <w:ins w:id="3706" w:author="The Si Tran" w:date="2012-12-14T04:55:00Z">
                          <w:r w:rsidRPr="00EB1298">
                            <w:t>6</w:t>
                          </w:r>
                        </w:ins>
                        <w:del w:id="3707" w:author="The Si Tran" w:date="2012-12-14T04:55:00Z">
                          <w:r w:rsidRPr="009211DB" w:rsidDel="004505B3">
                            <w:rPr>
                              <w:rPrChange w:id="3708" w:author="The Si Tran" w:date="2012-12-15T08:05:00Z">
                                <w:rPr/>
                              </w:rPrChange>
                            </w:rPr>
                            <w:delText>2.1</w:delText>
                          </w:r>
                        </w:del>
                        <w:r w:rsidRPr="009211DB">
                          <w:rPr>
                            <w:rPrChange w:id="3709" w:author="The Si Tran" w:date="2012-12-15T08:05:00Z">
                              <w:rPr/>
                            </w:rPrChange>
                          </w:rPr>
                          <w:t>)</w:t>
                        </w:r>
                      </w:p>
                    </w:txbxContent>
                  </v:textbox>
                </v:shape>
              </w:pict>
            </mc:Fallback>
          </mc:AlternateContent>
        </w:r>
      </w:ins>
      <w:ins w:id="3710"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711"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350BDD" w:rsidP="00361F58">
      <w:pPr>
        <w:spacing w:before="100" w:beforeAutospacing="1" w:after="100" w:afterAutospacing="1"/>
        <w:rPr>
          <w:ins w:id="3712"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713"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714" w:author="The Si Tran" w:date="2012-12-12T00:12:00Z">
            <m:r>
              <m:rPr>
                <m:sty m:val="p"/>
              </m:rPr>
              <w:rPr>
                <w:rFonts w:ascii="Cambria Math" w:eastAsia="Times New Roman" w:hAnsi="Cambria Math"/>
                <w:szCs w:val="26"/>
              </w:rPr>
              <w:br/>
            </m:r>
          </w:ins>
        </m:oMath>
      </m:oMathPara>
      <w:ins w:id="3715"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16"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717" w:author="The Si Tran" w:date="2012-12-12T00:12:00Z"/>
          <w:rFonts w:eastAsia="Times New Roman"/>
          <w:szCs w:val="26"/>
        </w:rPr>
      </w:pPr>
      <w:ins w:id="3718" w:author="The Si Tran" w:date="2012-12-14T05:03:00Z">
        <w:r>
          <w:rPr>
            <w:noProof/>
            <w:rPrChange w:id="3719" w:author="Unknown">
              <w:rPr>
                <w:b/>
                <w:bCs/>
                <w:noProof/>
                <w:sz w:val="20"/>
                <w:szCs w:val="20"/>
              </w:rPr>
            </w:rPrChange>
          </w:rPr>
          <mc:AlternateContent>
            <mc:Choice Requires="wps">
              <w:drawing>
                <wp:anchor distT="0" distB="0" distL="114300" distR="114300" simplePos="0" relativeHeight="251659264" behindDoc="0" locked="0" layoutInCell="1" allowOverlap="1" wp14:anchorId="4546A330" wp14:editId="6E954F3A">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350BDD" w:rsidRDefault="00350BDD">
                              <w:pPr>
                                <w:pStyle w:val="EquationIndex"/>
                                <w:pPrChange w:id="3720" w:author="The Si Tran" w:date="2012-12-15T08:12:00Z">
                                  <w:pPr/>
                                </w:pPrChange>
                              </w:pPr>
                              <w:r>
                                <w:t>(3.</w:t>
                              </w:r>
                              <w:ins w:id="3721" w:author="The Si Tran" w:date="2012-12-14T04:55:00Z">
                                <w:r>
                                  <w:t>7</w:t>
                                </w:r>
                              </w:ins>
                              <w:del w:id="372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1" o:spid="_x0000_s1035" type="#_x0000_t202" style="position:absolute;left:0;text-align:left;margin-left:412pt;margin-top:32.6pt;width:41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" fillcolor="window" stroked="f" strokeweight=".5pt">
                  <v:path arrowok="t"/>
                  <v:textbox>
                    <w:txbxContent>
                      <w:p w14:paraId="1409AF4D" w14:textId="77777777" w:rsidR="00350BDD" w:rsidRDefault="00350BDD">
                        <w:pPr>
                          <w:pStyle w:val="EquationIndex"/>
                          <w:pPrChange w:id="3723" w:author="The Si Tran" w:date="2012-12-15T08:12:00Z">
                            <w:pPr/>
                          </w:pPrChange>
                        </w:pPr>
                        <w:r>
                          <w:t>(3.</w:t>
                        </w:r>
                        <w:ins w:id="3724" w:author="The Si Tran" w:date="2012-12-14T04:55:00Z">
                          <w:r>
                            <w:t>7</w:t>
                          </w:r>
                        </w:ins>
                        <w:del w:id="3725" w:author="The Si Tran" w:date="2012-12-14T04:55:00Z">
                          <w:r w:rsidDel="004505B3">
                            <w:delText>2.1</w:delText>
                          </w:r>
                        </w:del>
                        <w:r>
                          <w:t>)</w:t>
                        </w:r>
                      </w:p>
                    </w:txbxContent>
                  </v:textbox>
                </v:shape>
              </w:pict>
            </mc:Fallback>
          </mc:AlternateContent>
        </w:r>
      </w:ins>
      <w:ins w:id="3726"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727"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728" w:author="The Si Tran" w:date="2012-12-14T05:07:00Z">
              <w:rPr>
                <w:rFonts w:eastAsia="Times New Roman"/>
                <w:szCs w:val="26"/>
              </w:rPr>
            </w:rPrChange>
          </w:rPr>
          <w:t>3.</w:t>
        </w:r>
        <w:commentRangeStart w:id="3729"/>
        <w:r w:rsidR="00361F58" w:rsidRPr="00312F4F">
          <w:rPr>
            <w:rFonts w:eastAsia="Times New Roman"/>
            <w:color w:val="FF0000"/>
            <w:szCs w:val="26"/>
            <w:rPrChange w:id="3730" w:author="The Si Tran" w:date="2012-12-14T05:07:00Z">
              <w:rPr>
                <w:rFonts w:eastAsia="Times New Roman"/>
                <w:szCs w:val="26"/>
              </w:rPr>
            </w:rPrChange>
          </w:rPr>
          <w:t>11</w:t>
        </w:r>
      </w:ins>
      <w:commentRangeEnd w:id="3729"/>
      <w:ins w:id="3731" w:author="The Si Tran" w:date="2012-12-14T05:08:00Z">
        <w:r>
          <w:rPr>
            <w:rStyle w:val="CommentReference"/>
          </w:rPr>
          <w:commentReference w:id="3729"/>
        </w:r>
      </w:ins>
      <w:ins w:id="3732"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733" w:author="The Si Tran" w:date="2012-12-12T00:12:00Z"/>
          <w:rFonts w:eastAsia="Times New Roman"/>
          <w:szCs w:val="26"/>
        </w:rPr>
      </w:pPr>
      <w:ins w:id="3734"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735"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736" w:author="The Si Tran" w:date="2012-12-12T00:12:00Z"/>
          <w:rFonts w:eastAsia="Times New Roman"/>
          <w:szCs w:val="26"/>
        </w:rPr>
      </w:pPr>
      <w:ins w:id="3737"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738" w:author="The Si Tran" w:date="2012-12-12T00:12:00Z"/>
          <w:rFonts w:eastAsia="Times New Roman"/>
          <w:szCs w:val="26"/>
        </w:rPr>
      </w:pPr>
      <w:ins w:id="3739"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740"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741" w:author="The Si Tran" w:date="2012-12-12T00:12:00Z"/>
          <w:rFonts w:eastAsia="Times New Roman"/>
          <w:szCs w:val="26"/>
        </w:rPr>
      </w:pPr>
      <w:ins w:id="3742" w:author="The Si Tran" w:date="2012-12-12T00:12:00Z">
        <w:r w:rsidRPr="00090AB7">
          <w:rPr>
            <w:rPrChange w:id="3743"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744"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745"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746"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47"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748"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49"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50"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51"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52"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53"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754" w:author="The Si Tran" w:date="2012-12-12T00:12:00Z">
        <w:r w:rsidRPr="0019748F">
          <w:rPr>
            <w:rFonts w:eastAsia="Times New Roman"/>
            <w:szCs w:val="26"/>
          </w:rPr>
          <w:t>.</w:t>
        </w:r>
      </w:ins>
    </w:p>
    <w:p w14:paraId="7719F6F5" w14:textId="7F780A52" w:rsidR="00361F58" w:rsidRPr="0019748F" w:rsidRDefault="00361F58">
      <w:pPr>
        <w:rPr>
          <w:ins w:id="3755" w:author="The Si Tran" w:date="2012-12-12T00:12:00Z"/>
        </w:rPr>
        <w:pPrChange w:id="3756" w:author="The Si Tran" w:date="2012-12-16T10:33:00Z">
          <w:pPr>
            <w:spacing w:before="100" w:beforeAutospacing="1" w:after="100" w:afterAutospacing="1"/>
          </w:pPr>
        </w:pPrChange>
      </w:pPr>
      <w:ins w:id="3757"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758"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59"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60"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61"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62"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763" w:author="The Si Tran" w:date="2012-12-12T00:12:00Z">
        <w:r w:rsidRPr="0019748F">
          <w:t xml:space="preserve">. </w:t>
        </w:r>
      </w:ins>
    </w:p>
    <w:p w14:paraId="3A23FA9B" w14:textId="77777777" w:rsidR="00361F58" w:rsidRDefault="00361F58" w:rsidP="00361F58">
      <w:pPr>
        <w:spacing w:before="100" w:beforeAutospacing="1" w:after="100" w:afterAutospacing="1"/>
        <w:rPr>
          <w:ins w:id="3764" w:author="The Si Tran" w:date="2012-12-12T00:12:00Z"/>
          <w:szCs w:val="26"/>
          <w:lang w:val="pt-BR"/>
        </w:rPr>
      </w:pPr>
      <w:ins w:id="3765"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766"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767"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768"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769"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770" w:author="The Si Tran" w:date="2012-12-12T00:12:00Z"/>
          <w:szCs w:val="26"/>
          <w:lang w:val="pt-BR"/>
        </w:rPr>
      </w:pPr>
      <w:ins w:id="3771"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772" w:author="The Si Tran" w:date="2012-12-12T00:12:00Z">
        <w:r w:rsidRPr="00465185">
          <w:rPr>
            <w:position w:val="-8"/>
            <w:szCs w:val="26"/>
            <w:lang w:val="pt-BR"/>
          </w:rPr>
          <w:object w:dxaOrig="859" w:dyaOrig="360" w14:anchorId="11FC98E9">
            <v:shape id="_x0000_i1069" type="#_x0000_t75" style="width:43.55pt;height:14.25pt" o:ole="">
              <v:imagedata r:id="rId106" o:title=""/>
            </v:shape>
            <o:OLEObject Type="Embed" ProgID="Equation.DSMT4" ShapeID="_x0000_i1069" DrawAspect="Content" ObjectID="_1417184547" r:id="rId107"/>
          </w:object>
        </w:r>
      </w:ins>
      <w:ins w:id="3773"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774" w:author="The Si Tran" w:date="2012-12-12T00:11:00Z"/>
          <w:color w:val="FF0000"/>
          <w:szCs w:val="26"/>
          <w:lang w:val="pt-BR"/>
          <w:rPrChange w:id="3775" w:author="The Si Tran" w:date="2012-12-05T23:02:00Z">
            <w:rPr>
              <w:del w:id="3776" w:author="The Si Tran" w:date="2012-12-12T00:11:00Z"/>
              <w:color w:val="FF0000"/>
              <w:sz w:val="32"/>
              <w:lang w:val="pt-BR"/>
            </w:rPr>
          </w:rPrChange>
        </w:rPr>
      </w:pPr>
      <w:del w:id="3777" w:author="The Si Tran" w:date="2012-12-12T00:10:00Z">
        <w:r w:rsidRPr="0049233F" w:rsidDel="00361F58">
          <w:rPr>
            <w:color w:val="FF0000"/>
            <w:szCs w:val="26"/>
            <w:lang w:val="pt-BR"/>
            <w:rPrChange w:id="3778"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779" w:author="The Si Tran" w:date="2012-12-06T04:01:00Z"/>
          <w:color w:val="FF0000"/>
          <w:szCs w:val="26"/>
          <w:lang w:val="pt-BR"/>
          <w:rPrChange w:id="3780" w:author="The Si Tran" w:date="2012-12-05T23:02:00Z">
            <w:rPr>
              <w:del w:id="3781" w:author="The Si Tran" w:date="2012-12-06T04:01:00Z"/>
              <w:color w:val="FF0000"/>
              <w:sz w:val="32"/>
              <w:lang w:val="pt-BR"/>
            </w:rPr>
          </w:rPrChange>
        </w:rPr>
      </w:pPr>
      <w:del w:id="3782" w:author="The Si Tran" w:date="2012-12-06T04:01:00Z">
        <w:r w:rsidRPr="0049233F" w:rsidDel="00667D24">
          <w:rPr>
            <w:color w:val="FF0000"/>
            <w:szCs w:val="26"/>
            <w:lang w:val="pt-BR"/>
            <w:rPrChange w:id="3783"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784" w:author="The Si Tran" w:date="2012-12-12T00:12:00Z"/>
          <w:szCs w:val="26"/>
          <w:lang w:val="pt-BR"/>
          <w:rPrChange w:id="3785" w:author="The Si Tran" w:date="2012-12-06T00:54:00Z">
            <w:rPr>
              <w:del w:id="3786" w:author="The Si Tran" w:date="2012-12-12T00:12:00Z"/>
              <w:sz w:val="28"/>
              <w:szCs w:val="28"/>
              <w:lang w:val="pt-BR"/>
            </w:rPr>
          </w:rPrChange>
        </w:rPr>
        <w:pPrChange w:id="3787" w:author="The Si Tran" w:date="2012-12-06T00:54:00Z">
          <w:pPr>
            <w:ind w:firstLine="540"/>
          </w:pPr>
        </w:pPrChange>
      </w:pPr>
      <w:del w:id="3788" w:author="The Si Tran" w:date="2012-12-12T00:12:00Z">
        <w:r w:rsidRPr="0049233F" w:rsidDel="00361F58">
          <w:rPr>
            <w:szCs w:val="26"/>
            <w:lang w:val="pt-BR"/>
            <w:rPrChange w:id="3789"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790" w:author="The Si Tran" w:date="2012-12-06T00:55:00Z"/>
          <w:szCs w:val="26"/>
          <w:lang w:val="pt-BR"/>
          <w:rPrChange w:id="3791" w:author="The Si Tran" w:date="2012-12-05T23:02:00Z">
            <w:rPr>
              <w:del w:id="3792" w:author="The Si Tran" w:date="2012-12-06T00:55:00Z"/>
              <w:sz w:val="28"/>
              <w:szCs w:val="28"/>
              <w:lang w:val="pt-BR"/>
            </w:rPr>
          </w:rPrChange>
        </w:rPr>
      </w:pPr>
      <w:del w:id="3793" w:author="The Si Tran" w:date="2012-12-06T00:55:00Z">
        <w:r w:rsidRPr="00AF1345" w:rsidDel="00BA51C4">
          <w:rPr>
            <w:position w:val="-14"/>
            <w:szCs w:val="26"/>
            <w:lang w:val="pt-BR"/>
          </w:rPr>
          <w:object w:dxaOrig="2920" w:dyaOrig="380" w14:anchorId="2282CF9B">
            <v:shape id="_x0000_i1070" type="#_x0000_t75" style="width:3in;height:28.45pt" o:ole="">
              <v:imagedata r:id="rId108" o:title=""/>
            </v:shape>
            <o:OLEObject Type="Embed" ProgID="Equation.DSMT4" ShapeID="_x0000_i1070" DrawAspect="Content" ObjectID="_1417184548" r:id="rId109"/>
          </w:object>
        </w:r>
        <w:r w:rsidRPr="0049233F" w:rsidDel="00BA51C4">
          <w:rPr>
            <w:szCs w:val="26"/>
            <w:lang w:val="pt-BR"/>
            <w:rPrChange w:id="3794"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795" w:author="The Si Tran" w:date="2012-12-12T00:12:00Z"/>
          <w:szCs w:val="26"/>
          <w:lang w:val="pt-BR"/>
          <w:rPrChange w:id="3796" w:author="The Si Tran" w:date="2012-12-05T23:02:00Z">
            <w:rPr>
              <w:del w:id="3797" w:author="The Si Tran" w:date="2012-12-12T00:12:00Z"/>
              <w:sz w:val="28"/>
              <w:szCs w:val="28"/>
              <w:lang w:val="pt-BR"/>
            </w:rPr>
          </w:rPrChange>
        </w:rPr>
      </w:pPr>
      <w:del w:id="3798" w:author="The Si Tran" w:date="2012-12-12T00:12:00Z">
        <w:r w:rsidRPr="0049233F" w:rsidDel="00361F58">
          <w:rPr>
            <w:szCs w:val="26"/>
            <w:lang w:val="pt-BR"/>
            <w:rPrChange w:id="3799"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800" w:author="The Si Tran" w:date="2012-12-12T00:12:00Z"/>
          <w:szCs w:val="26"/>
          <w:lang w:val="pt-BR"/>
          <w:rPrChange w:id="3801" w:author="The Si Tran" w:date="2012-12-05T23:02:00Z">
            <w:rPr>
              <w:del w:id="3802" w:author="The Si Tran" w:date="2012-12-12T00:12:00Z"/>
              <w:sz w:val="28"/>
              <w:szCs w:val="28"/>
              <w:lang w:val="pt-BR"/>
            </w:rPr>
          </w:rPrChange>
        </w:rPr>
      </w:pPr>
      <w:del w:id="3803" w:author="The Si Tran" w:date="2012-12-06T00:55:00Z">
        <w:r w:rsidRPr="00AF1345" w:rsidDel="003B3B5B">
          <w:rPr>
            <w:position w:val="-6"/>
            <w:szCs w:val="26"/>
            <w:lang w:val="pt-BR"/>
          </w:rPr>
          <w:object w:dxaOrig="220" w:dyaOrig="279" w14:anchorId="0F632030">
            <v:shape id="_x0000_i1071" type="#_x0000_t75" style="width:14.25pt;height:21.75pt" o:ole="">
              <v:imagedata r:id="rId110" o:title=""/>
            </v:shape>
            <o:OLEObject Type="Embed" ProgID="Equation.DSMT4" ShapeID="_x0000_i1071" DrawAspect="Content" ObjectID="_1417184549" r:id="rId111"/>
          </w:object>
        </w:r>
        <w:r w:rsidRPr="0049233F" w:rsidDel="003B3B5B">
          <w:rPr>
            <w:szCs w:val="26"/>
            <w:lang w:val="pt-BR"/>
            <w:rPrChange w:id="3804" w:author="The Si Tran" w:date="2012-12-05T23:02:00Z">
              <w:rPr>
                <w:sz w:val="28"/>
                <w:szCs w:val="28"/>
                <w:lang w:val="pt-BR"/>
              </w:rPr>
            </w:rPrChange>
          </w:rPr>
          <w:delText xml:space="preserve"> </w:delText>
        </w:r>
      </w:del>
      <w:del w:id="3805" w:author="The Si Tran" w:date="2012-12-12T00:12:00Z">
        <w:r w:rsidRPr="0049233F" w:rsidDel="00361F58">
          <w:rPr>
            <w:szCs w:val="26"/>
            <w:lang w:val="pt-BR"/>
            <w:rPrChange w:id="3806"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807" w:author="The Si Tran" w:date="2012-12-12T00:12:00Z"/>
          <w:szCs w:val="26"/>
          <w:lang w:val="pt-BR"/>
          <w:rPrChange w:id="3808" w:author="The Si Tran" w:date="2012-12-05T23:02:00Z">
            <w:rPr>
              <w:del w:id="3809" w:author="The Si Tran" w:date="2012-12-12T00:12:00Z"/>
              <w:sz w:val="28"/>
              <w:szCs w:val="28"/>
              <w:lang w:val="pt-BR"/>
            </w:rPr>
          </w:rPrChange>
        </w:rPr>
      </w:pPr>
      <w:del w:id="3810" w:author="The Si Tran" w:date="2012-12-06T00:55:00Z">
        <w:r w:rsidRPr="00AF1345" w:rsidDel="003B3B5B">
          <w:rPr>
            <w:position w:val="-12"/>
            <w:szCs w:val="26"/>
            <w:lang w:val="pt-BR"/>
          </w:rPr>
          <w:object w:dxaOrig="240" w:dyaOrig="360" w14:anchorId="68D691B9">
            <v:shape id="_x0000_i1072" type="#_x0000_t75" style="width:14.25pt;height:28.45pt" o:ole="">
              <v:imagedata r:id="rId112" o:title=""/>
            </v:shape>
            <o:OLEObject Type="Embed" ProgID="Equation.DSMT4" ShapeID="_x0000_i1072" DrawAspect="Content" ObjectID="_1417184550" r:id="rId113"/>
          </w:object>
        </w:r>
        <w:r w:rsidRPr="0049233F" w:rsidDel="003B3B5B">
          <w:rPr>
            <w:szCs w:val="26"/>
            <w:lang w:val="pt-BR"/>
            <w:rPrChange w:id="3811" w:author="The Si Tran" w:date="2012-12-05T23:02:00Z">
              <w:rPr>
                <w:sz w:val="28"/>
                <w:szCs w:val="28"/>
                <w:lang w:val="pt-BR"/>
              </w:rPr>
            </w:rPrChange>
          </w:rPr>
          <w:delText xml:space="preserve"> </w:delText>
        </w:r>
      </w:del>
      <w:del w:id="3812" w:author="The Si Tran" w:date="2012-12-12T00:12:00Z">
        <w:r w:rsidRPr="0049233F" w:rsidDel="00361F58">
          <w:rPr>
            <w:szCs w:val="26"/>
            <w:lang w:val="pt-BR"/>
            <w:rPrChange w:id="3813"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814" w:author="The Si Tran" w:date="2012-12-12T00:12:00Z"/>
          <w:szCs w:val="26"/>
          <w:lang w:val="pt-BR"/>
          <w:rPrChange w:id="3815" w:author="The Si Tran" w:date="2012-12-05T23:02:00Z">
            <w:rPr>
              <w:del w:id="3816" w:author="The Si Tran" w:date="2012-12-12T00:12:00Z"/>
              <w:sz w:val="28"/>
              <w:szCs w:val="28"/>
              <w:lang w:val="pt-BR"/>
            </w:rPr>
          </w:rPrChange>
        </w:rPr>
      </w:pPr>
      <w:del w:id="3817" w:author="The Si Tran" w:date="2012-12-12T00:12:00Z">
        <w:r w:rsidRPr="0049233F" w:rsidDel="00361F58">
          <w:rPr>
            <w:szCs w:val="26"/>
            <w:lang w:val="pt-BR"/>
            <w:rPrChange w:id="3818" w:author="The Si Tran" w:date="2012-12-05T23:02:00Z">
              <w:rPr>
                <w:sz w:val="28"/>
                <w:szCs w:val="28"/>
                <w:lang w:val="pt-BR"/>
              </w:rPr>
            </w:rPrChange>
          </w:rPr>
          <w:delText xml:space="preserve"> </w:delText>
        </w:r>
      </w:del>
      <w:del w:id="3819" w:author="The Si Tran" w:date="2012-12-06T00:55:00Z">
        <w:r w:rsidRPr="00AF1345" w:rsidDel="000E7D19">
          <w:rPr>
            <w:position w:val="-12"/>
            <w:szCs w:val="26"/>
            <w:lang w:val="pt-BR"/>
          </w:rPr>
          <w:object w:dxaOrig="220" w:dyaOrig="360" w14:anchorId="0AA16092">
            <v:shape id="_x0000_i1073" type="#_x0000_t75" style="width:14.25pt;height:28.45pt" o:ole="">
              <v:imagedata r:id="rId114" o:title=""/>
            </v:shape>
            <o:OLEObject Type="Embed" ProgID="Equation.DSMT4" ShapeID="_x0000_i1073" DrawAspect="Content" ObjectID="_1417184551" r:id="rId115"/>
          </w:object>
        </w:r>
      </w:del>
      <w:del w:id="3820" w:author="The Si Tran" w:date="2012-12-12T00:12:00Z">
        <w:r w:rsidRPr="0049233F" w:rsidDel="00361F58">
          <w:rPr>
            <w:szCs w:val="26"/>
            <w:lang w:val="pt-BR"/>
            <w:rPrChange w:id="3821" w:author="The Si Tran" w:date="2012-12-05T23:02:00Z">
              <w:rPr>
                <w:sz w:val="28"/>
                <w:szCs w:val="28"/>
                <w:lang w:val="pt-BR"/>
              </w:rPr>
            </w:rPrChange>
          </w:rPr>
          <w:delText xml:space="preserve"> là các trọng số được ước lượng thể hiện sự ảnh hưởng của các giá trị </w:delText>
        </w:r>
      </w:del>
      <w:del w:id="3822" w:author="The Si Tran" w:date="2012-12-06T00:56:00Z">
        <w:r w:rsidRPr="0049233F" w:rsidDel="000E7D19">
          <w:rPr>
            <w:szCs w:val="26"/>
            <w:lang w:val="pt-BR"/>
            <w:rPrChange w:id="3823" w:author="The Si Tran" w:date="2012-12-05T23:02:00Z">
              <w:rPr>
                <w:sz w:val="28"/>
                <w:szCs w:val="28"/>
                <w:lang w:val="pt-BR"/>
              </w:rPr>
            </w:rPrChange>
          </w:rPr>
          <w:delText>y</w:delText>
        </w:r>
        <w:r w:rsidRPr="0049233F" w:rsidDel="000E7D19">
          <w:rPr>
            <w:szCs w:val="26"/>
            <w:vertAlign w:val="subscript"/>
            <w:lang w:val="pt-BR"/>
            <w:rPrChange w:id="3824" w:author="The Si Tran" w:date="2012-12-05T23:02:00Z">
              <w:rPr>
                <w:sz w:val="28"/>
                <w:szCs w:val="28"/>
                <w:vertAlign w:val="subscript"/>
                <w:lang w:val="pt-BR"/>
              </w:rPr>
            </w:rPrChange>
          </w:rPr>
          <w:delText>t-i</w:delText>
        </w:r>
        <w:r w:rsidRPr="0049233F" w:rsidDel="000E7D19">
          <w:rPr>
            <w:szCs w:val="26"/>
            <w:lang w:val="pt-BR"/>
            <w:rPrChange w:id="3825" w:author="The Si Tran" w:date="2012-12-05T23:02:00Z">
              <w:rPr>
                <w:sz w:val="28"/>
                <w:szCs w:val="28"/>
                <w:lang w:val="pt-BR"/>
              </w:rPr>
            </w:rPrChange>
          </w:rPr>
          <w:delText xml:space="preserve"> </w:delText>
        </w:r>
      </w:del>
      <w:del w:id="3826" w:author="The Si Tran" w:date="2012-12-12T00:12:00Z">
        <w:r w:rsidRPr="0049233F" w:rsidDel="00361F58">
          <w:rPr>
            <w:szCs w:val="26"/>
            <w:lang w:val="pt-BR"/>
            <w:rPrChange w:id="3827" w:author="The Si Tran" w:date="2012-12-05T23:02:00Z">
              <w:rPr>
                <w:sz w:val="28"/>
                <w:szCs w:val="28"/>
                <w:lang w:val="pt-BR"/>
              </w:rPr>
            </w:rPrChange>
          </w:rPr>
          <w:delText xml:space="preserve">lên </w:delText>
        </w:r>
      </w:del>
      <w:del w:id="3828" w:author="The Si Tran" w:date="2012-12-06T00:56:00Z">
        <w:r w:rsidRPr="0049233F" w:rsidDel="000E7D19">
          <w:rPr>
            <w:szCs w:val="26"/>
            <w:lang w:val="pt-BR"/>
            <w:rPrChange w:id="3829" w:author="The Si Tran" w:date="2012-12-05T23:02:00Z">
              <w:rPr>
                <w:sz w:val="28"/>
                <w:szCs w:val="28"/>
                <w:lang w:val="pt-BR"/>
              </w:rPr>
            </w:rPrChange>
          </w:rPr>
          <w:delText>y</w:delText>
        </w:r>
        <w:r w:rsidRPr="0049233F" w:rsidDel="000E7D19">
          <w:rPr>
            <w:szCs w:val="26"/>
            <w:vertAlign w:val="subscript"/>
            <w:lang w:val="pt-BR"/>
            <w:rPrChange w:id="3830" w:author="The Si Tran" w:date="2012-12-05T23:02:00Z">
              <w:rPr>
                <w:sz w:val="28"/>
                <w:szCs w:val="28"/>
                <w:vertAlign w:val="subscript"/>
                <w:lang w:val="pt-BR"/>
              </w:rPr>
            </w:rPrChange>
          </w:rPr>
          <w:delText>t</w:delText>
        </w:r>
        <w:r w:rsidRPr="0049233F" w:rsidDel="000E7D19">
          <w:rPr>
            <w:szCs w:val="26"/>
            <w:lang w:val="pt-BR"/>
            <w:rPrChange w:id="3831"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832" w:author="The Si Tran" w:date="2012-12-06T00:59:00Z"/>
          <w:szCs w:val="26"/>
          <w:lang w:val="pt-BR"/>
        </w:rPr>
        <w:pPrChange w:id="3833" w:author="The Si Tran" w:date="2012-12-06T00:59:00Z">
          <w:pPr>
            <w:ind w:firstLine="540"/>
          </w:pPr>
        </w:pPrChange>
      </w:pPr>
      <w:del w:id="3834" w:author="The Si Tran" w:date="2012-12-12T00:12:00Z">
        <w:r w:rsidRPr="0049233F" w:rsidDel="00361F58">
          <w:rPr>
            <w:szCs w:val="26"/>
            <w:lang w:val="pt-BR"/>
            <w:rPrChange w:id="3835"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836" w:author="The Si Tran" w:date="2012-12-06T01:05:00Z"/>
          <w:szCs w:val="26"/>
          <w:lang w:val="pt-BR"/>
          <w:rPrChange w:id="3837" w:author="The Si Tran" w:date="2012-12-05T23:02:00Z">
            <w:rPr>
              <w:del w:id="3838" w:author="The Si Tran" w:date="2012-12-06T01:05:00Z"/>
              <w:sz w:val="28"/>
              <w:szCs w:val="28"/>
              <w:lang w:val="pt-BR"/>
            </w:rPr>
          </w:rPrChange>
        </w:rPr>
        <w:pPrChange w:id="3839" w:author="The Si Tran" w:date="2012-12-06T01:05:00Z">
          <w:pPr>
            <w:ind w:firstLine="540"/>
          </w:pPr>
        </w:pPrChange>
      </w:pPr>
      <w:del w:id="3840" w:author="The Si Tran" w:date="2012-12-06T00:59:00Z">
        <w:r w:rsidRPr="00AF1345" w:rsidDel="007B7F6E">
          <w:rPr>
            <w:position w:val="-32"/>
            <w:szCs w:val="26"/>
            <w:lang w:val="pt-BR"/>
          </w:rPr>
          <w:object w:dxaOrig="2960" w:dyaOrig="700" w14:anchorId="6C0265E7">
            <v:shape id="_x0000_i1074" type="#_x0000_t75" style="width:208.45pt;height:50.25pt" o:ole="">
              <v:imagedata r:id="rId116" o:title=""/>
            </v:shape>
            <o:OLEObject Type="Embed" ProgID="Equation.DSMT4" ShapeID="_x0000_i1074" DrawAspect="Content" ObjectID="_1417184552" r:id="rId117"/>
          </w:object>
        </w:r>
      </w:del>
    </w:p>
    <w:p w14:paraId="25BA803B" w14:textId="77777777" w:rsidR="006A21F7" w:rsidRPr="0049233F" w:rsidDel="00361F58" w:rsidRDefault="006A21F7">
      <w:pPr>
        <w:ind w:left="720" w:firstLine="720"/>
        <w:rPr>
          <w:del w:id="3841" w:author="The Si Tran" w:date="2012-12-12T00:12:00Z"/>
          <w:szCs w:val="26"/>
          <w:lang w:val="pt-BR"/>
          <w:rPrChange w:id="3842" w:author="The Si Tran" w:date="2012-12-05T23:02:00Z">
            <w:rPr>
              <w:del w:id="3843" w:author="The Si Tran" w:date="2012-12-12T00:12:00Z"/>
              <w:sz w:val="28"/>
              <w:szCs w:val="28"/>
              <w:lang w:val="pt-BR"/>
            </w:rPr>
          </w:rPrChange>
        </w:rPr>
        <w:pPrChange w:id="3844" w:author="The Si Tran" w:date="2012-12-06T01:05:00Z">
          <w:pPr>
            <w:ind w:firstLine="540"/>
          </w:pPr>
        </w:pPrChange>
      </w:pPr>
      <w:del w:id="3845" w:author="The Si Tran" w:date="2012-12-06T01:05:00Z">
        <w:r w:rsidRPr="00AF1345" w:rsidDel="00781FC7">
          <w:rPr>
            <w:position w:val="-106"/>
            <w:szCs w:val="26"/>
            <w:lang w:val="pt-BR"/>
          </w:rPr>
          <w:object w:dxaOrig="3940" w:dyaOrig="1840" w14:anchorId="330C36D8">
            <v:shape id="_x0000_i1075" type="#_x0000_t75" style="width:259.55pt;height:122.25pt" o:ole="">
              <v:imagedata r:id="rId118" o:title=""/>
            </v:shape>
            <o:OLEObject Type="Embed" ProgID="Equation.DSMT4" ShapeID="_x0000_i1075" DrawAspect="Content" ObjectID="_1417184553" r:id="rId119"/>
          </w:object>
        </w:r>
      </w:del>
    </w:p>
    <w:p w14:paraId="7ED61313" w14:textId="77777777" w:rsidR="006A21F7" w:rsidRPr="0049233F" w:rsidDel="00361F58" w:rsidRDefault="006A21F7" w:rsidP="006A21F7">
      <w:pPr>
        <w:ind w:firstLine="540"/>
        <w:rPr>
          <w:del w:id="3846" w:author="The Si Tran" w:date="2012-12-12T00:12:00Z"/>
          <w:szCs w:val="26"/>
          <w:lang w:val="pt-BR"/>
          <w:rPrChange w:id="3847" w:author="The Si Tran" w:date="2012-12-05T23:02:00Z">
            <w:rPr>
              <w:del w:id="3848" w:author="The Si Tran" w:date="2012-12-12T00:12:00Z"/>
              <w:sz w:val="28"/>
              <w:szCs w:val="28"/>
              <w:lang w:val="pt-BR"/>
            </w:rPr>
          </w:rPrChange>
        </w:rPr>
      </w:pPr>
      <w:del w:id="3849" w:author="The Si Tran" w:date="2012-12-12T00:12:00Z">
        <w:r w:rsidRPr="0049233F" w:rsidDel="00361F58">
          <w:rPr>
            <w:szCs w:val="26"/>
            <w:lang w:val="pt-BR"/>
            <w:rPrChange w:id="3850"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851" w:author="The Si Tran" w:date="2012-12-06T04:09:00Z"/>
          <w:szCs w:val="26"/>
          <w:lang w:val="pt-BR"/>
          <w:rPrChange w:id="3852" w:author="The Si Tran" w:date="2012-12-05T23:02:00Z">
            <w:rPr>
              <w:del w:id="3853" w:author="The Si Tran" w:date="2012-12-06T04:09:00Z"/>
              <w:sz w:val="28"/>
              <w:szCs w:val="28"/>
              <w:lang w:val="pt-BR"/>
            </w:rPr>
          </w:rPrChange>
        </w:rPr>
        <w:pPrChange w:id="3854" w:author="The Si Tran" w:date="2012-12-06T01:07:00Z">
          <w:pPr>
            <w:ind w:firstLine="540"/>
          </w:pPr>
        </w:pPrChange>
      </w:pPr>
      <w:del w:id="3855" w:author="The Si Tran" w:date="2012-12-06T01:07:00Z">
        <w:r w:rsidRPr="00AF1345" w:rsidDel="00FA67FB">
          <w:rPr>
            <w:position w:val="-28"/>
            <w:szCs w:val="26"/>
            <w:lang w:val="pt-BR"/>
          </w:rPr>
          <w:object w:dxaOrig="4099" w:dyaOrig="680" w14:anchorId="76A0D3E8">
            <v:shape id="_x0000_i1076" type="#_x0000_t75" style="width:316.45pt;height:50.25pt" o:ole="">
              <v:imagedata r:id="rId120" o:title=""/>
            </v:shape>
            <o:OLEObject Type="Embed" ProgID="Equation.DSMT4" ShapeID="_x0000_i1076" DrawAspect="Content" ObjectID="_1417184554" r:id="rId121"/>
          </w:object>
        </w:r>
      </w:del>
      <w:del w:id="3856" w:author="The Si Tran" w:date="2012-12-12T00:12:00Z">
        <w:r w:rsidRPr="0049233F" w:rsidDel="00361F58">
          <w:rPr>
            <w:szCs w:val="26"/>
            <w:lang w:val="pt-BR"/>
            <w:rPrChange w:id="3857" w:author="The Si Tran" w:date="2012-12-05T23:02:00Z">
              <w:rPr>
                <w:sz w:val="28"/>
                <w:szCs w:val="28"/>
                <w:lang w:val="pt-BR"/>
              </w:rPr>
            </w:rPrChange>
          </w:rPr>
          <w:delText xml:space="preserve">  (3.2.2</w:delText>
        </w:r>
      </w:del>
      <w:del w:id="3858" w:author="The Si Tran" w:date="2012-12-06T04:09:00Z">
        <w:r w:rsidRPr="0049233F" w:rsidDel="00187478">
          <w:rPr>
            <w:szCs w:val="26"/>
            <w:lang w:val="pt-BR"/>
            <w:rPrChange w:id="3859"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860" w:author="The Si Tran" w:date="2012-12-12T00:12:00Z"/>
          <w:szCs w:val="26"/>
          <w:lang w:val="pt-BR"/>
          <w:rPrChange w:id="3861" w:author="The Si Tran" w:date="2012-12-06T01:05:00Z">
            <w:rPr>
              <w:del w:id="3862" w:author="The Si Tran" w:date="2012-12-12T00:12:00Z"/>
              <w:sz w:val="28"/>
              <w:szCs w:val="28"/>
              <w:lang w:val="pt-BR"/>
            </w:rPr>
          </w:rPrChange>
        </w:rPr>
        <w:pPrChange w:id="3863" w:author="The Si Tran" w:date="2012-12-06T04:09:00Z">
          <w:pPr>
            <w:ind w:firstLine="540"/>
          </w:pPr>
        </w:pPrChange>
      </w:pPr>
    </w:p>
    <w:p w14:paraId="5A6D8032" w14:textId="77777777" w:rsidR="006A21F7" w:rsidRPr="0049233F" w:rsidDel="00361F58" w:rsidRDefault="006A21F7" w:rsidP="006A21F7">
      <w:pPr>
        <w:ind w:firstLine="540"/>
        <w:rPr>
          <w:del w:id="3864" w:author="The Si Tran" w:date="2012-12-12T00:12:00Z"/>
          <w:szCs w:val="26"/>
          <w:lang w:val="pt-BR"/>
          <w:rPrChange w:id="3865" w:author="The Si Tran" w:date="2012-12-05T23:02:00Z">
            <w:rPr>
              <w:del w:id="3866" w:author="The Si Tran" w:date="2012-12-12T00:12:00Z"/>
              <w:sz w:val="28"/>
              <w:szCs w:val="28"/>
              <w:lang w:val="pt-BR"/>
            </w:rPr>
          </w:rPrChange>
        </w:rPr>
      </w:pPr>
      <w:del w:id="3867" w:author="The Si Tran" w:date="2012-12-12T00:12:00Z">
        <w:r w:rsidRPr="0049233F" w:rsidDel="00361F58">
          <w:rPr>
            <w:szCs w:val="26"/>
            <w:lang w:val="pt-BR"/>
            <w:rPrChange w:id="3868"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869" w:author="The Si Tran" w:date="2012-12-12T00:12:00Z"/>
          <w:szCs w:val="26"/>
          <w:lang w:val="pt-BR"/>
          <w:rPrChange w:id="3870" w:author="The Si Tran" w:date="2012-12-05T23:02:00Z">
            <w:rPr>
              <w:del w:id="3871" w:author="The Si Tran" w:date="2012-12-12T00:12:00Z"/>
              <w:sz w:val="28"/>
              <w:szCs w:val="28"/>
              <w:lang w:val="pt-BR"/>
            </w:rPr>
          </w:rPrChange>
        </w:rPr>
      </w:pPr>
      <w:del w:id="3872" w:author="The Si Tran" w:date="2012-12-12T00:12:00Z">
        <w:r w:rsidRPr="0049233F" w:rsidDel="00361F58">
          <w:rPr>
            <w:szCs w:val="26"/>
            <w:lang w:val="pt-BR"/>
            <w:rPrChange w:id="3873"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874" w:author="The Si Tran" w:date="2012-12-12T00:12:00Z"/>
          <w:b/>
          <w:szCs w:val="26"/>
          <w:lang w:val="pt-BR"/>
          <w:rPrChange w:id="3875" w:author="The Si Tran" w:date="2012-12-05T23:02:00Z">
            <w:rPr>
              <w:del w:id="3876" w:author="The Si Tran" w:date="2012-12-12T00:12:00Z"/>
              <w:b/>
              <w:sz w:val="28"/>
              <w:szCs w:val="28"/>
              <w:lang w:val="pt-BR"/>
            </w:rPr>
          </w:rPrChange>
        </w:rPr>
      </w:pPr>
      <w:del w:id="3877" w:author="The Si Tran" w:date="2012-12-12T00:12:00Z">
        <w:r w:rsidRPr="0049233F" w:rsidDel="00361F58">
          <w:rPr>
            <w:b/>
            <w:szCs w:val="26"/>
            <w:lang w:val="pt-BR"/>
            <w:rPrChange w:id="3878"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879" w:author="The Si Tran" w:date="2012-12-12T00:12:00Z"/>
          <w:szCs w:val="26"/>
          <w:lang w:val="pt-BR"/>
          <w:rPrChange w:id="3880" w:author="The Si Tran" w:date="2012-12-05T23:02:00Z">
            <w:rPr>
              <w:del w:id="3881" w:author="The Si Tran" w:date="2012-12-12T00:12:00Z"/>
              <w:sz w:val="28"/>
              <w:szCs w:val="28"/>
              <w:lang w:val="pt-BR"/>
            </w:rPr>
          </w:rPrChange>
        </w:rPr>
      </w:pPr>
      <w:del w:id="3882" w:author="The Si Tran" w:date="2012-12-12T00:12:00Z">
        <w:r w:rsidRPr="0049233F" w:rsidDel="00361F58">
          <w:rPr>
            <w:szCs w:val="26"/>
            <w:lang w:val="pt-BR"/>
            <w:rPrChange w:id="3883" w:author="The Si Tran" w:date="2012-12-05T23:02:00Z">
              <w:rPr>
                <w:sz w:val="28"/>
                <w:szCs w:val="28"/>
                <w:lang w:val="pt-BR"/>
              </w:rPr>
            </w:rPrChange>
          </w:rPr>
          <w:delText xml:space="preserve">Hàm tự tương quan riêng phần ở độ trễ k là sự tương quan giữa </w:delText>
        </w:r>
      </w:del>
      <w:del w:id="3884" w:author="The Si Tran" w:date="2012-12-06T20:12:00Z">
        <w:r w:rsidRPr="0049233F" w:rsidDel="00542651">
          <w:rPr>
            <w:szCs w:val="26"/>
            <w:lang w:val="pt-BR"/>
            <w:rPrChange w:id="3885" w:author="The Si Tran" w:date="2012-12-05T23:02:00Z">
              <w:rPr>
                <w:sz w:val="28"/>
                <w:szCs w:val="28"/>
                <w:lang w:val="pt-BR"/>
              </w:rPr>
            </w:rPrChange>
          </w:rPr>
          <w:delText>y</w:delText>
        </w:r>
        <w:r w:rsidRPr="0049233F" w:rsidDel="00542651">
          <w:rPr>
            <w:szCs w:val="26"/>
            <w:vertAlign w:val="subscript"/>
            <w:lang w:val="pt-BR"/>
            <w:rPrChange w:id="3886" w:author="The Si Tran" w:date="2012-12-05T23:02:00Z">
              <w:rPr>
                <w:sz w:val="28"/>
                <w:szCs w:val="28"/>
                <w:vertAlign w:val="subscript"/>
                <w:lang w:val="pt-BR"/>
              </w:rPr>
            </w:rPrChange>
          </w:rPr>
          <w:delText>t</w:delText>
        </w:r>
      </w:del>
      <w:del w:id="3887" w:author="The Si Tran" w:date="2012-12-12T00:12:00Z">
        <w:r w:rsidRPr="0049233F" w:rsidDel="00361F58">
          <w:rPr>
            <w:szCs w:val="26"/>
            <w:lang w:val="pt-BR"/>
            <w:rPrChange w:id="3888" w:author="The Si Tran" w:date="2012-12-05T23:02:00Z">
              <w:rPr>
                <w:sz w:val="28"/>
                <w:szCs w:val="28"/>
                <w:lang w:val="pt-BR"/>
              </w:rPr>
            </w:rPrChange>
          </w:rPr>
          <w:delText xml:space="preserve"> và </w:delText>
        </w:r>
      </w:del>
      <w:del w:id="3889" w:author="The Si Tran" w:date="2012-12-06T20:12:00Z">
        <w:r w:rsidRPr="0049233F" w:rsidDel="00542651">
          <w:rPr>
            <w:szCs w:val="26"/>
            <w:lang w:val="pt-BR"/>
            <w:rPrChange w:id="3890" w:author="The Si Tran" w:date="2012-12-05T23:02:00Z">
              <w:rPr>
                <w:sz w:val="28"/>
                <w:szCs w:val="28"/>
                <w:lang w:val="pt-BR"/>
              </w:rPr>
            </w:rPrChange>
          </w:rPr>
          <w:delText>y</w:delText>
        </w:r>
        <w:r w:rsidRPr="0049233F" w:rsidDel="00542651">
          <w:rPr>
            <w:szCs w:val="26"/>
            <w:vertAlign w:val="subscript"/>
            <w:lang w:val="pt-BR"/>
            <w:rPrChange w:id="3891" w:author="The Si Tran" w:date="2012-12-05T23:02:00Z">
              <w:rPr>
                <w:sz w:val="28"/>
                <w:szCs w:val="28"/>
                <w:vertAlign w:val="subscript"/>
                <w:lang w:val="pt-BR"/>
              </w:rPr>
            </w:rPrChange>
          </w:rPr>
          <w:delText>t-k</w:delText>
        </w:r>
      </w:del>
      <w:del w:id="3892" w:author="The Si Tran" w:date="2012-12-12T00:12:00Z">
        <w:r w:rsidRPr="0049233F" w:rsidDel="00361F58">
          <w:rPr>
            <w:szCs w:val="26"/>
            <w:lang w:val="pt-BR"/>
            <w:rPrChange w:id="3893" w:author="The Si Tran" w:date="2012-12-05T23:02:00Z">
              <w:rPr>
                <w:sz w:val="28"/>
                <w:szCs w:val="28"/>
                <w:lang w:val="pt-BR"/>
              </w:rPr>
            </w:rPrChange>
          </w:rPr>
          <w:delText xml:space="preserve"> sau khi đã hiệu chỉnh sự ảnh hưởng của các giá trị </w:delText>
        </w:r>
      </w:del>
      <w:del w:id="3894" w:author="The Si Tran" w:date="2012-12-06T20:13:00Z">
        <w:r w:rsidRPr="0049233F" w:rsidDel="00542651">
          <w:rPr>
            <w:szCs w:val="26"/>
            <w:lang w:val="pt-BR"/>
            <w:rPrChange w:id="3895" w:author="The Si Tran" w:date="2012-12-05T23:02:00Z">
              <w:rPr>
                <w:sz w:val="28"/>
                <w:szCs w:val="28"/>
                <w:lang w:val="pt-BR"/>
              </w:rPr>
            </w:rPrChange>
          </w:rPr>
          <w:delText>y</w:delText>
        </w:r>
        <w:r w:rsidRPr="0049233F" w:rsidDel="00542651">
          <w:rPr>
            <w:szCs w:val="26"/>
            <w:vertAlign w:val="subscript"/>
            <w:lang w:val="pt-BR"/>
            <w:rPrChange w:id="3896" w:author="The Si Tran" w:date="2012-12-05T23:02:00Z">
              <w:rPr>
                <w:sz w:val="28"/>
                <w:szCs w:val="28"/>
                <w:vertAlign w:val="subscript"/>
                <w:lang w:val="pt-BR"/>
              </w:rPr>
            </w:rPrChange>
          </w:rPr>
          <w:delText>t-1</w:delText>
        </w:r>
        <w:r w:rsidRPr="0049233F" w:rsidDel="00542651">
          <w:rPr>
            <w:szCs w:val="26"/>
            <w:lang w:val="pt-BR"/>
            <w:rPrChange w:id="3897" w:author="The Si Tran" w:date="2012-12-05T23:02:00Z">
              <w:rPr>
                <w:sz w:val="28"/>
                <w:szCs w:val="28"/>
                <w:lang w:val="pt-BR"/>
              </w:rPr>
            </w:rPrChange>
          </w:rPr>
          <w:delText>, y</w:delText>
        </w:r>
        <w:r w:rsidRPr="0049233F" w:rsidDel="00542651">
          <w:rPr>
            <w:szCs w:val="26"/>
            <w:vertAlign w:val="subscript"/>
            <w:lang w:val="pt-BR"/>
            <w:rPrChange w:id="3898" w:author="The Si Tran" w:date="2012-12-05T23:02:00Z">
              <w:rPr>
                <w:sz w:val="28"/>
                <w:szCs w:val="28"/>
                <w:vertAlign w:val="subscript"/>
                <w:lang w:val="pt-BR"/>
              </w:rPr>
            </w:rPrChange>
          </w:rPr>
          <w:delText>t-2</w:delText>
        </w:r>
        <w:r w:rsidRPr="0049233F" w:rsidDel="00542651">
          <w:rPr>
            <w:szCs w:val="26"/>
            <w:lang w:val="pt-BR"/>
            <w:rPrChange w:id="3899" w:author="The Si Tran" w:date="2012-12-05T23:02:00Z">
              <w:rPr>
                <w:sz w:val="28"/>
                <w:szCs w:val="28"/>
                <w:lang w:val="pt-BR"/>
              </w:rPr>
            </w:rPrChange>
          </w:rPr>
          <w:delText>, ..., y</w:delText>
        </w:r>
        <w:r w:rsidRPr="0049233F" w:rsidDel="00542651">
          <w:rPr>
            <w:szCs w:val="26"/>
            <w:vertAlign w:val="subscript"/>
            <w:lang w:val="pt-BR"/>
            <w:rPrChange w:id="3900" w:author="The Si Tran" w:date="2012-12-05T23:02:00Z">
              <w:rPr>
                <w:sz w:val="28"/>
                <w:szCs w:val="28"/>
                <w:vertAlign w:val="subscript"/>
                <w:lang w:val="pt-BR"/>
              </w:rPr>
            </w:rPrChange>
          </w:rPr>
          <w:delText>t-k+1</w:delText>
        </w:r>
      </w:del>
      <w:del w:id="3901" w:author="The Si Tran" w:date="2012-12-12T00:12:00Z">
        <w:r w:rsidRPr="0049233F" w:rsidDel="00361F58">
          <w:rPr>
            <w:szCs w:val="26"/>
            <w:lang w:val="pt-BR"/>
            <w:rPrChange w:id="3902" w:author="The Si Tran" w:date="2012-12-05T23:02:00Z">
              <w:rPr>
                <w:sz w:val="28"/>
                <w:szCs w:val="28"/>
                <w:lang w:val="pt-BR"/>
              </w:rPr>
            </w:rPrChange>
          </w:rPr>
          <w:delText xml:space="preserve"> [1]. Trong mô hình AR(p), hàm tự tương quan riêng phần ở độ trễ </w:delText>
        </w:r>
      </w:del>
      <w:del w:id="3903" w:author="The Si Tran" w:date="2012-12-06T20:14:00Z">
        <w:r w:rsidRPr="0049233F" w:rsidDel="00851CA5">
          <w:rPr>
            <w:szCs w:val="26"/>
            <w:lang w:val="pt-BR"/>
            <w:rPrChange w:id="3904" w:author="The Si Tran" w:date="2012-12-05T23:02:00Z">
              <w:rPr>
                <w:sz w:val="28"/>
                <w:szCs w:val="28"/>
                <w:lang w:val="pt-BR"/>
              </w:rPr>
            </w:rPrChange>
          </w:rPr>
          <w:delText xml:space="preserve">k &gt; p </w:delText>
        </w:r>
      </w:del>
      <w:del w:id="3905" w:author="The Si Tran" w:date="2012-12-12T00:12:00Z">
        <w:r w:rsidRPr="0049233F" w:rsidDel="00361F58">
          <w:rPr>
            <w:szCs w:val="26"/>
            <w:lang w:val="pt-BR"/>
            <w:rPrChange w:id="3906"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907" w:author="The Si Tran" w:date="2012-12-06T01:11:00Z"/>
          <w:szCs w:val="26"/>
          <w:lang w:val="pt-BR"/>
          <w:rPrChange w:id="3908" w:author="The Si Tran" w:date="2012-12-06T01:11:00Z">
            <w:rPr>
              <w:del w:id="3909" w:author="The Si Tran" w:date="2012-12-06T01:11:00Z"/>
              <w:sz w:val="28"/>
              <w:szCs w:val="28"/>
              <w:lang w:val="pt-BR"/>
            </w:rPr>
          </w:rPrChange>
        </w:rPr>
        <w:pPrChange w:id="3910" w:author="The Si Tran" w:date="2012-12-06T01:11:00Z">
          <w:pPr>
            <w:ind w:firstLine="540"/>
          </w:pPr>
        </w:pPrChange>
      </w:pPr>
      <w:del w:id="3911" w:author="The Si Tran" w:date="2012-12-12T00:12:00Z">
        <w:r w:rsidRPr="0049233F" w:rsidDel="00361F58">
          <w:rPr>
            <w:szCs w:val="26"/>
            <w:lang w:val="pt-BR"/>
            <w:rPrChange w:id="3912" w:author="The Si Tran" w:date="2012-12-05T23:02:00Z">
              <w:rPr>
                <w:sz w:val="28"/>
                <w:szCs w:val="28"/>
                <w:lang w:val="pt-BR"/>
              </w:rPr>
            </w:rPrChange>
          </w:rPr>
          <w:delText xml:space="preserve">Xét hệ phương trình Yule-Walker cho hàm tự tương quan của mô hình AR(k) với bậc </w:delText>
        </w:r>
      </w:del>
      <w:del w:id="3913" w:author="The Si Tran" w:date="2012-12-06T20:14:00Z">
        <w:r w:rsidRPr="0049233F" w:rsidDel="00940531">
          <w:rPr>
            <w:szCs w:val="26"/>
            <w:lang w:val="pt-BR"/>
            <w:rPrChange w:id="3914" w:author="The Si Tran" w:date="2012-12-05T23:02:00Z">
              <w:rPr>
                <w:sz w:val="28"/>
                <w:szCs w:val="28"/>
                <w:lang w:val="pt-BR"/>
              </w:rPr>
            </w:rPrChange>
          </w:rPr>
          <w:delText>k</w:delText>
        </w:r>
      </w:del>
      <w:del w:id="3915" w:author="The Si Tran" w:date="2012-12-12T00:12:00Z">
        <w:r w:rsidRPr="0049233F" w:rsidDel="00361F58">
          <w:rPr>
            <w:szCs w:val="26"/>
            <w:lang w:val="pt-BR"/>
            <w:rPrChange w:id="3916"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917" w:author="The Si Tran" w:date="2012-12-12T00:12:00Z"/>
          <w:szCs w:val="26"/>
          <w:lang w:val="pt-BR"/>
          <w:rPrChange w:id="3918" w:author="The Si Tran" w:date="2012-12-05T23:02:00Z">
            <w:rPr>
              <w:del w:id="3919" w:author="The Si Tran" w:date="2012-12-12T00:12:00Z"/>
              <w:sz w:val="28"/>
              <w:szCs w:val="28"/>
              <w:lang w:val="pt-BR"/>
            </w:rPr>
          </w:rPrChange>
        </w:rPr>
        <w:pPrChange w:id="3920" w:author="The Si Tran" w:date="2012-12-06T01:11:00Z">
          <w:pPr>
            <w:ind w:firstLine="540"/>
          </w:pPr>
        </w:pPrChange>
      </w:pPr>
      <w:del w:id="3921" w:author="The Si Tran" w:date="2012-12-06T01:11:00Z">
        <w:r w:rsidRPr="00AF1345" w:rsidDel="00E27BFB">
          <w:rPr>
            <w:position w:val="-28"/>
            <w:szCs w:val="26"/>
            <w:lang w:val="pt-BR"/>
          </w:rPr>
          <w:object w:dxaOrig="3940" w:dyaOrig="680" w14:anchorId="12EE6A83">
            <v:shape id="_x0000_i1077" type="#_x0000_t75" style="width:302.25pt;height:50.25pt" o:ole="">
              <v:imagedata r:id="rId122" o:title=""/>
            </v:shape>
            <o:OLEObject Type="Embed" ProgID="Equation.DSMT4" ShapeID="_x0000_i1077" DrawAspect="Content" ObjectID="_1417184555" r:id="rId123"/>
          </w:object>
        </w:r>
      </w:del>
    </w:p>
    <w:p w14:paraId="45997D58" w14:textId="77777777" w:rsidR="00E27BFB" w:rsidRPr="009C05B7" w:rsidDel="00361F58" w:rsidRDefault="006A21F7">
      <w:pPr>
        <w:ind w:firstLine="0"/>
        <w:rPr>
          <w:del w:id="3922" w:author="The Si Tran" w:date="2012-12-12T00:12:00Z"/>
          <w:rFonts w:eastAsiaTheme="minorEastAsia"/>
          <w:szCs w:val="26"/>
          <w:lang w:val="pt-BR"/>
          <w:rPrChange w:id="3923" w:author="The Si Tran" w:date="2012-12-06T01:24:00Z">
            <w:rPr>
              <w:del w:id="3924" w:author="The Si Tran" w:date="2012-12-12T00:12:00Z"/>
              <w:sz w:val="28"/>
              <w:szCs w:val="28"/>
              <w:lang w:val="pt-BR"/>
            </w:rPr>
          </w:rPrChange>
        </w:rPr>
        <w:pPrChange w:id="3925" w:author="The Si Tran" w:date="2012-12-06T01:24:00Z">
          <w:pPr>
            <w:ind w:firstLine="540"/>
          </w:pPr>
        </w:pPrChange>
      </w:pPr>
      <w:del w:id="3926" w:author="The Si Tran" w:date="2012-12-12T00:12:00Z">
        <w:r w:rsidRPr="0049233F" w:rsidDel="00361F58">
          <w:rPr>
            <w:szCs w:val="26"/>
            <w:lang w:val="pt-BR"/>
            <w:rPrChange w:id="3927"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928" w:author="The Si Tran" w:date="2012-12-12T00:12:00Z"/>
          <w:szCs w:val="26"/>
          <w:lang w:val="pt-BR"/>
          <w:rPrChange w:id="3929" w:author="The Si Tran" w:date="2012-12-06T01:24:00Z">
            <w:rPr>
              <w:del w:id="3930" w:author="The Si Tran" w:date="2012-12-12T00:12:00Z"/>
              <w:sz w:val="28"/>
              <w:szCs w:val="28"/>
              <w:lang w:val="pt-BR"/>
            </w:rPr>
          </w:rPrChange>
        </w:rPr>
        <w:pPrChange w:id="3931" w:author="The Si Tran" w:date="2012-12-06T01:27:00Z">
          <w:pPr>
            <w:ind w:firstLine="540"/>
          </w:pPr>
        </w:pPrChange>
      </w:pPr>
      <w:del w:id="3932" w:author="The Si Tran" w:date="2012-12-06T01:24:00Z">
        <w:r w:rsidRPr="00AF1345" w:rsidDel="009C05B7">
          <w:rPr>
            <w:position w:val="-124"/>
            <w:szCs w:val="26"/>
            <w:lang w:val="pt-BR"/>
          </w:rPr>
          <w:object w:dxaOrig="6780" w:dyaOrig="2600" w14:anchorId="5F78E78C">
            <v:shape id="_x0000_i1078" type="#_x0000_t75" style="width:410.25pt;height:158.25pt" o:ole="">
              <v:imagedata r:id="rId124" o:title=""/>
            </v:shape>
            <o:OLEObject Type="Embed" ProgID="Equation.DSMT4" ShapeID="_x0000_i1078" DrawAspect="Content" ObjectID="_1417184556" r:id="rId125"/>
          </w:object>
        </w:r>
      </w:del>
      <w:del w:id="3933" w:author="The Si Tran" w:date="2012-12-12T00:12:00Z">
        <w:r w:rsidRPr="00AC1C82" w:rsidDel="00361F58">
          <w:rPr>
            <w:position w:val="-4"/>
            <w:szCs w:val="26"/>
            <w:lang w:val="pt-BR"/>
          </w:rPr>
          <w:object w:dxaOrig="180" w:dyaOrig="279" w14:anchorId="3C57DC65">
            <v:shape id="_x0000_i1079" type="#_x0000_t75" style="width:7.55pt;height:14.25pt" o:ole="">
              <v:imagedata r:id="rId21" o:title=""/>
            </v:shape>
            <o:OLEObject Type="Embed" ProgID="Equation.DSMT4" ShapeID="_x0000_i1079" DrawAspect="Content" ObjectID="_1417184557" r:id="rId126"/>
          </w:object>
        </w:r>
        <w:r w:rsidRPr="0049233F" w:rsidDel="00361F58">
          <w:rPr>
            <w:szCs w:val="26"/>
            <w:lang w:val="pt-BR"/>
            <w:rPrChange w:id="3934"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935" w:author="The Si Tran" w:date="2012-12-12T00:12:00Z"/>
          <w:szCs w:val="26"/>
          <w:lang w:val="pt-BR"/>
          <w:rPrChange w:id="3936" w:author="The Si Tran" w:date="2012-12-05T23:02:00Z">
            <w:rPr>
              <w:del w:id="3937" w:author="The Si Tran" w:date="2012-12-12T00:12:00Z"/>
              <w:sz w:val="28"/>
              <w:szCs w:val="28"/>
              <w:lang w:val="pt-BR"/>
            </w:rPr>
          </w:rPrChange>
        </w:rPr>
      </w:pPr>
      <w:del w:id="3938" w:author="The Si Tran" w:date="2012-12-06T01:27:00Z">
        <w:r w:rsidRPr="00AF1345" w:rsidDel="00261881">
          <w:rPr>
            <w:position w:val="-12"/>
            <w:szCs w:val="26"/>
            <w:lang w:val="pt-BR"/>
          </w:rPr>
          <w:object w:dxaOrig="1040" w:dyaOrig="360" w14:anchorId="11AEF62C">
            <v:shape id="_x0000_i1080" type="#_x0000_t75" style="width:115.55pt;height:43.55pt" o:ole="">
              <v:imagedata r:id="rId127" o:title=""/>
            </v:shape>
            <o:OLEObject Type="Embed" ProgID="Equation.DSMT4" ShapeID="_x0000_i1080" DrawAspect="Content" ObjectID="_1417184558" r:id="rId128"/>
          </w:object>
        </w:r>
      </w:del>
    </w:p>
    <w:p w14:paraId="1B74205E" w14:textId="77777777" w:rsidR="00261881" w:rsidRPr="0049233F" w:rsidDel="00361F58" w:rsidRDefault="006A21F7" w:rsidP="006A21F7">
      <w:pPr>
        <w:ind w:firstLine="540"/>
        <w:rPr>
          <w:del w:id="3939" w:author="The Si Tran" w:date="2012-12-12T00:12:00Z"/>
          <w:szCs w:val="26"/>
          <w:lang w:val="pt-BR"/>
          <w:rPrChange w:id="3940" w:author="The Si Tran" w:date="2012-12-05T23:02:00Z">
            <w:rPr>
              <w:del w:id="3941" w:author="The Si Tran" w:date="2012-12-12T00:12:00Z"/>
              <w:sz w:val="28"/>
              <w:szCs w:val="28"/>
              <w:lang w:val="pt-BR"/>
            </w:rPr>
          </w:rPrChange>
        </w:rPr>
      </w:pPr>
      <w:del w:id="3942" w:author="The Si Tran" w:date="2012-12-12T00:12:00Z">
        <w:r w:rsidRPr="0049233F" w:rsidDel="00361F58">
          <w:rPr>
            <w:szCs w:val="26"/>
            <w:lang w:val="pt-BR"/>
            <w:rPrChange w:id="3943"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944" w:author="The Si Tran" w:date="2012-12-06T01:28:00Z"/>
          <w:szCs w:val="26"/>
          <w:lang w:val="pt-BR"/>
          <w:rPrChange w:id="3945" w:author="The Si Tran" w:date="2012-12-05T23:02:00Z">
            <w:rPr>
              <w:del w:id="3946" w:author="The Si Tran" w:date="2012-12-06T01:28:00Z"/>
              <w:sz w:val="28"/>
              <w:szCs w:val="28"/>
              <w:lang w:val="pt-BR"/>
            </w:rPr>
          </w:rPrChange>
        </w:rPr>
      </w:pPr>
      <w:del w:id="3947" w:author="The Si Tran" w:date="2012-12-06T01:28:00Z">
        <w:r w:rsidRPr="00AF1345" w:rsidDel="00261881">
          <w:rPr>
            <w:position w:val="-122"/>
            <w:szCs w:val="26"/>
            <w:lang w:val="pt-BR"/>
          </w:rPr>
          <w:object w:dxaOrig="5800" w:dyaOrig="2560" w14:anchorId="0026A38C">
            <v:shape id="_x0000_i1081" type="#_x0000_t75" style="width:353.3pt;height:158.25pt" o:ole="">
              <v:imagedata r:id="rId129" o:title=""/>
            </v:shape>
            <o:OLEObject Type="Embed" ProgID="Equation.DSMT4" ShapeID="_x0000_i1081" DrawAspect="Content" ObjectID="_1417184559" r:id="rId130"/>
          </w:object>
        </w:r>
        <w:r w:rsidRPr="0049233F" w:rsidDel="00261881">
          <w:rPr>
            <w:szCs w:val="26"/>
            <w:lang w:val="pt-BR"/>
            <w:rPrChange w:id="3948"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949" w:author="The Si Tran" w:date="2012-12-06T01:30:00Z"/>
          <w:szCs w:val="26"/>
          <w:lang w:val="pt-BR"/>
          <w:rPrChange w:id="3950" w:author="The Si Tran" w:date="2012-12-05T23:02:00Z">
            <w:rPr>
              <w:del w:id="3951" w:author="The Si Tran" w:date="2012-12-06T01:30:00Z"/>
              <w:sz w:val="28"/>
              <w:szCs w:val="28"/>
              <w:lang w:val="pt-BR"/>
            </w:rPr>
          </w:rPrChange>
        </w:rPr>
      </w:pPr>
    </w:p>
    <w:p w14:paraId="75981A4C" w14:textId="77777777" w:rsidR="006A21F7" w:rsidRPr="0049233F" w:rsidDel="00361F58" w:rsidRDefault="006A21F7" w:rsidP="006A21F7">
      <w:pPr>
        <w:ind w:firstLine="540"/>
        <w:rPr>
          <w:del w:id="3952" w:author="The Si Tran" w:date="2012-12-12T00:12:00Z"/>
          <w:szCs w:val="26"/>
          <w:lang w:val="pt-BR"/>
          <w:rPrChange w:id="3953" w:author="The Si Tran" w:date="2012-12-05T23:02:00Z">
            <w:rPr>
              <w:del w:id="3954" w:author="The Si Tran" w:date="2012-12-12T00:12:00Z"/>
              <w:sz w:val="28"/>
              <w:szCs w:val="28"/>
              <w:lang w:val="pt-BR"/>
            </w:rPr>
          </w:rPrChange>
        </w:rPr>
      </w:pPr>
    </w:p>
    <w:p w14:paraId="6735D7E8" w14:textId="77777777" w:rsidR="006A21F7" w:rsidRPr="0049233F" w:rsidDel="008771FB" w:rsidRDefault="006A21F7" w:rsidP="006A21F7">
      <w:pPr>
        <w:ind w:firstLine="540"/>
        <w:rPr>
          <w:del w:id="3955" w:author="The Si Tran" w:date="2012-12-06T01:30:00Z"/>
          <w:szCs w:val="26"/>
          <w:lang w:val="pt-BR"/>
          <w:rPrChange w:id="3956" w:author="The Si Tran" w:date="2012-12-05T23:02:00Z">
            <w:rPr>
              <w:del w:id="3957" w:author="The Si Tran" w:date="2012-12-06T01:30:00Z"/>
              <w:sz w:val="28"/>
              <w:szCs w:val="28"/>
              <w:lang w:val="pt-BR"/>
            </w:rPr>
          </w:rPrChange>
        </w:rPr>
      </w:pPr>
      <w:del w:id="3958" w:author="The Si Tran" w:date="2012-12-06T01:30:00Z">
        <w:r w:rsidRPr="0049233F" w:rsidDel="008771FB">
          <w:rPr>
            <w:szCs w:val="26"/>
            <w:lang w:val="pt-BR"/>
            <w:rPrChange w:id="3959"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2" type="#_x0000_t75" style="width:1in;height:158.25pt" o:ole="">
              <v:imagedata r:id="rId131" o:title=""/>
            </v:shape>
            <o:OLEObject Type="Embed" ProgID="Equation.DSMT4" ShapeID="_x0000_i1082" DrawAspect="Content" ObjectID="_1417184560" r:id="rId132"/>
          </w:object>
        </w:r>
        <w:r w:rsidRPr="0049233F" w:rsidDel="008771FB">
          <w:rPr>
            <w:szCs w:val="26"/>
            <w:lang w:val="pt-BR"/>
            <w:rPrChange w:id="3960"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3" type="#_x0000_t75" style="width:1in;height:158.25pt" o:ole="">
              <v:imagedata r:id="rId133" o:title=""/>
            </v:shape>
            <o:OLEObject Type="Embed" ProgID="Equation.DSMT4" ShapeID="_x0000_i1083" DrawAspect="Content" ObjectID="_1417184561" r:id="rId134"/>
          </w:object>
        </w:r>
      </w:del>
    </w:p>
    <w:p w14:paraId="17A8DAB1" w14:textId="77777777" w:rsidR="006A21F7" w:rsidRPr="0049233F" w:rsidDel="00361F58" w:rsidRDefault="006A21F7" w:rsidP="006A21F7">
      <w:pPr>
        <w:ind w:firstLine="540"/>
        <w:rPr>
          <w:del w:id="3961" w:author="The Si Tran" w:date="2012-12-12T00:12:00Z"/>
          <w:szCs w:val="26"/>
          <w:lang w:val="pt-BR"/>
          <w:rPrChange w:id="3962" w:author="The Si Tran" w:date="2012-12-05T23:02:00Z">
            <w:rPr>
              <w:del w:id="3963" w:author="The Si Tran" w:date="2012-12-12T00:12:00Z"/>
              <w:sz w:val="28"/>
              <w:szCs w:val="28"/>
              <w:lang w:val="pt-BR"/>
            </w:rPr>
          </w:rPrChange>
        </w:rPr>
      </w:pPr>
      <w:del w:id="3964" w:author="The Si Tran" w:date="2012-12-12T00:12:00Z">
        <w:r w:rsidRPr="0049233F" w:rsidDel="00361F58">
          <w:rPr>
            <w:szCs w:val="26"/>
            <w:lang w:val="pt-BR"/>
            <w:rPrChange w:id="3965" w:author="The Si Tran" w:date="2012-12-05T23:02:00Z">
              <w:rPr>
                <w:sz w:val="28"/>
                <w:szCs w:val="28"/>
                <w:lang w:val="pt-BR"/>
              </w:rPr>
            </w:rPrChange>
          </w:rPr>
          <w:delText xml:space="preserve">Cho mọi </w:delText>
        </w:r>
      </w:del>
      <w:del w:id="3966" w:author="The Si Tran" w:date="2012-12-06T20:15:00Z">
        <w:r w:rsidRPr="0049233F" w:rsidDel="00FF697A">
          <w:rPr>
            <w:szCs w:val="26"/>
            <w:lang w:val="pt-BR"/>
            <w:rPrChange w:id="3967" w:author="The Si Tran" w:date="2012-12-05T23:02:00Z">
              <w:rPr>
                <w:sz w:val="28"/>
                <w:szCs w:val="28"/>
                <w:lang w:val="pt-BR"/>
              </w:rPr>
            </w:rPrChange>
          </w:rPr>
          <w:delText xml:space="preserve">k, k=1,2,3,... </w:delText>
        </w:r>
      </w:del>
      <w:del w:id="3968" w:author="The Si Tran" w:date="2012-12-06T20:16:00Z">
        <w:r w:rsidRPr="0049233F" w:rsidDel="0045340D">
          <w:rPr>
            <w:szCs w:val="26"/>
            <w:lang w:val="pt-BR"/>
            <w:rPrChange w:id="3969" w:author="The Si Tran" w:date="2012-12-05T23:02:00Z">
              <w:rPr>
                <w:sz w:val="28"/>
                <w:szCs w:val="28"/>
                <w:lang w:val="pt-BR"/>
              </w:rPr>
            </w:rPrChange>
          </w:rPr>
          <w:delText xml:space="preserve">hệ số </w:delText>
        </w:r>
      </w:del>
      <w:del w:id="3970" w:author="The Si Tran" w:date="2012-12-06T01:30:00Z">
        <w:r w:rsidRPr="00AF1345" w:rsidDel="008771FB">
          <w:rPr>
            <w:position w:val="-12"/>
            <w:szCs w:val="26"/>
            <w:lang w:val="pt-BR"/>
          </w:rPr>
          <w:object w:dxaOrig="320" w:dyaOrig="360" w14:anchorId="3B080946">
            <v:shape id="_x0000_i1084" type="#_x0000_t75" style="width:14.25pt;height:21.75pt" o:ole="">
              <v:imagedata r:id="rId135" o:title=""/>
            </v:shape>
            <o:OLEObject Type="Embed" ProgID="Equation.DSMT4" ShapeID="_x0000_i1084" DrawAspect="Content" ObjectID="_1417184562" r:id="rId136"/>
          </w:object>
        </w:r>
      </w:del>
      <w:del w:id="3971" w:author="The Si Tran" w:date="2012-12-06T20:16:00Z">
        <w:r w:rsidRPr="0049233F" w:rsidDel="0045340D">
          <w:rPr>
            <w:szCs w:val="26"/>
            <w:lang w:val="pt-BR"/>
            <w:rPrChange w:id="3972" w:author="The Si Tran" w:date="2012-12-05T23:02:00Z">
              <w:rPr>
                <w:sz w:val="28"/>
                <w:szCs w:val="28"/>
                <w:lang w:val="pt-BR"/>
              </w:rPr>
            </w:rPrChange>
          </w:rPr>
          <w:delText xml:space="preserve"> </w:delText>
        </w:r>
      </w:del>
      <w:del w:id="3973" w:author="The Si Tran" w:date="2012-12-12T00:12:00Z">
        <w:r w:rsidRPr="0049233F" w:rsidDel="00361F58">
          <w:rPr>
            <w:szCs w:val="26"/>
            <w:lang w:val="pt-BR"/>
            <w:rPrChange w:id="3974"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975" w:author="The Si Tran" w:date="2012-12-06T01:32:00Z">
        <m:oMath>
          <m:r>
            <m:rPr>
              <m:sty m:val="p"/>
            </m:rPr>
            <w:rPr>
              <w:rFonts w:ascii="Cambria Math" w:hAnsi="Cambria Math"/>
              <w:position w:val="-12"/>
              <w:szCs w:val="26"/>
              <w:lang w:val="pt-BR"/>
            </w:rPr>
            <w:object w:dxaOrig="320" w:dyaOrig="360" w14:anchorId="3E58930E">
              <v:shape id="_x0000_i1085" type="#_x0000_t75" style="width:14.25pt;height:21.75pt" o:ole="">
                <v:imagedata r:id="rId135" o:title=""/>
              </v:shape>
              <o:OLEObject Type="Embed" ProgID="Equation.DSMT4" ShapeID="_x0000_i1085" DrawAspect="Content" ObjectID="_1417184563" r:id="rId137"/>
            </w:object>
          </m:r>
        </m:oMath>
        <w:r w:rsidRPr="0049233F" w:rsidDel="008771FB">
          <w:rPr>
            <w:szCs w:val="26"/>
            <w:lang w:val="pt-BR"/>
            <w:rPrChange w:id="3976" w:author="The Si Tran" w:date="2012-12-05T23:02:00Z">
              <w:rPr>
                <w:sz w:val="28"/>
                <w:szCs w:val="28"/>
                <w:lang w:val="pt-BR"/>
              </w:rPr>
            </w:rPrChange>
          </w:rPr>
          <w:delText xml:space="preserve">= 0 </w:delText>
        </w:r>
      </w:del>
      <w:del w:id="3977" w:author="The Si Tran" w:date="2012-12-12T00:12:00Z">
        <w:r w:rsidRPr="0049233F" w:rsidDel="00361F58">
          <w:rPr>
            <w:szCs w:val="26"/>
            <w:lang w:val="pt-BR"/>
            <w:rPrChange w:id="3978" w:author="The Si Tran" w:date="2012-12-05T23:02:00Z">
              <w:rPr>
                <w:sz w:val="28"/>
                <w:szCs w:val="28"/>
                <w:lang w:val="pt-BR"/>
              </w:rPr>
            </w:rPrChange>
          </w:rPr>
          <w:delText xml:space="preserve">với </w:delText>
        </w:r>
      </w:del>
      <w:del w:id="3979" w:author="The Si Tran" w:date="2012-12-06T20:15:00Z">
        <w:r w:rsidRPr="0049233F" w:rsidDel="00940531">
          <w:rPr>
            <w:szCs w:val="26"/>
            <w:lang w:val="pt-BR"/>
            <w:rPrChange w:id="3980" w:author="The Si Tran" w:date="2012-12-05T23:02:00Z">
              <w:rPr>
                <w:sz w:val="28"/>
                <w:szCs w:val="28"/>
                <w:lang w:val="pt-BR"/>
              </w:rPr>
            </w:rPrChange>
          </w:rPr>
          <w:delText>k &gt; p</w:delText>
        </w:r>
      </w:del>
      <w:del w:id="3981" w:author="The Si Tran" w:date="2012-12-12T00:12:00Z">
        <w:r w:rsidRPr="0049233F" w:rsidDel="00361F58">
          <w:rPr>
            <w:szCs w:val="26"/>
            <w:lang w:val="pt-BR"/>
            <w:rPrChange w:id="3982"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983" w:author="The Si Tran" w:date="2012-12-12T00:12:00Z"/>
          <w:szCs w:val="26"/>
          <w:lang w:val="pt-BR"/>
          <w:rPrChange w:id="3984" w:author="The Si Tran" w:date="2012-12-05T23:02:00Z">
            <w:rPr>
              <w:del w:id="3985" w:author="The Si Tran" w:date="2012-12-12T00:12:00Z"/>
              <w:sz w:val="28"/>
              <w:szCs w:val="28"/>
              <w:lang w:val="pt-BR"/>
            </w:rPr>
          </w:rPrChange>
        </w:rPr>
      </w:pPr>
      <w:del w:id="3986" w:author="The Si Tran" w:date="2012-12-12T00:12:00Z">
        <w:r w:rsidRPr="0049233F" w:rsidDel="00361F58">
          <w:rPr>
            <w:szCs w:val="26"/>
            <w:lang w:val="pt-BR"/>
            <w:rPrChange w:id="3987"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988" w:author="The Si Tran" w:date="2012-12-06T20:17:00Z">
        <w:r w:rsidRPr="00AF1345" w:rsidDel="00D362B7">
          <w:rPr>
            <w:position w:val="-8"/>
            <w:szCs w:val="26"/>
            <w:lang w:val="pt-BR"/>
          </w:rPr>
          <w:object w:dxaOrig="859" w:dyaOrig="360" w14:anchorId="670E44A5">
            <v:shape id="_x0000_i1086" type="#_x0000_t75" style="width:43.55pt;height:14.25pt" o:ole="">
              <v:imagedata r:id="rId106" o:title=""/>
            </v:shape>
            <o:OLEObject Type="Embed" ProgID="Equation.DSMT4" ShapeID="_x0000_i1086" DrawAspect="Content" ObjectID="_1417184564" r:id="rId138"/>
          </w:object>
        </w:r>
      </w:del>
      <w:del w:id="3989" w:author="The Si Tran" w:date="2012-12-12T00:12:00Z">
        <w:r w:rsidRPr="0049233F" w:rsidDel="00361F58">
          <w:rPr>
            <w:szCs w:val="26"/>
            <w:lang w:val="pt-BR"/>
            <w:rPrChange w:id="3990" w:author="The Si Tran" w:date="2012-12-05T23:02:00Z">
              <w:rPr>
                <w:sz w:val="28"/>
                <w:szCs w:val="28"/>
                <w:lang w:val="pt-BR"/>
              </w:rPr>
            </w:rPrChange>
          </w:rPr>
          <w:delText xml:space="preserve">, với </w:delText>
        </w:r>
      </w:del>
      <w:del w:id="3991" w:author="The Si Tran" w:date="2012-12-06T20:17:00Z">
        <w:r w:rsidRPr="0049233F" w:rsidDel="0089241B">
          <w:rPr>
            <w:szCs w:val="26"/>
            <w:lang w:val="pt-BR"/>
            <w:rPrChange w:id="3992" w:author="The Si Tran" w:date="2012-12-05T23:02:00Z">
              <w:rPr>
                <w:sz w:val="28"/>
                <w:szCs w:val="28"/>
                <w:lang w:val="pt-BR"/>
              </w:rPr>
            </w:rPrChange>
          </w:rPr>
          <w:delText>N</w:delText>
        </w:r>
      </w:del>
      <w:del w:id="3993" w:author="The Si Tran" w:date="2012-12-12T00:12:00Z">
        <w:r w:rsidRPr="0049233F" w:rsidDel="00361F58">
          <w:rPr>
            <w:szCs w:val="26"/>
            <w:lang w:val="pt-BR"/>
            <w:rPrChange w:id="3994"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3995" w:author="The Si Tran" w:date="2012-12-06T20:19:00Z"/>
          <w:szCs w:val="26"/>
          <w:lang w:val="pt-BR"/>
          <w:rPrChange w:id="3996" w:author="The Si Tran" w:date="2012-12-06T20:18:00Z">
            <w:rPr>
              <w:del w:id="3997" w:author="The Si Tran" w:date="2012-12-06T20:19:00Z"/>
              <w:sz w:val="28"/>
              <w:szCs w:val="28"/>
              <w:lang w:val="pt-BR"/>
            </w:rPr>
          </w:rPrChange>
        </w:rPr>
      </w:pPr>
      <w:del w:id="3998" w:author="The Si Tran" w:date="2012-12-12T13:59:00Z">
        <w:r w:rsidRPr="0049233F" w:rsidDel="000064E1">
          <w:rPr>
            <w:szCs w:val="26"/>
            <w:lang w:val="pt-BR"/>
            <w:rPrChange w:id="3999"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000" w:author="The Si Tran" w:date="2012-12-06T20:19:00Z"/>
          <w:szCs w:val="26"/>
          <w:lang w:val="pt-BR"/>
          <w:rPrChange w:id="4001" w:author="The Si Tran" w:date="2012-12-05T23:02:00Z">
            <w:rPr>
              <w:del w:id="4002" w:author="The Si Tran" w:date="2012-12-06T20:19:00Z"/>
              <w:sz w:val="28"/>
              <w:szCs w:val="28"/>
              <w:lang w:val="pt-BR"/>
            </w:rPr>
          </w:rPrChange>
        </w:rPr>
      </w:pPr>
      <w:del w:id="4003" w:author="The Si Tran" w:date="2012-12-06T20:19:00Z">
        <w:r w:rsidRPr="00AF1345" w:rsidDel="0089241B">
          <w:rPr>
            <w:position w:val="-12"/>
            <w:szCs w:val="26"/>
            <w:lang w:val="pt-BR"/>
          </w:rPr>
          <w:object w:dxaOrig="2740" w:dyaOrig="360" w14:anchorId="296C4F80">
            <v:shape id="_x0000_i1087" type="#_x0000_t75" style="width:158.25pt;height:21.75pt" o:ole="">
              <v:imagedata r:id="rId10" o:title=""/>
            </v:shape>
            <o:OLEObject Type="Embed" ProgID="Equation.DSMT4" ShapeID="_x0000_i1087" DrawAspect="Content" ObjectID="_1417184565" r:id="rId139"/>
          </w:object>
        </w:r>
      </w:del>
    </w:p>
    <w:p w14:paraId="0867CF52" w14:textId="77777777" w:rsidR="006A21F7" w:rsidRPr="0049233F" w:rsidDel="000064E1" w:rsidRDefault="006A21F7" w:rsidP="006A21F7">
      <w:pPr>
        <w:ind w:firstLine="540"/>
        <w:rPr>
          <w:del w:id="4004" w:author="The Si Tran" w:date="2012-12-12T13:59:00Z"/>
          <w:szCs w:val="26"/>
          <w:lang w:val="pt-BR"/>
          <w:rPrChange w:id="4005" w:author="The Si Tran" w:date="2012-12-05T23:02:00Z">
            <w:rPr>
              <w:del w:id="4006" w:author="The Si Tran" w:date="2012-12-12T13:59:00Z"/>
              <w:sz w:val="28"/>
              <w:szCs w:val="28"/>
              <w:lang w:val="pt-BR"/>
            </w:rPr>
          </w:rPrChange>
        </w:rPr>
      </w:pPr>
    </w:p>
    <w:p w14:paraId="118930DE" w14:textId="77777777" w:rsidR="006A21F7" w:rsidRPr="0049233F" w:rsidDel="000064E1" w:rsidRDefault="006A21F7" w:rsidP="006A21F7">
      <w:pPr>
        <w:ind w:firstLine="540"/>
        <w:rPr>
          <w:del w:id="4007" w:author="The Si Tran" w:date="2012-12-12T13:59:00Z"/>
          <w:i/>
          <w:szCs w:val="26"/>
          <w:rPrChange w:id="4008" w:author="The Si Tran" w:date="2012-12-05T23:02:00Z">
            <w:rPr>
              <w:del w:id="4009" w:author="The Si Tran" w:date="2012-12-12T13:59:00Z"/>
              <w:i/>
              <w:sz w:val="28"/>
              <w:szCs w:val="28"/>
            </w:rPr>
          </w:rPrChange>
        </w:rPr>
      </w:pPr>
      <w:del w:id="4010" w:author="The Si Tran" w:date="2012-12-12T13:59:00Z">
        <w:r w:rsidRPr="0049233F" w:rsidDel="000064E1">
          <w:rPr>
            <w:i/>
            <w:szCs w:val="26"/>
            <w:rPrChange w:id="4011"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012" w:author="The Si Tran" w:date="2012-12-12T13:59:00Z"/>
          <w:i/>
          <w:szCs w:val="26"/>
          <w:rPrChange w:id="4013" w:author="The Si Tran" w:date="2012-12-05T23:02:00Z">
            <w:rPr>
              <w:del w:id="4014" w:author="The Si Tran" w:date="2012-12-12T13:59:00Z"/>
              <w:i/>
              <w:sz w:val="28"/>
              <w:szCs w:val="28"/>
            </w:rPr>
          </w:rPrChange>
        </w:rPr>
      </w:pPr>
      <w:del w:id="4015" w:author="The Si Tran" w:date="2012-12-12T13:59:00Z">
        <w:r w:rsidRPr="0049233F" w:rsidDel="000064E1">
          <w:rPr>
            <w:i/>
            <w:szCs w:val="26"/>
            <w:rPrChange w:id="4016"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017" w:author="The Si Tran" w:date="2012-12-12T13:59:00Z"/>
          <w:i/>
          <w:szCs w:val="26"/>
          <w:rPrChange w:id="4018" w:author="The Si Tran" w:date="2012-12-05T23:02:00Z">
            <w:rPr>
              <w:del w:id="4019" w:author="The Si Tran" w:date="2012-12-12T13:59:00Z"/>
              <w:i/>
              <w:sz w:val="28"/>
              <w:szCs w:val="28"/>
            </w:rPr>
          </w:rPrChange>
        </w:rPr>
      </w:pPr>
      <w:del w:id="4020" w:author="The Si Tran" w:date="2012-12-12T13:59:00Z">
        <w:r w:rsidRPr="0049233F" w:rsidDel="000064E1">
          <w:rPr>
            <w:i/>
            <w:szCs w:val="26"/>
            <w:rPrChange w:id="4021"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022" w:author="The Si Tran" w:date="2012-12-12T13:59:00Z"/>
          <w:i/>
          <w:szCs w:val="26"/>
          <w:lang w:val="fr-FR"/>
          <w:rPrChange w:id="4023" w:author="The Si Tran" w:date="2012-12-05T23:02:00Z">
            <w:rPr>
              <w:del w:id="4024" w:author="The Si Tran" w:date="2012-12-12T13:59:00Z"/>
              <w:i/>
              <w:sz w:val="28"/>
              <w:szCs w:val="28"/>
              <w:lang w:val="fr-FR"/>
            </w:rPr>
          </w:rPrChange>
        </w:rPr>
      </w:pPr>
      <w:del w:id="4025" w:author="The Si Tran" w:date="2012-12-12T13:59:00Z">
        <w:r w:rsidRPr="0049233F" w:rsidDel="000064E1">
          <w:rPr>
            <w:i/>
            <w:szCs w:val="26"/>
            <w:lang w:val="fr-FR"/>
            <w:rPrChange w:id="4026"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027" w:author="The Si Tran" w:date="2012-12-12T13:59:00Z"/>
          <w:i/>
          <w:szCs w:val="26"/>
          <w:lang w:val="fr-FR"/>
          <w:rPrChange w:id="4028" w:author="The Si Tran" w:date="2012-12-05T23:02:00Z">
            <w:rPr>
              <w:del w:id="4029" w:author="The Si Tran" w:date="2012-12-12T13:59:00Z"/>
              <w:i/>
              <w:sz w:val="28"/>
              <w:szCs w:val="28"/>
              <w:lang w:val="fr-FR"/>
            </w:rPr>
          </w:rPrChange>
        </w:rPr>
      </w:pPr>
      <w:del w:id="4030" w:author="The Si Tran" w:date="2012-12-12T13:59:00Z">
        <w:r w:rsidRPr="0049233F" w:rsidDel="000064E1">
          <w:rPr>
            <w:i/>
            <w:szCs w:val="26"/>
            <w:lang w:val="fr-FR"/>
            <w:rPrChange w:id="4031"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032" w:author="The Si Tran" w:date="2012-12-12T13:59:00Z"/>
          <w:i/>
          <w:szCs w:val="26"/>
          <w:lang w:val="pt-BR"/>
          <w:rPrChange w:id="4033" w:author="The Si Tran" w:date="2012-12-05T23:02:00Z">
            <w:rPr>
              <w:del w:id="4034" w:author="The Si Tran" w:date="2012-12-12T13:59:00Z"/>
              <w:i/>
              <w:sz w:val="28"/>
              <w:szCs w:val="28"/>
              <w:lang w:val="pt-BR"/>
            </w:rPr>
          </w:rPrChange>
        </w:rPr>
      </w:pPr>
      <w:del w:id="4035" w:author="The Si Tran" w:date="2012-12-12T13:59:00Z">
        <w:r w:rsidRPr="0049233F" w:rsidDel="000064E1">
          <w:rPr>
            <w:i/>
            <w:szCs w:val="26"/>
            <w:lang w:val="pt-BR"/>
            <w:rPrChange w:id="4036"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037" w:author="The Si Tran" w:date="2012-12-12T13:59:00Z"/>
          <w:i/>
          <w:szCs w:val="26"/>
          <w:lang w:val="pt-BR"/>
          <w:rPrChange w:id="4038" w:author="The Si Tran" w:date="2012-12-05T23:02:00Z">
            <w:rPr>
              <w:del w:id="4039" w:author="The Si Tran" w:date="2012-12-12T13:59:00Z"/>
              <w:i/>
              <w:sz w:val="28"/>
              <w:szCs w:val="28"/>
              <w:lang w:val="pt-BR"/>
            </w:rPr>
          </w:rPrChange>
        </w:rPr>
      </w:pPr>
      <w:del w:id="4040" w:author="The Si Tran" w:date="2012-12-12T13:59:00Z">
        <w:r w:rsidRPr="0049233F" w:rsidDel="000064E1">
          <w:rPr>
            <w:i/>
            <w:szCs w:val="26"/>
            <w:lang w:val="pt-BR"/>
            <w:rPrChange w:id="4041"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042" w:author="The Si Tran" w:date="2012-12-12T13:59:00Z"/>
          <w:i/>
          <w:szCs w:val="26"/>
          <w:lang w:val="pt-BR"/>
          <w:rPrChange w:id="4043" w:author="The Si Tran" w:date="2012-12-05T23:02:00Z">
            <w:rPr>
              <w:del w:id="4044" w:author="The Si Tran" w:date="2012-12-12T13:59:00Z"/>
              <w:i/>
              <w:sz w:val="28"/>
              <w:szCs w:val="28"/>
              <w:lang w:val="pt-BR"/>
            </w:rPr>
          </w:rPrChange>
        </w:rPr>
      </w:pPr>
      <w:del w:id="4045" w:author="The Si Tran" w:date="2012-12-12T13:59:00Z">
        <w:r w:rsidRPr="0049233F" w:rsidDel="000064E1">
          <w:rPr>
            <w:i/>
            <w:szCs w:val="26"/>
            <w:lang w:val="pt-BR"/>
            <w:rPrChange w:id="4046"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047" w:author="The Si Tran" w:date="2012-12-12T13:59:00Z"/>
          <w:i/>
          <w:szCs w:val="26"/>
          <w:lang w:val="pt-BR"/>
          <w:rPrChange w:id="4048" w:author="The Si Tran" w:date="2012-12-05T23:02:00Z">
            <w:rPr>
              <w:del w:id="4049" w:author="The Si Tran" w:date="2012-12-12T13:59:00Z"/>
              <w:i/>
              <w:sz w:val="28"/>
              <w:szCs w:val="28"/>
              <w:lang w:val="pt-BR"/>
            </w:rPr>
          </w:rPrChange>
        </w:rPr>
      </w:pPr>
      <w:del w:id="4050" w:author="The Si Tran" w:date="2012-12-12T13:59:00Z">
        <w:r w:rsidRPr="0049233F" w:rsidDel="000064E1">
          <w:rPr>
            <w:i/>
            <w:szCs w:val="26"/>
            <w:lang w:val="pt-BR"/>
            <w:rPrChange w:id="4051"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4052" w:author="The Si Tran" w:date="2012-12-05T23:02:00Z">
            <w:rPr>
              <w:sz w:val="28"/>
              <w:szCs w:val="28"/>
              <w:lang w:val="pt-BR"/>
            </w:rPr>
          </w:rPrChange>
        </w:rPr>
      </w:pPr>
      <w:r w:rsidRPr="0049233F">
        <w:rPr>
          <w:szCs w:val="26"/>
          <w:lang w:val="pt-BR"/>
          <w:rPrChange w:id="4053" w:author="The Si Tran" w:date="2012-12-05T23:02:00Z">
            <w:rPr>
              <w:sz w:val="28"/>
              <w:szCs w:val="28"/>
              <w:lang w:val="pt-BR"/>
            </w:rPr>
          </w:rPrChange>
        </w:rPr>
        <w:t xml:space="preserve">Hình </w:t>
      </w:r>
      <w:ins w:id="4054" w:author="The Si Tran" w:date="2012-12-12T00:13:00Z">
        <w:r w:rsidR="00361F58">
          <w:rPr>
            <w:szCs w:val="26"/>
            <w:lang w:val="pt-BR"/>
          </w:rPr>
          <w:t>3.2</w:t>
        </w:r>
      </w:ins>
      <w:del w:id="4055" w:author="The Si Tran" w:date="2012-12-12T00:13:00Z">
        <w:r w:rsidRPr="0049233F" w:rsidDel="00361F58">
          <w:rPr>
            <w:szCs w:val="26"/>
            <w:lang w:val="pt-BR"/>
            <w:rPrChange w:id="4056" w:author="The Si Tran" w:date="2012-12-05T23:02:00Z">
              <w:rPr>
                <w:sz w:val="28"/>
                <w:szCs w:val="28"/>
                <w:lang w:val="pt-BR"/>
              </w:rPr>
            </w:rPrChange>
          </w:rPr>
          <w:delText>8</w:delText>
        </w:r>
      </w:del>
      <w:r w:rsidRPr="0049233F">
        <w:rPr>
          <w:szCs w:val="26"/>
          <w:lang w:val="pt-BR"/>
          <w:rPrChange w:id="4057"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ind w:firstLine="540"/>
        <w:jc w:val="center"/>
        <w:rPr>
          <w:szCs w:val="26"/>
          <w:lang w:val="pt-BR"/>
          <w:rPrChange w:id="4058" w:author="The Si Tran" w:date="2012-12-05T23:02:00Z">
            <w:rPr>
              <w:sz w:val="28"/>
              <w:szCs w:val="28"/>
              <w:lang w:val="pt-BR"/>
            </w:rPr>
          </w:rPrChange>
        </w:rPr>
        <w:pPrChange w:id="4059" w:author="The Si Tran" w:date="2012-12-14T05:14:00Z">
          <w:pPr>
            <w:ind w:firstLine="540"/>
          </w:pPr>
        </w:pPrChange>
      </w:pPr>
      <w:del w:id="4060" w:author="The Si Tran" w:date="2012-12-14T05:14:00Z">
        <w:r w:rsidRPr="0049233F" w:rsidDel="00802E77">
          <w:rPr>
            <w:noProof/>
            <w:szCs w:val="26"/>
            <w:rPrChange w:id="4061" w:author="Unknown">
              <w:rPr>
                <w:noProof/>
                <w:sz w:val="28"/>
                <w:szCs w:val="28"/>
              </w:rPr>
            </w:rPrChange>
          </w:rPr>
          <w:lastRenderedPageBreak/>
          <w:drawing>
            <wp:inline distT="0" distB="0" distL="0" distR="0" wp14:anchorId="3B32A802" wp14:editId="710D623F">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062" w:author="The Si Tran" w:date="2012-12-14T05:14:00Z">
        <w:r w:rsidR="00802E77" w:rsidRPr="00EB1298">
          <w:rPr>
            <w:noProof/>
            <w:szCs w:val="26"/>
          </w:rPr>
          <w:drawing>
            <wp:inline distT="0" distB="0" distL="0" distR="0" wp14:anchorId="61C44964" wp14:editId="297F0698">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651E5ABC" w:rsidR="006A21F7" w:rsidRPr="0049233F" w:rsidRDefault="006A21F7">
      <w:pPr>
        <w:pStyle w:val="Hinh"/>
        <w:rPr>
          <w:lang w:val="pt-BR"/>
          <w:rPrChange w:id="4063" w:author="The Si Tran" w:date="2012-12-05T23:02:00Z">
            <w:rPr>
              <w:sz w:val="28"/>
              <w:szCs w:val="28"/>
              <w:lang w:val="pt-BR"/>
            </w:rPr>
          </w:rPrChange>
        </w:rPr>
        <w:pPrChange w:id="4064" w:author="The Si Tran" w:date="2012-12-16T10:10:00Z">
          <w:pPr>
            <w:pStyle w:val="Caption"/>
            <w:ind w:left="2160"/>
          </w:pPr>
        </w:pPrChange>
      </w:pPr>
      <w:bookmarkStart w:id="4065" w:name="_Toc312142082"/>
      <w:bookmarkStart w:id="4066" w:name="_Toc343029957"/>
      <w:bookmarkStart w:id="4067" w:name="_Toc343415646"/>
      <w:r w:rsidRPr="00B9548F">
        <w:rPr>
          <w:b/>
          <w:lang w:val="pt-BR"/>
          <w:rPrChange w:id="4068" w:author="The Si Tran" w:date="2012-12-16T10:34:00Z">
            <w:rPr>
              <w:b w:val="0"/>
              <w:sz w:val="28"/>
              <w:szCs w:val="28"/>
              <w:lang w:val="pt-BR"/>
            </w:rPr>
          </w:rPrChange>
        </w:rPr>
        <w:t xml:space="preserve">Hình </w:t>
      </w:r>
      <w:del w:id="4069" w:author="The Si Tran" w:date="2012-12-11T23:24:00Z">
        <w:r w:rsidRPr="00B9548F" w:rsidDel="000D0624">
          <w:rPr>
            <w:b/>
            <w:rPrChange w:id="4070" w:author="The Si Tran" w:date="2012-12-16T10:34:00Z">
              <w:rPr>
                <w:b w:val="0"/>
                <w:sz w:val="28"/>
                <w:szCs w:val="28"/>
              </w:rPr>
            </w:rPrChange>
          </w:rPr>
          <w:fldChar w:fldCharType="begin"/>
        </w:r>
        <w:r w:rsidRPr="00B9548F" w:rsidDel="000D0624">
          <w:rPr>
            <w:b/>
            <w:lang w:val="pt-BR"/>
            <w:rPrChange w:id="4071" w:author="The Si Tran" w:date="2012-12-16T10:34:00Z">
              <w:rPr>
                <w:b w:val="0"/>
                <w:sz w:val="28"/>
                <w:szCs w:val="28"/>
                <w:lang w:val="pt-BR"/>
              </w:rPr>
            </w:rPrChange>
          </w:rPr>
          <w:delInstrText xml:space="preserve"> SEQ Hình \* ARABIC </w:delInstrText>
        </w:r>
        <w:r w:rsidRPr="00B9548F" w:rsidDel="000D0624">
          <w:rPr>
            <w:b/>
            <w:rPrChange w:id="4072" w:author="The Si Tran" w:date="2012-12-16T10:34:00Z">
              <w:rPr>
                <w:b w:val="0"/>
                <w:sz w:val="28"/>
                <w:szCs w:val="28"/>
              </w:rPr>
            </w:rPrChange>
          </w:rPr>
          <w:fldChar w:fldCharType="separate"/>
        </w:r>
        <w:r w:rsidRPr="00B9548F" w:rsidDel="000D0624">
          <w:rPr>
            <w:b/>
            <w:noProof/>
            <w:lang w:val="pt-BR"/>
            <w:rPrChange w:id="4073" w:author="The Si Tran" w:date="2012-12-16T10:34:00Z">
              <w:rPr>
                <w:b w:val="0"/>
                <w:noProof/>
                <w:sz w:val="28"/>
                <w:szCs w:val="28"/>
                <w:lang w:val="pt-BR"/>
              </w:rPr>
            </w:rPrChange>
          </w:rPr>
          <w:delText>8</w:delText>
        </w:r>
        <w:r w:rsidRPr="00B9548F" w:rsidDel="000D0624">
          <w:rPr>
            <w:b/>
            <w:rPrChange w:id="4074" w:author="The Si Tran" w:date="2012-12-16T10:34:00Z">
              <w:rPr>
                <w:b w:val="0"/>
                <w:sz w:val="28"/>
                <w:szCs w:val="28"/>
              </w:rPr>
            </w:rPrChange>
          </w:rPr>
          <w:fldChar w:fldCharType="end"/>
        </w:r>
        <w:r w:rsidRPr="00B9548F" w:rsidDel="000D0624">
          <w:rPr>
            <w:b/>
            <w:lang w:val="pt-BR"/>
            <w:rPrChange w:id="4075" w:author="The Si Tran" w:date="2012-12-16T10:34:00Z">
              <w:rPr>
                <w:b w:val="0"/>
                <w:sz w:val="28"/>
                <w:szCs w:val="28"/>
                <w:lang w:val="pt-BR"/>
              </w:rPr>
            </w:rPrChange>
          </w:rPr>
          <w:delText xml:space="preserve"> </w:delText>
        </w:r>
      </w:del>
      <w:ins w:id="4076" w:author="The Si Tran" w:date="2012-12-11T23:24:00Z">
        <w:r w:rsidR="000D0624" w:rsidRPr="00B9548F">
          <w:rPr>
            <w:b/>
            <w:rPrChange w:id="4077" w:author="The Si Tran" w:date="2012-12-16T10:34:00Z">
              <w:rPr>
                <w:b w:val="0"/>
              </w:rPr>
            </w:rPrChange>
          </w:rPr>
          <w:t>3.2</w:t>
        </w:r>
      </w:ins>
      <w:ins w:id="4078" w:author="The Si Tran" w:date="2012-12-16T10:34:00Z">
        <w:r w:rsidR="00B9548F">
          <w:rPr>
            <w:b/>
          </w:rPr>
          <w:t xml:space="preserve"> </w:t>
        </w:r>
      </w:ins>
      <w:ins w:id="4079" w:author="The Si Tran" w:date="2012-12-15T08:13:00Z">
        <w:r w:rsidR="00307510" w:rsidRPr="00B9548F">
          <w:rPr>
            <w:b/>
            <w:rPrChange w:id="4080" w:author="The Si Tran" w:date="2012-12-16T10:34:00Z">
              <w:rPr>
                <w:b w:val="0"/>
              </w:rPr>
            </w:rPrChange>
          </w:rPr>
          <w:t>:</w:t>
        </w:r>
        <w:r w:rsidR="00307510">
          <w:t xml:space="preserve"> </w:t>
        </w:r>
      </w:ins>
      <w:ins w:id="4081" w:author="The Si Tran" w:date="2012-12-11T23:24:00Z">
        <w:r w:rsidR="000D0624" w:rsidRPr="0049233F">
          <w:rPr>
            <w:lang w:val="pt-BR"/>
            <w:rPrChange w:id="4082" w:author="The Si Tran" w:date="2012-12-05T23:02:00Z">
              <w:rPr>
                <w:b w:val="0"/>
                <w:sz w:val="28"/>
                <w:szCs w:val="28"/>
                <w:lang w:val="pt-BR"/>
              </w:rPr>
            </w:rPrChange>
          </w:rPr>
          <w:t xml:space="preserve"> </w:t>
        </w:r>
      </w:ins>
      <w:r w:rsidRPr="000D0624">
        <w:rPr>
          <w:lang w:val="pt-BR"/>
          <w:rPrChange w:id="4083" w:author="The Si Tran" w:date="2012-12-11T23:24:00Z">
            <w:rPr>
              <w:b w:val="0"/>
              <w:sz w:val="28"/>
              <w:szCs w:val="28"/>
              <w:lang w:val="pt-BR"/>
            </w:rPr>
          </w:rPrChange>
        </w:rPr>
        <w:t>ACF và PACF của mô hình</w:t>
      </w:r>
      <w:del w:id="4084" w:author="The Si Tran" w:date="2012-12-11T23:24:00Z">
        <w:r w:rsidRPr="000D0624" w:rsidDel="000D0624">
          <w:rPr>
            <w:lang w:val="pt-BR"/>
            <w:rPrChange w:id="4085" w:author="The Si Tran" w:date="2012-12-11T23:24:00Z">
              <w:rPr>
                <w:b w:val="0"/>
                <w:sz w:val="28"/>
                <w:szCs w:val="28"/>
                <w:lang w:val="pt-BR"/>
              </w:rPr>
            </w:rPrChange>
          </w:rPr>
          <w:delText xml:space="preserve">               </w:delText>
        </w:r>
      </w:del>
      <w:bookmarkEnd w:id="4065"/>
      <w:bookmarkEnd w:id="4066"/>
      <w:r w:rsidR="00350BDD">
        <w:rPr>
          <w:position w:val="-12"/>
          <w:lang w:val="pt-BR"/>
        </w:rPr>
        <w:pict w14:anchorId="1AEB2765">
          <v:shape id="_x0000_i1088" type="#_x0000_t75" style="width:158.25pt;height:21.75pt">
            <v:imagedata r:id="rId10" o:title=""/>
          </v:shape>
        </w:pict>
      </w:r>
      <w:bookmarkEnd w:id="4067"/>
    </w:p>
    <w:p w14:paraId="0CEE5063" w14:textId="41373C7E" w:rsidR="006A21F7" w:rsidRPr="0049233F" w:rsidRDefault="006A21F7" w:rsidP="006A21F7">
      <w:pPr>
        <w:pStyle w:val="Heading2"/>
        <w:rPr>
          <w:sz w:val="26"/>
          <w:szCs w:val="26"/>
          <w:lang w:val="pt-BR"/>
          <w:rPrChange w:id="4086" w:author="The Si Tran" w:date="2012-12-05T23:02:00Z">
            <w:rPr>
              <w:lang w:val="pt-BR"/>
            </w:rPr>
          </w:rPrChange>
        </w:rPr>
      </w:pPr>
      <w:bookmarkStart w:id="4087" w:name="_Toc312142552"/>
      <w:bookmarkStart w:id="4088" w:name="_Toc343415768"/>
      <w:r w:rsidRPr="0049233F">
        <w:rPr>
          <w:sz w:val="26"/>
          <w:szCs w:val="26"/>
          <w:lang w:val="pt-BR"/>
          <w:rPrChange w:id="4089" w:author="The Si Tran" w:date="2012-12-05T23:02:00Z">
            <w:rPr>
              <w:rFonts w:cs="Times New Roman"/>
              <w:iCs w:val="0"/>
              <w:sz w:val="20"/>
              <w:szCs w:val="20"/>
              <w:lang w:val="pt-BR"/>
            </w:rPr>
          </w:rPrChange>
        </w:rPr>
        <w:t>Mô hình kết hợp tự hồi quy và trung bình di động, ARMA(p,q)</w:t>
      </w:r>
      <w:bookmarkEnd w:id="4087"/>
      <w:bookmarkEnd w:id="4088"/>
    </w:p>
    <w:p w14:paraId="2D8EB10B" w14:textId="1F65A94E" w:rsidR="00E000DF" w:rsidRPr="00A50679" w:rsidRDefault="005B71D4">
      <w:pPr>
        <w:rPr>
          <w:ins w:id="4090" w:author="The Si Tran" w:date="2012-12-12T00:14:00Z"/>
        </w:rPr>
        <w:pPrChange w:id="4091" w:author="The Si Tran" w:date="2012-12-15T08:15:00Z">
          <w:pPr>
            <w:spacing w:before="100" w:beforeAutospacing="1" w:after="100" w:afterAutospacing="1"/>
          </w:pPr>
        </w:pPrChange>
      </w:pPr>
      <w:ins w:id="4092" w:author="The Si Tran" w:date="2012-12-15T08:14:00Z">
        <w:r>
          <w:rPr>
            <w:noProof/>
            <w:rPrChange w:id="4093" w:author="Unknown">
              <w:rPr>
                <w:b/>
                <w:bCs/>
                <w:noProof/>
                <w:sz w:val="20"/>
                <w:szCs w:val="20"/>
              </w:rPr>
            </w:rPrChange>
          </w:rPr>
          <mc:AlternateContent>
            <mc:Choice Requires="wps">
              <w:drawing>
                <wp:anchor distT="0" distB="0" distL="114300" distR="114300" simplePos="0" relativeHeight="251664384" behindDoc="0" locked="0" layoutInCell="1" allowOverlap="1" wp14:anchorId="70A59FC5" wp14:editId="758496B1">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350BDD" w:rsidRDefault="00350BDD">
                              <w:pPr>
                                <w:pStyle w:val="EquationIndex"/>
                                <w:pPrChange w:id="4094" w:author="The Si Tran" w:date="2012-12-15T08:12:00Z">
                                  <w:pPr/>
                                </w:pPrChange>
                              </w:pPr>
                              <w:r>
                                <w:t>(3.</w:t>
                              </w:r>
                              <w:ins w:id="4095" w:author="The Si Tran" w:date="2012-12-14T04:55:00Z">
                                <w:r>
                                  <w:t>8</w:t>
                                </w:r>
                              </w:ins>
                              <w:del w:id="409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3" o:spid="_x0000_s1036" type="#_x0000_t202" style="position:absolute;left:0;text-align:left;margin-left:412.7pt;margin-top:188.9pt;width:41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" fillcolor="window" stroked="f" strokeweight=".5pt">
                  <v:path arrowok="t"/>
                  <v:textbox>
                    <w:txbxContent>
                      <w:p w14:paraId="7E97A231" w14:textId="2A69E93C" w:rsidR="00350BDD" w:rsidRDefault="00350BDD">
                        <w:pPr>
                          <w:pStyle w:val="EquationIndex"/>
                          <w:pPrChange w:id="4097" w:author="The Si Tran" w:date="2012-12-15T08:12:00Z">
                            <w:pPr/>
                          </w:pPrChange>
                        </w:pPr>
                        <w:r>
                          <w:t>(3.</w:t>
                        </w:r>
                        <w:ins w:id="4098" w:author="The Si Tran" w:date="2012-12-14T04:55:00Z">
                          <w:r>
                            <w:t>8</w:t>
                          </w:r>
                        </w:ins>
                        <w:del w:id="4099" w:author="The Si Tran" w:date="2012-12-14T04:55:00Z">
                          <w:r w:rsidDel="004505B3">
                            <w:delText>2.1</w:delText>
                          </w:r>
                        </w:del>
                        <w:r>
                          <w:t>)</w:t>
                        </w:r>
                      </w:p>
                    </w:txbxContent>
                  </v:textbox>
                </v:shape>
              </w:pict>
            </mc:Fallback>
          </mc:AlternateContent>
        </w:r>
      </w:ins>
      <w:ins w:id="4100"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101" w:author="The Si Tran" w:date="2012-12-15T08:14:00Z">
        <w:r w:rsidRPr="005B71D4">
          <w:rPr>
            <w:noProof/>
          </w:rPr>
          <w:t xml:space="preserve"> </w:t>
        </w:r>
      </w:ins>
    </w:p>
    <w:p w14:paraId="562ACCFC" w14:textId="77C93F8B" w:rsidR="00E000DF" w:rsidRDefault="00350BDD">
      <w:pPr>
        <w:pStyle w:val="Canhgiua"/>
        <w:rPr>
          <w:ins w:id="4102" w:author="The Si Tran" w:date="2012-12-12T00:14:00Z"/>
        </w:rPr>
        <w:pPrChange w:id="4103"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104" w:author="The Si Tran" w:date="2012-12-12T00:14:00Z"/>
          <w:lang w:val="pt-BR"/>
        </w:rPr>
        <w:pPrChange w:id="4105" w:author="The Si Tran" w:date="2012-12-16T10:34:00Z">
          <w:pPr>
            <w:ind w:firstLine="540"/>
          </w:pPr>
        </w:pPrChange>
      </w:pPr>
      <w:ins w:id="4106"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107" w:author="The Si Tran" w:date="2012-12-12T00:14:00Z"/>
          <w:lang w:val="pt-BR"/>
          <w:rPrChange w:id="4108" w:author="The Si Tran" w:date="2012-12-12T00:14:00Z">
            <w:rPr>
              <w:del w:id="4109" w:author="The Si Tran" w:date="2012-12-12T00:14:00Z"/>
              <w:color w:val="FF0000"/>
              <w:sz w:val="32"/>
              <w:lang w:val="pt-BR"/>
            </w:rPr>
          </w:rPrChange>
        </w:rPr>
        <w:pPrChange w:id="4110" w:author="The Si Tran" w:date="2012-12-15T08:15:00Z">
          <w:pPr>
            <w:ind w:left="540"/>
          </w:pPr>
        </w:pPrChange>
      </w:pPr>
      <w:ins w:id="4111"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4112" w:author="The Si Tran" w:date="2012-12-12T00:14:00Z">
        <w:r w:rsidR="00637F2A" w:rsidRPr="0049233F" w:rsidDel="00E000DF">
          <w:rPr>
            <w:color w:val="FF0000"/>
            <w:lang w:val="pt-BR"/>
            <w:rPrChange w:id="4113"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114" w:author="The Si Tran" w:date="2012-12-06T01:42:00Z"/>
          <w:lang w:val="pt-BR"/>
          <w:rPrChange w:id="4115" w:author="The Si Tran" w:date="2012-12-06T01:39:00Z">
            <w:rPr>
              <w:del w:id="4116" w:author="The Si Tran" w:date="2012-12-06T01:42:00Z"/>
              <w:sz w:val="28"/>
              <w:szCs w:val="28"/>
              <w:lang w:val="pt-BR"/>
            </w:rPr>
          </w:rPrChange>
        </w:rPr>
        <w:pPrChange w:id="4117" w:author="The Si Tran" w:date="2012-12-15T08:15:00Z">
          <w:pPr>
            <w:ind w:firstLine="540"/>
          </w:pPr>
        </w:pPrChange>
      </w:pPr>
      <w:del w:id="4118" w:author="The Si Tran" w:date="2012-12-12T00:14:00Z">
        <w:r w:rsidRPr="0049233F" w:rsidDel="00E000DF">
          <w:rPr>
            <w:lang w:val="pt-BR"/>
            <w:rPrChange w:id="4119"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120" w:author="The Si Tran" w:date="2012-12-12T00:14:00Z"/>
          <w:b/>
          <w:lang w:val="pt-BR"/>
          <w:rPrChange w:id="4121" w:author="The Si Tran" w:date="2012-12-05T23:02:00Z">
            <w:rPr>
              <w:del w:id="4122" w:author="The Si Tran" w:date="2012-12-12T00:14:00Z"/>
              <w:b/>
              <w:sz w:val="28"/>
              <w:szCs w:val="28"/>
              <w:lang w:val="pt-BR"/>
            </w:rPr>
          </w:rPrChange>
        </w:rPr>
        <w:pPrChange w:id="4123" w:author="The Si Tran" w:date="2012-12-15T08:15:00Z">
          <w:pPr>
            <w:ind w:firstLine="540"/>
          </w:pPr>
        </w:pPrChange>
      </w:pPr>
      <w:del w:id="4124" w:author="The Si Tran" w:date="2012-12-06T01:42:00Z">
        <w:r w:rsidRPr="00AF1345" w:rsidDel="00267538">
          <w:rPr>
            <w:position w:val="-28"/>
            <w:lang w:val="pt-BR"/>
          </w:rPr>
          <w:object w:dxaOrig="3019" w:dyaOrig="680" w14:anchorId="4A5307FC">
            <v:shape id="_x0000_i1089" type="#_x0000_t75" style="width:230.25pt;height:50.25pt" o:ole="">
              <v:imagedata r:id="rId142" o:title=""/>
            </v:shape>
            <o:OLEObject Type="Embed" ProgID="Equation.DSMT4" ShapeID="_x0000_i1089" DrawAspect="Content" ObjectID="_1417184566" r:id="rId143"/>
          </w:object>
        </w:r>
        <w:r w:rsidRPr="0049233F" w:rsidDel="00267538">
          <w:rPr>
            <w:b/>
            <w:lang w:val="pt-BR"/>
            <w:rPrChange w:id="4125"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126" w:author="The Si Tran" w:date="2012-12-12T00:14:00Z"/>
          <w:lang w:val="pt-BR"/>
          <w:rPrChange w:id="4127" w:author="The Si Tran" w:date="2012-12-06T01:43:00Z">
            <w:rPr>
              <w:del w:id="4128" w:author="The Si Tran" w:date="2012-12-12T00:14:00Z"/>
              <w:sz w:val="28"/>
              <w:szCs w:val="28"/>
              <w:lang w:val="pt-BR"/>
            </w:rPr>
          </w:rPrChange>
        </w:rPr>
        <w:pPrChange w:id="4129" w:author="The Si Tran" w:date="2012-12-15T08:15:00Z">
          <w:pPr>
            <w:ind w:firstLine="540"/>
          </w:pPr>
        </w:pPrChange>
      </w:pPr>
      <w:del w:id="4130" w:author="The Si Tran" w:date="2012-12-12T00:14:00Z">
        <w:r w:rsidRPr="0049233F" w:rsidDel="00E000DF">
          <w:rPr>
            <w:lang w:val="pt-BR"/>
            <w:rPrChange w:id="4131"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132" w:author="The Si Tran" w:date="2012-12-06T01:43:00Z"/>
          <w:lang w:val="pt-BR"/>
          <w:rPrChange w:id="4133" w:author="The Si Tran" w:date="2012-12-05T23:02:00Z">
            <w:rPr>
              <w:del w:id="4134" w:author="The Si Tran" w:date="2012-12-06T01:43:00Z"/>
              <w:sz w:val="28"/>
              <w:szCs w:val="28"/>
              <w:lang w:val="pt-BR"/>
            </w:rPr>
          </w:rPrChange>
        </w:rPr>
        <w:pPrChange w:id="4135" w:author="The Si Tran" w:date="2012-12-15T08:15:00Z">
          <w:pPr>
            <w:ind w:firstLine="540"/>
          </w:pPr>
        </w:pPrChange>
      </w:pPr>
      <w:del w:id="4136" w:author="The Si Tran" w:date="2012-12-06T01:43:00Z">
        <w:r w:rsidRPr="00AF1345" w:rsidDel="00720763">
          <w:rPr>
            <w:position w:val="-12"/>
            <w:lang w:val="pt-BR"/>
          </w:rPr>
          <w:object w:dxaOrig="2060" w:dyaOrig="360" w14:anchorId="6E663486">
            <v:shape id="_x0000_i1090" type="#_x0000_t75" style="width:2in;height:21.75pt" o:ole="">
              <v:imagedata r:id="rId144" o:title=""/>
            </v:shape>
            <o:OLEObject Type="Embed" ProgID="Equation.DSMT4" ShapeID="_x0000_i1090" DrawAspect="Content" ObjectID="_1417184567" r:id="rId145"/>
          </w:object>
        </w:r>
      </w:del>
    </w:p>
    <w:p w14:paraId="6E60FF36" w14:textId="77777777" w:rsidR="006A21F7" w:rsidRPr="0049233F" w:rsidDel="00E000DF" w:rsidRDefault="006A21F7">
      <w:pPr>
        <w:rPr>
          <w:del w:id="4137" w:author="The Si Tran" w:date="2012-12-12T00:14:00Z"/>
          <w:lang w:val="pt-BR"/>
          <w:rPrChange w:id="4138" w:author="The Si Tran" w:date="2012-12-05T23:02:00Z">
            <w:rPr>
              <w:del w:id="4139" w:author="The Si Tran" w:date="2012-12-12T00:14:00Z"/>
              <w:sz w:val="28"/>
              <w:szCs w:val="28"/>
              <w:lang w:val="pt-BR"/>
            </w:rPr>
          </w:rPrChange>
        </w:rPr>
        <w:pPrChange w:id="4140" w:author="The Si Tran" w:date="2012-12-15T08:15:00Z">
          <w:pPr>
            <w:ind w:firstLine="540"/>
          </w:pPr>
        </w:pPrChange>
      </w:pPr>
      <w:del w:id="4141" w:author="The Si Tran" w:date="2012-12-12T00:14:00Z">
        <w:r w:rsidRPr="0049233F" w:rsidDel="00E000DF">
          <w:rPr>
            <w:lang w:val="pt-BR"/>
            <w:rPrChange w:id="4142"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143" w:author="The Si Tran" w:date="2012-12-12T00:14:00Z"/>
          <w:lang w:val="pt-BR"/>
          <w:rPrChange w:id="4144" w:author="The Si Tran" w:date="2012-12-05T23:02:00Z">
            <w:rPr>
              <w:del w:id="4145" w:author="The Si Tran" w:date="2012-12-12T00:14:00Z"/>
              <w:sz w:val="28"/>
              <w:szCs w:val="28"/>
              <w:lang w:val="pt-BR"/>
            </w:rPr>
          </w:rPrChange>
        </w:rPr>
        <w:pPrChange w:id="4146" w:author="The Si Tran" w:date="2012-12-15T08:15:00Z">
          <w:pPr>
            <w:ind w:firstLine="540"/>
          </w:pPr>
        </w:pPrChange>
      </w:pPr>
      <w:del w:id="4147" w:author="The Si Tran" w:date="2012-12-12T00:14:00Z">
        <w:r w:rsidRPr="0049233F" w:rsidDel="00E000DF">
          <w:rPr>
            <w:lang w:val="pt-BR"/>
            <w:rPrChange w:id="4148"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149" w:author="The Si Tran" w:date="2012-12-06T20:20:00Z"/>
          <w:lang w:val="pt-BR"/>
          <w:rPrChange w:id="4150" w:author="The Si Tran" w:date="2012-12-06T20:20:00Z">
            <w:rPr>
              <w:del w:id="4151" w:author="The Si Tran" w:date="2012-12-06T20:20:00Z"/>
              <w:sz w:val="28"/>
              <w:szCs w:val="28"/>
              <w:lang w:val="pt-BR"/>
            </w:rPr>
          </w:rPrChange>
        </w:rPr>
        <w:pPrChange w:id="4152" w:author="The Si Tran" w:date="2012-12-15T08:15:00Z">
          <w:pPr>
            <w:ind w:firstLine="540"/>
          </w:pPr>
        </w:pPrChange>
      </w:pPr>
      <w:del w:id="4153" w:author="The Si Tran" w:date="2012-12-14T05:17:00Z">
        <w:r w:rsidRPr="0049233F" w:rsidDel="0056499D">
          <w:rPr>
            <w:lang w:val="pt-BR"/>
            <w:rPrChange w:id="4154"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155" w:author="The Si Tran" w:date="2012-12-06T20:20:00Z"/>
          <w:lang w:val="pt-BR"/>
          <w:rPrChange w:id="4156" w:author="The Si Tran" w:date="2012-12-05T23:02:00Z">
            <w:rPr>
              <w:del w:id="4157" w:author="The Si Tran" w:date="2012-12-06T20:20:00Z"/>
              <w:sz w:val="28"/>
              <w:szCs w:val="28"/>
              <w:lang w:val="pt-BR"/>
            </w:rPr>
          </w:rPrChange>
        </w:rPr>
        <w:pPrChange w:id="4158" w:author="The Si Tran" w:date="2012-12-15T08:15:00Z">
          <w:pPr>
            <w:ind w:firstLine="540"/>
          </w:pPr>
        </w:pPrChange>
      </w:pPr>
      <w:del w:id="4159" w:author="The Si Tran" w:date="2012-12-06T20:20:00Z">
        <w:r w:rsidRPr="00AF1345" w:rsidDel="00AB2E63">
          <w:rPr>
            <w:position w:val="-12"/>
            <w:lang w:val="pt-BR"/>
          </w:rPr>
          <w:object w:dxaOrig="2780" w:dyaOrig="360" w14:anchorId="61F9DAAF">
            <v:shape id="_x0000_i1091" type="#_x0000_t75" style="width:172.45pt;height:21.75pt" o:ole="">
              <v:imagedata r:id="rId146" o:title=""/>
            </v:shape>
            <o:OLEObject Type="Embed" ProgID="Equation.DSMT4" ShapeID="_x0000_i1091" DrawAspect="Content" ObjectID="_1417184568" r:id="rId147"/>
          </w:object>
        </w:r>
      </w:del>
    </w:p>
    <w:p w14:paraId="60961C99" w14:textId="38E57295" w:rsidR="006A21F7" w:rsidRPr="0049233F" w:rsidDel="0056499D" w:rsidRDefault="006A21F7">
      <w:pPr>
        <w:rPr>
          <w:del w:id="4160" w:author="The Si Tran" w:date="2012-12-14T05:17:00Z"/>
          <w:lang w:val="pt-BR"/>
          <w:rPrChange w:id="4161" w:author="The Si Tran" w:date="2012-12-05T23:02:00Z">
            <w:rPr>
              <w:del w:id="4162" w:author="The Si Tran" w:date="2012-12-14T05:17:00Z"/>
              <w:sz w:val="28"/>
              <w:szCs w:val="28"/>
              <w:lang w:val="pt-BR"/>
            </w:rPr>
          </w:rPrChange>
        </w:rPr>
        <w:pPrChange w:id="4163" w:author="The Si Tran" w:date="2012-12-15T08:15:00Z">
          <w:pPr>
            <w:ind w:firstLine="540"/>
          </w:pPr>
        </w:pPrChange>
      </w:pPr>
    </w:p>
    <w:p w14:paraId="79D3F524" w14:textId="50762591" w:rsidR="006A21F7" w:rsidRPr="0049233F" w:rsidDel="0056499D" w:rsidRDefault="006A21F7">
      <w:pPr>
        <w:rPr>
          <w:del w:id="4164" w:author="The Si Tran" w:date="2012-12-14T05:17:00Z"/>
          <w:i/>
          <w:rPrChange w:id="4165" w:author="The Si Tran" w:date="2012-12-05T23:02:00Z">
            <w:rPr>
              <w:del w:id="4166" w:author="The Si Tran" w:date="2012-12-14T05:17:00Z"/>
              <w:i/>
              <w:sz w:val="28"/>
              <w:szCs w:val="28"/>
            </w:rPr>
          </w:rPrChange>
        </w:rPr>
        <w:pPrChange w:id="4167" w:author="The Si Tran" w:date="2012-12-15T08:15:00Z">
          <w:pPr>
            <w:ind w:firstLine="540"/>
          </w:pPr>
        </w:pPrChange>
      </w:pPr>
      <w:del w:id="4168" w:author="The Si Tran" w:date="2012-12-14T05:17:00Z">
        <w:r w:rsidRPr="0049233F" w:rsidDel="0056499D">
          <w:rPr>
            <w:i/>
            <w:rPrChange w:id="4169" w:author="The Si Tran" w:date="2012-12-05T23:02:00Z">
              <w:rPr>
                <w:i/>
                <w:sz w:val="28"/>
                <w:szCs w:val="28"/>
              </w:rPr>
            </w:rPrChange>
          </w:rPr>
          <w:delText>&gt; set.seed(1)</w:delText>
        </w:r>
      </w:del>
    </w:p>
    <w:p w14:paraId="537064EE" w14:textId="18049E6A" w:rsidR="006A21F7" w:rsidRPr="0049233F" w:rsidDel="0056499D" w:rsidRDefault="006A21F7">
      <w:pPr>
        <w:rPr>
          <w:del w:id="4170" w:author="The Si Tran" w:date="2012-12-14T05:17:00Z"/>
          <w:i/>
          <w:rPrChange w:id="4171" w:author="The Si Tran" w:date="2012-12-05T23:02:00Z">
            <w:rPr>
              <w:del w:id="4172" w:author="The Si Tran" w:date="2012-12-14T05:17:00Z"/>
              <w:i/>
              <w:sz w:val="28"/>
              <w:szCs w:val="28"/>
            </w:rPr>
          </w:rPrChange>
        </w:rPr>
        <w:pPrChange w:id="4173" w:author="The Si Tran" w:date="2012-12-15T08:15:00Z">
          <w:pPr>
            <w:ind w:firstLine="540"/>
          </w:pPr>
        </w:pPrChange>
      </w:pPr>
      <w:del w:id="4174" w:author="The Si Tran" w:date="2012-12-14T05:17:00Z">
        <w:r w:rsidRPr="0049233F" w:rsidDel="0056499D">
          <w:rPr>
            <w:i/>
            <w:rPrChange w:id="4175" w:author="The Si Tran" w:date="2012-12-05T23:02:00Z">
              <w:rPr>
                <w:i/>
                <w:sz w:val="28"/>
                <w:szCs w:val="28"/>
              </w:rPr>
            </w:rPrChange>
          </w:rPr>
          <w:delText>&gt; y &lt;- e &lt;- rnorm(1000)</w:delText>
        </w:r>
      </w:del>
    </w:p>
    <w:p w14:paraId="19DCEC3C" w14:textId="5B688827" w:rsidR="006A21F7" w:rsidRPr="0049233F" w:rsidDel="0056499D" w:rsidRDefault="006A21F7">
      <w:pPr>
        <w:rPr>
          <w:del w:id="4176" w:author="The Si Tran" w:date="2012-12-14T05:17:00Z"/>
          <w:i/>
          <w:lang w:val="fr-FR"/>
          <w:rPrChange w:id="4177" w:author="The Si Tran" w:date="2012-12-05T23:02:00Z">
            <w:rPr>
              <w:del w:id="4178" w:author="The Si Tran" w:date="2012-12-14T05:17:00Z"/>
              <w:i/>
              <w:sz w:val="28"/>
              <w:szCs w:val="28"/>
              <w:lang w:val="fr-FR"/>
            </w:rPr>
          </w:rPrChange>
        </w:rPr>
        <w:pPrChange w:id="4179" w:author="The Si Tran" w:date="2012-12-15T08:15:00Z">
          <w:pPr>
            <w:ind w:firstLine="540"/>
          </w:pPr>
        </w:pPrChange>
      </w:pPr>
      <w:del w:id="4180" w:author="The Si Tran" w:date="2012-12-14T05:17:00Z">
        <w:r w:rsidRPr="0049233F" w:rsidDel="0056499D">
          <w:rPr>
            <w:i/>
            <w:lang w:val="fr-FR"/>
            <w:rPrChange w:id="4181"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182" w:author="The Si Tran" w:date="2012-12-14T05:17:00Z"/>
          <w:i/>
          <w:lang w:val="fr-FR"/>
          <w:rPrChange w:id="4183" w:author="The Si Tran" w:date="2012-12-05T23:02:00Z">
            <w:rPr>
              <w:del w:id="4184" w:author="The Si Tran" w:date="2012-12-14T05:17:00Z"/>
              <w:i/>
              <w:sz w:val="28"/>
              <w:szCs w:val="28"/>
              <w:lang w:val="fr-FR"/>
            </w:rPr>
          </w:rPrChange>
        </w:rPr>
        <w:pPrChange w:id="4185" w:author="The Si Tran" w:date="2012-12-15T08:15:00Z">
          <w:pPr>
            <w:ind w:firstLine="540"/>
          </w:pPr>
        </w:pPrChange>
      </w:pPr>
      <w:del w:id="4186" w:author="The Si Tran" w:date="2012-12-14T05:17:00Z">
        <w:r w:rsidRPr="0049233F" w:rsidDel="0056499D">
          <w:rPr>
            <w:i/>
            <w:lang w:val="fr-FR"/>
            <w:rPrChange w:id="4187"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188" w:author="The Si Tran" w:date="2012-12-14T05:17:00Z"/>
          <w:i/>
          <w:lang w:val="pt-BR"/>
          <w:rPrChange w:id="4189" w:author="The Si Tran" w:date="2012-12-05T23:02:00Z">
            <w:rPr>
              <w:del w:id="4190" w:author="The Si Tran" w:date="2012-12-14T05:17:00Z"/>
              <w:i/>
              <w:sz w:val="28"/>
              <w:szCs w:val="28"/>
              <w:lang w:val="pt-BR"/>
            </w:rPr>
          </w:rPrChange>
        </w:rPr>
        <w:pPrChange w:id="4191" w:author="The Si Tran" w:date="2012-12-15T08:15:00Z">
          <w:pPr>
            <w:ind w:firstLine="540"/>
          </w:pPr>
        </w:pPrChange>
      </w:pPr>
      <w:del w:id="4192" w:author="The Si Tran" w:date="2012-12-14T05:17:00Z">
        <w:r w:rsidRPr="0049233F" w:rsidDel="0056499D">
          <w:rPr>
            <w:i/>
            <w:lang w:val="pt-BR"/>
            <w:rPrChange w:id="4193" w:author="The Si Tran" w:date="2012-12-05T23:02:00Z">
              <w:rPr>
                <w:i/>
                <w:sz w:val="28"/>
                <w:szCs w:val="28"/>
                <w:lang w:val="pt-BR"/>
              </w:rPr>
            </w:rPrChange>
          </w:rPr>
          <w:delText>+ }</w:delText>
        </w:r>
      </w:del>
    </w:p>
    <w:p w14:paraId="313BF30B" w14:textId="4E12318A" w:rsidR="006A21F7" w:rsidRPr="0049233F" w:rsidDel="0056499D" w:rsidRDefault="006A21F7">
      <w:pPr>
        <w:rPr>
          <w:del w:id="4194" w:author="The Si Tran" w:date="2012-12-14T05:17:00Z"/>
          <w:i/>
          <w:lang w:val="pt-BR"/>
          <w:rPrChange w:id="4195" w:author="The Si Tran" w:date="2012-12-05T23:02:00Z">
            <w:rPr>
              <w:del w:id="4196" w:author="The Si Tran" w:date="2012-12-14T05:17:00Z"/>
              <w:i/>
              <w:sz w:val="28"/>
              <w:szCs w:val="28"/>
              <w:lang w:val="pt-BR"/>
            </w:rPr>
          </w:rPrChange>
        </w:rPr>
        <w:pPrChange w:id="4197" w:author="The Si Tran" w:date="2012-12-15T08:15:00Z">
          <w:pPr>
            <w:ind w:firstLine="540"/>
          </w:pPr>
        </w:pPrChange>
      </w:pPr>
      <w:del w:id="4198" w:author="The Si Tran" w:date="2012-12-14T05:17:00Z">
        <w:r w:rsidRPr="0049233F" w:rsidDel="0056499D">
          <w:rPr>
            <w:i/>
            <w:lang w:val="pt-BR"/>
            <w:rPrChange w:id="4199" w:author="The Si Tran" w:date="2012-12-05T23:02:00Z">
              <w:rPr>
                <w:i/>
                <w:sz w:val="28"/>
                <w:szCs w:val="28"/>
                <w:lang w:val="pt-BR"/>
              </w:rPr>
            </w:rPrChange>
          </w:rPr>
          <w:delText>&gt; layout(1:2)</w:delText>
        </w:r>
      </w:del>
    </w:p>
    <w:p w14:paraId="63E7A8B6" w14:textId="3CB13122" w:rsidR="006A21F7" w:rsidRPr="0049233F" w:rsidDel="0056499D" w:rsidRDefault="006A21F7">
      <w:pPr>
        <w:rPr>
          <w:del w:id="4200" w:author="The Si Tran" w:date="2012-12-14T05:17:00Z"/>
          <w:i/>
          <w:lang w:val="pt-BR"/>
          <w:rPrChange w:id="4201" w:author="The Si Tran" w:date="2012-12-05T23:02:00Z">
            <w:rPr>
              <w:del w:id="4202" w:author="The Si Tran" w:date="2012-12-14T05:17:00Z"/>
              <w:i/>
              <w:sz w:val="28"/>
              <w:szCs w:val="28"/>
              <w:lang w:val="pt-BR"/>
            </w:rPr>
          </w:rPrChange>
        </w:rPr>
        <w:pPrChange w:id="4203" w:author="The Si Tran" w:date="2012-12-15T08:15:00Z">
          <w:pPr>
            <w:ind w:firstLine="540"/>
          </w:pPr>
        </w:pPrChange>
      </w:pPr>
      <w:del w:id="4204" w:author="The Si Tran" w:date="2012-12-14T05:17:00Z">
        <w:r w:rsidRPr="0049233F" w:rsidDel="0056499D">
          <w:rPr>
            <w:i/>
            <w:lang w:val="pt-BR"/>
            <w:rPrChange w:id="4205" w:author="The Si Tran" w:date="2012-12-05T23:02:00Z">
              <w:rPr>
                <w:i/>
                <w:sz w:val="28"/>
                <w:szCs w:val="28"/>
                <w:lang w:val="pt-BR"/>
              </w:rPr>
            </w:rPrChange>
          </w:rPr>
          <w:delText>&gt; acf(y)</w:delText>
        </w:r>
      </w:del>
    </w:p>
    <w:p w14:paraId="49404567" w14:textId="20C358A2" w:rsidR="006A21F7" w:rsidRPr="0049233F" w:rsidDel="0056499D" w:rsidRDefault="006A21F7">
      <w:pPr>
        <w:rPr>
          <w:del w:id="4206" w:author="The Si Tran" w:date="2012-12-14T05:17:00Z"/>
          <w:i/>
          <w:lang w:val="pt-BR"/>
          <w:rPrChange w:id="4207" w:author="The Si Tran" w:date="2012-12-05T23:02:00Z">
            <w:rPr>
              <w:del w:id="4208" w:author="The Si Tran" w:date="2012-12-14T05:17:00Z"/>
              <w:i/>
              <w:sz w:val="28"/>
              <w:szCs w:val="28"/>
              <w:lang w:val="pt-BR"/>
            </w:rPr>
          </w:rPrChange>
        </w:rPr>
        <w:pPrChange w:id="4209" w:author="The Si Tran" w:date="2012-12-15T08:15:00Z">
          <w:pPr>
            <w:ind w:firstLine="540"/>
          </w:pPr>
        </w:pPrChange>
      </w:pPr>
      <w:del w:id="4210" w:author="The Si Tran" w:date="2012-12-14T05:17:00Z">
        <w:r w:rsidRPr="0049233F" w:rsidDel="0056499D">
          <w:rPr>
            <w:i/>
            <w:lang w:val="pt-BR"/>
            <w:rPrChange w:id="4211" w:author="The Si Tran" w:date="2012-12-05T23:02:00Z">
              <w:rPr>
                <w:i/>
                <w:sz w:val="28"/>
                <w:szCs w:val="28"/>
                <w:lang w:val="pt-BR"/>
              </w:rPr>
            </w:rPrChange>
          </w:rPr>
          <w:delText>&gt; pacf(y)</w:delText>
        </w:r>
      </w:del>
    </w:p>
    <w:p w14:paraId="41B360DA" w14:textId="77777777" w:rsidR="006A21F7" w:rsidRPr="0049233F" w:rsidRDefault="006A21F7">
      <w:pPr>
        <w:rPr>
          <w:lang w:val="pt-BR"/>
          <w:rPrChange w:id="4212" w:author="The Si Tran" w:date="2012-12-05T23:02:00Z">
            <w:rPr>
              <w:sz w:val="28"/>
              <w:szCs w:val="28"/>
              <w:lang w:val="pt-BR"/>
            </w:rPr>
          </w:rPrChange>
        </w:rPr>
        <w:pPrChange w:id="4213" w:author="The Si Tran" w:date="2012-12-15T08:15:00Z">
          <w:pPr>
            <w:ind w:firstLine="540"/>
          </w:pPr>
        </w:pPrChange>
      </w:pPr>
    </w:p>
    <w:p w14:paraId="19975C45" w14:textId="77777777" w:rsidR="006A21F7" w:rsidRPr="0049233F" w:rsidRDefault="006A21F7">
      <w:pPr>
        <w:rPr>
          <w:lang w:val="pt-BR"/>
          <w:rPrChange w:id="4214" w:author="The Si Tran" w:date="2012-12-05T23:02:00Z">
            <w:rPr>
              <w:sz w:val="28"/>
              <w:szCs w:val="28"/>
              <w:lang w:val="pt-BR"/>
            </w:rPr>
          </w:rPrChange>
        </w:rPr>
        <w:pPrChange w:id="4215" w:author="The Si Tran" w:date="2012-12-15T08:15:00Z">
          <w:pPr>
            <w:ind w:firstLine="540"/>
          </w:pPr>
        </w:pPrChange>
      </w:pPr>
      <w:r w:rsidRPr="0049233F">
        <w:rPr>
          <w:lang w:val="pt-BR"/>
          <w:rPrChange w:id="4216" w:author="The Si Tran" w:date="2012-12-05T23:02:00Z">
            <w:rPr>
              <w:sz w:val="28"/>
              <w:szCs w:val="28"/>
              <w:lang w:val="pt-BR"/>
            </w:rPr>
          </w:rPrChange>
        </w:rPr>
        <w:t xml:space="preserve">Hình </w:t>
      </w:r>
      <w:ins w:id="4217" w:author="The Si Tran" w:date="2012-12-12T00:14:00Z">
        <w:r w:rsidR="00CE4725">
          <w:rPr>
            <w:lang w:val="pt-BR"/>
          </w:rPr>
          <w:t>3.3</w:t>
        </w:r>
      </w:ins>
      <w:del w:id="4218" w:author="The Si Tran" w:date="2012-12-12T00:14:00Z">
        <w:r w:rsidRPr="0049233F" w:rsidDel="00CE4725">
          <w:rPr>
            <w:lang w:val="pt-BR"/>
            <w:rPrChange w:id="4219" w:author="The Si Tran" w:date="2012-12-05T23:02:00Z">
              <w:rPr>
                <w:sz w:val="28"/>
                <w:szCs w:val="28"/>
                <w:lang w:val="pt-BR"/>
              </w:rPr>
            </w:rPrChange>
          </w:rPr>
          <w:delText>9</w:delText>
        </w:r>
      </w:del>
      <w:r w:rsidRPr="0049233F">
        <w:rPr>
          <w:lang w:val="pt-BR"/>
          <w:rPrChange w:id="4220"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rsidP="006A21F7">
      <w:pPr>
        <w:ind w:firstLine="540"/>
        <w:rPr>
          <w:del w:id="4221" w:author="The Si Tran" w:date="2012-12-14T05:20:00Z"/>
          <w:szCs w:val="26"/>
          <w:lang w:val="pt-BR"/>
          <w:rPrChange w:id="4222" w:author="The Si Tran" w:date="2012-12-05T23:02:00Z">
            <w:rPr>
              <w:del w:id="4223" w:author="The Si Tran" w:date="2012-12-14T05:20:00Z"/>
              <w:sz w:val="28"/>
              <w:szCs w:val="28"/>
              <w:lang w:val="pt-BR"/>
            </w:rPr>
          </w:rPrChange>
        </w:rPr>
      </w:pPr>
      <w:ins w:id="4224" w:author="The Si Tran" w:date="2012-12-14T05:20:00Z">
        <w:r w:rsidRPr="00EB1298">
          <w:rPr>
            <w:noProof/>
            <w:szCs w:val="26"/>
          </w:rPr>
          <w:drawing>
            <wp:inline distT="0" distB="0" distL="0" distR="0" wp14:anchorId="67F62DD0" wp14:editId="166F4B5E">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rsidP="006A21F7">
      <w:pPr>
        <w:ind w:firstLine="540"/>
        <w:rPr>
          <w:szCs w:val="26"/>
          <w:lang w:val="pt-BR"/>
          <w:rPrChange w:id="4225" w:author="The Si Tran" w:date="2012-12-05T23:02:00Z">
            <w:rPr>
              <w:sz w:val="28"/>
              <w:szCs w:val="28"/>
              <w:lang w:val="pt-BR"/>
            </w:rPr>
          </w:rPrChange>
        </w:rPr>
      </w:pPr>
      <w:del w:id="4226" w:author="The Si Tran" w:date="2012-12-14T05:19:00Z">
        <w:r w:rsidRPr="0049233F" w:rsidDel="0056499D">
          <w:rPr>
            <w:noProof/>
            <w:szCs w:val="26"/>
            <w:rPrChange w:id="4227" w:author="Unknown">
              <w:rPr>
                <w:noProof/>
                <w:sz w:val="28"/>
                <w:szCs w:val="28"/>
              </w:rPr>
            </w:rPrChange>
          </w:rPr>
          <w:drawing>
            <wp:inline distT="0" distB="0" distL="0" distR="0" wp14:anchorId="49475BE4" wp14:editId="46AB08C6">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5D1CF4EB" w:rsidR="006A21F7" w:rsidRPr="0049233F" w:rsidRDefault="006A21F7">
      <w:pPr>
        <w:pStyle w:val="Hinh"/>
        <w:rPr>
          <w:lang w:val="pt-BR"/>
          <w:rPrChange w:id="4228" w:author="The Si Tran" w:date="2012-12-05T23:02:00Z">
            <w:rPr>
              <w:sz w:val="28"/>
              <w:szCs w:val="28"/>
              <w:lang w:val="pt-BR"/>
            </w:rPr>
          </w:rPrChange>
        </w:rPr>
        <w:pPrChange w:id="4229" w:author="The Si Tran" w:date="2012-12-16T10:10:00Z">
          <w:pPr>
            <w:pStyle w:val="Caption"/>
            <w:ind w:left="1620"/>
          </w:pPr>
        </w:pPrChange>
      </w:pPr>
      <w:bookmarkStart w:id="4230" w:name="_Toc312142083"/>
      <w:bookmarkStart w:id="4231" w:name="_Toc343029958"/>
      <w:bookmarkStart w:id="4232" w:name="_Toc343415647"/>
      <w:r w:rsidRPr="00B9548F">
        <w:rPr>
          <w:b/>
          <w:lang w:val="pt-BR"/>
          <w:rPrChange w:id="4233" w:author="The Si Tran" w:date="2012-12-16T10:34:00Z">
            <w:rPr>
              <w:b w:val="0"/>
              <w:sz w:val="28"/>
              <w:szCs w:val="28"/>
              <w:lang w:val="pt-BR"/>
            </w:rPr>
          </w:rPrChange>
        </w:rPr>
        <w:t xml:space="preserve">Hình </w:t>
      </w:r>
      <w:del w:id="4234" w:author="The Si Tran" w:date="2012-12-11T23:24:00Z">
        <w:r w:rsidRPr="00B9548F" w:rsidDel="000D0624">
          <w:rPr>
            <w:b/>
            <w:rPrChange w:id="4235" w:author="The Si Tran" w:date="2012-12-16T10:34:00Z">
              <w:rPr>
                <w:b w:val="0"/>
                <w:sz w:val="28"/>
                <w:szCs w:val="28"/>
              </w:rPr>
            </w:rPrChange>
          </w:rPr>
          <w:fldChar w:fldCharType="begin"/>
        </w:r>
        <w:r w:rsidRPr="00B9548F" w:rsidDel="000D0624">
          <w:rPr>
            <w:b/>
            <w:lang w:val="pt-BR"/>
            <w:rPrChange w:id="4236" w:author="The Si Tran" w:date="2012-12-16T10:34:00Z">
              <w:rPr>
                <w:b w:val="0"/>
                <w:sz w:val="28"/>
                <w:szCs w:val="28"/>
                <w:lang w:val="pt-BR"/>
              </w:rPr>
            </w:rPrChange>
          </w:rPr>
          <w:delInstrText xml:space="preserve"> SEQ Hình \* ARABIC </w:delInstrText>
        </w:r>
        <w:r w:rsidRPr="00B9548F" w:rsidDel="000D0624">
          <w:rPr>
            <w:b/>
            <w:rPrChange w:id="4237" w:author="The Si Tran" w:date="2012-12-16T10:34:00Z">
              <w:rPr>
                <w:b w:val="0"/>
                <w:sz w:val="28"/>
                <w:szCs w:val="28"/>
              </w:rPr>
            </w:rPrChange>
          </w:rPr>
          <w:fldChar w:fldCharType="separate"/>
        </w:r>
        <w:r w:rsidRPr="00B9548F" w:rsidDel="000D0624">
          <w:rPr>
            <w:b/>
            <w:noProof/>
            <w:lang w:val="pt-BR"/>
            <w:rPrChange w:id="4238" w:author="The Si Tran" w:date="2012-12-16T10:34:00Z">
              <w:rPr>
                <w:b w:val="0"/>
                <w:noProof/>
                <w:sz w:val="28"/>
                <w:szCs w:val="28"/>
                <w:lang w:val="pt-BR"/>
              </w:rPr>
            </w:rPrChange>
          </w:rPr>
          <w:delText>9</w:delText>
        </w:r>
        <w:r w:rsidRPr="00B9548F" w:rsidDel="000D0624">
          <w:rPr>
            <w:b/>
            <w:rPrChange w:id="4239" w:author="The Si Tran" w:date="2012-12-16T10:34:00Z">
              <w:rPr>
                <w:b w:val="0"/>
                <w:sz w:val="28"/>
                <w:szCs w:val="28"/>
              </w:rPr>
            </w:rPrChange>
          </w:rPr>
          <w:fldChar w:fldCharType="end"/>
        </w:r>
        <w:r w:rsidRPr="00B9548F" w:rsidDel="000D0624">
          <w:rPr>
            <w:b/>
            <w:lang w:val="pt-BR"/>
            <w:rPrChange w:id="4240" w:author="The Si Tran" w:date="2012-12-16T10:34:00Z">
              <w:rPr>
                <w:b w:val="0"/>
                <w:sz w:val="28"/>
                <w:szCs w:val="28"/>
                <w:lang w:val="pt-BR"/>
              </w:rPr>
            </w:rPrChange>
          </w:rPr>
          <w:delText xml:space="preserve"> </w:delText>
        </w:r>
      </w:del>
      <w:ins w:id="4241" w:author="The Si Tran" w:date="2012-12-11T23:24:00Z">
        <w:r w:rsidR="000D0624" w:rsidRPr="00B9548F">
          <w:rPr>
            <w:b/>
            <w:rPrChange w:id="4242" w:author="The Si Tran" w:date="2012-12-16T10:34:00Z">
              <w:rPr>
                <w:b w:val="0"/>
              </w:rPr>
            </w:rPrChange>
          </w:rPr>
          <w:t>3.3</w:t>
        </w:r>
      </w:ins>
      <w:ins w:id="4243" w:author="The Si Tran" w:date="2012-12-16T10:34:00Z">
        <w:r w:rsidR="00B9548F" w:rsidRPr="00B9548F">
          <w:rPr>
            <w:b/>
            <w:rPrChange w:id="4244" w:author="The Si Tran" w:date="2012-12-16T10:34:00Z">
              <w:rPr>
                <w:b w:val="0"/>
              </w:rPr>
            </w:rPrChange>
          </w:rPr>
          <w:t xml:space="preserve"> :</w:t>
        </w:r>
      </w:ins>
      <w:ins w:id="4245" w:author="The Si Tran" w:date="2012-12-11T23:24:00Z">
        <w:r w:rsidR="000D0624" w:rsidRPr="0049233F">
          <w:rPr>
            <w:lang w:val="pt-BR"/>
            <w:rPrChange w:id="4246" w:author="The Si Tran" w:date="2012-12-05T23:02:00Z">
              <w:rPr>
                <w:b w:val="0"/>
                <w:sz w:val="28"/>
                <w:szCs w:val="28"/>
                <w:lang w:val="pt-BR"/>
              </w:rPr>
            </w:rPrChange>
          </w:rPr>
          <w:t xml:space="preserve"> </w:t>
        </w:r>
      </w:ins>
      <w:r w:rsidRPr="000D0624">
        <w:rPr>
          <w:lang w:val="pt-BR"/>
          <w:rPrChange w:id="4247" w:author="The Si Tran" w:date="2012-12-11T23:24:00Z">
            <w:rPr>
              <w:b w:val="0"/>
              <w:sz w:val="28"/>
              <w:szCs w:val="28"/>
              <w:lang w:val="pt-BR"/>
            </w:rPr>
          </w:rPrChange>
        </w:rPr>
        <w:t xml:space="preserve">Hàm tự tương quan và tự tương quan riêng phần của mô hình </w:t>
      </w:r>
      <w:bookmarkEnd w:id="4230"/>
      <m:oMath>
        <m:sSub>
          <m:sSubPr>
            <m:ctrlPr>
              <w:ins w:id="4248" w:author="The Si Tran" w:date="2012-12-06T20:21:00Z">
                <w:rPr>
                  <w:rFonts w:ascii="Cambria Math" w:hAnsi="Cambria Math"/>
                  <w:i/>
                  <w:lang w:val="pt-BR"/>
                </w:rPr>
              </w:ins>
            </m:ctrlPr>
          </m:sSubPr>
          <m:e>
            <w:ins w:id="4249" w:author="The Si Tran" w:date="2012-12-06T20:21:00Z">
              <m:r>
                <w:rPr>
                  <w:rFonts w:ascii="Cambria Math" w:hAnsi="Cambria Math"/>
                  <w:lang w:val="pt-BR"/>
                  <w:rPrChange w:id="4250" w:author="The Si Tran" w:date="2012-12-16T10:02:00Z">
                    <w:rPr>
                      <w:rFonts w:ascii="Cambria Math" w:hAnsi="Cambria Math"/>
                      <w:lang w:val="pt-BR"/>
                    </w:rPr>
                  </w:rPrChange>
                </w:rPr>
                <m:t>y</m:t>
              </m:r>
            </w:ins>
          </m:e>
          <m:sub>
            <w:ins w:id="4251" w:author="The Si Tran" w:date="2012-12-06T20:21:00Z">
              <m:r>
                <w:rPr>
                  <w:rFonts w:ascii="Cambria Math" w:hAnsi="Cambria Math"/>
                  <w:lang w:val="pt-BR"/>
                  <w:rPrChange w:id="4252" w:author="The Si Tran" w:date="2012-12-16T10:02:00Z">
                    <w:rPr>
                      <w:rFonts w:ascii="Cambria Math" w:hAnsi="Cambria Math"/>
                      <w:lang w:val="pt-BR"/>
                    </w:rPr>
                  </w:rPrChange>
                </w:rPr>
                <m:t>t</m:t>
              </m:r>
            </w:ins>
          </m:sub>
        </m:sSub>
        <w:ins w:id="4253" w:author="The Si Tran" w:date="2012-12-06T20:21:00Z">
          <m:r>
            <w:rPr>
              <w:rFonts w:ascii="Cambria Math" w:hAnsi="Cambria Math"/>
              <w:lang w:val="pt-BR"/>
              <w:rPrChange w:id="4254" w:author="The Si Tran" w:date="2012-12-16T10:02:00Z">
                <w:rPr>
                  <w:rFonts w:ascii="Cambria Math" w:hAnsi="Cambria Math"/>
                  <w:lang w:val="pt-BR"/>
                </w:rPr>
              </w:rPrChange>
            </w:rPr>
            <m:t>=16+0.6</m:t>
          </m:r>
        </w:ins>
        <m:sSub>
          <m:sSubPr>
            <m:ctrlPr>
              <w:ins w:id="4255" w:author="The Si Tran" w:date="2012-12-06T20:21:00Z">
                <w:rPr>
                  <w:rFonts w:ascii="Cambria Math" w:hAnsi="Cambria Math"/>
                  <w:i/>
                  <w:lang w:val="pt-BR"/>
                </w:rPr>
              </w:ins>
            </m:ctrlPr>
          </m:sSubPr>
          <m:e>
            <w:ins w:id="4256" w:author="The Si Tran" w:date="2012-12-06T20:21:00Z">
              <m:r>
                <w:rPr>
                  <w:rFonts w:ascii="Cambria Math" w:hAnsi="Cambria Math"/>
                  <w:lang w:val="pt-BR"/>
                  <w:rPrChange w:id="4257" w:author="The Si Tran" w:date="2012-12-16T10:02:00Z">
                    <w:rPr>
                      <w:rFonts w:ascii="Cambria Math" w:hAnsi="Cambria Math"/>
                      <w:lang w:val="pt-BR"/>
                    </w:rPr>
                  </w:rPrChange>
                </w:rPr>
                <m:t>y</m:t>
              </m:r>
            </w:ins>
          </m:e>
          <m:sub>
            <w:ins w:id="4258" w:author="The Si Tran" w:date="2012-12-06T20:21:00Z">
              <m:r>
                <w:rPr>
                  <w:rFonts w:ascii="Cambria Math" w:hAnsi="Cambria Math"/>
                  <w:lang w:val="pt-BR"/>
                  <w:rPrChange w:id="4259" w:author="The Si Tran" w:date="2012-12-16T10:02:00Z">
                    <w:rPr>
                      <w:rFonts w:ascii="Cambria Math" w:hAnsi="Cambria Math"/>
                      <w:lang w:val="pt-BR"/>
                    </w:rPr>
                  </w:rPrChange>
                </w:rPr>
                <m:t>t-1</m:t>
              </m:r>
            </w:ins>
          </m:sub>
        </m:sSub>
        <w:ins w:id="4260" w:author="The Si Tran" w:date="2012-12-06T20:21:00Z">
          <m:r>
            <w:rPr>
              <w:rFonts w:ascii="Cambria Math" w:hAnsi="Cambria Math"/>
              <w:lang w:val="pt-BR"/>
              <w:rPrChange w:id="4261" w:author="The Si Tran" w:date="2012-12-16T10:02:00Z">
                <w:rPr>
                  <w:rFonts w:ascii="Cambria Math" w:hAnsi="Cambria Math"/>
                  <w:lang w:val="pt-BR"/>
                </w:rPr>
              </w:rPrChange>
            </w:rPr>
            <m:t>+</m:t>
          </m:r>
        </w:ins>
        <m:sSub>
          <m:sSubPr>
            <m:ctrlPr>
              <w:ins w:id="4262" w:author="The Si Tran" w:date="2012-12-06T20:21:00Z">
                <w:rPr>
                  <w:rFonts w:ascii="Cambria Math" w:hAnsi="Cambria Math"/>
                  <w:i/>
                  <w:lang w:val="pt-BR"/>
                </w:rPr>
              </w:ins>
            </m:ctrlPr>
          </m:sSubPr>
          <m:e>
            <w:ins w:id="4263" w:author="The Si Tran" w:date="2012-12-06T20:21:00Z">
              <m:r>
                <w:rPr>
                  <w:rFonts w:ascii="Cambria Math" w:hAnsi="Cambria Math"/>
                  <w:lang w:val="pt-BR"/>
                  <w:rPrChange w:id="4264" w:author="The Si Tran" w:date="2012-12-16T10:02:00Z">
                    <w:rPr>
                      <w:rFonts w:ascii="Cambria Math" w:hAnsi="Cambria Math"/>
                      <w:lang w:val="pt-BR"/>
                    </w:rPr>
                  </w:rPrChange>
                </w:rPr>
                <m:t>ε</m:t>
              </m:r>
            </w:ins>
          </m:e>
          <m:sub>
            <w:ins w:id="4265" w:author="The Si Tran" w:date="2012-12-06T20:21:00Z">
              <m:r>
                <w:rPr>
                  <w:rFonts w:ascii="Cambria Math" w:hAnsi="Cambria Math"/>
                  <w:lang w:val="pt-BR"/>
                  <w:rPrChange w:id="4266" w:author="The Si Tran" w:date="2012-12-16T10:02:00Z">
                    <w:rPr>
                      <w:rFonts w:ascii="Cambria Math" w:hAnsi="Cambria Math"/>
                      <w:lang w:val="pt-BR"/>
                    </w:rPr>
                  </w:rPrChange>
                </w:rPr>
                <m:t>t</m:t>
              </m:r>
            </w:ins>
          </m:sub>
        </m:sSub>
        <w:ins w:id="4267" w:author="The Si Tran" w:date="2012-12-06T20:21:00Z">
          <m:r>
            <w:rPr>
              <w:rFonts w:ascii="Cambria Math" w:hAnsi="Cambria Math"/>
              <w:lang w:val="pt-BR"/>
              <w:rPrChange w:id="4268" w:author="The Si Tran" w:date="2012-12-16T10:02:00Z">
                <w:rPr>
                  <w:rFonts w:ascii="Cambria Math" w:hAnsi="Cambria Math"/>
                  <w:lang w:val="pt-BR"/>
                </w:rPr>
              </w:rPrChange>
            </w:rPr>
            <m:t>+0.8</m:t>
          </m:r>
        </w:ins>
        <m:sSub>
          <m:sSubPr>
            <m:ctrlPr>
              <w:ins w:id="4269" w:author="The Si Tran" w:date="2012-12-06T20:21:00Z">
                <w:rPr>
                  <w:rFonts w:ascii="Cambria Math" w:hAnsi="Cambria Math"/>
                  <w:i/>
                  <w:lang w:val="pt-BR"/>
                </w:rPr>
              </w:ins>
            </m:ctrlPr>
          </m:sSubPr>
          <m:e>
            <w:ins w:id="4270" w:author="The Si Tran" w:date="2012-12-06T20:21:00Z">
              <m:r>
                <w:rPr>
                  <w:rFonts w:ascii="Cambria Math" w:hAnsi="Cambria Math"/>
                  <w:lang w:val="pt-BR"/>
                  <w:rPrChange w:id="4271" w:author="The Si Tran" w:date="2012-12-16T10:02:00Z">
                    <w:rPr>
                      <w:rFonts w:ascii="Cambria Math" w:hAnsi="Cambria Math"/>
                      <w:lang w:val="pt-BR"/>
                    </w:rPr>
                  </w:rPrChange>
                </w:rPr>
                <m:t>ε</m:t>
              </m:r>
            </w:ins>
          </m:e>
          <m:sub>
            <w:ins w:id="4272" w:author="The Si Tran" w:date="2012-12-06T20:21:00Z">
              <m:r>
                <w:rPr>
                  <w:rFonts w:ascii="Cambria Math" w:hAnsi="Cambria Math"/>
                  <w:lang w:val="pt-BR"/>
                  <w:rPrChange w:id="4273" w:author="The Si Tran" w:date="2012-12-16T10:02:00Z">
                    <w:rPr>
                      <w:rFonts w:ascii="Cambria Math" w:hAnsi="Cambria Math"/>
                      <w:lang w:val="pt-BR"/>
                    </w:rPr>
                  </w:rPrChange>
                </w:rPr>
                <m:t>t-1</m:t>
              </m:r>
            </w:ins>
          </m:sub>
        </m:sSub>
      </m:oMath>
      <w:bookmarkEnd w:id="4231"/>
      <w:bookmarkEnd w:id="4232"/>
      <w:del w:id="4274" w:author="The Si Tran" w:date="2012-12-06T20:21:00Z">
        <w:r w:rsidRPr="0049233F" w:rsidDel="00A96CBA">
          <w:rPr>
            <w:position w:val="-12"/>
            <w:lang w:val="pt-BR"/>
            <w:rPrChange w:id="4275" w:author="The Si Tran" w:date="2012-12-05T23:02:00Z">
              <w:rPr>
                <w:position w:val="-12"/>
                <w:lang w:val="pt-BR"/>
              </w:rPr>
            </w:rPrChange>
          </w:rPr>
          <w:object w:dxaOrig="2780" w:dyaOrig="360" w14:anchorId="13A3664D">
            <v:shape id="_x0000_i1092" type="#_x0000_t75" style="width:172.45pt;height:21.75pt" o:ole="">
              <v:imagedata r:id="rId146" o:title=""/>
            </v:shape>
            <o:OLEObject Type="Embed" ProgID="Equation.DSMT4" ShapeID="_x0000_i1092" DrawAspect="Content" ObjectID="_1417184569" r:id="rId150"/>
          </w:object>
        </w:r>
      </w:del>
    </w:p>
    <w:p w14:paraId="64B1FBDF" w14:textId="2D68A2F3" w:rsidR="006A21F7" w:rsidRPr="0049233F" w:rsidRDefault="006A21F7" w:rsidP="006A21F7">
      <w:pPr>
        <w:pStyle w:val="Heading2"/>
        <w:rPr>
          <w:sz w:val="26"/>
          <w:szCs w:val="26"/>
          <w:lang w:val="pt-BR"/>
          <w:rPrChange w:id="4276" w:author="The Si Tran" w:date="2012-12-05T23:02:00Z">
            <w:rPr>
              <w:lang w:val="pt-BR"/>
            </w:rPr>
          </w:rPrChange>
        </w:rPr>
      </w:pPr>
      <w:bookmarkStart w:id="4277" w:name="_Toc312142553"/>
      <w:bookmarkStart w:id="4278" w:name="_Toc343415769"/>
      <w:r w:rsidRPr="0049233F">
        <w:rPr>
          <w:sz w:val="26"/>
          <w:szCs w:val="26"/>
          <w:lang w:val="pt-BR"/>
          <w:rPrChange w:id="4279" w:author="The Si Tran" w:date="2012-12-05T23:02:00Z">
            <w:rPr>
              <w:rFonts w:cs="Times New Roman"/>
              <w:iCs w:val="0"/>
              <w:sz w:val="20"/>
              <w:szCs w:val="20"/>
              <w:lang w:val="pt-BR"/>
            </w:rPr>
          </w:rPrChange>
        </w:rPr>
        <w:t>Mô hình tự hồi quy kết hợp với trung bình di động, ARIMA(p,d,q)</w:t>
      </w:r>
      <w:bookmarkEnd w:id="4277"/>
      <w:bookmarkEnd w:id="4278"/>
    </w:p>
    <w:p w14:paraId="1B188649" w14:textId="77777777" w:rsidR="006A21F7" w:rsidRPr="0049233F" w:rsidRDefault="006A21F7">
      <w:pPr>
        <w:rPr>
          <w:lang w:val="pt-BR"/>
          <w:rPrChange w:id="4280" w:author="The Si Tran" w:date="2012-12-05T23:02:00Z">
            <w:rPr>
              <w:sz w:val="28"/>
              <w:szCs w:val="28"/>
              <w:lang w:val="pt-BR"/>
            </w:rPr>
          </w:rPrChange>
        </w:rPr>
        <w:pPrChange w:id="4281" w:author="The Si Tran" w:date="2012-12-15T08:15:00Z">
          <w:pPr>
            <w:ind w:firstLine="540"/>
          </w:pPr>
        </w:pPrChange>
      </w:pPr>
      <w:r w:rsidRPr="0049233F">
        <w:rPr>
          <w:lang w:val="pt-BR"/>
          <w:rPrChange w:id="4282"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7777777" w:rsidR="006A21F7" w:rsidRPr="0049233F" w:rsidRDefault="006A21F7">
      <w:pPr>
        <w:rPr>
          <w:lang w:val="pt-BR"/>
          <w:rPrChange w:id="4283" w:author="The Si Tran" w:date="2012-12-05T23:02:00Z">
            <w:rPr>
              <w:sz w:val="28"/>
              <w:szCs w:val="28"/>
              <w:lang w:val="pt-BR"/>
            </w:rPr>
          </w:rPrChange>
        </w:rPr>
        <w:pPrChange w:id="4284" w:author="The Si Tran" w:date="2012-12-15T08:15:00Z">
          <w:pPr>
            <w:ind w:firstLine="540"/>
          </w:pPr>
        </w:pPrChange>
      </w:pPr>
      <w:r w:rsidRPr="0049233F">
        <w:rPr>
          <w:lang w:val="pt-BR"/>
          <w:rPrChange w:id="4285"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lang w:val="pt-BR"/>
          <w:rPrChange w:id="4286"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287" w:author="The Si Tran" w:date="2012-12-06T01:44:00Z"/>
          <w:lang w:val="pt-BR"/>
        </w:rPr>
        <w:pPrChange w:id="4288" w:author="The Si Tran" w:date="2012-12-16T10:34:00Z">
          <w:pPr>
            <w:ind w:firstLine="540"/>
          </w:pPr>
        </w:pPrChange>
      </w:pPr>
      <w:r w:rsidRPr="0049233F">
        <w:rPr>
          <w:lang w:val="pt-BR"/>
          <w:rPrChange w:id="4289"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290" w:author="The Si Tran" w:date="2012-12-06T01:44:00Z"/>
          <w:lang w:val="pt-BR"/>
          <w:rPrChange w:id="4291" w:author="The Si Tran" w:date="2012-12-16T10:35:00Z">
            <w:rPr>
              <w:del w:id="4292" w:author="The Si Tran" w:date="2012-12-06T01:44:00Z"/>
              <w:sz w:val="28"/>
              <w:szCs w:val="28"/>
              <w:lang w:val="pt-BR"/>
            </w:rPr>
          </w:rPrChange>
        </w:rPr>
        <w:pPrChange w:id="4293" w:author="The Si Tran" w:date="2012-12-16T10:34:00Z">
          <w:pPr>
            <w:ind w:firstLine="540"/>
          </w:pPr>
        </w:pPrChange>
      </w:pPr>
      <w:ins w:id="4294"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295" w:author="The Si Tran" w:date="2012-12-05T23:02:00Z">
            <w:rPr>
              <w:sz w:val="28"/>
              <w:szCs w:val="28"/>
              <w:lang w:val="pt-BR"/>
            </w:rPr>
          </w:rPrChange>
        </w:rPr>
        <w:pPrChange w:id="4296" w:author="The Si Tran" w:date="2012-12-16T10:34:00Z">
          <w:pPr>
            <w:ind w:firstLine="540"/>
          </w:pPr>
        </w:pPrChange>
      </w:pPr>
      <w:del w:id="4297" w:author="The Si Tran" w:date="2012-12-06T01:44:00Z">
        <w:r w:rsidRPr="00AF1345" w:rsidDel="0076673F">
          <w:rPr>
            <w:position w:val="-12"/>
            <w:lang w:val="pt-BR"/>
          </w:rPr>
          <w:object w:dxaOrig="2799" w:dyaOrig="380" w14:anchorId="7E98637F">
            <v:shape id="_x0000_i1093" type="#_x0000_t75" style="width:201.75pt;height:21.75pt" o:ole="">
              <v:imagedata r:id="rId151" o:title=""/>
            </v:shape>
            <o:OLEObject Type="Embed" ProgID="Equation.DSMT4" ShapeID="_x0000_i1093" DrawAspect="Content" ObjectID="_1417184570" r:id="rId152"/>
          </w:object>
        </w:r>
      </w:del>
    </w:p>
    <w:p w14:paraId="128398D0" w14:textId="77777777" w:rsidR="006A21F7" w:rsidRPr="0049233F" w:rsidRDefault="006A21F7">
      <w:pPr>
        <w:rPr>
          <w:lang w:val="pt-BR"/>
          <w:rPrChange w:id="4298" w:author="The Si Tran" w:date="2012-12-05T23:02:00Z">
            <w:rPr>
              <w:sz w:val="28"/>
              <w:szCs w:val="28"/>
              <w:lang w:val="pt-BR"/>
            </w:rPr>
          </w:rPrChange>
        </w:rPr>
        <w:pPrChange w:id="4299" w:author="The Si Tran" w:date="2012-12-15T08:16:00Z">
          <w:pPr>
            <w:ind w:firstLine="540"/>
          </w:pPr>
        </w:pPrChange>
      </w:pPr>
      <w:r w:rsidRPr="0049233F">
        <w:rPr>
          <w:lang w:val="pt-BR"/>
          <w:rPrChange w:id="4300"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301" w:author="The Si Tran" w:date="2012-12-05T23:02:00Z">
            <w:rPr>
              <w:lang w:val="pt-BR"/>
            </w:rPr>
          </w:rPrChange>
        </w:rPr>
      </w:pPr>
      <w:bookmarkStart w:id="4302" w:name="_Toc312142554"/>
      <w:bookmarkStart w:id="4303" w:name="_Toc343415770"/>
      <w:r w:rsidRPr="0049233F">
        <w:rPr>
          <w:sz w:val="26"/>
          <w:szCs w:val="26"/>
          <w:lang w:val="pt-BR"/>
          <w:rPrChange w:id="4304" w:author="The Si Tran" w:date="2012-12-05T23:02:00Z">
            <w:rPr>
              <w:rFonts w:cs="Times New Roman"/>
              <w:b w:val="0"/>
              <w:bCs w:val="0"/>
              <w:iCs w:val="0"/>
              <w:sz w:val="26"/>
              <w:szCs w:val="22"/>
              <w:lang w:val="pt-BR"/>
            </w:rPr>
          </w:rPrChange>
        </w:rPr>
        <w:t>Mô hình ARIMA có tính mùa</w:t>
      </w:r>
      <w:bookmarkEnd w:id="4302"/>
      <w:ins w:id="4305" w:author="The Si Tran" w:date="2012-12-10T20:39:00Z">
        <w:r w:rsidR="00002A08">
          <w:rPr>
            <w:sz w:val="26"/>
            <w:szCs w:val="26"/>
            <w:lang w:val="pt-BR"/>
          </w:rPr>
          <w:t xml:space="preserve"> (SARIMA)</w:t>
        </w:r>
      </w:ins>
      <w:bookmarkEnd w:id="4303"/>
    </w:p>
    <w:p w14:paraId="16C21F60" w14:textId="77777777" w:rsidR="006A21F7" w:rsidRPr="0049233F" w:rsidRDefault="006A21F7">
      <w:pPr>
        <w:rPr>
          <w:lang w:val="pt-BR"/>
          <w:rPrChange w:id="4306" w:author="The Si Tran" w:date="2012-12-05T23:02:00Z">
            <w:rPr>
              <w:sz w:val="28"/>
              <w:szCs w:val="28"/>
              <w:lang w:val="pt-BR"/>
            </w:rPr>
          </w:rPrChange>
        </w:rPr>
        <w:pPrChange w:id="4307" w:author="The Si Tran" w:date="2012-12-15T08:16:00Z">
          <w:pPr>
            <w:ind w:firstLine="540"/>
          </w:pPr>
        </w:pPrChange>
      </w:pPr>
      <w:r w:rsidRPr="0049233F">
        <w:rPr>
          <w:lang w:val="pt-BR"/>
          <w:rPrChange w:id="4308"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309" w:author="The Si Tran" w:date="2012-12-05T23:02:00Z">
            <w:rPr>
              <w:sz w:val="28"/>
              <w:szCs w:val="28"/>
              <w:vertAlign w:val="subscript"/>
              <w:lang w:val="pt-BR"/>
            </w:rPr>
          </w:rPrChange>
        </w:rPr>
        <w:t>s</w:t>
      </w:r>
      <w:r w:rsidRPr="0049233F">
        <w:rPr>
          <w:lang w:val="pt-BR"/>
          <w:rPrChange w:id="4310"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311" w:author="The Si Tran" w:date="2012-12-06T01:47:00Z"/>
          <w:lang w:val="pt-BR"/>
        </w:rPr>
        <w:pPrChange w:id="4312" w:author="The Si Tran" w:date="2012-12-15T08:16:00Z">
          <w:pPr>
            <w:ind w:firstLine="540"/>
          </w:pPr>
        </w:pPrChange>
      </w:pPr>
      <w:r w:rsidRPr="0049233F">
        <w:rPr>
          <w:lang w:val="pt-BR"/>
          <w:rPrChange w:id="4313" w:author="The Si Tran" w:date="2012-12-05T23:02:00Z">
            <w:rPr>
              <w:sz w:val="28"/>
              <w:szCs w:val="28"/>
              <w:lang w:val="pt-BR"/>
            </w:rPr>
          </w:rPrChange>
        </w:rPr>
        <w:t>Dạng toán học của mô hình ARIMA(p,d,q) x (P,D,Q)</w:t>
      </w:r>
      <w:r w:rsidRPr="0049233F">
        <w:rPr>
          <w:vertAlign w:val="subscript"/>
          <w:lang w:val="pt-BR"/>
          <w:rPrChange w:id="4314" w:author="The Si Tran" w:date="2012-12-05T23:02:00Z">
            <w:rPr>
              <w:sz w:val="28"/>
              <w:szCs w:val="28"/>
              <w:vertAlign w:val="subscript"/>
              <w:lang w:val="pt-BR"/>
            </w:rPr>
          </w:rPrChange>
        </w:rPr>
        <w:t>s</w:t>
      </w:r>
      <w:r w:rsidRPr="0049233F">
        <w:rPr>
          <w:lang w:val="pt-BR"/>
          <w:rPrChange w:id="4315" w:author="The Si Tran" w:date="2012-12-05T23:02:00Z">
            <w:rPr>
              <w:sz w:val="28"/>
              <w:szCs w:val="28"/>
              <w:lang w:val="pt-BR"/>
            </w:rPr>
          </w:rPrChange>
        </w:rPr>
        <w:t xml:space="preserve"> là</w:t>
      </w:r>
    </w:p>
    <w:p w14:paraId="4AECD312" w14:textId="5470D4FC" w:rsidR="0076673F" w:rsidRPr="00F43FFA" w:rsidRDefault="00350BDD">
      <w:pPr>
        <w:pStyle w:val="Canhgiua"/>
        <w:rPr>
          <w:lang w:val="pt-BR"/>
          <w:rPrChange w:id="4316" w:author="The Si Tran" w:date="2012-12-06T01:47:00Z">
            <w:rPr>
              <w:sz w:val="28"/>
              <w:szCs w:val="28"/>
              <w:lang w:val="pt-BR"/>
            </w:rPr>
          </w:rPrChange>
        </w:rPr>
        <w:pPrChange w:id="4317" w:author="The Si Tran" w:date="2012-12-16T10:35:00Z">
          <w:pPr>
            <w:ind w:firstLine="540"/>
          </w:pPr>
        </w:pPrChange>
      </w:pPr>
      <m:oMathPara>
        <m:oMath>
          <m:sSup>
            <m:sSupPr>
              <m:ctrlPr>
                <w:ins w:id="4318" w:author="The Si Tran" w:date="2012-12-06T01:45:00Z">
                  <w:rPr>
                    <w:rFonts w:ascii="Cambria Math" w:hAnsi="Cambria Math"/>
                    <w:lang w:val="pt-BR"/>
                  </w:rPr>
                </w:ins>
              </m:ctrlPr>
            </m:sSupPr>
            <m:e>
              <w:ins w:id="4319" w:author="The Si Tran" w:date="2012-12-06T01:46:00Z">
                <m:r>
                  <m:rPr>
                    <m:sty m:val="p"/>
                  </m:rPr>
                  <w:rPr>
                    <w:rFonts w:ascii="Cambria Math" w:hAnsi="Cambria Math" w:hint="eastAsia"/>
                    <w:lang w:val="pt-BR"/>
                  </w:rPr>
                  <m:t>Φ</m:t>
                </m:r>
              </w:ins>
            </m:e>
            <m:sup>
              <w:ins w:id="4320" w:author="The Si Tran" w:date="2012-12-06T01:46:00Z">
                <m:r>
                  <m:rPr>
                    <m:sty m:val="p"/>
                  </m:rPr>
                  <w:rPr>
                    <w:rFonts w:ascii="Cambria Math" w:hAnsi="Cambria Math"/>
                    <w:lang w:val="pt-BR"/>
                  </w:rPr>
                  <m:t>*</m:t>
                </m:r>
              </w:ins>
            </m:sup>
          </m:sSup>
          <m:d>
            <m:dPr>
              <m:ctrlPr>
                <w:ins w:id="4321" w:author="The Si Tran" w:date="2012-12-06T01:45:00Z">
                  <w:rPr>
                    <w:rFonts w:ascii="Cambria Math" w:hAnsi="Cambria Math"/>
                    <w:lang w:val="pt-BR"/>
                  </w:rPr>
                </w:ins>
              </m:ctrlPr>
            </m:dPr>
            <m:e>
              <m:sSup>
                <m:sSupPr>
                  <m:ctrlPr>
                    <w:ins w:id="4322" w:author="The Si Tran" w:date="2012-12-06T01:45:00Z">
                      <w:rPr>
                        <w:rFonts w:ascii="Cambria Math" w:hAnsi="Cambria Math"/>
                        <w:lang w:val="pt-BR"/>
                      </w:rPr>
                    </w:ins>
                  </m:ctrlPr>
                </m:sSupPr>
                <m:e>
                  <w:ins w:id="4323" w:author="The Si Tran" w:date="2012-12-06T01:45:00Z">
                    <m:r>
                      <w:rPr>
                        <w:rFonts w:ascii="Cambria Math" w:hAnsi="Cambria Math"/>
                        <w:lang w:val="pt-BR"/>
                      </w:rPr>
                      <m:t>B</m:t>
                    </m:r>
                  </w:ins>
                </m:e>
                <m:sup>
                  <w:ins w:id="4324" w:author="The Si Tran" w:date="2012-12-06T01:45:00Z">
                    <m:r>
                      <w:rPr>
                        <w:rFonts w:ascii="Cambria Math" w:hAnsi="Cambria Math"/>
                        <w:lang w:val="pt-BR"/>
                      </w:rPr>
                      <m:t>S</m:t>
                    </m:r>
                  </w:ins>
                </m:sup>
              </m:sSup>
            </m:e>
          </m:d>
          <w:ins w:id="4325" w:author="The Si Tran" w:date="2012-12-06T01:45:00Z">
            <m:r>
              <m:rPr>
                <m:sty m:val="p"/>
              </m:rPr>
              <w:rPr>
                <w:rFonts w:ascii="Cambria Math" w:hAnsi="Cambria Math"/>
                <w:lang w:val="pt-BR"/>
              </w:rPr>
              <m:t>Φ</m:t>
            </m:r>
          </w:ins>
          <m:d>
            <m:dPr>
              <m:ctrlPr>
                <w:ins w:id="4326" w:author="The Si Tran" w:date="2012-12-06T01:45:00Z">
                  <w:rPr>
                    <w:rFonts w:ascii="Cambria Math" w:hAnsi="Cambria Math"/>
                    <w:lang w:val="pt-BR"/>
                  </w:rPr>
                </w:ins>
              </m:ctrlPr>
            </m:dPr>
            <m:e>
              <w:ins w:id="4327" w:author="The Si Tran" w:date="2012-12-06T01:45:00Z">
                <m:r>
                  <w:rPr>
                    <w:rFonts w:ascii="Cambria Math" w:hAnsi="Cambria Math"/>
                    <w:lang w:val="pt-BR"/>
                  </w:rPr>
                  <m:t>B</m:t>
                </m:r>
              </w:ins>
            </m:e>
          </m:d>
          <m:sSup>
            <m:sSupPr>
              <m:ctrlPr>
                <w:ins w:id="4328" w:author="The Si Tran" w:date="2012-12-06T01:45:00Z">
                  <w:rPr>
                    <w:rFonts w:ascii="Cambria Math" w:hAnsi="Cambria Math"/>
                    <w:lang w:val="pt-BR"/>
                  </w:rPr>
                </w:ins>
              </m:ctrlPr>
            </m:sSupPr>
            <m:e>
              <w:ins w:id="4329"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330" w:author="The Si Tran" w:date="2012-12-06T01:45:00Z">
                <m:r>
                  <w:rPr>
                    <w:rFonts w:ascii="Cambria Math" w:hAnsi="Cambria Math"/>
                    <w:lang w:val="pt-BR"/>
                  </w:rPr>
                  <m:t>d</m:t>
                </m:r>
              </w:ins>
            </m:sup>
          </m:sSup>
          <m:sSub>
            <m:sSubPr>
              <m:ctrlPr>
                <w:ins w:id="4331" w:author="The Si Tran" w:date="2012-12-06T01:45:00Z">
                  <w:rPr>
                    <w:rFonts w:ascii="Cambria Math" w:hAnsi="Cambria Math"/>
                    <w:lang w:val="pt-BR"/>
                  </w:rPr>
                </w:ins>
              </m:ctrlPr>
            </m:sSubPr>
            <m:e>
              <m:sSup>
                <m:sSupPr>
                  <m:ctrlPr>
                    <w:ins w:id="4332" w:author="The Si Tran" w:date="2012-12-06T01:46:00Z">
                      <w:rPr>
                        <w:rFonts w:ascii="Cambria Math" w:hAnsi="Cambria Math"/>
                        <w:lang w:val="pt-BR"/>
                      </w:rPr>
                    </w:ins>
                  </m:ctrlPr>
                </m:sSupPr>
                <m:e>
                  <w:ins w:id="4333" w:author="The Si Tran" w:date="2012-12-06T01:46:00Z">
                    <m:r>
                      <m:rPr>
                        <m:sty m:val="p"/>
                      </m:rPr>
                      <w:rPr>
                        <w:rFonts w:ascii="Cambria Math" w:hAnsi="Cambria Math"/>
                        <w:lang w:val="pt-BR"/>
                      </w:rPr>
                      <m:t>(1-</m:t>
                    </m:r>
                  </w:ins>
                  <m:sSup>
                    <m:sSupPr>
                      <m:ctrlPr>
                        <w:ins w:id="4334" w:author="The Si Tran" w:date="2012-12-06T01:46:00Z">
                          <w:rPr>
                            <w:rFonts w:ascii="Cambria Math" w:hAnsi="Cambria Math"/>
                            <w:lang w:val="pt-BR"/>
                          </w:rPr>
                        </w:ins>
                      </m:ctrlPr>
                    </m:sSupPr>
                    <m:e>
                      <w:ins w:id="4335" w:author="The Si Tran" w:date="2012-12-06T01:46:00Z">
                        <m:r>
                          <w:rPr>
                            <w:rFonts w:ascii="Cambria Math" w:hAnsi="Cambria Math"/>
                            <w:lang w:val="pt-BR"/>
                          </w:rPr>
                          <m:t>B</m:t>
                        </m:r>
                      </w:ins>
                    </m:e>
                    <m:sup>
                      <w:ins w:id="4336" w:author="The Si Tran" w:date="2012-12-06T01:46:00Z">
                        <m:r>
                          <w:rPr>
                            <w:rFonts w:ascii="Cambria Math" w:hAnsi="Cambria Math"/>
                            <w:lang w:val="pt-BR"/>
                          </w:rPr>
                          <m:t>S</m:t>
                        </m:r>
                      </w:ins>
                    </m:sup>
                  </m:sSup>
                  <w:ins w:id="4337" w:author="The Si Tran" w:date="2012-12-06T01:46:00Z">
                    <m:r>
                      <m:rPr>
                        <m:sty m:val="p"/>
                      </m:rPr>
                      <w:rPr>
                        <w:rFonts w:ascii="Cambria Math" w:hAnsi="Cambria Math"/>
                        <w:lang w:val="pt-BR"/>
                      </w:rPr>
                      <m:t>)</m:t>
                    </m:r>
                  </w:ins>
                </m:e>
                <m:sup>
                  <w:ins w:id="4338" w:author="The Si Tran" w:date="2012-12-06T01:46:00Z">
                    <m:r>
                      <w:rPr>
                        <w:rFonts w:ascii="Cambria Math" w:hAnsi="Cambria Math"/>
                        <w:lang w:val="pt-BR"/>
                      </w:rPr>
                      <m:t>D</m:t>
                    </m:r>
                  </w:ins>
                </m:sup>
              </m:sSup>
              <w:ins w:id="4339" w:author="The Si Tran" w:date="2012-12-06T01:45:00Z">
                <m:r>
                  <w:rPr>
                    <w:rFonts w:ascii="Cambria Math" w:hAnsi="Cambria Math"/>
                    <w:lang w:val="pt-BR"/>
                  </w:rPr>
                  <m:t>y</m:t>
                </m:r>
              </w:ins>
            </m:e>
            <m:sub>
              <w:ins w:id="4340" w:author="The Si Tran" w:date="2012-12-06T01:45:00Z">
                <m:r>
                  <w:rPr>
                    <w:rFonts w:ascii="Cambria Math" w:hAnsi="Cambria Math"/>
                    <w:lang w:val="pt-BR"/>
                  </w:rPr>
                  <m:t>t</m:t>
                </m:r>
              </w:ins>
            </m:sub>
          </m:sSub>
          <w:ins w:id="4341"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342" w:author="The Si Tran" w:date="2012-12-06T01:46:00Z">
                  <w:rPr>
                    <w:rFonts w:ascii="Cambria Math" w:hAnsi="Cambria Math"/>
                    <w:lang w:val="pt-BR"/>
                  </w:rPr>
                </w:ins>
              </m:ctrlPr>
            </m:sSupPr>
            <m:e>
              <w:ins w:id="4343" w:author="The Si Tran" w:date="2012-12-06T01:47:00Z">
                <m:r>
                  <m:rPr>
                    <m:sty m:val="p"/>
                  </m:rPr>
                  <w:rPr>
                    <w:rFonts w:ascii="Cambria Math" w:hAnsi="Cambria Math" w:hint="eastAsia"/>
                    <w:lang w:val="pt-BR"/>
                  </w:rPr>
                  <m:t>Θ</m:t>
                </m:r>
              </w:ins>
            </m:e>
            <m:sup>
              <w:ins w:id="4344" w:author="The Si Tran" w:date="2012-12-06T01:46:00Z">
                <m:r>
                  <m:rPr>
                    <m:sty m:val="p"/>
                  </m:rPr>
                  <w:rPr>
                    <w:rFonts w:ascii="Cambria Math" w:hAnsi="Cambria Math"/>
                    <w:lang w:val="pt-BR"/>
                  </w:rPr>
                  <m:t>*</m:t>
                </m:r>
              </w:ins>
            </m:sup>
          </m:sSup>
          <m:d>
            <m:dPr>
              <m:ctrlPr>
                <w:ins w:id="4345" w:author="The Si Tran" w:date="2012-12-06T01:46:00Z">
                  <w:rPr>
                    <w:rFonts w:ascii="Cambria Math" w:hAnsi="Cambria Math"/>
                    <w:lang w:val="pt-BR"/>
                  </w:rPr>
                </w:ins>
              </m:ctrlPr>
            </m:dPr>
            <m:e>
              <m:sSup>
                <m:sSupPr>
                  <m:ctrlPr>
                    <w:ins w:id="4346" w:author="The Si Tran" w:date="2012-12-06T01:46:00Z">
                      <w:rPr>
                        <w:rFonts w:ascii="Cambria Math" w:hAnsi="Cambria Math"/>
                        <w:lang w:val="pt-BR"/>
                      </w:rPr>
                    </w:ins>
                  </m:ctrlPr>
                </m:sSupPr>
                <m:e>
                  <w:ins w:id="4347" w:author="The Si Tran" w:date="2012-12-06T01:46:00Z">
                    <m:r>
                      <w:rPr>
                        <w:rFonts w:ascii="Cambria Math" w:hAnsi="Cambria Math"/>
                        <w:lang w:val="pt-BR"/>
                      </w:rPr>
                      <m:t>B</m:t>
                    </m:r>
                  </w:ins>
                </m:e>
                <m:sup>
                  <w:ins w:id="4348" w:author="The Si Tran" w:date="2012-12-06T01:46:00Z">
                    <m:r>
                      <w:rPr>
                        <w:rFonts w:ascii="Cambria Math" w:hAnsi="Cambria Math"/>
                        <w:lang w:val="pt-BR"/>
                      </w:rPr>
                      <m:t>S</m:t>
                    </m:r>
                  </w:ins>
                </m:sup>
              </m:sSup>
            </m:e>
          </m:d>
          <w:ins w:id="4349"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350" w:author="The Si Tran" w:date="2012-12-06T01:45:00Z">
                  <w:rPr>
                    <w:rFonts w:ascii="Cambria Math" w:hAnsi="Cambria Math"/>
                    <w:lang w:val="pt-BR"/>
                  </w:rPr>
                </w:ins>
              </m:ctrlPr>
            </m:sSubPr>
            <m:e>
              <w:ins w:id="4351" w:author="The Si Tran" w:date="2012-12-06T01:45:00Z">
                <m:r>
                  <w:rPr>
                    <w:rFonts w:ascii="Cambria Math" w:hAnsi="Cambria Math"/>
                    <w:lang w:val="pt-BR"/>
                  </w:rPr>
                  <m:t>ε</m:t>
                </m:r>
              </w:ins>
            </m:e>
            <m:sub>
              <w:ins w:id="4352"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353" w:author="The Si Tran" w:date="2012-12-06T01:47:00Z"/>
          <w:szCs w:val="26"/>
          <w:lang w:val="pt-BR"/>
          <w:rPrChange w:id="4354" w:author="The Si Tran" w:date="2012-12-05T23:02:00Z">
            <w:rPr>
              <w:del w:id="4355" w:author="The Si Tran" w:date="2012-12-06T01:47:00Z"/>
              <w:sz w:val="28"/>
              <w:szCs w:val="28"/>
              <w:lang w:val="pt-BR"/>
            </w:rPr>
          </w:rPrChange>
        </w:rPr>
      </w:pPr>
      <w:del w:id="4356" w:author="The Si Tran" w:date="2012-12-06T01:47:00Z">
        <w:r w:rsidRPr="00AF1345" w:rsidDel="00F43FFA">
          <w:rPr>
            <w:position w:val="-12"/>
            <w:szCs w:val="26"/>
            <w:lang w:val="pt-BR"/>
          </w:rPr>
          <w:object w:dxaOrig="5040" w:dyaOrig="380" w14:anchorId="372E02F0">
            <v:shape id="_x0000_i1094" type="#_x0000_t75" style="width:345.75pt;height:21.75pt" o:ole="">
              <v:imagedata r:id="rId153" o:title=""/>
            </v:shape>
            <o:OLEObject Type="Embed" ProgID="Equation.DSMT4" ShapeID="_x0000_i1094" DrawAspect="Content" ObjectID="_1417184571" r:id="rId154"/>
          </w:object>
        </w:r>
      </w:del>
    </w:p>
    <w:p w14:paraId="59DCC3E8" w14:textId="77777777" w:rsidR="006A21F7" w:rsidRDefault="006A21F7">
      <w:pPr>
        <w:rPr>
          <w:ins w:id="4357" w:author="The Si Tran" w:date="2012-12-06T01:48:00Z"/>
          <w:lang w:val="pt-BR"/>
        </w:rPr>
        <w:pPrChange w:id="4358" w:author="The Si Tran" w:date="2012-12-15T08:16:00Z">
          <w:pPr>
            <w:ind w:firstLine="540"/>
          </w:pPr>
        </w:pPrChange>
      </w:pPr>
      <w:r w:rsidRPr="0049233F">
        <w:rPr>
          <w:lang w:val="pt-BR"/>
          <w:rPrChange w:id="4359" w:author="The Si Tran" w:date="2012-12-05T23:02:00Z">
            <w:rPr>
              <w:sz w:val="28"/>
              <w:szCs w:val="28"/>
              <w:lang w:val="pt-BR"/>
            </w:rPr>
          </w:rPrChange>
        </w:rPr>
        <w:t xml:space="preserve">Với </w:t>
      </w:r>
    </w:p>
    <w:p w14:paraId="055477D2" w14:textId="77777777" w:rsidR="007850C8" w:rsidRPr="007850C8" w:rsidRDefault="00350BDD">
      <w:pPr>
        <w:pStyle w:val="Canhgiua"/>
        <w:rPr>
          <w:ins w:id="4360" w:author="The Si Tran" w:date="2012-12-06T01:49:00Z"/>
          <w:lang w:val="pt-BR"/>
        </w:rPr>
        <w:pPrChange w:id="4361" w:author="The Si Tran" w:date="2012-12-16T10:35:00Z">
          <w:pPr>
            <w:ind w:firstLine="540"/>
          </w:pPr>
        </w:pPrChange>
      </w:pPr>
      <m:oMathPara>
        <m:oMath>
          <m:sSup>
            <m:sSupPr>
              <m:ctrlPr>
                <w:ins w:id="4362" w:author="The Si Tran" w:date="2012-12-06T01:48:00Z">
                  <w:rPr>
                    <w:rFonts w:ascii="Cambria Math" w:hAnsi="Cambria Math"/>
                    <w:lang w:val="pt-BR"/>
                  </w:rPr>
                </w:ins>
              </m:ctrlPr>
            </m:sSupPr>
            <m:e>
              <w:ins w:id="4363" w:author="The Si Tran" w:date="2012-12-06T01:48:00Z">
                <m:r>
                  <m:rPr>
                    <m:sty m:val="p"/>
                  </m:rPr>
                  <w:rPr>
                    <w:rFonts w:ascii="Cambria Math" w:hAnsi="Cambria Math"/>
                    <w:lang w:val="pt-BR"/>
                  </w:rPr>
                  <m:t>Φ</m:t>
                </m:r>
              </w:ins>
            </m:e>
            <m:sup>
              <w:ins w:id="4364" w:author="The Si Tran" w:date="2012-12-06T01:48:00Z">
                <m:r>
                  <m:rPr>
                    <m:sty m:val="p"/>
                  </m:rPr>
                  <w:rPr>
                    <w:rFonts w:ascii="Cambria Math" w:hAnsi="Cambria Math"/>
                    <w:lang w:val="pt-BR"/>
                  </w:rPr>
                  <m:t>*</m:t>
                </m:r>
              </w:ins>
            </m:sup>
          </m:sSup>
          <m:d>
            <m:dPr>
              <m:ctrlPr>
                <w:ins w:id="4365" w:author="The Si Tran" w:date="2012-12-06T01:48:00Z">
                  <w:rPr>
                    <w:rFonts w:ascii="Cambria Math" w:hAnsi="Cambria Math"/>
                    <w:lang w:val="pt-BR"/>
                  </w:rPr>
                </w:ins>
              </m:ctrlPr>
            </m:dPr>
            <m:e>
              <m:sSup>
                <m:sSupPr>
                  <m:ctrlPr>
                    <w:ins w:id="4366" w:author="The Si Tran" w:date="2012-12-06T01:48:00Z">
                      <w:rPr>
                        <w:rFonts w:ascii="Cambria Math" w:hAnsi="Cambria Math"/>
                        <w:lang w:val="pt-BR"/>
                      </w:rPr>
                    </w:ins>
                  </m:ctrlPr>
                </m:sSupPr>
                <m:e>
                  <w:ins w:id="4367" w:author="The Si Tran" w:date="2012-12-06T01:48:00Z">
                    <m:r>
                      <w:rPr>
                        <w:rFonts w:ascii="Cambria Math" w:hAnsi="Cambria Math"/>
                        <w:lang w:val="pt-BR"/>
                      </w:rPr>
                      <m:t>B</m:t>
                    </m:r>
                  </w:ins>
                </m:e>
                <m:sup>
                  <w:ins w:id="4368" w:author="The Si Tran" w:date="2012-12-06T01:48:00Z">
                    <m:r>
                      <w:rPr>
                        <w:rFonts w:ascii="Cambria Math" w:hAnsi="Cambria Math"/>
                        <w:lang w:val="pt-BR"/>
                      </w:rPr>
                      <m:t>S</m:t>
                    </m:r>
                  </w:ins>
                </m:sup>
              </m:sSup>
            </m:e>
          </m:d>
          <w:ins w:id="4369" w:author="The Si Tran" w:date="2012-12-06T01:48:00Z">
            <m:r>
              <m:rPr>
                <m:sty m:val="p"/>
              </m:rPr>
              <w:rPr>
                <w:rFonts w:ascii="Cambria Math" w:hAnsi="Cambria Math"/>
                <w:lang w:val="pt-BR"/>
              </w:rPr>
              <m:t>=1-</m:t>
            </m:r>
          </w:ins>
          <m:sSubSup>
            <m:sSubSupPr>
              <m:ctrlPr>
                <w:ins w:id="4370" w:author="The Si Tran" w:date="2012-12-06T01:49:00Z">
                  <w:rPr>
                    <w:rFonts w:ascii="Cambria Math" w:hAnsi="Cambria Math"/>
                    <w:lang w:val="pt-BR"/>
                  </w:rPr>
                </w:ins>
              </m:ctrlPr>
            </m:sSubSupPr>
            <m:e>
              <w:ins w:id="4371" w:author="The Si Tran" w:date="2012-12-06T01:50:00Z">
                <m:r>
                  <m:rPr>
                    <m:sty m:val="p"/>
                  </m:rPr>
                  <w:rPr>
                    <w:rFonts w:ascii="Cambria Math" w:hAnsi="Cambria Math"/>
                    <w:lang w:val="pt-BR"/>
                  </w:rPr>
                  <m:t>ϕ</m:t>
                </m:r>
              </w:ins>
            </m:e>
            <m:sub>
              <w:ins w:id="4372" w:author="The Si Tran" w:date="2012-12-06T01:49:00Z">
                <m:r>
                  <m:rPr>
                    <m:sty m:val="p"/>
                  </m:rPr>
                  <w:rPr>
                    <w:rFonts w:ascii="Cambria Math" w:hAnsi="Cambria Math"/>
                    <w:lang w:val="pt-BR"/>
                  </w:rPr>
                  <m:t>1</m:t>
                </m:r>
              </w:ins>
            </m:sub>
            <m:sup>
              <w:ins w:id="4373" w:author="The Si Tran" w:date="2012-12-06T01:49:00Z">
                <m:r>
                  <m:rPr>
                    <m:sty m:val="p"/>
                  </m:rPr>
                  <w:rPr>
                    <w:rFonts w:ascii="Cambria Math" w:hAnsi="Cambria Math"/>
                    <w:lang w:val="pt-BR"/>
                  </w:rPr>
                  <m:t>*</m:t>
                </m:r>
              </w:ins>
            </m:sup>
          </m:sSubSup>
          <m:d>
            <m:dPr>
              <m:ctrlPr>
                <w:ins w:id="4374" w:author="The Si Tran" w:date="2012-12-06T01:48:00Z">
                  <w:rPr>
                    <w:rFonts w:ascii="Cambria Math" w:hAnsi="Cambria Math"/>
                    <w:lang w:val="pt-BR"/>
                  </w:rPr>
                </w:ins>
              </m:ctrlPr>
            </m:dPr>
            <m:e>
              <m:sSup>
                <m:sSupPr>
                  <m:ctrlPr>
                    <w:ins w:id="4375" w:author="The Si Tran" w:date="2012-12-06T01:48:00Z">
                      <w:rPr>
                        <w:rFonts w:ascii="Cambria Math" w:hAnsi="Cambria Math"/>
                        <w:lang w:val="pt-BR"/>
                      </w:rPr>
                    </w:ins>
                  </m:ctrlPr>
                </m:sSupPr>
                <m:e>
                  <w:ins w:id="4376" w:author="The Si Tran" w:date="2012-12-06T01:48:00Z">
                    <m:r>
                      <w:rPr>
                        <w:rFonts w:ascii="Cambria Math" w:hAnsi="Cambria Math"/>
                        <w:lang w:val="pt-BR"/>
                      </w:rPr>
                      <m:t>B</m:t>
                    </m:r>
                  </w:ins>
                </m:e>
                <m:sup>
                  <w:ins w:id="4377" w:author="The Si Tran" w:date="2012-12-06T01:48:00Z">
                    <m:r>
                      <m:rPr>
                        <m:sty m:val="p"/>
                      </m:rPr>
                      <w:rPr>
                        <w:rFonts w:ascii="Cambria Math" w:hAnsi="Cambria Math"/>
                        <w:lang w:val="pt-BR"/>
                      </w:rPr>
                      <m:t>1</m:t>
                    </m:r>
                    <m:r>
                      <w:rPr>
                        <w:rFonts w:ascii="Cambria Math" w:hAnsi="Cambria Math"/>
                        <w:lang w:val="pt-BR"/>
                      </w:rPr>
                      <m:t>S</m:t>
                    </m:r>
                  </w:ins>
                </m:sup>
              </m:sSup>
            </m:e>
          </m:d>
          <w:ins w:id="4378" w:author="The Si Tran" w:date="2012-12-06T01:48:00Z">
            <m:r>
              <m:rPr>
                <m:sty m:val="p"/>
              </m:rPr>
              <w:rPr>
                <w:rFonts w:ascii="Cambria Math" w:hAnsi="Cambria Math"/>
                <w:lang w:val="pt-BR"/>
              </w:rPr>
              <m:t>-</m:t>
            </m:r>
          </w:ins>
          <m:sSubSup>
            <m:sSubSupPr>
              <m:ctrlPr>
                <w:ins w:id="4379" w:author="The Si Tran" w:date="2012-12-06T01:49:00Z">
                  <w:rPr>
                    <w:rFonts w:ascii="Cambria Math" w:hAnsi="Cambria Math"/>
                    <w:lang w:val="pt-BR"/>
                  </w:rPr>
                </w:ins>
              </m:ctrlPr>
            </m:sSubSupPr>
            <m:e>
              <w:ins w:id="4380" w:author="The Si Tran" w:date="2012-12-06T01:50:00Z">
                <m:r>
                  <m:rPr>
                    <m:sty m:val="p"/>
                  </m:rPr>
                  <w:rPr>
                    <w:rFonts w:ascii="Cambria Math" w:hAnsi="Cambria Math"/>
                    <w:lang w:val="pt-BR"/>
                  </w:rPr>
                  <m:t>ϕ</m:t>
                </m:r>
              </w:ins>
            </m:e>
            <m:sub>
              <w:ins w:id="4381" w:author="The Si Tran" w:date="2012-12-06T01:49:00Z">
                <m:r>
                  <m:rPr>
                    <m:sty m:val="p"/>
                  </m:rPr>
                  <w:rPr>
                    <w:rFonts w:ascii="Cambria Math" w:hAnsi="Cambria Math"/>
                    <w:lang w:val="pt-BR"/>
                  </w:rPr>
                  <m:t>2</m:t>
                </m:r>
              </w:ins>
            </m:sub>
            <m:sup>
              <w:ins w:id="4382" w:author="The Si Tran" w:date="2012-12-06T01:49:00Z">
                <m:r>
                  <m:rPr>
                    <m:sty m:val="p"/>
                  </m:rPr>
                  <w:rPr>
                    <w:rFonts w:ascii="Cambria Math" w:hAnsi="Cambria Math"/>
                    <w:lang w:val="pt-BR"/>
                  </w:rPr>
                  <m:t>*</m:t>
                </m:r>
              </w:ins>
            </m:sup>
          </m:sSubSup>
          <m:d>
            <m:dPr>
              <m:ctrlPr>
                <w:ins w:id="4383" w:author="The Si Tran" w:date="2012-12-06T01:48:00Z">
                  <w:rPr>
                    <w:rFonts w:ascii="Cambria Math" w:hAnsi="Cambria Math"/>
                    <w:lang w:val="pt-BR"/>
                  </w:rPr>
                </w:ins>
              </m:ctrlPr>
            </m:dPr>
            <m:e>
              <m:sSup>
                <m:sSupPr>
                  <m:ctrlPr>
                    <w:ins w:id="4384" w:author="The Si Tran" w:date="2012-12-06T01:48:00Z">
                      <w:rPr>
                        <w:rFonts w:ascii="Cambria Math" w:hAnsi="Cambria Math"/>
                        <w:lang w:val="pt-BR"/>
                      </w:rPr>
                    </w:ins>
                  </m:ctrlPr>
                </m:sSupPr>
                <m:e>
                  <w:ins w:id="4385" w:author="The Si Tran" w:date="2012-12-06T01:48:00Z">
                    <m:r>
                      <w:rPr>
                        <w:rFonts w:ascii="Cambria Math" w:hAnsi="Cambria Math"/>
                        <w:lang w:val="pt-BR"/>
                      </w:rPr>
                      <m:t>B</m:t>
                    </m:r>
                  </w:ins>
                </m:e>
                <m:sup>
                  <w:ins w:id="4386" w:author="The Si Tran" w:date="2012-12-06T01:48:00Z">
                    <m:r>
                      <m:rPr>
                        <m:sty m:val="p"/>
                      </m:rPr>
                      <w:rPr>
                        <w:rFonts w:ascii="Cambria Math" w:hAnsi="Cambria Math"/>
                        <w:lang w:val="pt-BR"/>
                      </w:rPr>
                      <m:t>2</m:t>
                    </m:r>
                    <m:r>
                      <w:rPr>
                        <w:rFonts w:ascii="Cambria Math" w:hAnsi="Cambria Math"/>
                        <w:lang w:val="pt-BR"/>
                      </w:rPr>
                      <m:t>S</m:t>
                    </m:r>
                  </w:ins>
                </m:sup>
              </m:sSup>
            </m:e>
          </m:d>
          <w:ins w:id="4387" w:author="The Si Tran" w:date="2012-12-06T01:48:00Z">
            <m:r>
              <m:rPr>
                <m:sty m:val="p"/>
              </m:rPr>
              <w:rPr>
                <w:rFonts w:ascii="Cambria Math" w:hAnsi="Cambria Math"/>
                <w:lang w:val="pt-BR"/>
              </w:rPr>
              <m:t>-…-</m:t>
            </m:r>
          </w:ins>
          <m:sSubSup>
            <m:sSubSupPr>
              <m:ctrlPr>
                <w:ins w:id="4388" w:author="The Si Tran" w:date="2012-12-06T01:49:00Z">
                  <w:rPr>
                    <w:rFonts w:ascii="Cambria Math" w:hAnsi="Cambria Math"/>
                    <w:lang w:val="pt-BR"/>
                  </w:rPr>
                </w:ins>
              </m:ctrlPr>
            </m:sSubSupPr>
            <m:e>
              <w:ins w:id="4389" w:author="The Si Tran" w:date="2012-12-06T01:50:00Z">
                <m:r>
                  <m:rPr>
                    <m:sty m:val="p"/>
                  </m:rPr>
                  <w:rPr>
                    <w:rFonts w:ascii="Cambria Math" w:hAnsi="Cambria Math"/>
                    <w:lang w:val="pt-BR"/>
                  </w:rPr>
                  <m:t>ϕ</m:t>
                </m:r>
              </w:ins>
            </m:e>
            <m:sub>
              <w:ins w:id="4390" w:author="The Si Tran" w:date="2012-12-06T01:49:00Z">
                <m:r>
                  <w:rPr>
                    <w:rFonts w:ascii="Cambria Math" w:hAnsi="Cambria Math"/>
                    <w:lang w:val="pt-BR"/>
                  </w:rPr>
                  <m:t>P</m:t>
                </m:r>
              </w:ins>
            </m:sub>
            <m:sup>
              <w:ins w:id="4391" w:author="The Si Tran" w:date="2012-12-06T01:49:00Z">
                <m:r>
                  <m:rPr>
                    <m:sty m:val="p"/>
                  </m:rPr>
                  <w:rPr>
                    <w:rFonts w:ascii="Cambria Math" w:hAnsi="Cambria Math"/>
                    <w:lang w:val="pt-BR"/>
                  </w:rPr>
                  <m:t>*</m:t>
                </m:r>
              </w:ins>
            </m:sup>
          </m:sSubSup>
          <m:d>
            <m:dPr>
              <m:ctrlPr>
                <w:ins w:id="4392" w:author="The Si Tran" w:date="2012-12-06T01:48:00Z">
                  <w:rPr>
                    <w:rFonts w:ascii="Cambria Math" w:hAnsi="Cambria Math"/>
                    <w:lang w:val="pt-BR"/>
                  </w:rPr>
                </w:ins>
              </m:ctrlPr>
            </m:dPr>
            <m:e>
              <m:sSup>
                <m:sSupPr>
                  <m:ctrlPr>
                    <w:ins w:id="4393" w:author="The Si Tran" w:date="2012-12-06T01:48:00Z">
                      <w:rPr>
                        <w:rFonts w:ascii="Cambria Math" w:hAnsi="Cambria Math"/>
                        <w:lang w:val="pt-BR"/>
                      </w:rPr>
                    </w:ins>
                  </m:ctrlPr>
                </m:sSupPr>
                <m:e>
                  <w:ins w:id="4394" w:author="The Si Tran" w:date="2012-12-06T01:48:00Z">
                    <m:r>
                      <w:rPr>
                        <w:rFonts w:ascii="Cambria Math" w:hAnsi="Cambria Math"/>
                        <w:lang w:val="pt-BR"/>
                      </w:rPr>
                      <m:t>B</m:t>
                    </m:r>
                  </w:ins>
                </m:e>
                <m:sup>
                  <w:ins w:id="4395" w:author="The Si Tran" w:date="2012-12-06T01:48:00Z">
                    <m:r>
                      <w:rPr>
                        <w:rFonts w:ascii="Cambria Math" w:hAnsi="Cambria Math"/>
                        <w:lang w:val="pt-BR"/>
                      </w:rPr>
                      <m:t>PS</m:t>
                    </m:r>
                  </w:ins>
                </m:sup>
              </m:sSup>
            </m:e>
          </m:d>
        </m:oMath>
      </m:oMathPara>
    </w:p>
    <w:p w14:paraId="14857348" w14:textId="77777777" w:rsidR="007850C8" w:rsidRPr="0049233F" w:rsidDel="007850C8" w:rsidRDefault="00350BDD">
      <w:pPr>
        <w:pStyle w:val="Canhgiua"/>
        <w:rPr>
          <w:del w:id="4396" w:author="The Si Tran" w:date="2012-12-06T01:51:00Z"/>
          <w:lang w:val="pt-BR"/>
          <w:rPrChange w:id="4397" w:author="The Si Tran" w:date="2012-12-05T23:02:00Z">
            <w:rPr>
              <w:del w:id="4398" w:author="The Si Tran" w:date="2012-12-06T01:51:00Z"/>
              <w:sz w:val="28"/>
              <w:szCs w:val="28"/>
              <w:lang w:val="pt-BR"/>
            </w:rPr>
          </w:rPrChange>
        </w:rPr>
        <w:pPrChange w:id="4399" w:author="The Si Tran" w:date="2012-12-16T10:35:00Z">
          <w:pPr>
            <w:ind w:firstLine="540"/>
          </w:pPr>
        </w:pPrChange>
      </w:pPr>
      <m:oMathPara>
        <m:oMath>
          <m:sSup>
            <m:sSupPr>
              <m:ctrlPr>
                <w:ins w:id="4400" w:author="The Si Tran" w:date="2012-12-06T01:49:00Z">
                  <w:rPr>
                    <w:rFonts w:ascii="Cambria Math" w:hAnsi="Cambria Math"/>
                    <w:lang w:val="pt-BR"/>
                  </w:rPr>
                </w:ins>
              </m:ctrlPr>
            </m:sSupPr>
            <m:e>
              <w:ins w:id="4401" w:author="The Si Tran" w:date="2012-12-06T01:50:00Z">
                <m:r>
                  <m:rPr>
                    <m:sty m:val="p"/>
                  </m:rPr>
                  <w:rPr>
                    <w:rFonts w:ascii="Cambria Math" w:hAnsi="Cambria Math"/>
                    <w:lang w:val="pt-BR"/>
                  </w:rPr>
                  <m:t>Θ</m:t>
                </m:r>
              </w:ins>
            </m:e>
            <m:sup>
              <w:ins w:id="4402" w:author="The Si Tran" w:date="2012-12-06T01:49:00Z">
                <m:r>
                  <m:rPr>
                    <m:sty m:val="p"/>
                  </m:rPr>
                  <w:rPr>
                    <w:rFonts w:ascii="Cambria Math" w:hAnsi="Cambria Math"/>
                    <w:lang w:val="pt-BR"/>
                  </w:rPr>
                  <m:t>*</m:t>
                </m:r>
              </w:ins>
            </m:sup>
          </m:sSup>
          <m:d>
            <m:dPr>
              <m:ctrlPr>
                <w:ins w:id="4403" w:author="The Si Tran" w:date="2012-12-06T01:49:00Z">
                  <w:rPr>
                    <w:rFonts w:ascii="Cambria Math" w:hAnsi="Cambria Math"/>
                    <w:lang w:val="pt-BR"/>
                  </w:rPr>
                </w:ins>
              </m:ctrlPr>
            </m:dPr>
            <m:e>
              <m:sSup>
                <m:sSupPr>
                  <m:ctrlPr>
                    <w:ins w:id="4404" w:author="The Si Tran" w:date="2012-12-06T01:49:00Z">
                      <w:rPr>
                        <w:rFonts w:ascii="Cambria Math" w:hAnsi="Cambria Math"/>
                        <w:lang w:val="pt-BR"/>
                      </w:rPr>
                    </w:ins>
                  </m:ctrlPr>
                </m:sSupPr>
                <m:e>
                  <w:ins w:id="4405" w:author="The Si Tran" w:date="2012-12-06T01:49:00Z">
                    <m:r>
                      <w:rPr>
                        <w:rFonts w:ascii="Cambria Math" w:hAnsi="Cambria Math"/>
                        <w:lang w:val="pt-BR"/>
                      </w:rPr>
                      <m:t>B</m:t>
                    </m:r>
                  </w:ins>
                </m:e>
                <m:sup>
                  <w:ins w:id="4406" w:author="The Si Tran" w:date="2012-12-06T01:49:00Z">
                    <m:r>
                      <w:rPr>
                        <w:rFonts w:ascii="Cambria Math" w:hAnsi="Cambria Math"/>
                        <w:lang w:val="pt-BR"/>
                      </w:rPr>
                      <m:t>S</m:t>
                    </m:r>
                  </w:ins>
                </m:sup>
              </m:sSup>
            </m:e>
          </m:d>
          <w:ins w:id="4407" w:author="The Si Tran" w:date="2012-12-06T01:49:00Z">
            <m:r>
              <m:rPr>
                <m:sty m:val="p"/>
              </m:rPr>
              <w:rPr>
                <w:rFonts w:ascii="Cambria Math" w:hAnsi="Cambria Math"/>
                <w:lang w:val="pt-BR"/>
              </w:rPr>
              <m:t>=1-</m:t>
            </m:r>
          </w:ins>
          <m:sSubSup>
            <m:sSubSupPr>
              <m:ctrlPr>
                <w:ins w:id="4408" w:author="The Si Tran" w:date="2012-12-06T01:49:00Z">
                  <w:rPr>
                    <w:rFonts w:ascii="Cambria Math" w:hAnsi="Cambria Math"/>
                    <w:lang w:val="pt-BR"/>
                  </w:rPr>
                </w:ins>
              </m:ctrlPr>
            </m:sSubSupPr>
            <m:e>
              <w:ins w:id="4409" w:author="The Si Tran" w:date="2012-12-06T01:51:00Z">
                <m:r>
                  <w:rPr>
                    <w:rFonts w:ascii="Cambria Math" w:hAnsi="Cambria Math"/>
                    <w:lang w:val="pt-BR"/>
                  </w:rPr>
                  <m:t>θ</m:t>
                </m:r>
              </w:ins>
            </m:e>
            <m:sub>
              <w:ins w:id="4410" w:author="The Si Tran" w:date="2012-12-06T01:49:00Z">
                <m:r>
                  <m:rPr>
                    <m:sty m:val="p"/>
                  </m:rPr>
                  <w:rPr>
                    <w:rFonts w:ascii="Cambria Math" w:hAnsi="Cambria Math"/>
                    <w:lang w:val="pt-BR"/>
                  </w:rPr>
                  <m:t>1</m:t>
                </m:r>
              </w:ins>
            </m:sub>
            <m:sup>
              <w:ins w:id="4411" w:author="The Si Tran" w:date="2012-12-06T01:49:00Z">
                <m:r>
                  <m:rPr>
                    <m:sty m:val="p"/>
                  </m:rPr>
                  <w:rPr>
                    <w:rFonts w:ascii="Cambria Math" w:hAnsi="Cambria Math"/>
                    <w:lang w:val="pt-BR"/>
                  </w:rPr>
                  <m:t>*</m:t>
                </m:r>
              </w:ins>
            </m:sup>
          </m:sSubSup>
          <m:d>
            <m:dPr>
              <m:ctrlPr>
                <w:ins w:id="4412" w:author="The Si Tran" w:date="2012-12-06T01:49:00Z">
                  <w:rPr>
                    <w:rFonts w:ascii="Cambria Math" w:hAnsi="Cambria Math"/>
                    <w:lang w:val="pt-BR"/>
                  </w:rPr>
                </w:ins>
              </m:ctrlPr>
            </m:dPr>
            <m:e>
              <m:sSup>
                <m:sSupPr>
                  <m:ctrlPr>
                    <w:ins w:id="4413" w:author="The Si Tran" w:date="2012-12-06T01:49:00Z">
                      <w:rPr>
                        <w:rFonts w:ascii="Cambria Math" w:hAnsi="Cambria Math"/>
                        <w:lang w:val="pt-BR"/>
                      </w:rPr>
                    </w:ins>
                  </m:ctrlPr>
                </m:sSupPr>
                <m:e>
                  <w:ins w:id="4414" w:author="The Si Tran" w:date="2012-12-06T01:49:00Z">
                    <m:r>
                      <w:rPr>
                        <w:rFonts w:ascii="Cambria Math" w:hAnsi="Cambria Math"/>
                        <w:lang w:val="pt-BR"/>
                      </w:rPr>
                      <m:t>B</m:t>
                    </m:r>
                  </w:ins>
                </m:e>
                <m:sup>
                  <w:ins w:id="4415" w:author="The Si Tran" w:date="2012-12-06T01:49:00Z">
                    <m:r>
                      <m:rPr>
                        <m:sty m:val="p"/>
                      </m:rPr>
                      <w:rPr>
                        <w:rFonts w:ascii="Cambria Math" w:hAnsi="Cambria Math"/>
                        <w:lang w:val="pt-BR"/>
                      </w:rPr>
                      <m:t>1</m:t>
                    </m:r>
                    <m:r>
                      <w:rPr>
                        <w:rFonts w:ascii="Cambria Math" w:hAnsi="Cambria Math"/>
                        <w:lang w:val="pt-BR"/>
                      </w:rPr>
                      <m:t>S</m:t>
                    </m:r>
                  </w:ins>
                </m:sup>
              </m:sSup>
            </m:e>
          </m:d>
          <w:ins w:id="4416" w:author="The Si Tran" w:date="2012-12-06T01:49:00Z">
            <m:r>
              <m:rPr>
                <m:sty m:val="p"/>
              </m:rPr>
              <w:rPr>
                <w:rFonts w:ascii="Cambria Math" w:hAnsi="Cambria Math"/>
                <w:lang w:val="pt-BR"/>
              </w:rPr>
              <m:t>-</m:t>
            </m:r>
          </w:ins>
          <m:sSubSup>
            <m:sSubSupPr>
              <m:ctrlPr>
                <w:ins w:id="4417" w:author="The Si Tran" w:date="2012-12-06T01:49:00Z">
                  <w:rPr>
                    <w:rFonts w:ascii="Cambria Math" w:hAnsi="Cambria Math"/>
                    <w:lang w:val="pt-BR"/>
                  </w:rPr>
                </w:ins>
              </m:ctrlPr>
            </m:sSubSupPr>
            <m:e>
              <w:ins w:id="4418" w:author="The Si Tran" w:date="2012-12-06T01:51:00Z">
                <m:r>
                  <m:rPr>
                    <m:sty m:val="p"/>
                  </m:rPr>
                  <w:rPr>
                    <w:rFonts w:ascii="Cambria Math" w:hAnsi="Cambria Math"/>
                    <w:lang w:val="pt-BR"/>
                  </w:rPr>
                  <m:t>θ</m:t>
                </m:r>
              </w:ins>
            </m:e>
            <m:sub>
              <w:ins w:id="4419" w:author="The Si Tran" w:date="2012-12-06T01:49:00Z">
                <m:r>
                  <m:rPr>
                    <m:sty m:val="p"/>
                  </m:rPr>
                  <w:rPr>
                    <w:rFonts w:ascii="Cambria Math" w:hAnsi="Cambria Math"/>
                    <w:lang w:val="pt-BR"/>
                  </w:rPr>
                  <m:t>2</m:t>
                </m:r>
              </w:ins>
            </m:sub>
            <m:sup>
              <w:ins w:id="4420" w:author="The Si Tran" w:date="2012-12-06T01:49:00Z">
                <m:r>
                  <m:rPr>
                    <m:sty m:val="p"/>
                  </m:rPr>
                  <w:rPr>
                    <w:rFonts w:ascii="Cambria Math" w:hAnsi="Cambria Math"/>
                    <w:lang w:val="pt-BR"/>
                  </w:rPr>
                  <m:t>*</m:t>
                </m:r>
              </w:ins>
            </m:sup>
          </m:sSubSup>
          <m:d>
            <m:dPr>
              <m:ctrlPr>
                <w:ins w:id="4421" w:author="The Si Tran" w:date="2012-12-06T01:49:00Z">
                  <w:rPr>
                    <w:rFonts w:ascii="Cambria Math" w:hAnsi="Cambria Math"/>
                    <w:lang w:val="pt-BR"/>
                  </w:rPr>
                </w:ins>
              </m:ctrlPr>
            </m:dPr>
            <m:e>
              <m:sSup>
                <m:sSupPr>
                  <m:ctrlPr>
                    <w:ins w:id="4422" w:author="The Si Tran" w:date="2012-12-06T01:49:00Z">
                      <w:rPr>
                        <w:rFonts w:ascii="Cambria Math" w:hAnsi="Cambria Math"/>
                        <w:lang w:val="pt-BR"/>
                      </w:rPr>
                    </w:ins>
                  </m:ctrlPr>
                </m:sSupPr>
                <m:e>
                  <w:ins w:id="4423" w:author="The Si Tran" w:date="2012-12-06T01:49:00Z">
                    <m:r>
                      <w:rPr>
                        <w:rFonts w:ascii="Cambria Math" w:hAnsi="Cambria Math"/>
                        <w:lang w:val="pt-BR"/>
                      </w:rPr>
                      <m:t>B</m:t>
                    </m:r>
                  </w:ins>
                </m:e>
                <m:sup>
                  <w:ins w:id="4424" w:author="The Si Tran" w:date="2012-12-06T01:49:00Z">
                    <m:r>
                      <m:rPr>
                        <m:sty m:val="p"/>
                      </m:rPr>
                      <w:rPr>
                        <w:rFonts w:ascii="Cambria Math" w:hAnsi="Cambria Math"/>
                        <w:lang w:val="pt-BR"/>
                      </w:rPr>
                      <m:t>2</m:t>
                    </m:r>
                    <m:r>
                      <w:rPr>
                        <w:rFonts w:ascii="Cambria Math" w:hAnsi="Cambria Math"/>
                        <w:lang w:val="pt-BR"/>
                      </w:rPr>
                      <m:t>S</m:t>
                    </m:r>
                  </w:ins>
                </m:sup>
              </m:sSup>
            </m:e>
          </m:d>
          <w:ins w:id="4425" w:author="The Si Tran" w:date="2012-12-06T01:49:00Z">
            <m:r>
              <m:rPr>
                <m:sty m:val="p"/>
              </m:rPr>
              <w:rPr>
                <w:rFonts w:ascii="Cambria Math" w:hAnsi="Cambria Math"/>
                <w:lang w:val="pt-BR"/>
              </w:rPr>
              <m:t>-…-</m:t>
            </m:r>
          </w:ins>
          <m:sSubSup>
            <m:sSubSupPr>
              <m:ctrlPr>
                <w:ins w:id="4426" w:author="The Si Tran" w:date="2012-12-06T01:49:00Z">
                  <w:rPr>
                    <w:rFonts w:ascii="Cambria Math" w:hAnsi="Cambria Math"/>
                    <w:lang w:val="pt-BR"/>
                  </w:rPr>
                </w:ins>
              </m:ctrlPr>
            </m:sSubSupPr>
            <m:e>
              <w:ins w:id="4427" w:author="The Si Tran" w:date="2012-12-06T01:51:00Z">
                <m:r>
                  <m:rPr>
                    <m:sty m:val="p"/>
                  </m:rPr>
                  <w:rPr>
                    <w:rFonts w:ascii="Cambria Math" w:hAnsi="Cambria Math"/>
                    <w:lang w:val="pt-BR"/>
                  </w:rPr>
                  <m:t>θ</m:t>
                </m:r>
              </w:ins>
            </m:e>
            <m:sub>
              <w:ins w:id="4428" w:author="The Si Tran" w:date="2012-12-06T01:49:00Z">
                <m:r>
                  <w:rPr>
                    <w:rFonts w:ascii="Cambria Math" w:hAnsi="Cambria Math"/>
                    <w:lang w:val="pt-BR"/>
                  </w:rPr>
                  <m:t>P</m:t>
                </m:r>
              </w:ins>
            </m:sub>
            <m:sup>
              <w:ins w:id="4429" w:author="The Si Tran" w:date="2012-12-06T01:49:00Z">
                <m:r>
                  <m:rPr>
                    <m:sty m:val="p"/>
                  </m:rPr>
                  <w:rPr>
                    <w:rFonts w:ascii="Cambria Math" w:hAnsi="Cambria Math"/>
                    <w:lang w:val="pt-BR"/>
                  </w:rPr>
                  <m:t>*</m:t>
                </m:r>
              </w:ins>
            </m:sup>
          </m:sSubSup>
          <m:d>
            <m:dPr>
              <m:ctrlPr>
                <w:ins w:id="4430" w:author="The Si Tran" w:date="2012-12-06T01:49:00Z">
                  <w:rPr>
                    <w:rFonts w:ascii="Cambria Math" w:hAnsi="Cambria Math"/>
                    <w:lang w:val="pt-BR"/>
                  </w:rPr>
                </w:ins>
              </m:ctrlPr>
            </m:dPr>
            <m:e>
              <m:sSup>
                <m:sSupPr>
                  <m:ctrlPr>
                    <w:ins w:id="4431" w:author="The Si Tran" w:date="2012-12-06T01:49:00Z">
                      <w:rPr>
                        <w:rFonts w:ascii="Cambria Math" w:hAnsi="Cambria Math"/>
                        <w:lang w:val="pt-BR"/>
                      </w:rPr>
                    </w:ins>
                  </m:ctrlPr>
                </m:sSupPr>
                <m:e>
                  <w:ins w:id="4432" w:author="The Si Tran" w:date="2012-12-06T01:49:00Z">
                    <m:r>
                      <w:rPr>
                        <w:rFonts w:ascii="Cambria Math" w:hAnsi="Cambria Math"/>
                        <w:lang w:val="pt-BR"/>
                      </w:rPr>
                      <m:t>B</m:t>
                    </m:r>
                  </w:ins>
                </m:e>
                <m:sup>
                  <w:ins w:id="4433"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434" w:author="The Si Tran" w:date="2012-12-06T01:51:00Z"/>
          <w:lang w:val="pt-BR"/>
          <w:rPrChange w:id="4435" w:author="The Si Tran" w:date="2012-12-05T23:02:00Z">
            <w:rPr>
              <w:del w:id="4436" w:author="The Si Tran" w:date="2012-12-06T01:51:00Z"/>
              <w:sz w:val="28"/>
              <w:szCs w:val="28"/>
              <w:lang w:val="pt-BR"/>
            </w:rPr>
          </w:rPrChange>
        </w:rPr>
        <w:pPrChange w:id="4437" w:author="The Si Tran" w:date="2012-12-16T10:35:00Z">
          <w:pPr>
            <w:ind w:firstLine="540"/>
          </w:pPr>
        </w:pPrChange>
      </w:pPr>
      <w:del w:id="4438" w:author="The Si Tran" w:date="2012-12-06T01:51:00Z">
        <w:r w:rsidRPr="00AF1345" w:rsidDel="007850C8">
          <w:rPr>
            <w:position w:val="-12"/>
            <w:lang w:val="pt-BR"/>
          </w:rPr>
          <w:object w:dxaOrig="3600" w:dyaOrig="380" w14:anchorId="7B337824">
            <v:shape id="_x0000_i1095" type="#_x0000_t75" style="width:237.75pt;height:21.75pt" o:ole="">
              <v:imagedata r:id="rId155" o:title=""/>
            </v:shape>
            <o:OLEObject Type="Embed" ProgID="Equation.DSMT4" ShapeID="_x0000_i1095" DrawAspect="Content" ObjectID="_1417184572" r:id="rId156"/>
          </w:object>
        </w:r>
        <w:r w:rsidRPr="0049233F" w:rsidDel="007850C8">
          <w:rPr>
            <w:lang w:val="pt-BR"/>
            <w:rPrChange w:id="4439"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440" w:author="The Si Tran" w:date="2012-12-05T23:02:00Z">
            <w:rPr>
              <w:sz w:val="28"/>
              <w:szCs w:val="28"/>
              <w:lang w:val="pt-BR"/>
            </w:rPr>
          </w:rPrChange>
        </w:rPr>
        <w:pPrChange w:id="4441" w:author="The Si Tran" w:date="2012-12-16T10:35:00Z">
          <w:pPr>
            <w:ind w:firstLine="540"/>
          </w:pPr>
        </w:pPrChange>
      </w:pPr>
      <w:del w:id="4442" w:author="The Si Tran" w:date="2012-12-06T01:51:00Z">
        <w:r w:rsidRPr="00AF1345" w:rsidDel="007850C8">
          <w:rPr>
            <w:position w:val="-14"/>
            <w:lang w:val="pt-BR"/>
          </w:rPr>
          <w:object w:dxaOrig="3620" w:dyaOrig="400" w14:anchorId="0094FDCF">
            <v:shape id="_x0000_i1096" type="#_x0000_t75" style="width:237.75pt;height:21.75pt" o:ole="">
              <v:imagedata r:id="rId157" o:title=""/>
            </v:shape>
            <o:OLEObject Type="Embed" ProgID="Equation.DSMT4" ShapeID="_x0000_i1096" DrawAspect="Content" ObjectID="_1417184573" r:id="rId158"/>
          </w:object>
        </w:r>
      </w:del>
    </w:p>
    <w:p w14:paraId="7F65AF49" w14:textId="77777777" w:rsidR="006A21F7" w:rsidRPr="0049233F" w:rsidRDefault="006A21F7">
      <w:pPr>
        <w:rPr>
          <w:lang w:val="pt-BR"/>
          <w:rPrChange w:id="4443" w:author="The Si Tran" w:date="2012-12-05T23:02:00Z">
            <w:rPr>
              <w:sz w:val="28"/>
              <w:szCs w:val="28"/>
              <w:lang w:val="pt-BR"/>
            </w:rPr>
          </w:rPrChange>
        </w:rPr>
        <w:pPrChange w:id="4444" w:author="The Si Tran" w:date="2012-12-15T08:16:00Z">
          <w:pPr>
            <w:ind w:firstLine="540"/>
          </w:pPr>
        </w:pPrChange>
      </w:pPr>
      <w:r w:rsidRPr="0049233F">
        <w:rPr>
          <w:lang w:val="pt-BR"/>
          <w:rPrChange w:id="4445"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446" w:author="The Si Tran" w:date="2012-12-10T20:40:00Z"/>
          <w:sz w:val="26"/>
          <w:szCs w:val="26"/>
          <w:lang w:val="pt-BR"/>
          <w:rPrChange w:id="4447" w:author="The Si Tran" w:date="2012-12-05T23:02:00Z">
            <w:rPr>
              <w:del w:id="4448" w:author="The Si Tran" w:date="2012-12-10T20:40:00Z"/>
              <w:lang w:val="pt-BR"/>
            </w:rPr>
          </w:rPrChange>
        </w:rPr>
      </w:pPr>
      <w:bookmarkStart w:id="4449" w:name="_Toc312142555"/>
      <w:del w:id="4450"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451" w:name="_Toc343083584"/>
        <w:bookmarkStart w:id="4452" w:name="_Toc343083798"/>
        <w:bookmarkStart w:id="4453" w:name="_Toc343084009"/>
        <w:bookmarkStart w:id="4454" w:name="_Toc343220768"/>
        <w:bookmarkStart w:id="4455" w:name="_Toc343232272"/>
        <w:bookmarkStart w:id="4456" w:name="_Toc343232685"/>
        <w:bookmarkStart w:id="4457" w:name="_Toc343232970"/>
        <w:bookmarkStart w:id="4458" w:name="_Toc343415475"/>
        <w:bookmarkStart w:id="4459" w:name="_Toc343415771"/>
        <w:bookmarkEnd w:id="4449"/>
        <w:bookmarkEnd w:id="4451"/>
        <w:bookmarkEnd w:id="4452"/>
        <w:bookmarkEnd w:id="4453"/>
        <w:bookmarkEnd w:id="4454"/>
        <w:bookmarkEnd w:id="4455"/>
        <w:bookmarkEnd w:id="4456"/>
        <w:bookmarkEnd w:id="4457"/>
        <w:bookmarkEnd w:id="4458"/>
        <w:bookmarkEnd w:id="4459"/>
      </w:del>
    </w:p>
    <w:p w14:paraId="2C41ADFC" w14:textId="77777777" w:rsidR="006A21F7" w:rsidRPr="0049233F" w:rsidDel="00677FF8" w:rsidRDefault="006A21F7" w:rsidP="006A21F7">
      <w:pPr>
        <w:ind w:firstLine="540"/>
        <w:rPr>
          <w:del w:id="4460" w:author="The Si Tran" w:date="2012-12-10T20:40:00Z"/>
          <w:szCs w:val="26"/>
          <w:lang w:val="pt-BR"/>
          <w:rPrChange w:id="4461" w:author="The Si Tran" w:date="2012-12-05T23:02:00Z">
            <w:rPr>
              <w:del w:id="4462" w:author="The Si Tran" w:date="2012-12-10T20:40:00Z"/>
              <w:sz w:val="28"/>
              <w:szCs w:val="28"/>
              <w:lang w:val="pt-BR"/>
            </w:rPr>
          </w:rPrChange>
        </w:rPr>
      </w:pPr>
      <w:del w:id="4463" w:author="The Si Tran" w:date="2012-12-10T20:40:00Z">
        <w:r w:rsidRPr="0049233F" w:rsidDel="00677FF8">
          <w:rPr>
            <w:szCs w:val="26"/>
            <w:lang w:val="pt-BR"/>
            <w:rPrChange w:id="4464"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465" w:name="_Toc343083585"/>
        <w:bookmarkStart w:id="4466" w:name="_Toc343083799"/>
        <w:bookmarkStart w:id="4467" w:name="_Toc343084010"/>
        <w:bookmarkStart w:id="4468" w:name="_Toc343220769"/>
        <w:bookmarkStart w:id="4469" w:name="_Toc343232273"/>
        <w:bookmarkStart w:id="4470" w:name="_Toc343232686"/>
        <w:bookmarkStart w:id="4471" w:name="_Toc343232971"/>
        <w:bookmarkStart w:id="4472" w:name="_Toc343415476"/>
        <w:bookmarkStart w:id="4473" w:name="_Toc343415772"/>
        <w:bookmarkEnd w:id="4465"/>
        <w:bookmarkEnd w:id="4466"/>
        <w:bookmarkEnd w:id="4467"/>
        <w:bookmarkEnd w:id="4468"/>
        <w:bookmarkEnd w:id="4469"/>
        <w:bookmarkEnd w:id="4470"/>
        <w:bookmarkEnd w:id="4471"/>
        <w:bookmarkEnd w:id="4472"/>
        <w:bookmarkEnd w:id="4473"/>
      </w:del>
    </w:p>
    <w:p w14:paraId="6EBC6AFF" w14:textId="77777777" w:rsidR="006A21F7" w:rsidRPr="0049233F" w:rsidDel="00677FF8" w:rsidRDefault="006A21F7" w:rsidP="006A21F7">
      <w:pPr>
        <w:ind w:firstLine="540"/>
        <w:rPr>
          <w:del w:id="4474" w:author="The Si Tran" w:date="2012-12-10T20:40:00Z"/>
          <w:szCs w:val="26"/>
          <w:lang w:val="pt-BR"/>
          <w:rPrChange w:id="4475" w:author="The Si Tran" w:date="2012-12-05T23:02:00Z">
            <w:rPr>
              <w:del w:id="4476" w:author="The Si Tran" w:date="2012-12-10T20:40:00Z"/>
              <w:sz w:val="28"/>
              <w:szCs w:val="28"/>
              <w:lang w:val="pt-BR"/>
            </w:rPr>
          </w:rPrChange>
        </w:rPr>
      </w:pPr>
      <w:del w:id="4477" w:author="The Si Tran" w:date="2012-12-10T20:40:00Z">
        <w:r w:rsidRPr="0049233F" w:rsidDel="00677FF8">
          <w:rPr>
            <w:noProof/>
            <w:szCs w:val="26"/>
            <w:rPrChange w:id="4478" w:author="Unknown">
              <w:rPr>
                <w:noProof/>
                <w:sz w:val="28"/>
                <w:szCs w:val="28"/>
              </w:rPr>
            </w:rPrChange>
          </w:rPr>
          <w:drawing>
            <wp:inline distT="0" distB="0" distL="0" distR="0" wp14:anchorId="6ED9A412" wp14:editId="2A7C738A">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479" w:name="_Toc343083586"/>
        <w:bookmarkStart w:id="4480" w:name="_Toc343083800"/>
        <w:bookmarkStart w:id="4481" w:name="_Toc343084011"/>
        <w:bookmarkStart w:id="4482" w:name="_Toc343220770"/>
        <w:bookmarkStart w:id="4483" w:name="_Toc343232274"/>
        <w:bookmarkStart w:id="4484" w:name="_Toc343232687"/>
        <w:bookmarkStart w:id="4485" w:name="_Toc343232972"/>
        <w:bookmarkStart w:id="4486" w:name="_Toc343415477"/>
        <w:bookmarkStart w:id="4487" w:name="_Toc343415773"/>
        <w:bookmarkEnd w:id="4479"/>
        <w:bookmarkEnd w:id="4480"/>
        <w:bookmarkEnd w:id="4481"/>
        <w:bookmarkEnd w:id="4482"/>
        <w:bookmarkEnd w:id="4483"/>
        <w:bookmarkEnd w:id="4484"/>
        <w:bookmarkEnd w:id="4485"/>
        <w:bookmarkEnd w:id="4486"/>
        <w:bookmarkEnd w:id="4487"/>
      </w:del>
    </w:p>
    <w:p w14:paraId="4D61994B" w14:textId="77777777" w:rsidR="006A21F7" w:rsidRPr="0049233F" w:rsidDel="00677FF8" w:rsidRDefault="006A21F7" w:rsidP="006A21F7">
      <w:pPr>
        <w:pStyle w:val="Caption"/>
        <w:rPr>
          <w:del w:id="4488" w:author="The Si Tran" w:date="2012-12-10T20:40:00Z"/>
          <w:sz w:val="26"/>
          <w:szCs w:val="26"/>
          <w:lang w:val="pt-BR"/>
          <w:rPrChange w:id="4489" w:author="The Si Tran" w:date="2012-12-05T23:02:00Z">
            <w:rPr>
              <w:del w:id="4490" w:author="The Si Tran" w:date="2012-12-10T20:40:00Z"/>
              <w:sz w:val="28"/>
              <w:szCs w:val="28"/>
              <w:lang w:val="pt-BR"/>
            </w:rPr>
          </w:rPrChange>
        </w:rPr>
      </w:pPr>
      <w:del w:id="4491" w:author="The Si Tran" w:date="2012-12-10T20:40:00Z">
        <w:r w:rsidRPr="0049233F" w:rsidDel="00677FF8">
          <w:rPr>
            <w:sz w:val="26"/>
            <w:szCs w:val="26"/>
            <w:lang w:val="pt-BR"/>
            <w:rPrChange w:id="4492" w:author="The Si Tran" w:date="2012-12-05T23:02:00Z">
              <w:rPr>
                <w:sz w:val="28"/>
                <w:szCs w:val="28"/>
                <w:lang w:val="pt-BR"/>
              </w:rPr>
            </w:rPrChange>
          </w:rPr>
          <w:tab/>
        </w:r>
        <w:r w:rsidRPr="0049233F" w:rsidDel="00677FF8">
          <w:rPr>
            <w:sz w:val="26"/>
            <w:szCs w:val="26"/>
            <w:lang w:val="pt-BR"/>
            <w:rPrChange w:id="4493" w:author="The Si Tran" w:date="2012-12-05T23:02:00Z">
              <w:rPr>
                <w:sz w:val="28"/>
                <w:szCs w:val="28"/>
                <w:lang w:val="pt-BR"/>
              </w:rPr>
            </w:rPrChange>
          </w:rPr>
          <w:tab/>
        </w:r>
        <w:bookmarkStart w:id="4494" w:name="_Toc312142084"/>
        <w:r w:rsidRPr="0049233F" w:rsidDel="00677FF8">
          <w:rPr>
            <w:sz w:val="26"/>
            <w:szCs w:val="26"/>
            <w:lang w:val="pt-BR"/>
            <w:rPrChange w:id="4495" w:author="The Si Tran" w:date="2012-12-05T23:02:00Z">
              <w:rPr>
                <w:sz w:val="28"/>
                <w:szCs w:val="28"/>
                <w:lang w:val="pt-BR"/>
              </w:rPr>
            </w:rPrChange>
          </w:rPr>
          <w:delText xml:space="preserve">Hình </w:delText>
        </w:r>
        <w:r w:rsidRPr="0049233F" w:rsidDel="00677FF8">
          <w:rPr>
            <w:sz w:val="26"/>
            <w:szCs w:val="26"/>
            <w:rPrChange w:id="4496" w:author="The Si Tran" w:date="2012-12-05T23:02:00Z">
              <w:rPr>
                <w:sz w:val="28"/>
                <w:szCs w:val="28"/>
              </w:rPr>
            </w:rPrChange>
          </w:rPr>
          <w:fldChar w:fldCharType="begin"/>
        </w:r>
        <w:r w:rsidRPr="0049233F" w:rsidDel="00677FF8">
          <w:rPr>
            <w:sz w:val="26"/>
            <w:szCs w:val="26"/>
            <w:lang w:val="pt-BR"/>
            <w:rPrChange w:id="4497" w:author="The Si Tran" w:date="2012-12-05T23:02:00Z">
              <w:rPr>
                <w:sz w:val="28"/>
                <w:szCs w:val="28"/>
                <w:lang w:val="pt-BR"/>
              </w:rPr>
            </w:rPrChange>
          </w:rPr>
          <w:delInstrText xml:space="preserve"> SEQ Hình \* ARABIC </w:delInstrText>
        </w:r>
        <w:r w:rsidRPr="0049233F" w:rsidDel="00677FF8">
          <w:rPr>
            <w:sz w:val="26"/>
            <w:szCs w:val="26"/>
            <w:rPrChange w:id="4498" w:author="The Si Tran" w:date="2012-12-05T23:02:00Z">
              <w:rPr>
                <w:sz w:val="28"/>
                <w:szCs w:val="28"/>
              </w:rPr>
            </w:rPrChange>
          </w:rPr>
          <w:fldChar w:fldCharType="separate"/>
        </w:r>
        <w:r w:rsidRPr="0049233F" w:rsidDel="00677FF8">
          <w:rPr>
            <w:noProof/>
            <w:sz w:val="26"/>
            <w:szCs w:val="26"/>
            <w:lang w:val="pt-BR"/>
            <w:rPrChange w:id="4499" w:author="The Si Tran" w:date="2012-12-05T23:02:00Z">
              <w:rPr>
                <w:noProof/>
                <w:sz w:val="28"/>
                <w:szCs w:val="28"/>
                <w:lang w:val="pt-BR"/>
              </w:rPr>
            </w:rPrChange>
          </w:rPr>
          <w:delText>10</w:delText>
        </w:r>
        <w:r w:rsidRPr="0049233F" w:rsidDel="00677FF8">
          <w:rPr>
            <w:sz w:val="26"/>
            <w:szCs w:val="26"/>
            <w:rPrChange w:id="4500" w:author="The Si Tran" w:date="2012-12-05T23:02:00Z">
              <w:rPr>
                <w:sz w:val="28"/>
                <w:szCs w:val="28"/>
              </w:rPr>
            </w:rPrChange>
          </w:rPr>
          <w:fldChar w:fldCharType="end"/>
        </w:r>
        <w:r w:rsidRPr="0049233F" w:rsidDel="00677FF8">
          <w:rPr>
            <w:sz w:val="26"/>
            <w:szCs w:val="26"/>
            <w:lang w:val="pt-BR"/>
            <w:rPrChange w:id="4501" w:author="The Si Tran" w:date="2012-12-05T23:02:00Z">
              <w:rPr>
                <w:sz w:val="28"/>
                <w:szCs w:val="28"/>
                <w:lang w:val="pt-BR"/>
              </w:rPr>
            </w:rPrChange>
          </w:rPr>
          <w:delText xml:space="preserve"> Các bước xây dựng mô hình ARIMA</w:delText>
        </w:r>
        <w:bookmarkStart w:id="4502" w:name="_Toc343083587"/>
        <w:bookmarkStart w:id="4503" w:name="_Toc343083801"/>
        <w:bookmarkStart w:id="4504" w:name="_Toc343084012"/>
        <w:bookmarkStart w:id="4505" w:name="_Toc343220771"/>
        <w:bookmarkStart w:id="4506" w:name="_Toc343232275"/>
        <w:bookmarkStart w:id="4507" w:name="_Toc343232688"/>
        <w:bookmarkStart w:id="4508" w:name="_Toc343232973"/>
        <w:bookmarkStart w:id="4509" w:name="_Toc343415478"/>
        <w:bookmarkStart w:id="4510" w:name="_Toc343415774"/>
        <w:bookmarkEnd w:id="4494"/>
        <w:bookmarkEnd w:id="4502"/>
        <w:bookmarkEnd w:id="4503"/>
        <w:bookmarkEnd w:id="4504"/>
        <w:bookmarkEnd w:id="4505"/>
        <w:bookmarkEnd w:id="4506"/>
        <w:bookmarkEnd w:id="4507"/>
        <w:bookmarkEnd w:id="4508"/>
        <w:bookmarkEnd w:id="4509"/>
        <w:bookmarkEnd w:id="4510"/>
      </w:del>
    </w:p>
    <w:p w14:paraId="3442B860" w14:textId="77777777" w:rsidR="006A21F7" w:rsidRPr="0049233F" w:rsidDel="00677FF8" w:rsidRDefault="006A21F7" w:rsidP="006A21F7">
      <w:pPr>
        <w:ind w:firstLine="540"/>
        <w:rPr>
          <w:del w:id="4511" w:author="The Si Tran" w:date="2012-12-10T20:40:00Z"/>
          <w:b/>
          <w:szCs w:val="26"/>
          <w:lang w:val="pt-BR"/>
          <w:rPrChange w:id="4512" w:author="The Si Tran" w:date="2012-12-05T23:02:00Z">
            <w:rPr>
              <w:del w:id="4513" w:author="The Si Tran" w:date="2012-12-10T20:40:00Z"/>
              <w:b/>
              <w:sz w:val="28"/>
              <w:szCs w:val="28"/>
              <w:lang w:val="pt-BR"/>
            </w:rPr>
          </w:rPrChange>
        </w:rPr>
      </w:pPr>
      <w:del w:id="4514" w:author="The Si Tran" w:date="2012-12-10T20:40:00Z">
        <w:r w:rsidRPr="0049233F" w:rsidDel="00677FF8">
          <w:rPr>
            <w:b/>
            <w:szCs w:val="26"/>
            <w:lang w:val="pt-BR"/>
            <w:rPrChange w:id="4515" w:author="The Si Tran" w:date="2012-12-05T23:02:00Z">
              <w:rPr>
                <w:b/>
                <w:sz w:val="28"/>
                <w:szCs w:val="28"/>
                <w:lang w:val="pt-BR"/>
              </w:rPr>
            </w:rPrChange>
          </w:rPr>
          <w:delText>Bước 1: Xác định mô hình dự tuyển</w:delText>
        </w:r>
        <w:bookmarkStart w:id="4516" w:name="_Toc343083588"/>
        <w:bookmarkStart w:id="4517" w:name="_Toc343083802"/>
        <w:bookmarkStart w:id="4518" w:name="_Toc343084013"/>
        <w:bookmarkStart w:id="4519" w:name="_Toc343220772"/>
        <w:bookmarkStart w:id="4520" w:name="_Toc343232276"/>
        <w:bookmarkStart w:id="4521" w:name="_Toc343232689"/>
        <w:bookmarkStart w:id="4522" w:name="_Toc343232974"/>
        <w:bookmarkStart w:id="4523" w:name="_Toc343415479"/>
        <w:bookmarkStart w:id="4524" w:name="_Toc343415775"/>
        <w:bookmarkEnd w:id="4516"/>
        <w:bookmarkEnd w:id="4517"/>
        <w:bookmarkEnd w:id="4518"/>
        <w:bookmarkEnd w:id="4519"/>
        <w:bookmarkEnd w:id="4520"/>
        <w:bookmarkEnd w:id="4521"/>
        <w:bookmarkEnd w:id="4522"/>
        <w:bookmarkEnd w:id="4523"/>
        <w:bookmarkEnd w:id="4524"/>
      </w:del>
    </w:p>
    <w:p w14:paraId="7EA80473" w14:textId="77777777" w:rsidR="006A21F7" w:rsidRPr="0049233F" w:rsidDel="00677FF8" w:rsidRDefault="006A21F7" w:rsidP="006A21F7">
      <w:pPr>
        <w:ind w:firstLine="540"/>
        <w:rPr>
          <w:del w:id="4525" w:author="The Si Tran" w:date="2012-12-10T20:40:00Z"/>
          <w:szCs w:val="26"/>
          <w:lang w:val="pt-BR"/>
          <w:rPrChange w:id="4526" w:author="The Si Tran" w:date="2012-12-05T23:02:00Z">
            <w:rPr>
              <w:del w:id="4527" w:author="The Si Tran" w:date="2012-12-10T20:40:00Z"/>
              <w:sz w:val="28"/>
              <w:szCs w:val="28"/>
              <w:lang w:val="pt-BR"/>
            </w:rPr>
          </w:rPrChange>
        </w:rPr>
      </w:pPr>
      <w:del w:id="4528" w:author="The Si Tran" w:date="2012-12-10T20:40:00Z">
        <w:r w:rsidRPr="0049233F" w:rsidDel="00677FF8">
          <w:rPr>
            <w:szCs w:val="26"/>
            <w:lang w:val="pt-BR"/>
            <w:rPrChange w:id="4529"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530" w:author="The Si Tran" w:date="2012-12-05T23:02:00Z">
              <w:rPr>
                <w:i/>
                <w:sz w:val="28"/>
                <w:szCs w:val="28"/>
                <w:lang w:val="pt-BR"/>
              </w:rPr>
            </w:rPrChange>
          </w:rPr>
          <w:delText>plot()</w:delText>
        </w:r>
        <w:r w:rsidRPr="0049233F" w:rsidDel="00677FF8">
          <w:rPr>
            <w:szCs w:val="26"/>
            <w:lang w:val="pt-BR"/>
            <w:rPrChange w:id="4531" w:author="The Si Tran" w:date="2012-12-05T23:02:00Z">
              <w:rPr>
                <w:sz w:val="28"/>
                <w:szCs w:val="28"/>
                <w:lang w:val="pt-BR"/>
              </w:rPr>
            </w:rPrChange>
          </w:rPr>
          <w:delText xml:space="preserve"> và </w:delText>
        </w:r>
        <w:r w:rsidRPr="0049233F" w:rsidDel="00677FF8">
          <w:rPr>
            <w:i/>
            <w:szCs w:val="26"/>
            <w:lang w:val="pt-BR"/>
            <w:rPrChange w:id="4532" w:author="The Si Tran" w:date="2012-12-05T23:02:00Z">
              <w:rPr>
                <w:i/>
                <w:sz w:val="28"/>
                <w:szCs w:val="28"/>
                <w:lang w:val="pt-BR"/>
              </w:rPr>
            </w:rPrChange>
          </w:rPr>
          <w:delText xml:space="preserve">acf() </w:delText>
        </w:r>
        <w:r w:rsidRPr="0049233F" w:rsidDel="00677FF8">
          <w:rPr>
            <w:szCs w:val="26"/>
            <w:lang w:val="pt-BR"/>
            <w:rPrChange w:id="4533"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534" w:name="_Toc343083589"/>
        <w:bookmarkStart w:id="4535" w:name="_Toc343083803"/>
        <w:bookmarkStart w:id="4536" w:name="_Toc343084014"/>
        <w:bookmarkStart w:id="4537" w:name="_Toc343220773"/>
        <w:bookmarkStart w:id="4538" w:name="_Toc343232277"/>
        <w:bookmarkStart w:id="4539" w:name="_Toc343232690"/>
        <w:bookmarkStart w:id="4540" w:name="_Toc343232975"/>
        <w:bookmarkStart w:id="4541" w:name="_Toc343415480"/>
        <w:bookmarkStart w:id="4542" w:name="_Toc343415776"/>
        <w:bookmarkEnd w:id="4534"/>
        <w:bookmarkEnd w:id="4535"/>
        <w:bookmarkEnd w:id="4536"/>
        <w:bookmarkEnd w:id="4537"/>
        <w:bookmarkEnd w:id="4538"/>
        <w:bookmarkEnd w:id="4539"/>
        <w:bookmarkEnd w:id="4540"/>
        <w:bookmarkEnd w:id="4541"/>
        <w:bookmarkEnd w:id="4542"/>
      </w:del>
    </w:p>
    <w:p w14:paraId="0EBFBE38" w14:textId="77777777" w:rsidR="006A21F7" w:rsidRPr="0049233F" w:rsidDel="00677FF8" w:rsidRDefault="006A21F7" w:rsidP="006A21F7">
      <w:pPr>
        <w:ind w:firstLine="540"/>
        <w:rPr>
          <w:del w:id="4543" w:author="The Si Tran" w:date="2012-12-10T20:40:00Z"/>
          <w:b/>
          <w:szCs w:val="26"/>
          <w:lang w:val="pt-BR"/>
          <w:rPrChange w:id="4544" w:author="The Si Tran" w:date="2012-12-05T23:02:00Z">
            <w:rPr>
              <w:del w:id="4545" w:author="The Si Tran" w:date="2012-12-10T20:40:00Z"/>
              <w:b/>
              <w:sz w:val="28"/>
              <w:szCs w:val="28"/>
              <w:lang w:val="pt-BR"/>
            </w:rPr>
          </w:rPrChange>
        </w:rPr>
      </w:pPr>
      <w:del w:id="4546" w:author="The Si Tran" w:date="2012-12-10T20:40:00Z">
        <w:r w:rsidRPr="0049233F" w:rsidDel="00677FF8">
          <w:rPr>
            <w:b/>
            <w:szCs w:val="26"/>
            <w:lang w:val="pt-BR"/>
            <w:rPrChange w:id="4547" w:author="The Si Tran" w:date="2012-12-05T23:02:00Z">
              <w:rPr>
                <w:b/>
                <w:sz w:val="28"/>
                <w:szCs w:val="28"/>
                <w:lang w:val="pt-BR"/>
              </w:rPr>
            </w:rPrChange>
          </w:rPr>
          <w:delText>Bước 2: Ước lượng mô hình</w:delText>
        </w:r>
        <w:bookmarkStart w:id="4548" w:name="_Toc343083590"/>
        <w:bookmarkStart w:id="4549" w:name="_Toc343083804"/>
        <w:bookmarkStart w:id="4550" w:name="_Toc343084015"/>
        <w:bookmarkStart w:id="4551" w:name="_Toc343220774"/>
        <w:bookmarkStart w:id="4552" w:name="_Toc343232278"/>
        <w:bookmarkStart w:id="4553" w:name="_Toc343232691"/>
        <w:bookmarkStart w:id="4554" w:name="_Toc343232976"/>
        <w:bookmarkStart w:id="4555" w:name="_Toc343415481"/>
        <w:bookmarkStart w:id="4556" w:name="_Toc343415777"/>
        <w:bookmarkEnd w:id="4548"/>
        <w:bookmarkEnd w:id="4549"/>
        <w:bookmarkEnd w:id="4550"/>
        <w:bookmarkEnd w:id="4551"/>
        <w:bookmarkEnd w:id="4552"/>
        <w:bookmarkEnd w:id="4553"/>
        <w:bookmarkEnd w:id="4554"/>
        <w:bookmarkEnd w:id="4555"/>
        <w:bookmarkEnd w:id="4556"/>
      </w:del>
    </w:p>
    <w:p w14:paraId="6CF1295B" w14:textId="77777777" w:rsidR="006A21F7" w:rsidRPr="0049233F" w:rsidDel="00677FF8" w:rsidRDefault="006A21F7" w:rsidP="006A21F7">
      <w:pPr>
        <w:ind w:firstLine="540"/>
        <w:rPr>
          <w:del w:id="4557" w:author="The Si Tran" w:date="2012-12-10T20:40:00Z"/>
          <w:szCs w:val="26"/>
          <w:lang w:val="pt-BR"/>
          <w:rPrChange w:id="4558" w:author="The Si Tran" w:date="2012-12-05T23:02:00Z">
            <w:rPr>
              <w:del w:id="4559" w:author="The Si Tran" w:date="2012-12-10T20:40:00Z"/>
              <w:sz w:val="28"/>
              <w:szCs w:val="28"/>
              <w:lang w:val="pt-BR"/>
            </w:rPr>
          </w:rPrChange>
        </w:rPr>
      </w:pPr>
      <w:del w:id="4560" w:author="The Si Tran" w:date="2012-12-10T20:40:00Z">
        <w:r w:rsidRPr="0049233F" w:rsidDel="00677FF8">
          <w:rPr>
            <w:szCs w:val="26"/>
            <w:lang w:val="pt-BR"/>
            <w:rPrChange w:id="4561"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562" w:author="The Si Tran" w:date="2012-12-05T23:02:00Z">
              <w:rPr>
                <w:i/>
                <w:sz w:val="28"/>
                <w:szCs w:val="28"/>
                <w:lang w:val="pt-BR"/>
              </w:rPr>
            </w:rPrChange>
          </w:rPr>
          <w:delText xml:space="preserve">arima() </w:delText>
        </w:r>
        <w:r w:rsidRPr="0049233F" w:rsidDel="00677FF8">
          <w:rPr>
            <w:szCs w:val="26"/>
            <w:lang w:val="pt-BR"/>
            <w:rPrChange w:id="4563" w:author="The Si Tran" w:date="2012-12-05T23:02:00Z">
              <w:rPr>
                <w:sz w:val="28"/>
                <w:szCs w:val="28"/>
                <w:lang w:val="pt-BR"/>
              </w:rPr>
            </w:rPrChange>
          </w:rPr>
          <w:delText>nhận thông số là chuỗi thời gian và bậc của mô hình để ước lượng mô hình.</w:delText>
        </w:r>
        <w:bookmarkStart w:id="4564" w:name="_Toc343083591"/>
        <w:bookmarkStart w:id="4565" w:name="_Toc343083805"/>
        <w:bookmarkStart w:id="4566" w:name="_Toc343084016"/>
        <w:bookmarkStart w:id="4567" w:name="_Toc343220775"/>
        <w:bookmarkStart w:id="4568" w:name="_Toc343232279"/>
        <w:bookmarkStart w:id="4569" w:name="_Toc343232692"/>
        <w:bookmarkStart w:id="4570" w:name="_Toc343232977"/>
        <w:bookmarkStart w:id="4571" w:name="_Toc343415482"/>
        <w:bookmarkStart w:id="4572" w:name="_Toc343415778"/>
        <w:bookmarkEnd w:id="4564"/>
        <w:bookmarkEnd w:id="4565"/>
        <w:bookmarkEnd w:id="4566"/>
        <w:bookmarkEnd w:id="4567"/>
        <w:bookmarkEnd w:id="4568"/>
        <w:bookmarkEnd w:id="4569"/>
        <w:bookmarkEnd w:id="4570"/>
        <w:bookmarkEnd w:id="4571"/>
        <w:bookmarkEnd w:id="4572"/>
      </w:del>
    </w:p>
    <w:p w14:paraId="7ACC7F0B" w14:textId="77777777" w:rsidR="006A21F7" w:rsidRPr="0049233F" w:rsidDel="00677FF8" w:rsidRDefault="006A21F7" w:rsidP="006A21F7">
      <w:pPr>
        <w:ind w:firstLine="540"/>
        <w:rPr>
          <w:del w:id="4573" w:author="The Si Tran" w:date="2012-12-10T20:40:00Z"/>
          <w:b/>
          <w:szCs w:val="26"/>
          <w:lang w:val="pt-BR"/>
          <w:rPrChange w:id="4574" w:author="The Si Tran" w:date="2012-12-05T23:02:00Z">
            <w:rPr>
              <w:del w:id="4575" w:author="The Si Tran" w:date="2012-12-10T20:40:00Z"/>
              <w:b/>
              <w:sz w:val="28"/>
              <w:szCs w:val="28"/>
              <w:lang w:val="pt-BR"/>
            </w:rPr>
          </w:rPrChange>
        </w:rPr>
      </w:pPr>
      <w:del w:id="4576" w:author="The Si Tran" w:date="2012-12-10T20:40:00Z">
        <w:r w:rsidRPr="0049233F" w:rsidDel="00677FF8">
          <w:rPr>
            <w:b/>
            <w:szCs w:val="26"/>
            <w:lang w:val="pt-BR"/>
            <w:rPrChange w:id="4577" w:author="The Si Tran" w:date="2012-12-05T23:02:00Z">
              <w:rPr>
                <w:b/>
                <w:sz w:val="28"/>
                <w:szCs w:val="28"/>
                <w:lang w:val="pt-BR"/>
              </w:rPr>
            </w:rPrChange>
          </w:rPr>
          <w:delText>Bước 3: Kiểm tra mô hình</w:delText>
        </w:r>
        <w:bookmarkStart w:id="4578" w:name="_Toc343083592"/>
        <w:bookmarkStart w:id="4579" w:name="_Toc343083806"/>
        <w:bookmarkStart w:id="4580" w:name="_Toc343084017"/>
        <w:bookmarkStart w:id="4581" w:name="_Toc343220776"/>
        <w:bookmarkStart w:id="4582" w:name="_Toc343232280"/>
        <w:bookmarkStart w:id="4583" w:name="_Toc343232693"/>
        <w:bookmarkStart w:id="4584" w:name="_Toc343232978"/>
        <w:bookmarkStart w:id="4585" w:name="_Toc343415483"/>
        <w:bookmarkStart w:id="4586" w:name="_Toc343415779"/>
        <w:bookmarkEnd w:id="4578"/>
        <w:bookmarkEnd w:id="4579"/>
        <w:bookmarkEnd w:id="4580"/>
        <w:bookmarkEnd w:id="4581"/>
        <w:bookmarkEnd w:id="4582"/>
        <w:bookmarkEnd w:id="4583"/>
        <w:bookmarkEnd w:id="4584"/>
        <w:bookmarkEnd w:id="4585"/>
        <w:bookmarkEnd w:id="4586"/>
      </w:del>
    </w:p>
    <w:p w14:paraId="1232B3EC" w14:textId="77777777" w:rsidR="006A21F7" w:rsidRPr="0049233F" w:rsidDel="00677FF8" w:rsidRDefault="006A21F7" w:rsidP="006A21F7">
      <w:pPr>
        <w:ind w:firstLine="540"/>
        <w:rPr>
          <w:del w:id="4587" w:author="The Si Tran" w:date="2012-12-10T20:40:00Z"/>
          <w:szCs w:val="26"/>
          <w:lang w:val="pt-BR"/>
          <w:rPrChange w:id="4588" w:author="The Si Tran" w:date="2012-12-05T23:02:00Z">
            <w:rPr>
              <w:del w:id="4589" w:author="The Si Tran" w:date="2012-12-10T20:40:00Z"/>
              <w:sz w:val="28"/>
              <w:szCs w:val="28"/>
              <w:lang w:val="pt-BR"/>
            </w:rPr>
          </w:rPrChange>
        </w:rPr>
      </w:pPr>
      <w:del w:id="4590" w:author="The Si Tran" w:date="2012-12-10T20:40:00Z">
        <w:r w:rsidRPr="0049233F" w:rsidDel="00677FF8">
          <w:rPr>
            <w:szCs w:val="26"/>
            <w:lang w:val="pt-BR"/>
            <w:rPrChange w:id="4591"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7" type="#_x0000_t75" style="width:43.55pt;height:14.25pt" o:ole="">
              <v:imagedata r:id="rId106" o:title=""/>
            </v:shape>
            <o:OLEObject Type="Embed" ProgID="Equation.DSMT4" ShapeID="_x0000_i1097" DrawAspect="Content" ObjectID="_1417184574" r:id="rId160"/>
          </w:object>
        </w:r>
        <w:r w:rsidRPr="0049233F" w:rsidDel="00677FF8">
          <w:rPr>
            <w:szCs w:val="26"/>
            <w:lang w:val="pt-BR"/>
            <w:rPrChange w:id="4592" w:author="The Si Tran" w:date="2012-12-05T23:02:00Z">
              <w:rPr>
                <w:sz w:val="28"/>
                <w:szCs w:val="28"/>
                <w:lang w:val="pt-BR"/>
              </w:rPr>
            </w:rPrChange>
          </w:rPr>
          <w:delText xml:space="preserve"> (N là kích thước chuỗi thặng dư) thì chuỗi thặng dư là ngẫu nhiên.</w:delText>
        </w:r>
        <w:bookmarkStart w:id="4593" w:name="_Toc343083593"/>
        <w:bookmarkStart w:id="4594" w:name="_Toc343083807"/>
        <w:bookmarkStart w:id="4595" w:name="_Toc343084018"/>
        <w:bookmarkStart w:id="4596" w:name="_Toc343220777"/>
        <w:bookmarkStart w:id="4597" w:name="_Toc343232281"/>
        <w:bookmarkStart w:id="4598" w:name="_Toc343232694"/>
        <w:bookmarkStart w:id="4599" w:name="_Toc343232979"/>
        <w:bookmarkStart w:id="4600" w:name="_Toc343415484"/>
        <w:bookmarkStart w:id="4601" w:name="_Toc343415780"/>
        <w:bookmarkEnd w:id="4593"/>
        <w:bookmarkEnd w:id="4594"/>
        <w:bookmarkEnd w:id="4595"/>
        <w:bookmarkEnd w:id="4596"/>
        <w:bookmarkEnd w:id="4597"/>
        <w:bookmarkEnd w:id="4598"/>
        <w:bookmarkEnd w:id="4599"/>
        <w:bookmarkEnd w:id="4600"/>
        <w:bookmarkEnd w:id="4601"/>
      </w:del>
    </w:p>
    <w:p w14:paraId="3E2D2001" w14:textId="77777777" w:rsidR="006A21F7" w:rsidRPr="0049233F" w:rsidDel="00677FF8" w:rsidRDefault="006A21F7" w:rsidP="006A21F7">
      <w:pPr>
        <w:ind w:firstLine="540"/>
        <w:rPr>
          <w:del w:id="4602" w:author="The Si Tran" w:date="2012-12-10T20:40:00Z"/>
          <w:szCs w:val="26"/>
          <w:lang w:val="pt-BR"/>
          <w:rPrChange w:id="4603" w:author="The Si Tran" w:date="2012-12-05T23:02:00Z">
            <w:rPr>
              <w:del w:id="4604" w:author="The Si Tran" w:date="2012-12-10T20:40:00Z"/>
              <w:sz w:val="28"/>
              <w:szCs w:val="28"/>
              <w:lang w:val="pt-BR"/>
            </w:rPr>
          </w:rPrChange>
        </w:rPr>
      </w:pPr>
      <w:del w:id="4605" w:author="The Si Tran" w:date="2012-12-10T20:40:00Z">
        <w:r w:rsidRPr="0049233F" w:rsidDel="00677FF8">
          <w:rPr>
            <w:szCs w:val="26"/>
            <w:lang w:val="pt-BR"/>
            <w:rPrChange w:id="4606"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607" w:name="_Toc343083594"/>
        <w:bookmarkStart w:id="4608" w:name="_Toc343083808"/>
        <w:bookmarkStart w:id="4609" w:name="_Toc343084019"/>
        <w:bookmarkStart w:id="4610" w:name="_Toc343220778"/>
        <w:bookmarkStart w:id="4611" w:name="_Toc343232282"/>
        <w:bookmarkStart w:id="4612" w:name="_Toc343232695"/>
        <w:bookmarkStart w:id="4613" w:name="_Toc343232980"/>
        <w:bookmarkStart w:id="4614" w:name="_Toc343415485"/>
        <w:bookmarkStart w:id="4615" w:name="_Toc343415781"/>
        <w:bookmarkEnd w:id="4607"/>
        <w:bookmarkEnd w:id="4608"/>
        <w:bookmarkEnd w:id="4609"/>
        <w:bookmarkEnd w:id="4610"/>
        <w:bookmarkEnd w:id="4611"/>
        <w:bookmarkEnd w:id="4612"/>
        <w:bookmarkEnd w:id="4613"/>
        <w:bookmarkEnd w:id="4614"/>
        <w:bookmarkEnd w:id="4615"/>
      </w:del>
    </w:p>
    <w:p w14:paraId="643193D6" w14:textId="77777777" w:rsidR="007850C8" w:rsidRPr="000D001B" w:rsidDel="000B65E4" w:rsidRDefault="006A21F7">
      <w:pPr>
        <w:ind w:left="1440" w:firstLine="720"/>
        <w:rPr>
          <w:del w:id="4616" w:author="The Si Tran" w:date="2012-12-06T01:54:00Z"/>
          <w:szCs w:val="26"/>
          <w:lang w:val="fr-FR"/>
          <w:rPrChange w:id="4617" w:author="The Si Tran" w:date="2012-12-06T01:53:00Z">
            <w:rPr>
              <w:del w:id="4618" w:author="The Si Tran" w:date="2012-12-06T01:54:00Z"/>
              <w:sz w:val="28"/>
              <w:szCs w:val="28"/>
              <w:lang w:val="fr-FR"/>
            </w:rPr>
          </w:rPrChange>
        </w:rPr>
        <w:pPrChange w:id="4619" w:author="The Si Tran" w:date="2012-12-06T01:53:00Z">
          <w:pPr>
            <w:ind w:firstLine="540"/>
          </w:pPr>
        </w:pPrChange>
      </w:pPr>
      <w:del w:id="4620" w:author="The Si Tran" w:date="2012-12-10T20:40:00Z">
        <w:r w:rsidRPr="00AF1345" w:rsidDel="00677FF8">
          <w:rPr>
            <w:position w:val="-4"/>
            <w:szCs w:val="26"/>
            <w:lang w:val="pt-BR"/>
          </w:rPr>
          <w:object w:dxaOrig="180" w:dyaOrig="279" w14:anchorId="4F983E8D">
            <v:shape id="_x0000_i1098" type="#_x0000_t75" style="width:7.55pt;height:14.25pt" o:ole="">
              <v:imagedata r:id="rId21" o:title=""/>
            </v:shape>
            <o:OLEObject Type="Embed" ProgID="Equation.DSMT4" ShapeID="_x0000_i1098" DrawAspect="Content" ObjectID="_1417184575" r:id="rId161"/>
          </w:object>
        </w:r>
        <w:r w:rsidRPr="0049233F" w:rsidDel="00677FF8">
          <w:rPr>
            <w:szCs w:val="26"/>
            <w:lang w:val="fr-FR"/>
            <w:rPrChange w:id="4621" w:author="The Si Tran" w:date="2012-12-05T23:02:00Z">
              <w:rPr>
                <w:sz w:val="28"/>
                <w:szCs w:val="28"/>
                <w:lang w:val="fr-FR"/>
              </w:rPr>
            </w:rPrChange>
          </w:rPr>
          <w:delText>Phép thử Q là:</w:delText>
        </w:r>
      </w:del>
      <w:bookmarkStart w:id="4622" w:name="_Toc343083595"/>
      <w:bookmarkStart w:id="4623" w:name="_Toc343083809"/>
      <w:bookmarkStart w:id="4624" w:name="_Toc343084020"/>
      <w:bookmarkStart w:id="4625" w:name="_Toc343220779"/>
      <w:bookmarkStart w:id="4626" w:name="_Toc343232283"/>
      <w:bookmarkStart w:id="4627" w:name="_Toc343232696"/>
      <w:bookmarkStart w:id="4628" w:name="_Toc343232981"/>
      <w:bookmarkStart w:id="4629" w:name="_Toc343415486"/>
      <w:bookmarkStart w:id="4630" w:name="_Toc343415782"/>
      <w:bookmarkEnd w:id="4622"/>
      <w:bookmarkEnd w:id="4623"/>
      <w:bookmarkEnd w:id="4624"/>
      <w:bookmarkEnd w:id="4625"/>
      <w:bookmarkEnd w:id="4626"/>
      <w:bookmarkEnd w:id="4627"/>
      <w:bookmarkEnd w:id="4628"/>
      <w:bookmarkEnd w:id="4629"/>
      <w:bookmarkEnd w:id="4630"/>
    </w:p>
    <w:p w14:paraId="5D0171E6" w14:textId="77777777" w:rsidR="006A21F7" w:rsidRPr="0049233F" w:rsidDel="00677FF8" w:rsidRDefault="006A21F7">
      <w:pPr>
        <w:ind w:left="1440" w:firstLine="720"/>
        <w:rPr>
          <w:del w:id="4631" w:author="The Si Tran" w:date="2012-12-10T20:40:00Z"/>
          <w:szCs w:val="26"/>
          <w:lang w:val="pt-BR"/>
          <w:rPrChange w:id="4632" w:author="The Si Tran" w:date="2012-12-05T23:02:00Z">
            <w:rPr>
              <w:del w:id="4633" w:author="The Si Tran" w:date="2012-12-10T20:40:00Z"/>
              <w:sz w:val="28"/>
              <w:szCs w:val="28"/>
              <w:lang w:val="pt-BR"/>
            </w:rPr>
          </w:rPrChange>
        </w:rPr>
        <w:pPrChange w:id="4634" w:author="The Si Tran" w:date="2012-12-06T01:54:00Z">
          <w:pPr>
            <w:ind w:firstLine="540"/>
          </w:pPr>
        </w:pPrChange>
      </w:pPr>
      <w:del w:id="4635" w:author="The Si Tran" w:date="2012-12-06T01:54:00Z">
        <w:r w:rsidRPr="0049233F" w:rsidDel="000B65E4">
          <w:rPr>
            <w:szCs w:val="26"/>
            <w:lang w:val="fr-FR"/>
            <w:rPrChange w:id="4636"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9" type="#_x0000_t75" style="width:151.55pt;height:50.25pt" o:ole="">
              <v:imagedata r:id="rId162" o:title=""/>
            </v:shape>
            <o:OLEObject Type="Embed" ProgID="Equation.DSMT4" ShapeID="_x0000_i1099" DrawAspect="Content" ObjectID="_1417184576" r:id="rId163"/>
          </w:object>
        </w:r>
      </w:del>
      <w:del w:id="4637" w:author="The Si Tran" w:date="2012-12-10T20:40:00Z">
        <w:r w:rsidRPr="00E078AF" w:rsidDel="00677FF8">
          <w:rPr>
            <w:position w:val="-4"/>
            <w:szCs w:val="26"/>
            <w:lang w:val="pt-BR"/>
          </w:rPr>
          <w:object w:dxaOrig="180" w:dyaOrig="279" w14:anchorId="28D84A66">
            <v:shape id="_x0000_i1100" type="#_x0000_t75" style="width:7.55pt;height:14.25pt" o:ole="">
              <v:imagedata r:id="rId21" o:title=""/>
            </v:shape>
            <o:OLEObject Type="Embed" ProgID="Equation.DSMT4" ShapeID="_x0000_i1100" DrawAspect="Content" ObjectID="_1417184577" r:id="rId164"/>
          </w:object>
        </w:r>
        <w:bookmarkStart w:id="4638" w:name="_Toc343083596"/>
        <w:bookmarkStart w:id="4639" w:name="_Toc343083810"/>
        <w:bookmarkStart w:id="4640" w:name="_Toc343084021"/>
        <w:bookmarkStart w:id="4641" w:name="_Toc343220780"/>
        <w:bookmarkStart w:id="4642" w:name="_Toc343232284"/>
        <w:bookmarkStart w:id="4643" w:name="_Toc343232697"/>
        <w:bookmarkStart w:id="4644" w:name="_Toc343232982"/>
        <w:bookmarkStart w:id="4645" w:name="_Toc343415487"/>
        <w:bookmarkStart w:id="4646" w:name="_Toc343415783"/>
        <w:bookmarkEnd w:id="4638"/>
        <w:bookmarkEnd w:id="4639"/>
        <w:bookmarkEnd w:id="4640"/>
        <w:bookmarkEnd w:id="4641"/>
        <w:bookmarkEnd w:id="4642"/>
        <w:bookmarkEnd w:id="4643"/>
        <w:bookmarkEnd w:id="4644"/>
        <w:bookmarkEnd w:id="4645"/>
        <w:bookmarkEnd w:id="4646"/>
      </w:del>
    </w:p>
    <w:p w14:paraId="1B7B79BF" w14:textId="77777777" w:rsidR="006A21F7" w:rsidRPr="0049233F" w:rsidDel="00677FF8" w:rsidRDefault="006A21F7" w:rsidP="006A21F7">
      <w:pPr>
        <w:ind w:firstLine="540"/>
        <w:rPr>
          <w:del w:id="4647" w:author="The Si Tran" w:date="2012-12-10T20:40:00Z"/>
          <w:szCs w:val="26"/>
          <w:lang w:val="pt-BR"/>
          <w:rPrChange w:id="4648" w:author="The Si Tran" w:date="2012-12-05T23:02:00Z">
            <w:rPr>
              <w:del w:id="4649" w:author="The Si Tran" w:date="2012-12-10T20:40:00Z"/>
              <w:sz w:val="28"/>
              <w:szCs w:val="28"/>
              <w:lang w:val="pt-BR"/>
            </w:rPr>
          </w:rPrChange>
        </w:rPr>
      </w:pPr>
      <w:del w:id="4650" w:author="The Si Tran" w:date="2012-12-10T20:40:00Z">
        <w:r w:rsidRPr="0049233F" w:rsidDel="00677FF8">
          <w:rPr>
            <w:szCs w:val="26"/>
            <w:lang w:val="pt-BR"/>
            <w:rPrChange w:id="4651" w:author="The Si Tran" w:date="2012-12-05T23:02:00Z">
              <w:rPr>
                <w:sz w:val="28"/>
                <w:szCs w:val="28"/>
                <w:lang w:val="pt-BR"/>
              </w:rPr>
            </w:rPrChange>
          </w:rPr>
          <w:delText xml:space="preserve">Với </w:delText>
        </w:r>
        <w:bookmarkStart w:id="4652" w:name="_Toc343083597"/>
        <w:bookmarkStart w:id="4653" w:name="_Toc343083811"/>
        <w:bookmarkStart w:id="4654" w:name="_Toc343084022"/>
        <w:bookmarkStart w:id="4655" w:name="_Toc343220781"/>
        <w:bookmarkStart w:id="4656" w:name="_Toc343232285"/>
        <w:bookmarkStart w:id="4657" w:name="_Toc343232698"/>
        <w:bookmarkStart w:id="4658" w:name="_Toc343232983"/>
        <w:bookmarkStart w:id="4659" w:name="_Toc343415488"/>
        <w:bookmarkStart w:id="4660" w:name="_Toc343415784"/>
        <w:bookmarkEnd w:id="4652"/>
        <w:bookmarkEnd w:id="4653"/>
        <w:bookmarkEnd w:id="4654"/>
        <w:bookmarkEnd w:id="4655"/>
        <w:bookmarkEnd w:id="4656"/>
        <w:bookmarkEnd w:id="4657"/>
        <w:bookmarkEnd w:id="4658"/>
        <w:bookmarkEnd w:id="4659"/>
        <w:bookmarkEnd w:id="4660"/>
      </w:del>
    </w:p>
    <w:p w14:paraId="6AFA4B28" w14:textId="77777777" w:rsidR="006A21F7" w:rsidRPr="0049233F" w:rsidDel="00677FF8" w:rsidRDefault="006A21F7" w:rsidP="006A21F7">
      <w:pPr>
        <w:ind w:firstLine="540"/>
        <w:rPr>
          <w:del w:id="4661" w:author="The Si Tran" w:date="2012-12-10T20:40:00Z"/>
          <w:szCs w:val="26"/>
          <w:lang w:val="pt-BR"/>
          <w:rPrChange w:id="4662" w:author="The Si Tran" w:date="2012-12-05T23:02:00Z">
            <w:rPr>
              <w:del w:id="4663" w:author="The Si Tran" w:date="2012-12-10T20:40:00Z"/>
              <w:sz w:val="28"/>
              <w:szCs w:val="28"/>
              <w:lang w:val="pt-BR"/>
            </w:rPr>
          </w:rPrChange>
        </w:rPr>
      </w:pPr>
      <w:del w:id="4664" w:author="The Si Tran" w:date="2012-12-06T20:22:00Z">
        <w:r w:rsidRPr="00AF1345" w:rsidDel="00A96CBA">
          <w:rPr>
            <w:position w:val="-12"/>
            <w:szCs w:val="26"/>
            <w:lang w:val="pt-BR"/>
          </w:rPr>
          <w:object w:dxaOrig="520" w:dyaOrig="360" w14:anchorId="0CAAF5E9">
            <v:shape id="_x0000_i1101" type="#_x0000_t75" style="width:28.45pt;height:21.75pt" o:ole="">
              <v:imagedata r:id="rId165" o:title=""/>
            </v:shape>
            <o:OLEObject Type="Embed" ProgID="Equation.DSMT4" ShapeID="_x0000_i1101" DrawAspect="Content" ObjectID="_1417184578" r:id="rId166"/>
          </w:object>
        </w:r>
      </w:del>
      <w:del w:id="4665" w:author="The Si Tran" w:date="2012-12-10T20:40:00Z">
        <w:r w:rsidRPr="0049233F" w:rsidDel="00677FF8">
          <w:rPr>
            <w:szCs w:val="26"/>
            <w:lang w:val="pt-BR"/>
            <w:rPrChange w:id="4666" w:author="The Si Tran" w:date="2012-12-05T23:02:00Z">
              <w:rPr>
                <w:sz w:val="28"/>
                <w:szCs w:val="28"/>
                <w:lang w:val="pt-BR"/>
              </w:rPr>
            </w:rPrChange>
          </w:rPr>
          <w:delText xml:space="preserve"> là hệ số tự tương quan của thặng dư ở độ trễ </w:delText>
        </w:r>
      </w:del>
      <w:del w:id="4667" w:author="The Si Tran" w:date="2012-12-06T20:22:00Z">
        <w:r w:rsidRPr="0049233F" w:rsidDel="00A96CBA">
          <w:rPr>
            <w:szCs w:val="26"/>
            <w:lang w:val="pt-BR"/>
            <w:rPrChange w:id="4668" w:author="The Si Tran" w:date="2012-12-05T23:02:00Z">
              <w:rPr>
                <w:sz w:val="28"/>
                <w:szCs w:val="28"/>
                <w:lang w:val="pt-BR"/>
              </w:rPr>
            </w:rPrChange>
          </w:rPr>
          <w:delText>k</w:delText>
        </w:r>
      </w:del>
      <w:del w:id="4669" w:author="The Si Tran" w:date="2012-12-10T20:40:00Z">
        <w:r w:rsidRPr="0049233F" w:rsidDel="00677FF8">
          <w:rPr>
            <w:szCs w:val="26"/>
            <w:lang w:val="pt-BR"/>
            <w:rPrChange w:id="4670" w:author="The Si Tran" w:date="2012-12-05T23:02:00Z">
              <w:rPr>
                <w:sz w:val="28"/>
                <w:szCs w:val="28"/>
                <w:lang w:val="pt-BR"/>
              </w:rPr>
            </w:rPrChange>
          </w:rPr>
          <w:delText>.</w:delText>
        </w:r>
        <w:bookmarkStart w:id="4671" w:name="_Toc343083598"/>
        <w:bookmarkStart w:id="4672" w:name="_Toc343083812"/>
        <w:bookmarkStart w:id="4673" w:name="_Toc343084023"/>
        <w:bookmarkStart w:id="4674" w:name="_Toc343220782"/>
        <w:bookmarkStart w:id="4675" w:name="_Toc343232286"/>
        <w:bookmarkStart w:id="4676" w:name="_Toc343232699"/>
        <w:bookmarkStart w:id="4677" w:name="_Toc343232984"/>
        <w:bookmarkStart w:id="4678" w:name="_Toc343415489"/>
        <w:bookmarkStart w:id="4679" w:name="_Toc343415785"/>
        <w:bookmarkEnd w:id="4671"/>
        <w:bookmarkEnd w:id="4672"/>
        <w:bookmarkEnd w:id="4673"/>
        <w:bookmarkEnd w:id="4674"/>
        <w:bookmarkEnd w:id="4675"/>
        <w:bookmarkEnd w:id="4676"/>
        <w:bookmarkEnd w:id="4677"/>
        <w:bookmarkEnd w:id="4678"/>
        <w:bookmarkEnd w:id="4679"/>
      </w:del>
    </w:p>
    <w:p w14:paraId="1F223545" w14:textId="77777777" w:rsidR="006A21F7" w:rsidRPr="0049233F" w:rsidDel="00677FF8" w:rsidRDefault="006A21F7" w:rsidP="006A21F7">
      <w:pPr>
        <w:ind w:firstLine="540"/>
        <w:rPr>
          <w:del w:id="4680" w:author="The Si Tran" w:date="2012-12-10T20:40:00Z"/>
          <w:szCs w:val="26"/>
          <w:lang w:val="pt-BR"/>
          <w:rPrChange w:id="4681" w:author="The Si Tran" w:date="2012-12-05T23:02:00Z">
            <w:rPr>
              <w:del w:id="4682" w:author="The Si Tran" w:date="2012-12-10T20:40:00Z"/>
              <w:sz w:val="28"/>
              <w:szCs w:val="28"/>
              <w:lang w:val="pt-BR"/>
            </w:rPr>
          </w:rPrChange>
        </w:rPr>
      </w:pPr>
      <w:del w:id="4683" w:author="The Si Tran" w:date="2012-12-06T20:22:00Z">
        <w:r w:rsidRPr="0049233F" w:rsidDel="00A96CBA">
          <w:rPr>
            <w:szCs w:val="26"/>
            <w:lang w:val="pt-BR"/>
            <w:rPrChange w:id="4684" w:author="The Si Tran" w:date="2012-12-05T23:02:00Z">
              <w:rPr>
                <w:sz w:val="28"/>
                <w:szCs w:val="28"/>
                <w:lang w:val="pt-BR"/>
              </w:rPr>
            </w:rPrChange>
          </w:rPr>
          <w:delText xml:space="preserve">n </w:delText>
        </w:r>
      </w:del>
      <w:del w:id="4685" w:author="The Si Tran" w:date="2012-12-10T20:40:00Z">
        <w:r w:rsidRPr="0049233F" w:rsidDel="00677FF8">
          <w:rPr>
            <w:szCs w:val="26"/>
            <w:lang w:val="pt-BR"/>
            <w:rPrChange w:id="4686" w:author="The Si Tran" w:date="2012-12-05T23:02:00Z">
              <w:rPr>
                <w:sz w:val="28"/>
                <w:szCs w:val="28"/>
                <w:lang w:val="pt-BR"/>
              </w:rPr>
            </w:rPrChange>
          </w:rPr>
          <w:delText>là kích thước của chuỗi thặng dư.</w:delText>
        </w:r>
        <w:bookmarkStart w:id="4687" w:name="_Toc343083599"/>
        <w:bookmarkStart w:id="4688" w:name="_Toc343083813"/>
        <w:bookmarkStart w:id="4689" w:name="_Toc343084024"/>
        <w:bookmarkStart w:id="4690" w:name="_Toc343220783"/>
        <w:bookmarkStart w:id="4691" w:name="_Toc343232287"/>
        <w:bookmarkStart w:id="4692" w:name="_Toc343232700"/>
        <w:bookmarkStart w:id="4693" w:name="_Toc343232985"/>
        <w:bookmarkStart w:id="4694" w:name="_Toc343415490"/>
        <w:bookmarkStart w:id="4695" w:name="_Toc343415786"/>
        <w:bookmarkEnd w:id="4687"/>
        <w:bookmarkEnd w:id="4688"/>
        <w:bookmarkEnd w:id="4689"/>
        <w:bookmarkEnd w:id="4690"/>
        <w:bookmarkEnd w:id="4691"/>
        <w:bookmarkEnd w:id="4692"/>
        <w:bookmarkEnd w:id="4693"/>
        <w:bookmarkEnd w:id="4694"/>
        <w:bookmarkEnd w:id="4695"/>
      </w:del>
    </w:p>
    <w:p w14:paraId="7E6255BB" w14:textId="77777777" w:rsidR="006A21F7" w:rsidRPr="0049233F" w:rsidDel="00677FF8" w:rsidRDefault="006A21F7" w:rsidP="006A21F7">
      <w:pPr>
        <w:ind w:firstLine="540"/>
        <w:rPr>
          <w:del w:id="4696" w:author="The Si Tran" w:date="2012-12-10T20:40:00Z"/>
          <w:szCs w:val="26"/>
          <w:lang w:val="fr-FR"/>
          <w:rPrChange w:id="4697" w:author="The Si Tran" w:date="2012-12-05T23:02:00Z">
            <w:rPr>
              <w:del w:id="4698" w:author="The Si Tran" w:date="2012-12-10T20:40:00Z"/>
              <w:sz w:val="28"/>
              <w:szCs w:val="28"/>
              <w:lang w:val="fr-FR"/>
            </w:rPr>
          </w:rPrChange>
        </w:rPr>
      </w:pPr>
      <w:del w:id="4699" w:author="The Si Tran" w:date="2012-12-06T20:22:00Z">
        <w:r w:rsidRPr="0049233F" w:rsidDel="00A96CBA">
          <w:rPr>
            <w:szCs w:val="26"/>
            <w:lang w:val="fr-FR"/>
            <w:rPrChange w:id="4700" w:author="The Si Tran" w:date="2012-12-05T23:02:00Z">
              <w:rPr>
                <w:sz w:val="28"/>
                <w:szCs w:val="28"/>
                <w:lang w:val="fr-FR"/>
              </w:rPr>
            </w:rPrChange>
          </w:rPr>
          <w:delText>k</w:delText>
        </w:r>
      </w:del>
      <w:del w:id="4701" w:author="The Si Tran" w:date="2012-12-10T20:40:00Z">
        <w:r w:rsidRPr="0049233F" w:rsidDel="00677FF8">
          <w:rPr>
            <w:szCs w:val="26"/>
            <w:lang w:val="fr-FR"/>
            <w:rPrChange w:id="4702" w:author="The Si Tran" w:date="2012-12-05T23:02:00Z">
              <w:rPr>
                <w:sz w:val="28"/>
                <w:szCs w:val="28"/>
                <w:lang w:val="fr-FR"/>
              </w:rPr>
            </w:rPrChange>
          </w:rPr>
          <w:delText xml:space="preserve"> là độ trễ</w:delText>
        </w:r>
        <w:bookmarkStart w:id="4703" w:name="_Toc343083600"/>
        <w:bookmarkStart w:id="4704" w:name="_Toc343083814"/>
        <w:bookmarkStart w:id="4705" w:name="_Toc343084025"/>
        <w:bookmarkStart w:id="4706" w:name="_Toc343220784"/>
        <w:bookmarkStart w:id="4707" w:name="_Toc343232288"/>
        <w:bookmarkStart w:id="4708" w:name="_Toc343232701"/>
        <w:bookmarkStart w:id="4709" w:name="_Toc343232986"/>
        <w:bookmarkStart w:id="4710" w:name="_Toc343415491"/>
        <w:bookmarkStart w:id="4711" w:name="_Toc343415787"/>
        <w:bookmarkEnd w:id="4703"/>
        <w:bookmarkEnd w:id="4704"/>
        <w:bookmarkEnd w:id="4705"/>
        <w:bookmarkEnd w:id="4706"/>
        <w:bookmarkEnd w:id="4707"/>
        <w:bookmarkEnd w:id="4708"/>
        <w:bookmarkEnd w:id="4709"/>
        <w:bookmarkEnd w:id="4710"/>
        <w:bookmarkEnd w:id="4711"/>
      </w:del>
    </w:p>
    <w:p w14:paraId="1D7FD395" w14:textId="77777777" w:rsidR="006A21F7" w:rsidRPr="0049233F" w:rsidDel="00677FF8" w:rsidRDefault="006A21F7" w:rsidP="006A21F7">
      <w:pPr>
        <w:ind w:firstLine="540"/>
        <w:rPr>
          <w:del w:id="4712" w:author="The Si Tran" w:date="2012-12-10T20:40:00Z"/>
          <w:szCs w:val="26"/>
          <w:lang w:val="fr-FR"/>
          <w:rPrChange w:id="4713" w:author="The Si Tran" w:date="2012-12-05T23:02:00Z">
            <w:rPr>
              <w:del w:id="4714" w:author="The Si Tran" w:date="2012-12-10T20:40:00Z"/>
              <w:sz w:val="28"/>
              <w:szCs w:val="28"/>
              <w:lang w:val="fr-FR"/>
            </w:rPr>
          </w:rPrChange>
        </w:rPr>
      </w:pPr>
      <w:del w:id="4715" w:author="The Si Tran" w:date="2012-12-06T20:22:00Z">
        <w:r w:rsidRPr="0049233F" w:rsidDel="00A96CBA">
          <w:rPr>
            <w:szCs w:val="26"/>
            <w:lang w:val="fr-FR"/>
            <w:rPrChange w:id="4716" w:author="The Si Tran" w:date="2012-12-05T23:02:00Z">
              <w:rPr>
                <w:sz w:val="28"/>
                <w:szCs w:val="28"/>
                <w:lang w:val="fr-FR"/>
              </w:rPr>
            </w:rPrChange>
          </w:rPr>
          <w:delText>m</w:delText>
        </w:r>
      </w:del>
      <w:del w:id="4717" w:author="The Si Tran" w:date="2012-12-10T20:40:00Z">
        <w:r w:rsidRPr="0049233F" w:rsidDel="00677FF8">
          <w:rPr>
            <w:szCs w:val="26"/>
            <w:lang w:val="fr-FR"/>
            <w:rPrChange w:id="4718" w:author="The Si Tran" w:date="2012-12-05T23:02:00Z">
              <w:rPr>
                <w:sz w:val="28"/>
                <w:szCs w:val="28"/>
                <w:lang w:val="fr-FR"/>
              </w:rPr>
            </w:rPrChange>
          </w:rPr>
          <w:delText xml:space="preserve"> là tổng số độ trễ được kiểm tra.</w:delText>
        </w:r>
        <w:bookmarkStart w:id="4719" w:name="_Toc343083601"/>
        <w:bookmarkStart w:id="4720" w:name="_Toc343083815"/>
        <w:bookmarkStart w:id="4721" w:name="_Toc343084026"/>
        <w:bookmarkStart w:id="4722" w:name="_Toc343220785"/>
        <w:bookmarkStart w:id="4723" w:name="_Toc343232289"/>
        <w:bookmarkStart w:id="4724" w:name="_Toc343232702"/>
        <w:bookmarkStart w:id="4725" w:name="_Toc343232987"/>
        <w:bookmarkStart w:id="4726" w:name="_Toc343415492"/>
        <w:bookmarkStart w:id="4727" w:name="_Toc343415788"/>
        <w:bookmarkEnd w:id="4719"/>
        <w:bookmarkEnd w:id="4720"/>
        <w:bookmarkEnd w:id="4721"/>
        <w:bookmarkEnd w:id="4722"/>
        <w:bookmarkEnd w:id="4723"/>
        <w:bookmarkEnd w:id="4724"/>
        <w:bookmarkEnd w:id="4725"/>
        <w:bookmarkEnd w:id="4726"/>
        <w:bookmarkEnd w:id="4727"/>
      </w:del>
    </w:p>
    <w:p w14:paraId="4BE4BD4A" w14:textId="77777777" w:rsidR="006A21F7" w:rsidRPr="0049233F" w:rsidDel="00677FF8" w:rsidRDefault="006A21F7" w:rsidP="006A21F7">
      <w:pPr>
        <w:ind w:firstLine="540"/>
        <w:rPr>
          <w:del w:id="4728" w:author="The Si Tran" w:date="2012-12-10T20:40:00Z"/>
          <w:szCs w:val="26"/>
          <w:lang w:val="fr-FR"/>
          <w:rPrChange w:id="4729" w:author="The Si Tran" w:date="2012-12-05T23:02:00Z">
            <w:rPr>
              <w:del w:id="4730" w:author="The Si Tran" w:date="2012-12-10T20:40:00Z"/>
              <w:sz w:val="28"/>
              <w:szCs w:val="28"/>
              <w:lang w:val="fr-FR"/>
            </w:rPr>
          </w:rPrChange>
        </w:rPr>
      </w:pPr>
      <w:bookmarkStart w:id="4731" w:name="_Toc343083602"/>
      <w:bookmarkStart w:id="4732" w:name="_Toc343083816"/>
      <w:bookmarkStart w:id="4733" w:name="_Toc343084027"/>
      <w:bookmarkStart w:id="4734" w:name="_Toc343220786"/>
      <w:bookmarkStart w:id="4735" w:name="_Toc343232290"/>
      <w:bookmarkStart w:id="4736" w:name="_Toc343232703"/>
      <w:bookmarkStart w:id="4737" w:name="_Toc343232988"/>
      <w:bookmarkStart w:id="4738" w:name="_Toc343415493"/>
      <w:bookmarkStart w:id="4739" w:name="_Toc343415789"/>
      <w:bookmarkEnd w:id="4731"/>
      <w:bookmarkEnd w:id="4732"/>
      <w:bookmarkEnd w:id="4733"/>
      <w:bookmarkEnd w:id="4734"/>
      <w:bookmarkEnd w:id="4735"/>
      <w:bookmarkEnd w:id="4736"/>
      <w:bookmarkEnd w:id="4737"/>
      <w:bookmarkEnd w:id="4738"/>
      <w:bookmarkEnd w:id="4739"/>
    </w:p>
    <w:p w14:paraId="213EA8A3" w14:textId="77777777" w:rsidR="006A21F7" w:rsidRPr="0049233F" w:rsidDel="00677FF8" w:rsidRDefault="006A21F7" w:rsidP="006A21F7">
      <w:pPr>
        <w:ind w:firstLine="540"/>
        <w:rPr>
          <w:del w:id="4740" w:author="The Si Tran" w:date="2012-12-10T20:40:00Z"/>
          <w:szCs w:val="26"/>
          <w:lang w:val="fr-FR"/>
          <w:rPrChange w:id="4741" w:author="The Si Tran" w:date="2012-12-05T23:02:00Z">
            <w:rPr>
              <w:del w:id="4742" w:author="The Si Tran" w:date="2012-12-10T20:40:00Z"/>
              <w:sz w:val="28"/>
              <w:szCs w:val="28"/>
              <w:lang w:val="fr-FR"/>
            </w:rPr>
          </w:rPrChange>
        </w:rPr>
      </w:pPr>
      <w:del w:id="4743" w:author="The Si Tran" w:date="2012-12-10T20:40:00Z">
        <w:r w:rsidRPr="0049233F" w:rsidDel="00677FF8">
          <w:rPr>
            <w:szCs w:val="26"/>
            <w:lang w:val="fr-FR"/>
            <w:rPrChange w:id="4744"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2" type="#_x0000_t75" style="width:14.25pt;height:21.75pt" o:ole="">
              <v:imagedata r:id="rId167" o:title=""/>
            </v:shape>
            <o:OLEObject Type="Embed" ProgID="Equation.DSMT4" ShapeID="_x0000_i1102" DrawAspect="Content" ObjectID="_1417184579" r:id="rId168"/>
          </w:object>
        </w:r>
        <w:r w:rsidRPr="0049233F" w:rsidDel="00677FF8">
          <w:rPr>
            <w:szCs w:val="26"/>
            <w:lang w:val="fr-FR"/>
            <w:rPrChange w:id="4745"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746" w:name="_Toc343083603"/>
        <w:bookmarkStart w:id="4747" w:name="_Toc343083817"/>
        <w:bookmarkStart w:id="4748" w:name="_Toc343084028"/>
        <w:bookmarkStart w:id="4749" w:name="_Toc343220787"/>
        <w:bookmarkStart w:id="4750" w:name="_Toc343232291"/>
        <w:bookmarkStart w:id="4751" w:name="_Toc343232704"/>
        <w:bookmarkStart w:id="4752" w:name="_Toc343232989"/>
        <w:bookmarkStart w:id="4753" w:name="_Toc343415494"/>
        <w:bookmarkStart w:id="4754" w:name="_Toc343415790"/>
        <w:bookmarkEnd w:id="4746"/>
        <w:bookmarkEnd w:id="4747"/>
        <w:bookmarkEnd w:id="4748"/>
        <w:bookmarkEnd w:id="4749"/>
        <w:bookmarkEnd w:id="4750"/>
        <w:bookmarkEnd w:id="4751"/>
        <w:bookmarkEnd w:id="4752"/>
        <w:bookmarkEnd w:id="4753"/>
        <w:bookmarkEnd w:id="4754"/>
      </w:del>
    </w:p>
    <w:p w14:paraId="7BD82624" w14:textId="77777777" w:rsidR="006A21F7" w:rsidRPr="0049233F" w:rsidDel="00677FF8" w:rsidRDefault="006A21F7" w:rsidP="006A21F7">
      <w:pPr>
        <w:ind w:firstLine="540"/>
        <w:rPr>
          <w:del w:id="4755" w:author="The Si Tran" w:date="2012-12-10T20:40:00Z"/>
          <w:szCs w:val="26"/>
          <w:lang w:val="fr-FR"/>
          <w:rPrChange w:id="4756" w:author="The Si Tran" w:date="2012-12-05T23:02:00Z">
            <w:rPr>
              <w:del w:id="4757" w:author="The Si Tran" w:date="2012-12-10T20:40:00Z"/>
              <w:sz w:val="28"/>
              <w:szCs w:val="28"/>
              <w:lang w:val="fr-FR"/>
            </w:rPr>
          </w:rPrChange>
        </w:rPr>
      </w:pPr>
      <w:del w:id="4758" w:author="The Si Tran" w:date="2012-12-10T20:40:00Z">
        <w:r w:rsidRPr="0049233F" w:rsidDel="00677FF8">
          <w:rPr>
            <w:b/>
            <w:szCs w:val="26"/>
            <w:lang w:val="fr-FR"/>
            <w:rPrChange w:id="4759" w:author="The Si Tran" w:date="2012-12-05T23:02:00Z">
              <w:rPr>
                <w:b/>
                <w:sz w:val="28"/>
                <w:szCs w:val="28"/>
                <w:lang w:val="fr-FR"/>
              </w:rPr>
            </w:rPrChange>
          </w:rPr>
          <w:delText>Bước 4 : Dùng mô hình để đưa ra dự báo</w:delText>
        </w:r>
        <w:bookmarkStart w:id="4760" w:name="_Toc343083604"/>
        <w:bookmarkStart w:id="4761" w:name="_Toc343083818"/>
        <w:bookmarkStart w:id="4762" w:name="_Toc343084029"/>
        <w:bookmarkStart w:id="4763" w:name="_Toc343220788"/>
        <w:bookmarkStart w:id="4764" w:name="_Toc343232292"/>
        <w:bookmarkStart w:id="4765" w:name="_Toc343232705"/>
        <w:bookmarkStart w:id="4766" w:name="_Toc343232990"/>
        <w:bookmarkStart w:id="4767" w:name="_Toc343415495"/>
        <w:bookmarkStart w:id="4768" w:name="_Toc343415791"/>
        <w:bookmarkEnd w:id="4760"/>
        <w:bookmarkEnd w:id="4761"/>
        <w:bookmarkEnd w:id="4762"/>
        <w:bookmarkEnd w:id="4763"/>
        <w:bookmarkEnd w:id="4764"/>
        <w:bookmarkEnd w:id="4765"/>
        <w:bookmarkEnd w:id="4766"/>
        <w:bookmarkEnd w:id="4767"/>
        <w:bookmarkEnd w:id="4768"/>
      </w:del>
    </w:p>
    <w:p w14:paraId="2E3C245F" w14:textId="77777777" w:rsidR="006A21F7" w:rsidRPr="0049233F" w:rsidDel="00677FF8" w:rsidRDefault="006A21F7" w:rsidP="006A21F7">
      <w:pPr>
        <w:ind w:firstLine="540"/>
        <w:rPr>
          <w:del w:id="4769" w:author="The Si Tran" w:date="2012-12-10T20:40:00Z"/>
          <w:szCs w:val="26"/>
          <w:lang w:val="fr-FR"/>
          <w:rPrChange w:id="4770" w:author="The Si Tran" w:date="2012-12-05T23:02:00Z">
            <w:rPr>
              <w:del w:id="4771" w:author="The Si Tran" w:date="2012-12-10T20:40:00Z"/>
              <w:sz w:val="28"/>
              <w:szCs w:val="28"/>
              <w:lang w:val="fr-FR"/>
            </w:rPr>
          </w:rPrChange>
        </w:rPr>
      </w:pPr>
      <w:del w:id="4772" w:author="The Si Tran" w:date="2012-12-10T20:40:00Z">
        <w:r w:rsidRPr="0049233F" w:rsidDel="00677FF8">
          <w:rPr>
            <w:szCs w:val="26"/>
            <w:lang w:val="fr-FR"/>
            <w:rPrChange w:id="4773"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774" w:author="The Si Tran" w:date="2012-12-05T23:02:00Z">
              <w:rPr>
                <w:i/>
                <w:sz w:val="28"/>
                <w:szCs w:val="28"/>
                <w:lang w:val="fr-FR"/>
              </w:rPr>
            </w:rPrChange>
          </w:rPr>
          <w:delText>predict()</w:delText>
        </w:r>
        <w:r w:rsidRPr="0049233F" w:rsidDel="00677FF8">
          <w:rPr>
            <w:szCs w:val="26"/>
            <w:lang w:val="fr-FR"/>
            <w:rPrChange w:id="4775" w:author="The Si Tran" w:date="2012-12-05T23:02:00Z">
              <w:rPr>
                <w:sz w:val="28"/>
                <w:szCs w:val="28"/>
                <w:lang w:val="fr-FR"/>
              </w:rPr>
            </w:rPrChange>
          </w:rPr>
          <w:delText xml:space="preserve"> để sinh ra các giá trị dự đoán.</w:delText>
        </w:r>
        <w:bookmarkStart w:id="4776" w:name="_Toc343083605"/>
        <w:bookmarkStart w:id="4777" w:name="_Toc343083819"/>
        <w:bookmarkStart w:id="4778" w:name="_Toc343084030"/>
        <w:bookmarkStart w:id="4779" w:name="_Toc343220789"/>
        <w:bookmarkStart w:id="4780" w:name="_Toc343232293"/>
        <w:bookmarkStart w:id="4781" w:name="_Toc343232706"/>
        <w:bookmarkStart w:id="4782" w:name="_Toc343232991"/>
        <w:bookmarkStart w:id="4783" w:name="_Toc343415496"/>
        <w:bookmarkStart w:id="4784" w:name="_Toc343415792"/>
        <w:bookmarkEnd w:id="4776"/>
        <w:bookmarkEnd w:id="4777"/>
        <w:bookmarkEnd w:id="4778"/>
        <w:bookmarkEnd w:id="4779"/>
        <w:bookmarkEnd w:id="4780"/>
        <w:bookmarkEnd w:id="4781"/>
        <w:bookmarkEnd w:id="4782"/>
        <w:bookmarkEnd w:id="4783"/>
        <w:bookmarkEnd w:id="4784"/>
      </w:del>
    </w:p>
    <w:p w14:paraId="544C1C90" w14:textId="77777777" w:rsidR="006A21F7" w:rsidRPr="0049233F" w:rsidDel="00677FF8" w:rsidRDefault="006A21F7" w:rsidP="006A21F7">
      <w:pPr>
        <w:ind w:firstLine="540"/>
        <w:rPr>
          <w:del w:id="4785" w:author="The Si Tran" w:date="2012-12-10T20:40:00Z"/>
          <w:b/>
          <w:szCs w:val="26"/>
          <w:lang w:val="fr-FR"/>
          <w:rPrChange w:id="4786" w:author="The Si Tran" w:date="2012-12-05T23:02:00Z">
            <w:rPr>
              <w:del w:id="4787" w:author="The Si Tran" w:date="2012-12-10T20:40:00Z"/>
              <w:b/>
              <w:sz w:val="28"/>
              <w:szCs w:val="28"/>
              <w:lang w:val="fr-FR"/>
            </w:rPr>
          </w:rPrChange>
        </w:rPr>
      </w:pPr>
      <w:del w:id="4788" w:author="The Si Tran" w:date="2012-12-10T20:40:00Z">
        <w:r w:rsidRPr="0049233F" w:rsidDel="00677FF8">
          <w:rPr>
            <w:b/>
            <w:szCs w:val="26"/>
            <w:lang w:val="fr-FR"/>
            <w:rPrChange w:id="4789" w:author="The Si Tran" w:date="2012-12-05T23:02:00Z">
              <w:rPr>
                <w:b/>
                <w:sz w:val="28"/>
                <w:szCs w:val="28"/>
                <w:lang w:val="fr-FR"/>
              </w:rPr>
            </w:rPrChange>
          </w:rPr>
          <w:delText>Tiêu chuẩn lựa chọn mô hình</w:delText>
        </w:r>
        <w:bookmarkStart w:id="4790" w:name="_Toc343083606"/>
        <w:bookmarkStart w:id="4791" w:name="_Toc343083820"/>
        <w:bookmarkStart w:id="4792" w:name="_Toc343084031"/>
        <w:bookmarkStart w:id="4793" w:name="_Toc343220790"/>
        <w:bookmarkStart w:id="4794" w:name="_Toc343232294"/>
        <w:bookmarkStart w:id="4795" w:name="_Toc343232707"/>
        <w:bookmarkStart w:id="4796" w:name="_Toc343232992"/>
        <w:bookmarkStart w:id="4797" w:name="_Toc343415497"/>
        <w:bookmarkStart w:id="4798" w:name="_Toc343415793"/>
        <w:bookmarkEnd w:id="4790"/>
        <w:bookmarkEnd w:id="4791"/>
        <w:bookmarkEnd w:id="4792"/>
        <w:bookmarkEnd w:id="4793"/>
        <w:bookmarkEnd w:id="4794"/>
        <w:bookmarkEnd w:id="4795"/>
        <w:bookmarkEnd w:id="4796"/>
        <w:bookmarkEnd w:id="4797"/>
        <w:bookmarkEnd w:id="4798"/>
      </w:del>
    </w:p>
    <w:p w14:paraId="06F0A82B" w14:textId="77777777" w:rsidR="006A21F7" w:rsidRPr="0049233F" w:rsidDel="00677FF8" w:rsidRDefault="006A21F7" w:rsidP="006A21F7">
      <w:pPr>
        <w:ind w:firstLine="540"/>
        <w:rPr>
          <w:del w:id="4799" w:author="The Si Tran" w:date="2012-12-10T20:40:00Z"/>
          <w:szCs w:val="26"/>
          <w:lang w:val="fr-FR"/>
          <w:rPrChange w:id="4800" w:author="The Si Tran" w:date="2012-12-05T23:02:00Z">
            <w:rPr>
              <w:del w:id="4801" w:author="The Si Tran" w:date="2012-12-10T20:40:00Z"/>
              <w:sz w:val="28"/>
              <w:szCs w:val="28"/>
              <w:lang w:val="fr-FR"/>
            </w:rPr>
          </w:rPrChange>
        </w:rPr>
      </w:pPr>
      <w:del w:id="4802" w:author="The Si Tran" w:date="2012-12-10T20:40:00Z">
        <w:r w:rsidRPr="0049233F" w:rsidDel="00677FF8">
          <w:rPr>
            <w:szCs w:val="26"/>
            <w:lang w:val="fr-FR"/>
            <w:rPrChange w:id="4803"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804" w:name="_Toc343083607"/>
        <w:bookmarkStart w:id="4805" w:name="_Toc343083821"/>
        <w:bookmarkStart w:id="4806" w:name="_Toc343084032"/>
        <w:bookmarkStart w:id="4807" w:name="_Toc343220791"/>
        <w:bookmarkStart w:id="4808" w:name="_Toc343232295"/>
        <w:bookmarkStart w:id="4809" w:name="_Toc343232708"/>
        <w:bookmarkStart w:id="4810" w:name="_Toc343232993"/>
        <w:bookmarkStart w:id="4811" w:name="_Toc343415498"/>
        <w:bookmarkStart w:id="4812" w:name="_Toc343415794"/>
        <w:bookmarkEnd w:id="4804"/>
        <w:bookmarkEnd w:id="4805"/>
        <w:bookmarkEnd w:id="4806"/>
        <w:bookmarkEnd w:id="4807"/>
        <w:bookmarkEnd w:id="4808"/>
        <w:bookmarkEnd w:id="4809"/>
        <w:bookmarkEnd w:id="4810"/>
        <w:bookmarkEnd w:id="4811"/>
        <w:bookmarkEnd w:id="4812"/>
      </w:del>
    </w:p>
    <w:p w14:paraId="597023A8" w14:textId="77777777" w:rsidR="006A21F7" w:rsidRPr="0049233F" w:rsidDel="00677FF8" w:rsidRDefault="006A21F7" w:rsidP="006A21F7">
      <w:pPr>
        <w:ind w:firstLine="540"/>
        <w:rPr>
          <w:del w:id="4813" w:author="The Si Tran" w:date="2012-12-10T20:40:00Z"/>
          <w:szCs w:val="26"/>
          <w:lang w:val="fr-FR"/>
          <w:rPrChange w:id="4814" w:author="The Si Tran" w:date="2012-12-05T23:02:00Z">
            <w:rPr>
              <w:del w:id="4815" w:author="The Si Tran" w:date="2012-12-10T20:40:00Z"/>
              <w:sz w:val="28"/>
              <w:szCs w:val="28"/>
              <w:lang w:val="fr-FR"/>
            </w:rPr>
          </w:rPrChange>
        </w:rPr>
      </w:pPr>
      <w:del w:id="4816" w:author="The Si Tran" w:date="2012-12-10T20:40:00Z">
        <w:r w:rsidRPr="0049233F" w:rsidDel="00677FF8">
          <w:rPr>
            <w:szCs w:val="26"/>
            <w:lang w:val="fr-FR"/>
            <w:rPrChange w:id="4817"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3" type="#_x0000_t75" style="width:129.75pt;height:86.25pt" o:ole="">
              <v:imagedata r:id="rId169" o:title=""/>
            </v:shape>
            <o:OLEObject Type="Embed" ProgID="Equation.DSMT4" ShapeID="_x0000_i1103" DrawAspect="Content" ObjectID="_1417184580" r:id="rId170"/>
          </w:object>
        </w:r>
        <w:bookmarkStart w:id="4818" w:name="_Toc343083608"/>
        <w:bookmarkStart w:id="4819" w:name="_Toc343083822"/>
        <w:bookmarkStart w:id="4820" w:name="_Toc343084033"/>
        <w:bookmarkStart w:id="4821" w:name="_Toc343220792"/>
        <w:bookmarkStart w:id="4822" w:name="_Toc343232296"/>
        <w:bookmarkStart w:id="4823" w:name="_Toc343232709"/>
        <w:bookmarkStart w:id="4824" w:name="_Toc343232994"/>
        <w:bookmarkStart w:id="4825" w:name="_Toc343415499"/>
        <w:bookmarkStart w:id="4826" w:name="_Toc343415795"/>
        <w:bookmarkEnd w:id="4818"/>
        <w:bookmarkEnd w:id="4819"/>
        <w:bookmarkEnd w:id="4820"/>
        <w:bookmarkEnd w:id="4821"/>
        <w:bookmarkEnd w:id="4822"/>
        <w:bookmarkEnd w:id="4823"/>
        <w:bookmarkEnd w:id="4824"/>
        <w:bookmarkEnd w:id="4825"/>
        <w:bookmarkEnd w:id="4826"/>
      </w:del>
    </w:p>
    <w:p w14:paraId="3E14BA0D" w14:textId="77777777" w:rsidR="006A21F7" w:rsidRPr="0049233F" w:rsidDel="00677FF8" w:rsidRDefault="006A21F7" w:rsidP="006A21F7">
      <w:pPr>
        <w:ind w:firstLine="540"/>
        <w:rPr>
          <w:del w:id="4827" w:author="The Si Tran" w:date="2012-12-10T20:40:00Z"/>
          <w:szCs w:val="26"/>
          <w:lang w:val="fr-FR"/>
          <w:rPrChange w:id="4828" w:author="The Si Tran" w:date="2012-12-05T23:02:00Z">
            <w:rPr>
              <w:del w:id="4829" w:author="The Si Tran" w:date="2012-12-10T20:40:00Z"/>
              <w:sz w:val="28"/>
              <w:szCs w:val="28"/>
              <w:lang w:val="fr-FR"/>
            </w:rPr>
          </w:rPrChange>
        </w:rPr>
      </w:pPr>
      <w:del w:id="4830" w:author="The Si Tran" w:date="2012-12-10T20:40:00Z">
        <w:r w:rsidRPr="0049233F" w:rsidDel="00677FF8">
          <w:rPr>
            <w:szCs w:val="26"/>
            <w:lang w:val="fr-FR"/>
            <w:rPrChange w:id="4831" w:author="The Si Tran" w:date="2012-12-05T23:02:00Z">
              <w:rPr>
                <w:sz w:val="28"/>
                <w:szCs w:val="28"/>
                <w:lang w:val="fr-FR"/>
              </w:rPr>
            </w:rPrChange>
          </w:rPr>
          <w:delText>Với</w:delText>
        </w:r>
        <w:bookmarkStart w:id="4832" w:name="_Toc343083609"/>
        <w:bookmarkStart w:id="4833" w:name="_Toc343083823"/>
        <w:bookmarkStart w:id="4834" w:name="_Toc343084034"/>
        <w:bookmarkStart w:id="4835" w:name="_Toc343220793"/>
        <w:bookmarkStart w:id="4836" w:name="_Toc343232297"/>
        <w:bookmarkStart w:id="4837" w:name="_Toc343232710"/>
        <w:bookmarkStart w:id="4838" w:name="_Toc343232995"/>
        <w:bookmarkStart w:id="4839" w:name="_Toc343415500"/>
        <w:bookmarkStart w:id="4840" w:name="_Toc343415796"/>
        <w:bookmarkEnd w:id="4832"/>
        <w:bookmarkEnd w:id="4833"/>
        <w:bookmarkEnd w:id="4834"/>
        <w:bookmarkEnd w:id="4835"/>
        <w:bookmarkEnd w:id="4836"/>
        <w:bookmarkEnd w:id="4837"/>
        <w:bookmarkEnd w:id="4838"/>
        <w:bookmarkEnd w:id="4839"/>
        <w:bookmarkEnd w:id="4840"/>
      </w:del>
    </w:p>
    <w:p w14:paraId="3C324C48" w14:textId="77777777" w:rsidR="006A21F7" w:rsidRPr="0049233F" w:rsidDel="00677FF8" w:rsidRDefault="006A21F7" w:rsidP="006A21F7">
      <w:pPr>
        <w:ind w:firstLine="540"/>
        <w:rPr>
          <w:del w:id="4841" w:author="The Si Tran" w:date="2012-12-10T20:40:00Z"/>
          <w:szCs w:val="26"/>
          <w:lang w:val="fr-FR"/>
          <w:rPrChange w:id="4842" w:author="The Si Tran" w:date="2012-12-05T23:02:00Z">
            <w:rPr>
              <w:del w:id="4843" w:author="The Si Tran" w:date="2012-12-10T20:40:00Z"/>
              <w:sz w:val="28"/>
              <w:szCs w:val="28"/>
              <w:lang w:val="fr-FR"/>
            </w:rPr>
          </w:rPrChange>
        </w:rPr>
      </w:pPr>
      <w:del w:id="4844" w:author="The Si Tran" w:date="2012-12-10T20:40:00Z">
        <w:r w:rsidRPr="0049233F" w:rsidDel="00677FF8">
          <w:rPr>
            <w:szCs w:val="26"/>
            <w:lang w:val="fr-FR"/>
            <w:rPrChange w:id="4845" w:author="The Si Tran" w:date="2012-12-05T23:02:00Z">
              <w:rPr>
                <w:sz w:val="28"/>
                <w:szCs w:val="28"/>
                <w:lang w:val="fr-FR"/>
              </w:rPr>
            </w:rPrChange>
          </w:rPr>
          <w:delText>ln = logarit tự nhiên</w:delText>
        </w:r>
        <w:bookmarkStart w:id="4846" w:name="_Toc343083610"/>
        <w:bookmarkStart w:id="4847" w:name="_Toc343083824"/>
        <w:bookmarkStart w:id="4848" w:name="_Toc343084035"/>
        <w:bookmarkStart w:id="4849" w:name="_Toc343220794"/>
        <w:bookmarkStart w:id="4850" w:name="_Toc343232298"/>
        <w:bookmarkStart w:id="4851" w:name="_Toc343232711"/>
        <w:bookmarkStart w:id="4852" w:name="_Toc343232996"/>
        <w:bookmarkStart w:id="4853" w:name="_Toc343415501"/>
        <w:bookmarkStart w:id="4854" w:name="_Toc343415797"/>
        <w:bookmarkEnd w:id="4846"/>
        <w:bookmarkEnd w:id="4847"/>
        <w:bookmarkEnd w:id="4848"/>
        <w:bookmarkEnd w:id="4849"/>
        <w:bookmarkEnd w:id="4850"/>
        <w:bookmarkEnd w:id="4851"/>
        <w:bookmarkEnd w:id="4852"/>
        <w:bookmarkEnd w:id="4853"/>
        <w:bookmarkEnd w:id="4854"/>
      </w:del>
    </w:p>
    <w:p w14:paraId="70A52B8A" w14:textId="77777777" w:rsidR="006A21F7" w:rsidRPr="0049233F" w:rsidDel="00677FF8" w:rsidRDefault="006A21F7" w:rsidP="006A21F7">
      <w:pPr>
        <w:ind w:firstLine="540"/>
        <w:rPr>
          <w:del w:id="4855" w:author="The Si Tran" w:date="2012-12-10T20:40:00Z"/>
          <w:szCs w:val="26"/>
          <w:lang w:val="fr-FR"/>
          <w:rPrChange w:id="4856" w:author="The Si Tran" w:date="2012-12-05T23:02:00Z">
            <w:rPr>
              <w:del w:id="4857" w:author="The Si Tran" w:date="2012-12-10T20:40:00Z"/>
              <w:sz w:val="28"/>
              <w:szCs w:val="28"/>
              <w:lang w:val="fr-FR"/>
            </w:rPr>
          </w:rPrChange>
        </w:rPr>
      </w:pPr>
      <w:del w:id="4858" w:author="The Si Tran" w:date="2012-12-10T20:40:00Z">
        <w:r w:rsidRPr="00AF1345" w:rsidDel="00677FF8">
          <w:rPr>
            <w:position w:val="-6"/>
            <w:szCs w:val="26"/>
            <w:lang w:val="fr-FR"/>
          </w:rPr>
          <w:object w:dxaOrig="320" w:dyaOrig="320" w14:anchorId="62779385">
            <v:shape id="_x0000_i1104" type="#_x0000_t75" style="width:28.45pt;height:28.45pt" o:ole="">
              <v:imagedata r:id="rId171" o:title=""/>
            </v:shape>
            <o:OLEObject Type="Embed" ProgID="Equation.DSMT4" ShapeID="_x0000_i1104" DrawAspect="Content" ObjectID="_1417184581" r:id="rId172"/>
          </w:object>
        </w:r>
        <w:r w:rsidRPr="0049233F" w:rsidDel="00677FF8">
          <w:rPr>
            <w:szCs w:val="26"/>
            <w:lang w:val="fr-FR"/>
            <w:rPrChange w:id="4859" w:author="The Si Tran" w:date="2012-12-05T23:02:00Z">
              <w:rPr>
                <w:sz w:val="28"/>
                <w:szCs w:val="28"/>
                <w:lang w:val="fr-FR"/>
              </w:rPr>
            </w:rPrChange>
          </w:rPr>
          <w:delText>= tổng bình phương sai số chia cho tổng số quan sát</w:delText>
        </w:r>
        <w:bookmarkStart w:id="4860" w:name="_Toc343083611"/>
        <w:bookmarkStart w:id="4861" w:name="_Toc343083825"/>
        <w:bookmarkStart w:id="4862" w:name="_Toc343084036"/>
        <w:bookmarkStart w:id="4863" w:name="_Toc343220795"/>
        <w:bookmarkStart w:id="4864" w:name="_Toc343232299"/>
        <w:bookmarkStart w:id="4865" w:name="_Toc343232712"/>
        <w:bookmarkStart w:id="4866" w:name="_Toc343232997"/>
        <w:bookmarkStart w:id="4867" w:name="_Toc343415502"/>
        <w:bookmarkStart w:id="4868" w:name="_Toc343415798"/>
        <w:bookmarkEnd w:id="4860"/>
        <w:bookmarkEnd w:id="4861"/>
        <w:bookmarkEnd w:id="4862"/>
        <w:bookmarkEnd w:id="4863"/>
        <w:bookmarkEnd w:id="4864"/>
        <w:bookmarkEnd w:id="4865"/>
        <w:bookmarkEnd w:id="4866"/>
        <w:bookmarkEnd w:id="4867"/>
        <w:bookmarkEnd w:id="4868"/>
      </w:del>
    </w:p>
    <w:p w14:paraId="0B842E9E" w14:textId="77777777" w:rsidR="006A21F7" w:rsidRPr="0049233F" w:rsidDel="00677FF8" w:rsidRDefault="006A21F7" w:rsidP="006A21F7">
      <w:pPr>
        <w:ind w:firstLine="540"/>
        <w:rPr>
          <w:del w:id="4869" w:author="The Si Tran" w:date="2012-12-10T20:40:00Z"/>
          <w:szCs w:val="26"/>
          <w:lang w:val="fr-FR"/>
          <w:rPrChange w:id="4870" w:author="The Si Tran" w:date="2012-12-05T23:02:00Z">
            <w:rPr>
              <w:del w:id="4871" w:author="The Si Tran" w:date="2012-12-10T20:40:00Z"/>
              <w:sz w:val="28"/>
              <w:szCs w:val="28"/>
              <w:lang w:val="fr-FR"/>
            </w:rPr>
          </w:rPrChange>
        </w:rPr>
      </w:pPr>
      <w:del w:id="4872" w:author="The Si Tran" w:date="2012-12-10T20:40:00Z">
        <w:r w:rsidRPr="0049233F" w:rsidDel="00677FF8">
          <w:rPr>
            <w:szCs w:val="26"/>
            <w:lang w:val="fr-FR"/>
            <w:rPrChange w:id="4873" w:author="The Si Tran" w:date="2012-12-05T23:02:00Z">
              <w:rPr>
                <w:sz w:val="28"/>
                <w:szCs w:val="28"/>
                <w:lang w:val="fr-FR"/>
              </w:rPr>
            </w:rPrChange>
          </w:rPr>
          <w:delText>n = Tổng số quan sát (của chuỗi thặng dư)</w:delText>
        </w:r>
        <w:bookmarkStart w:id="4874" w:name="_Toc343083612"/>
        <w:bookmarkStart w:id="4875" w:name="_Toc343083826"/>
        <w:bookmarkStart w:id="4876" w:name="_Toc343084037"/>
        <w:bookmarkStart w:id="4877" w:name="_Toc343220796"/>
        <w:bookmarkStart w:id="4878" w:name="_Toc343232300"/>
        <w:bookmarkStart w:id="4879" w:name="_Toc343232713"/>
        <w:bookmarkStart w:id="4880" w:name="_Toc343232998"/>
        <w:bookmarkStart w:id="4881" w:name="_Toc343415503"/>
        <w:bookmarkStart w:id="4882" w:name="_Toc343415799"/>
        <w:bookmarkEnd w:id="4874"/>
        <w:bookmarkEnd w:id="4875"/>
        <w:bookmarkEnd w:id="4876"/>
        <w:bookmarkEnd w:id="4877"/>
        <w:bookmarkEnd w:id="4878"/>
        <w:bookmarkEnd w:id="4879"/>
        <w:bookmarkEnd w:id="4880"/>
        <w:bookmarkEnd w:id="4881"/>
        <w:bookmarkEnd w:id="4882"/>
      </w:del>
    </w:p>
    <w:p w14:paraId="68FD2303" w14:textId="77777777" w:rsidR="006A21F7" w:rsidRPr="0049233F" w:rsidDel="00677FF8" w:rsidRDefault="006A21F7" w:rsidP="006A21F7">
      <w:pPr>
        <w:ind w:firstLine="540"/>
        <w:rPr>
          <w:del w:id="4883" w:author="The Si Tran" w:date="2012-12-10T20:40:00Z"/>
          <w:szCs w:val="26"/>
          <w:lang w:val="fr-FR"/>
          <w:rPrChange w:id="4884" w:author="The Si Tran" w:date="2012-12-05T23:02:00Z">
            <w:rPr>
              <w:del w:id="4885" w:author="The Si Tran" w:date="2012-12-10T20:40:00Z"/>
              <w:sz w:val="28"/>
              <w:szCs w:val="28"/>
              <w:lang w:val="fr-FR"/>
            </w:rPr>
          </w:rPrChange>
        </w:rPr>
      </w:pPr>
      <w:del w:id="4886" w:author="The Si Tran" w:date="2012-12-10T20:40:00Z">
        <w:r w:rsidRPr="0049233F" w:rsidDel="00677FF8">
          <w:rPr>
            <w:szCs w:val="26"/>
            <w:lang w:val="fr-FR"/>
            <w:rPrChange w:id="4887" w:author="The Si Tran" w:date="2012-12-05T23:02:00Z">
              <w:rPr>
                <w:sz w:val="28"/>
                <w:szCs w:val="28"/>
                <w:lang w:val="fr-FR"/>
              </w:rPr>
            </w:rPrChange>
          </w:rPr>
          <w:delText>r = tổng số tham số được ước lượng của mô hình ARIMA.</w:delText>
        </w:r>
        <w:bookmarkStart w:id="4888" w:name="_Toc343083613"/>
        <w:bookmarkStart w:id="4889" w:name="_Toc343083827"/>
        <w:bookmarkStart w:id="4890" w:name="_Toc343084038"/>
        <w:bookmarkStart w:id="4891" w:name="_Toc343220797"/>
        <w:bookmarkStart w:id="4892" w:name="_Toc343232301"/>
        <w:bookmarkStart w:id="4893" w:name="_Toc343232714"/>
        <w:bookmarkStart w:id="4894" w:name="_Toc343232999"/>
        <w:bookmarkStart w:id="4895" w:name="_Toc343415504"/>
        <w:bookmarkStart w:id="4896" w:name="_Toc343415800"/>
        <w:bookmarkEnd w:id="4888"/>
        <w:bookmarkEnd w:id="4889"/>
        <w:bookmarkEnd w:id="4890"/>
        <w:bookmarkEnd w:id="4891"/>
        <w:bookmarkEnd w:id="4892"/>
        <w:bookmarkEnd w:id="4893"/>
        <w:bookmarkEnd w:id="4894"/>
        <w:bookmarkEnd w:id="4895"/>
        <w:bookmarkEnd w:id="4896"/>
      </w:del>
    </w:p>
    <w:p w14:paraId="52350C18" w14:textId="77777777" w:rsidR="006A21F7" w:rsidRPr="0049233F" w:rsidDel="00677FF8" w:rsidRDefault="006A21F7" w:rsidP="006A21F7">
      <w:pPr>
        <w:ind w:firstLine="540"/>
        <w:rPr>
          <w:del w:id="4897" w:author="The Si Tran" w:date="2012-12-10T20:40:00Z"/>
          <w:szCs w:val="26"/>
          <w:lang w:val="fr-FR"/>
          <w:rPrChange w:id="4898" w:author="The Si Tran" w:date="2012-12-05T23:02:00Z">
            <w:rPr>
              <w:del w:id="4899" w:author="The Si Tran" w:date="2012-12-10T20:40:00Z"/>
              <w:sz w:val="28"/>
              <w:szCs w:val="28"/>
              <w:lang w:val="fr-FR"/>
            </w:rPr>
          </w:rPrChange>
        </w:rPr>
      </w:pPr>
      <w:bookmarkStart w:id="4900" w:name="_Toc343083614"/>
      <w:bookmarkStart w:id="4901" w:name="_Toc343083828"/>
      <w:bookmarkStart w:id="4902" w:name="_Toc343084039"/>
      <w:bookmarkStart w:id="4903" w:name="_Toc343220798"/>
      <w:bookmarkStart w:id="4904" w:name="_Toc343232302"/>
      <w:bookmarkStart w:id="4905" w:name="_Toc343232715"/>
      <w:bookmarkStart w:id="4906" w:name="_Toc343233000"/>
      <w:bookmarkStart w:id="4907" w:name="_Toc343415505"/>
      <w:bookmarkStart w:id="4908" w:name="_Toc343415801"/>
      <w:bookmarkEnd w:id="4900"/>
      <w:bookmarkEnd w:id="4901"/>
      <w:bookmarkEnd w:id="4902"/>
      <w:bookmarkEnd w:id="4903"/>
      <w:bookmarkEnd w:id="4904"/>
      <w:bookmarkEnd w:id="4905"/>
      <w:bookmarkEnd w:id="4906"/>
      <w:bookmarkEnd w:id="4907"/>
      <w:bookmarkEnd w:id="4908"/>
    </w:p>
    <w:p w14:paraId="581DE509" w14:textId="77777777" w:rsidR="006A21F7" w:rsidRPr="0049233F" w:rsidDel="00677FF8" w:rsidRDefault="006A21F7" w:rsidP="006A21F7">
      <w:pPr>
        <w:ind w:firstLine="540"/>
        <w:rPr>
          <w:del w:id="4909" w:author="The Si Tran" w:date="2012-12-10T20:40:00Z"/>
          <w:szCs w:val="26"/>
          <w:lang w:val="fr-FR"/>
          <w:rPrChange w:id="4910" w:author="The Si Tran" w:date="2012-12-05T23:02:00Z">
            <w:rPr>
              <w:del w:id="4911" w:author="The Si Tran" w:date="2012-12-10T20:40:00Z"/>
              <w:sz w:val="28"/>
              <w:szCs w:val="28"/>
              <w:lang w:val="fr-FR"/>
            </w:rPr>
          </w:rPrChange>
        </w:rPr>
      </w:pPr>
      <w:del w:id="4912" w:author="The Si Tran" w:date="2012-12-10T20:40:00Z">
        <w:r w:rsidRPr="0049233F" w:rsidDel="00677FF8">
          <w:rPr>
            <w:szCs w:val="26"/>
            <w:lang w:val="fr-FR"/>
            <w:rPrChange w:id="4913" w:author="The Si Tran" w:date="2012-12-05T23:02:00Z">
              <w:rPr>
                <w:sz w:val="28"/>
                <w:szCs w:val="28"/>
                <w:lang w:val="fr-FR"/>
              </w:rPr>
            </w:rPrChange>
          </w:rPr>
          <w:delText>Mô hình được lựa chọn là mô hình có AIC, BIC bé nhất.</w:delText>
        </w:r>
        <w:bookmarkStart w:id="4914" w:name="_Toc343083615"/>
        <w:bookmarkStart w:id="4915" w:name="_Toc343083829"/>
        <w:bookmarkStart w:id="4916" w:name="_Toc343084040"/>
        <w:bookmarkStart w:id="4917" w:name="_Toc343220799"/>
        <w:bookmarkStart w:id="4918" w:name="_Toc343232303"/>
        <w:bookmarkStart w:id="4919" w:name="_Toc343232716"/>
        <w:bookmarkStart w:id="4920" w:name="_Toc343233001"/>
        <w:bookmarkStart w:id="4921" w:name="_Toc343415506"/>
        <w:bookmarkStart w:id="4922" w:name="_Toc343415802"/>
        <w:bookmarkEnd w:id="4914"/>
        <w:bookmarkEnd w:id="4915"/>
        <w:bookmarkEnd w:id="4916"/>
        <w:bookmarkEnd w:id="4917"/>
        <w:bookmarkEnd w:id="4918"/>
        <w:bookmarkEnd w:id="4919"/>
        <w:bookmarkEnd w:id="4920"/>
        <w:bookmarkEnd w:id="4921"/>
        <w:bookmarkEnd w:id="4922"/>
      </w:del>
    </w:p>
    <w:p w14:paraId="0DE86ED4" w14:textId="77777777" w:rsidR="006A21F7" w:rsidRPr="0049233F" w:rsidDel="000C119A" w:rsidRDefault="006A21F7" w:rsidP="006A21F7">
      <w:pPr>
        <w:pStyle w:val="Heading2"/>
        <w:rPr>
          <w:del w:id="4923" w:author="The Si Tran" w:date="2012-12-06T22:00:00Z"/>
          <w:sz w:val="26"/>
          <w:szCs w:val="26"/>
          <w:lang w:val="fr-FR"/>
          <w:rPrChange w:id="4924" w:author="The Si Tran" w:date="2012-12-05T23:02:00Z">
            <w:rPr>
              <w:del w:id="4925" w:author="The Si Tran" w:date="2012-12-06T22:00:00Z"/>
              <w:lang w:val="fr-FR"/>
            </w:rPr>
          </w:rPrChange>
        </w:rPr>
      </w:pPr>
      <w:bookmarkStart w:id="4926" w:name="_Toc312142556"/>
      <w:del w:id="4927"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4928" w:name="_Toc343083616"/>
        <w:bookmarkStart w:id="4929" w:name="_Toc343083830"/>
        <w:bookmarkStart w:id="4930" w:name="_Toc343084041"/>
        <w:bookmarkStart w:id="4931" w:name="_Toc343220800"/>
        <w:bookmarkStart w:id="4932" w:name="_Toc343232304"/>
        <w:bookmarkStart w:id="4933" w:name="_Toc343232717"/>
        <w:bookmarkStart w:id="4934" w:name="_Toc343233002"/>
        <w:bookmarkStart w:id="4935" w:name="_Toc343415507"/>
        <w:bookmarkStart w:id="4936" w:name="_Toc343415803"/>
        <w:bookmarkEnd w:id="4926"/>
        <w:bookmarkEnd w:id="4928"/>
        <w:bookmarkEnd w:id="4929"/>
        <w:bookmarkEnd w:id="4930"/>
        <w:bookmarkEnd w:id="4931"/>
        <w:bookmarkEnd w:id="4932"/>
        <w:bookmarkEnd w:id="4933"/>
        <w:bookmarkEnd w:id="4934"/>
        <w:bookmarkEnd w:id="4935"/>
        <w:bookmarkEnd w:id="4936"/>
      </w:del>
    </w:p>
    <w:p w14:paraId="28F0655A" w14:textId="77777777" w:rsidR="006A21F7" w:rsidRPr="0049233F" w:rsidDel="000C119A" w:rsidRDefault="006A21F7" w:rsidP="006A21F7">
      <w:pPr>
        <w:ind w:firstLine="540"/>
        <w:rPr>
          <w:del w:id="4937" w:author="The Si Tran" w:date="2012-12-06T22:00:00Z"/>
          <w:szCs w:val="26"/>
          <w:lang w:val="pt-BR"/>
          <w:rPrChange w:id="4938" w:author="The Si Tran" w:date="2012-12-05T23:02:00Z">
            <w:rPr>
              <w:del w:id="4939" w:author="The Si Tran" w:date="2012-12-06T22:00:00Z"/>
              <w:sz w:val="28"/>
              <w:szCs w:val="28"/>
              <w:lang w:val="pt-BR"/>
            </w:rPr>
          </w:rPrChange>
        </w:rPr>
      </w:pPr>
      <w:del w:id="4940" w:author="The Si Tran" w:date="2012-12-06T22:00:00Z">
        <w:r w:rsidRPr="0049233F" w:rsidDel="000C119A">
          <w:rPr>
            <w:szCs w:val="26"/>
            <w:lang w:val="pt-BR"/>
            <w:rPrChange w:id="4941"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4942" w:name="_Toc343083617"/>
        <w:bookmarkStart w:id="4943" w:name="_Toc343083831"/>
        <w:bookmarkStart w:id="4944" w:name="_Toc343084042"/>
        <w:bookmarkStart w:id="4945" w:name="_Toc343220801"/>
        <w:bookmarkStart w:id="4946" w:name="_Toc343232305"/>
        <w:bookmarkStart w:id="4947" w:name="_Toc343232718"/>
        <w:bookmarkStart w:id="4948" w:name="_Toc343233003"/>
        <w:bookmarkStart w:id="4949" w:name="_Toc343415508"/>
        <w:bookmarkStart w:id="4950" w:name="_Toc343415804"/>
        <w:bookmarkEnd w:id="4942"/>
        <w:bookmarkEnd w:id="4943"/>
        <w:bookmarkEnd w:id="4944"/>
        <w:bookmarkEnd w:id="4945"/>
        <w:bookmarkEnd w:id="4946"/>
        <w:bookmarkEnd w:id="4947"/>
        <w:bookmarkEnd w:id="4948"/>
        <w:bookmarkEnd w:id="4949"/>
        <w:bookmarkEnd w:id="4950"/>
      </w:del>
    </w:p>
    <w:p w14:paraId="296CF93A" w14:textId="77777777" w:rsidR="006A21F7" w:rsidRPr="0049233F" w:rsidDel="000C119A" w:rsidRDefault="006A21F7" w:rsidP="006A21F7">
      <w:pPr>
        <w:ind w:firstLine="540"/>
        <w:rPr>
          <w:del w:id="4951" w:author="The Si Tran" w:date="2012-12-06T22:00:00Z"/>
          <w:szCs w:val="26"/>
          <w:lang w:val="pt-BR"/>
          <w:rPrChange w:id="4952" w:author="The Si Tran" w:date="2012-12-05T23:02:00Z">
            <w:rPr>
              <w:del w:id="4953" w:author="The Si Tran" w:date="2012-12-06T22:00:00Z"/>
              <w:sz w:val="28"/>
              <w:szCs w:val="28"/>
              <w:lang w:val="pt-BR"/>
            </w:rPr>
          </w:rPrChange>
        </w:rPr>
      </w:pPr>
      <w:del w:id="4954" w:author="The Si Tran" w:date="2012-12-06T22:00:00Z">
        <w:r w:rsidRPr="0049233F" w:rsidDel="000C119A">
          <w:rPr>
            <w:szCs w:val="26"/>
            <w:lang w:val="pt-BR"/>
            <w:rPrChange w:id="4955"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4956" w:name="_Toc343083618"/>
        <w:bookmarkStart w:id="4957" w:name="_Toc343083832"/>
        <w:bookmarkStart w:id="4958" w:name="_Toc343084043"/>
        <w:bookmarkStart w:id="4959" w:name="_Toc343220802"/>
        <w:bookmarkStart w:id="4960" w:name="_Toc343232306"/>
        <w:bookmarkStart w:id="4961" w:name="_Toc343232719"/>
        <w:bookmarkStart w:id="4962" w:name="_Toc343233004"/>
        <w:bookmarkStart w:id="4963" w:name="_Toc343415509"/>
        <w:bookmarkStart w:id="4964" w:name="_Toc343415805"/>
        <w:bookmarkEnd w:id="4956"/>
        <w:bookmarkEnd w:id="4957"/>
        <w:bookmarkEnd w:id="4958"/>
        <w:bookmarkEnd w:id="4959"/>
        <w:bookmarkEnd w:id="4960"/>
        <w:bookmarkEnd w:id="4961"/>
        <w:bookmarkEnd w:id="4962"/>
        <w:bookmarkEnd w:id="4963"/>
        <w:bookmarkEnd w:id="4964"/>
      </w:del>
    </w:p>
    <w:p w14:paraId="54A1DD24" w14:textId="77777777" w:rsidR="006A21F7" w:rsidRPr="0049233F" w:rsidDel="000C119A" w:rsidRDefault="006A21F7" w:rsidP="006A21F7">
      <w:pPr>
        <w:ind w:firstLine="540"/>
        <w:rPr>
          <w:del w:id="4965" w:author="The Si Tran" w:date="2012-12-06T22:00:00Z"/>
          <w:szCs w:val="26"/>
          <w:lang w:val="pt-BR"/>
          <w:rPrChange w:id="4966" w:author="The Si Tran" w:date="2012-12-05T23:02:00Z">
            <w:rPr>
              <w:del w:id="4967" w:author="The Si Tran" w:date="2012-12-06T22:00:00Z"/>
              <w:sz w:val="28"/>
              <w:szCs w:val="28"/>
              <w:lang w:val="pt-BR"/>
            </w:rPr>
          </w:rPrChange>
        </w:rPr>
      </w:pPr>
      <w:del w:id="4968" w:author="The Si Tran" w:date="2012-12-06T22:00:00Z">
        <w:r w:rsidRPr="0049233F" w:rsidDel="000C119A">
          <w:rPr>
            <w:szCs w:val="26"/>
            <w:lang w:val="pt-BR"/>
            <w:rPrChange w:id="4969"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4970" w:name="_Toc343083619"/>
        <w:bookmarkStart w:id="4971" w:name="_Toc343083833"/>
        <w:bookmarkStart w:id="4972" w:name="_Toc343084044"/>
        <w:bookmarkStart w:id="4973" w:name="_Toc343220803"/>
        <w:bookmarkStart w:id="4974" w:name="_Toc343232307"/>
        <w:bookmarkStart w:id="4975" w:name="_Toc343232720"/>
        <w:bookmarkStart w:id="4976" w:name="_Toc343233005"/>
        <w:bookmarkStart w:id="4977" w:name="_Toc343415510"/>
        <w:bookmarkStart w:id="4978" w:name="_Toc343415806"/>
        <w:bookmarkEnd w:id="4970"/>
        <w:bookmarkEnd w:id="4971"/>
        <w:bookmarkEnd w:id="4972"/>
        <w:bookmarkEnd w:id="4973"/>
        <w:bookmarkEnd w:id="4974"/>
        <w:bookmarkEnd w:id="4975"/>
        <w:bookmarkEnd w:id="4976"/>
        <w:bookmarkEnd w:id="4977"/>
        <w:bookmarkEnd w:id="4978"/>
      </w:del>
    </w:p>
    <w:p w14:paraId="60AD9B52" w14:textId="77777777" w:rsidR="006A21F7" w:rsidRPr="0049233F" w:rsidDel="000C119A" w:rsidRDefault="006A21F7" w:rsidP="006A21F7">
      <w:pPr>
        <w:ind w:firstLine="540"/>
        <w:rPr>
          <w:del w:id="4979" w:author="The Si Tran" w:date="2012-12-06T22:00:00Z"/>
          <w:szCs w:val="26"/>
          <w:lang w:val="pt-BR"/>
          <w:rPrChange w:id="4980" w:author="The Si Tran" w:date="2012-12-05T23:02:00Z">
            <w:rPr>
              <w:del w:id="4981" w:author="The Si Tran" w:date="2012-12-06T22:00:00Z"/>
              <w:sz w:val="28"/>
              <w:szCs w:val="28"/>
              <w:lang w:val="pt-BR"/>
            </w:rPr>
          </w:rPrChange>
        </w:rPr>
      </w:pPr>
      <w:del w:id="4982" w:author="The Si Tran" w:date="2012-12-06T22:00:00Z">
        <w:r w:rsidRPr="0049233F" w:rsidDel="000C119A">
          <w:rPr>
            <w:szCs w:val="26"/>
            <w:lang w:val="pt-BR"/>
            <w:rPrChange w:id="4983" w:author="The Si Tran" w:date="2012-12-05T23:02:00Z">
              <w:rPr>
                <w:sz w:val="28"/>
                <w:szCs w:val="28"/>
                <w:lang w:val="pt-BR"/>
              </w:rPr>
            </w:rPrChange>
          </w:rPr>
          <w:delText>Đối với mô hình ARMA(p,q), hàm tự tương quan và hàm tự tương quan riêng phần đều giảm dần.</w:delText>
        </w:r>
        <w:bookmarkStart w:id="4984" w:name="_Toc343083620"/>
        <w:bookmarkStart w:id="4985" w:name="_Toc343083834"/>
        <w:bookmarkStart w:id="4986" w:name="_Toc343084045"/>
        <w:bookmarkStart w:id="4987" w:name="_Toc343220804"/>
        <w:bookmarkStart w:id="4988" w:name="_Toc343232308"/>
        <w:bookmarkStart w:id="4989" w:name="_Toc343232721"/>
        <w:bookmarkStart w:id="4990" w:name="_Toc343233006"/>
        <w:bookmarkStart w:id="4991" w:name="_Toc343415511"/>
        <w:bookmarkStart w:id="4992" w:name="_Toc343415807"/>
        <w:bookmarkEnd w:id="4984"/>
        <w:bookmarkEnd w:id="4985"/>
        <w:bookmarkEnd w:id="4986"/>
        <w:bookmarkEnd w:id="4987"/>
        <w:bookmarkEnd w:id="4988"/>
        <w:bookmarkEnd w:id="4989"/>
        <w:bookmarkEnd w:id="4990"/>
        <w:bookmarkEnd w:id="4991"/>
        <w:bookmarkEnd w:id="4992"/>
      </w:del>
    </w:p>
    <w:p w14:paraId="7F2C928B" w14:textId="77777777" w:rsidR="006A21F7" w:rsidRPr="0049233F" w:rsidDel="000C119A" w:rsidRDefault="006A21F7" w:rsidP="006A21F7">
      <w:pPr>
        <w:ind w:firstLine="540"/>
        <w:rPr>
          <w:del w:id="4993" w:author="The Si Tran" w:date="2012-12-06T22:00:00Z"/>
          <w:szCs w:val="26"/>
          <w:lang w:val="pt-BR"/>
          <w:rPrChange w:id="4994" w:author="The Si Tran" w:date="2012-12-05T23:02:00Z">
            <w:rPr>
              <w:del w:id="4995" w:author="The Si Tran" w:date="2012-12-06T22:00:00Z"/>
              <w:sz w:val="28"/>
              <w:szCs w:val="28"/>
              <w:lang w:val="pt-BR"/>
            </w:rPr>
          </w:rPrChange>
        </w:rPr>
      </w:pPr>
      <w:del w:id="4996" w:author="The Si Tran" w:date="2012-12-06T22:00:00Z">
        <w:r w:rsidRPr="0049233F" w:rsidDel="000C119A">
          <w:rPr>
            <w:szCs w:val="26"/>
            <w:lang w:val="pt-BR"/>
            <w:rPrChange w:id="4997"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4998" w:name="_Toc343083621"/>
        <w:bookmarkStart w:id="4999" w:name="_Toc343083835"/>
        <w:bookmarkStart w:id="5000" w:name="_Toc343084046"/>
        <w:bookmarkStart w:id="5001" w:name="_Toc343220805"/>
        <w:bookmarkStart w:id="5002" w:name="_Toc343232309"/>
        <w:bookmarkStart w:id="5003" w:name="_Toc343232722"/>
        <w:bookmarkStart w:id="5004" w:name="_Toc343233007"/>
        <w:bookmarkStart w:id="5005" w:name="_Toc343415512"/>
        <w:bookmarkStart w:id="5006" w:name="_Toc343415808"/>
        <w:bookmarkEnd w:id="4998"/>
        <w:bookmarkEnd w:id="4999"/>
        <w:bookmarkEnd w:id="5000"/>
        <w:bookmarkEnd w:id="5001"/>
        <w:bookmarkEnd w:id="5002"/>
        <w:bookmarkEnd w:id="5003"/>
        <w:bookmarkEnd w:id="5004"/>
        <w:bookmarkEnd w:id="5005"/>
        <w:bookmarkEnd w:id="5006"/>
      </w:del>
    </w:p>
    <w:p w14:paraId="6BFEE511" w14:textId="77777777" w:rsidR="006A21F7" w:rsidRPr="0049233F" w:rsidDel="000C119A" w:rsidRDefault="006A21F7" w:rsidP="006A21F7">
      <w:pPr>
        <w:ind w:firstLine="540"/>
        <w:rPr>
          <w:del w:id="5007" w:author="The Si Tran" w:date="2012-12-06T22:00:00Z"/>
          <w:szCs w:val="26"/>
          <w:lang w:val="pt-BR"/>
          <w:rPrChange w:id="5008" w:author="The Si Tran" w:date="2012-12-05T23:02:00Z">
            <w:rPr>
              <w:del w:id="5009" w:author="The Si Tran" w:date="2012-12-06T22:00:00Z"/>
              <w:sz w:val="28"/>
              <w:szCs w:val="28"/>
              <w:lang w:val="pt-BR"/>
            </w:rPr>
          </w:rPrChange>
        </w:rPr>
      </w:pPr>
      <w:del w:id="5010" w:author="The Si Tran" w:date="2012-12-06T22:00:00Z">
        <w:r w:rsidRPr="0049233F" w:rsidDel="000C119A">
          <w:rPr>
            <w:szCs w:val="26"/>
            <w:lang w:val="pt-BR"/>
            <w:rPrChange w:id="5011"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012" w:name="_Toc343083622"/>
        <w:bookmarkStart w:id="5013" w:name="_Toc343083836"/>
        <w:bookmarkStart w:id="5014" w:name="_Toc343084047"/>
        <w:bookmarkStart w:id="5015" w:name="_Toc343220806"/>
        <w:bookmarkStart w:id="5016" w:name="_Toc343232310"/>
        <w:bookmarkStart w:id="5017" w:name="_Toc343232723"/>
        <w:bookmarkStart w:id="5018" w:name="_Toc343233008"/>
        <w:bookmarkStart w:id="5019" w:name="_Toc343415513"/>
        <w:bookmarkStart w:id="5020" w:name="_Toc343415809"/>
        <w:bookmarkEnd w:id="5012"/>
        <w:bookmarkEnd w:id="5013"/>
        <w:bookmarkEnd w:id="5014"/>
        <w:bookmarkEnd w:id="5015"/>
        <w:bookmarkEnd w:id="5016"/>
        <w:bookmarkEnd w:id="5017"/>
        <w:bookmarkEnd w:id="5018"/>
        <w:bookmarkEnd w:id="5019"/>
        <w:bookmarkEnd w:id="5020"/>
      </w:del>
    </w:p>
    <w:p w14:paraId="2CA69FB5" w14:textId="77777777" w:rsidR="006A21F7" w:rsidRDefault="00DA1F81">
      <w:pPr>
        <w:pStyle w:val="Heading2"/>
        <w:rPr>
          <w:ins w:id="5021" w:author="The Si Tran" w:date="2012-12-06T22:00:00Z"/>
        </w:rPr>
        <w:pPrChange w:id="5022" w:author="The Si Tran" w:date="2012-12-06T22:00:00Z">
          <w:pPr/>
        </w:pPrChange>
      </w:pPr>
      <w:bookmarkStart w:id="5023" w:name="_Toc343415810"/>
      <w:ins w:id="5024" w:author="The Si Tran" w:date="2012-12-06T22:00:00Z">
        <w:r>
          <w:t>Xây dựng mô hình SARIMA</w:t>
        </w:r>
        <w:bookmarkEnd w:id="5023"/>
      </w:ins>
    </w:p>
    <w:p w14:paraId="0F49B734" w14:textId="77777777" w:rsidR="00DA1F81" w:rsidRDefault="00DA1F81">
      <w:pPr>
        <w:rPr>
          <w:ins w:id="5025" w:author="The Si Tran" w:date="2012-12-06T22:01:00Z"/>
        </w:rPr>
      </w:pPr>
      <w:ins w:id="5026" w:author="The Si Tran" w:date="2012-12-06T22:01:00Z">
        <w:r>
          <w:t xml:space="preserve">Cấu trúc của mô hình dự đoán </w:t>
        </w:r>
      </w:ins>
      <w:ins w:id="5027" w:author="The Si Tran" w:date="2012-12-10T19:55:00Z">
        <w:r w:rsidR="001611FB">
          <w:t>S</w:t>
        </w:r>
      </w:ins>
      <w:ins w:id="5028" w:author="The Si Tran" w:date="2012-12-06T22:01:00Z">
        <w:r>
          <w:t>ARIMA gồm 4 thành phần chính:</w:t>
        </w:r>
      </w:ins>
    </w:p>
    <w:p w14:paraId="1A05EE34" w14:textId="77777777" w:rsidR="00DA1F81" w:rsidRPr="00AC1C82" w:rsidRDefault="00DA1F81">
      <w:pPr>
        <w:pStyle w:val="BuletL1"/>
        <w:rPr>
          <w:ins w:id="5029" w:author="The Si Tran" w:date="2012-12-06T22:01:00Z"/>
        </w:rPr>
        <w:pPrChange w:id="5030" w:author="The Si Tran" w:date="2012-12-16T10:35:00Z">
          <w:pPr/>
        </w:pPrChange>
      </w:pPr>
      <w:ins w:id="5031" w:author="The Si Tran" w:date="2012-12-06T22:01:00Z">
        <w:r w:rsidRPr="00DA1F81">
          <w:rPr>
            <w:rPrChange w:id="5032" w:author="The Si Tran" w:date="2012-12-06T22:02:00Z">
              <w:rPr/>
            </w:rPrChange>
          </w:rPr>
          <w:t xml:space="preserve">Thành phần nhận dạng mô hình (Model identification): ước lượng và xấp xỉ cấu trúc cho </w:t>
        </w:r>
      </w:ins>
      <w:ins w:id="5033" w:author="The Si Tran" w:date="2012-12-10T19:58:00Z">
        <w:r w:rsidR="00E54E7E">
          <w:t xml:space="preserve">các </w:t>
        </w:r>
      </w:ins>
      <w:ins w:id="5034" w:author="The Si Tran" w:date="2012-12-06T22:01:00Z">
        <w:r w:rsidRPr="00DA1F81">
          <w:rPr>
            <w:rPrChange w:id="5035" w:author="The Si Tran" w:date="2012-12-06T22:02:00Z">
              <w:rPr/>
            </w:rPrChange>
          </w:rPr>
          <w:t>mố</w:t>
        </w:r>
        <w:r w:rsidR="00E54E7E">
          <w:rPr>
            <w:rPrChange w:id="5036" w:author="The Si Tran" w:date="2012-12-06T22:02:00Z">
              <w:rPr/>
            </w:rPrChange>
          </w:rPr>
          <w:t>i tương quan tồn tại</w:t>
        </w:r>
        <w:r w:rsidRPr="00DA1F81">
          <w:rPr>
            <w:rPrChange w:id="5037" w:author="The Si Tran" w:date="2012-12-06T22:02:00Z">
              <w:rPr/>
            </w:rPrChange>
          </w:rPr>
          <w:t xml:space="preserve"> trong dữ liệu đã thu thập được. Thành phần </w:t>
        </w:r>
        <w:r w:rsidRPr="00DA1F81">
          <w:rPr>
            <w:rPrChange w:id="5038" w:author="The Si Tran" w:date="2012-12-06T22:02:00Z">
              <w:rPr/>
            </w:rPrChange>
          </w:rPr>
          <w:lastRenderedPageBreak/>
          <w:t>này nhận dạng đượ</w:t>
        </w:r>
        <w:r w:rsidR="00AF035F">
          <w:rPr>
            <w:rPrChange w:id="5039" w:author="The Si Tran" w:date="2012-12-06T22:02:00Z">
              <w:rPr/>
            </w:rPrChange>
          </w:rPr>
          <w:t>c mô hình</w:t>
        </w:r>
        <w:r w:rsidRPr="00DA1F81">
          <w:rPr>
            <w:rPrChange w:id="5040" w:author="The Si Tran" w:date="2012-12-06T22:02:00Z">
              <w:rPr/>
            </w:rPrChange>
          </w:rPr>
          <w:t xml:space="preserve"> một cách tự động bằng cách phân tích hệ số tự tương quan và hệ số tự</w:t>
        </w:r>
        <w:r w:rsidR="008B3DEB">
          <w:rPr>
            <w:rPrChange w:id="5041" w:author="The Si Tran" w:date="2012-12-06T22:02:00Z">
              <w:rPr/>
            </w:rPrChange>
          </w:rPr>
          <w:t xml:space="preserve"> tương quan riêng</w:t>
        </w:r>
        <w:r w:rsidRPr="00DA1F81">
          <w:rPr>
            <w:rPrChange w:id="5042"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043" w:author="The Si Tran" w:date="2012-12-06T22:01:00Z"/>
        </w:rPr>
        <w:pPrChange w:id="5044" w:author="The Si Tran" w:date="2012-12-16T10:35:00Z">
          <w:pPr/>
        </w:pPrChange>
      </w:pPr>
      <w:ins w:id="5045" w:author="The Si Tran" w:date="2012-12-06T22:01:00Z">
        <w:r w:rsidRPr="00DA1F81">
          <w:rPr>
            <w:rPrChange w:id="5046" w:author="The Si Tran" w:date="2012-12-06T22:02:00Z">
              <w:rPr/>
            </w:rPrChange>
          </w:rPr>
          <w:t xml:space="preserve">Thành phần </w:t>
        </w:r>
      </w:ins>
      <w:ins w:id="5047" w:author="The Si Tran" w:date="2012-12-10T20:00:00Z">
        <w:r w:rsidR="00545F04">
          <w:t>khử</w:t>
        </w:r>
        <w:r w:rsidR="00290F01">
          <w:t xml:space="preserve"> mùa và </w:t>
        </w:r>
        <w:r w:rsidR="00545F04">
          <w:t>xu hướng</w:t>
        </w:r>
      </w:ins>
      <w:ins w:id="5048" w:author="The Si Tran" w:date="2012-12-06T22:01:00Z">
        <w:r w:rsidRPr="00DA1F81">
          <w:rPr>
            <w:rPrChange w:id="5049" w:author="The Si Tran" w:date="2012-12-06T22:02:00Z">
              <w:rPr/>
            </w:rPrChange>
          </w:rPr>
          <w:t xml:space="preserve"> (Recursive differencer/integrator): dùng để chuyển đổi các chuỗi dữ liệu không tĩnh hoặc có tính mùa sang chuỗi dữ liệu t</w:t>
        </w:r>
        <w:r w:rsidR="00E47C73">
          <w:rPr>
            <w:rPrChange w:id="5050" w:author="The Si Tran" w:date="2012-12-06T22:02:00Z">
              <w:rPr/>
            </w:rPrChange>
          </w:rPr>
          <w:t>ĩnh</w:t>
        </w:r>
        <w:r w:rsidRPr="00DA1F81">
          <w:rPr>
            <w:rPrChange w:id="5051" w:author="The Si Tran" w:date="2012-12-06T22:02:00Z">
              <w:rPr/>
            </w:rPrChange>
          </w:rPr>
          <w:t xml:space="preserve"> trước khi áp dụng các giải thuật để ước lượng các tham số cho mô hình. Bởi vì mô hình ARIMA chỉ </w:t>
        </w:r>
      </w:ins>
      <w:ins w:id="5052" w:author="The Si Tran" w:date="2012-12-10T20:05:00Z">
        <w:r w:rsidR="00E47C73">
          <w:t>phù hợp</w:t>
        </w:r>
      </w:ins>
      <w:ins w:id="5053" w:author="The Si Tran" w:date="2012-12-06T22:01:00Z">
        <w:r w:rsidRPr="00DA1F81">
          <w:rPr>
            <w:rPrChange w:id="5054"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055" w:author="The Si Tran" w:date="2012-12-06T22:01:00Z"/>
        </w:rPr>
        <w:pPrChange w:id="5056" w:author="The Si Tran" w:date="2012-12-16T10:36:00Z">
          <w:pPr/>
        </w:pPrChange>
      </w:pPr>
      <w:ins w:id="5057" w:author="The Si Tran" w:date="2012-12-06T22:01:00Z">
        <w:r w:rsidRPr="00DA1F81">
          <w:rPr>
            <w:rPrChange w:id="5058"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059" w:author="The Si Tran" w:date="2012-12-06T22:02:00Z">
              <w:rPr/>
            </w:rPrChange>
          </w:rPr>
          <w:t xml:space="preserve"> vi</w:t>
        </w:r>
        <w:r w:rsidRPr="00DA1F81">
          <w:rPr>
            <w:rPrChange w:id="5060" w:author="The Si Tran" w:date="2012-12-06T22:02:00Z">
              <w:rPr/>
            </w:rPrChange>
          </w:rPr>
          <w:t xml:space="preserve"> phạm thì mô hình ước lượng sẽ không chính xác.</w:t>
        </w:r>
      </w:ins>
    </w:p>
    <w:p w14:paraId="082BDC3A" w14:textId="77777777" w:rsidR="00DA1F81" w:rsidRDefault="00DA1F81">
      <w:pPr>
        <w:pStyle w:val="BuletL1"/>
        <w:rPr>
          <w:ins w:id="5061" w:author="The Si Tran" w:date="2012-12-06T22:08:00Z"/>
        </w:rPr>
        <w:pPrChange w:id="5062" w:author="The Si Tran" w:date="2012-12-16T10:36:00Z">
          <w:pPr/>
        </w:pPrChange>
      </w:pPr>
      <w:ins w:id="5063" w:author="The Si Tran" w:date="2012-12-06T22:01:00Z">
        <w:r w:rsidRPr="00DA1F81">
          <w:rPr>
            <w:rPrChange w:id="5064" w:author="The Si Tran" w:date="2012-12-06T22:03:00Z">
              <w:rPr/>
            </w:rPrChange>
          </w:rPr>
          <w:t>Thành phần dự đoán (N-step ahead predictor): tạo giá trị dự đoán cho các giai đoạn tiếp theo dựa vào mô hình đã ước lượng được.</w:t>
        </w:r>
      </w:ins>
    </w:p>
    <w:p w14:paraId="15AC5C76" w14:textId="77777777" w:rsidR="00363B91" w:rsidRDefault="00363B91" w:rsidP="00E231FB">
      <w:pPr>
        <w:ind w:firstLine="0"/>
        <w:rPr>
          <w:ins w:id="5065" w:author="The Si Tran" w:date="2012-12-06T22:14:00Z"/>
          <w:szCs w:val="26"/>
        </w:rPr>
      </w:pPr>
      <w:ins w:id="5066" w:author="The Si Tran" w:date="2012-12-06T22:08:00Z">
        <w:r>
          <w:rPr>
            <w:noProof/>
          </w:rPr>
          <w:lastRenderedPageBreak/>
          <mc:AlternateContent>
            <mc:Choice Requires="wpc">
              <w:drawing>
                <wp:inline distT="0" distB="0" distL="0" distR="0" wp14:anchorId="20632EDC" wp14:editId="03694649">
                  <wp:extent cx="5805377" cy="5972175"/>
                  <wp:effectExtent l="0" t="0" r="24130" b="28575"/>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776181"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350BDD" w:rsidRDefault="00350BDD" w:rsidP="00097101">
                                <w:pPr>
                                  <w:spacing w:line="240" w:lineRule="auto"/>
                                  <w:jc w:val="center"/>
                                </w:pPr>
                                <w:r w:rsidRPr="00363B91">
                                  <w:rPr>
                                    <w:sz w:val="22"/>
                                    <w:rPrChange w:id="5067"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61877"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350BDD" w:rsidRDefault="00350BDD"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326970"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350BDD" w:rsidRDefault="00350BDD"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525642"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350BDD" w:rsidRDefault="00350BDD"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501160"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815303"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813563"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3006983"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569083"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447990"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350BDD" w:rsidRDefault="00350BDD" w:rsidP="00363B91">
                                <w:r w:rsidRPr="00363B91">
                                  <w:rPr>
                                    <w:sz w:val="22"/>
                                    <w:rPrChange w:id="5068"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565832"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350BDD" w:rsidRDefault="00350BDD" w:rsidP="00363B91">
                                <w:pPr>
                                  <w:jc w:val="center"/>
                                </w:pPr>
                                <w:r w:rsidRPr="00363B91">
                                  <w:rPr>
                                    <w:sz w:val="22"/>
                                    <w:rPrChange w:id="5069"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925181"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350BDD" w:rsidRPr="00363B91" w:rsidRDefault="00350BDD" w:rsidP="00097101">
                                <w:pPr>
                                  <w:spacing w:before="0" w:line="240" w:lineRule="auto"/>
                                  <w:jc w:val="center"/>
                                  <w:rPr>
                                    <w:sz w:val="22"/>
                                    <w:rPrChange w:id="5070" w:author="The Si Tran" w:date="2012-12-06T22:09:00Z">
                                      <w:rPr/>
                                    </w:rPrChange>
                                  </w:rPr>
                                </w:pPr>
                                <w:r w:rsidRPr="00363B91">
                                  <w:rPr>
                                    <w:sz w:val="22"/>
                                    <w:rPrChange w:id="5071"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072896"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350BDD" w:rsidRDefault="00350BDD" w:rsidP="00363B91">
                                <w:pPr>
                                  <w:jc w:val="center"/>
                                </w:pPr>
                                <w:r w:rsidRPr="00363B91">
                                  <w:rPr>
                                    <w:sz w:val="22"/>
                                    <w:rPrChange w:id="5072"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906454"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350BDD" w:rsidRDefault="00350BD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96149"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350BDD" w:rsidRDefault="00350BD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815303"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500940"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187075"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189784"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188579"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587885"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350BDD" w:rsidRDefault="00350BDD"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887599"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350BDD" w:rsidRDefault="00350BDD"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191654"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629228"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350BDD" w:rsidRDefault="00350BDD">
                                <w:pPr>
                                  <w:pStyle w:val="EquationIndex"/>
                                  <w:pPrChange w:id="5073" w:author="The Si Tran" w:date="2012-12-15T08:20:00Z">
                                    <w:pPr/>
                                  </w:pPrChange>
                                </w:pPr>
                                <w:del w:id="5074" w:author="The Si Tran" w:date="2012-12-10T20:08:00Z">
                                  <w:r w:rsidDel="00A213DB">
                                    <w:delText>y(t)</w:delText>
                                  </w:r>
                                </w:del>
                                <w:ins w:id="5075"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225598"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350BDD" w:rsidRDefault="00350BDD">
                                <w:pPr>
                                  <w:pStyle w:val="EquationIndex"/>
                                  <w:rPr>
                                    <w:szCs w:val="24"/>
                                  </w:rPr>
                                  <w:pPrChange w:id="5076" w:author="The Si Tran" w:date="2012-12-15T08:20:00Z">
                                    <w:pPr>
                                      <w:pStyle w:val="NormalWeb"/>
                                      <w:spacing w:before="120" w:beforeAutospacing="0" w:after="0" w:afterAutospacing="0" w:line="360" w:lineRule="auto"/>
                                      <w:jc w:val="both"/>
                                    </w:pPr>
                                  </w:pPrChange>
                                </w:pPr>
                                <w:ins w:id="5077"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078" w:author="The Si Tran" w:date="2012-12-10T20:11:00Z">
                                  <m:oMath>
                                    <m:r>
                                      <m:rPr>
                                        <m:sty m:val="p"/>
                                      </m:rPr>
                                      <w:rPr>
                                        <w:rFonts w:ascii="Cambria Math" w:hAnsi="Cambria Math"/>
                                      </w:rPr>
                                      <m:t>)</m:t>
                                    </m:r>
                                  </m:oMath>
                                </w:ins>
                                <w:del w:id="5079"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174683"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350BDD" w:rsidRPr="00B0605D" w:rsidRDefault="00350BDD">
                                <w:pPr>
                                  <w:pStyle w:val="EquationIndex"/>
                                  <w:rPr>
                                    <w:rFonts w:asciiTheme="majorHAnsi" w:hAnsiTheme="majorHAnsi"/>
                                    <w:rPrChange w:id="5080" w:author="The Si Tran" w:date="2012-12-16T08:10:00Z">
                                      <w:rPr/>
                                    </w:rPrChange>
                                  </w:rPr>
                                  <w:pPrChange w:id="5081" w:author="The Si Tran" w:date="2012-12-15T08:20:00Z">
                                    <w:pPr/>
                                  </w:pPrChange>
                                </w:pPr>
                                <w:del w:id="5082" w:author="The Si Tran" w:date="2012-12-10T20:08:00Z">
                                  <w:r w:rsidRPr="00090AB7" w:rsidDel="00A213DB">
                                    <w:rPr>
                                      <w:rStyle w:val="EquationIndexChar"/>
                                      <w:rPrChange w:id="5083" w:author="The Si Tran" w:date="2012-12-15T08:20:00Z">
                                        <w:rPr/>
                                      </w:rPrChange>
                                    </w:rPr>
                                    <w:delText>y(t)</w:delText>
                                  </w:r>
                                </w:del>
                                <m:oMath>
                                  <m:acc>
                                    <m:accPr>
                                      <m:ctrlPr>
                                        <w:ins w:id="5084" w:author="The Si Tran" w:date="2012-12-10T20:12:00Z">
                                          <w:rPr>
                                            <w:rStyle w:val="EquationIndexChar"/>
                                            <w:rFonts w:ascii="Cambria Math" w:hAnsi="Cambria Math"/>
                                            <w:i/>
                                          </w:rPr>
                                        </w:ins>
                                      </m:ctrlPr>
                                    </m:accPr>
                                    <m:e>
                                      <w:ins w:id="5085" w:author="The Si Tran" w:date="2012-12-10T20:12:00Z">
                                        <m:r>
                                          <w:rPr>
                                            <w:rStyle w:val="EquationIndexChar"/>
                                            <w:rPrChange w:id="5086" w:author="The Si Tran" w:date="2012-12-16T08:10:00Z">
                                              <w:rPr>
                                                <w:rFonts w:ascii="Cambria Math" w:hAnsi="Cambria Math"/>
                                              </w:rPr>
                                            </w:rPrChange>
                                          </w:rPr>
                                          <m:t>y</m:t>
                                        </m:r>
                                      </w:ins>
                                    </m:e>
                                  </m:acc>
                                  <w:ins w:id="5087" w:author="The Si Tran" w:date="2012-12-10T20:08:00Z">
                                    <m:r>
                                      <w:rPr>
                                        <w:rStyle w:val="EquationIndexChar"/>
                                        <w:rPrChange w:id="5088" w:author="The Si Tran" w:date="2012-12-16T08:10:00Z">
                                          <w:rPr>
                                            <w:rFonts w:ascii="Cambria Math" w:hAnsi="Cambria Math"/>
                                          </w:rPr>
                                        </w:rPrChange>
                                      </w:rPr>
                                      <m:t>(t</m:t>
                                    </m:r>
                                  </w:ins>
                                  <w:ins w:id="5089" w:author="The Si Tran" w:date="2012-12-10T20:13:00Z">
                                    <m:r>
                                      <w:rPr>
                                        <w:rStyle w:val="EquationIndexChar"/>
                                        <w:rPrChange w:id="5090" w:author="The Si Tran" w:date="2012-12-16T08:10:00Z">
                                          <w:rPr>
                                            <w:rFonts w:ascii="Cambria Math" w:hAnsi="Cambria Math"/>
                                          </w:rPr>
                                        </w:rPrChange>
                                      </w:rPr>
                                      <m:t>+</m:t>
                                    </m:r>
                                    <m:r>
                                      <w:rPr>
                                        <w:rFonts w:ascii="Cambria Math" w:hAnsi="Cambria Math"/>
                                      </w:rPr>
                                      <m:t>n</m:t>
                                    </m:r>
                                  </w:ins>
                                  <w:ins w:id="5091" w:author="The Si Tran" w:date="2012-12-10T20:08:00Z">
                                    <m:r>
                                      <m:rPr>
                                        <m:sty m:val="p"/>
                                      </m:rPr>
                                      <w:rPr>
                                        <w:rFonts w:ascii="Cambria Math" w:hAnsi="Cambria Math"/>
                                        <w:rPrChange w:id="5092" w:author="The Si Tran" w:date="2012-12-16T08:10:00Z">
                                          <w:rPr>
                                            <w:rFonts w:ascii="Cambria Math" w:hAnsi="Cambria Math"/>
                                          </w:rPr>
                                        </w:rPrChange>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371098"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350BDD" w:rsidRDefault="00350BDD">
                                <w:pPr>
                                  <w:pStyle w:val="EquationIndex"/>
                                  <w:pPrChange w:id="5093" w:author="The Si Tran" w:date="2012-12-15T08:20:00Z">
                                    <w:pPr/>
                                  </w:pPrChange>
                                </w:pPr>
                                <w:del w:id="5094" w:author="The Si Tran" w:date="2012-12-10T20:08:00Z">
                                  <w:r w:rsidDel="00A213DB">
                                    <w:delText>y(t)</w:delText>
                                  </w:r>
                                </w:del>
                                <m:oMath>
                                  <m:acc>
                                    <m:accPr>
                                      <m:ctrlPr>
                                        <w:ins w:id="5095" w:author="The Si Tran" w:date="2012-12-10T20:12:00Z">
                                          <w:rPr>
                                            <w:rFonts w:ascii="Cambria Math" w:hAnsi="Cambria Math"/>
                                          </w:rPr>
                                        </w:ins>
                                      </m:ctrlPr>
                                    </m:accPr>
                                    <m:e>
                                      <w:ins w:id="5096" w:author="The Si Tran" w:date="2012-12-10T20:12:00Z">
                                        <m:r>
                                          <w:rPr>
                                            <w:rFonts w:ascii="Cambria Math" w:hAnsi="Cambria Math"/>
                                          </w:rPr>
                                          <m:t>y</m:t>
                                        </m:r>
                                      </w:ins>
                                    </m:e>
                                  </m:acc>
                                  <w:ins w:id="5097" w:author="The Si Tran" w:date="2012-12-10T20:08:00Z">
                                    <m:r>
                                      <m:rPr>
                                        <m:sty m:val="p"/>
                                      </m:rPr>
                                      <w:rPr>
                                        <w:rFonts w:ascii="Cambria Math" w:hAnsi="Cambria Math"/>
                                      </w:rPr>
                                      <m:t>(</m:t>
                                    </m:r>
                                    <m:r>
                                      <w:rPr>
                                        <w:rFonts w:ascii="Cambria Math" w:hAnsi="Cambria Math"/>
                                      </w:rPr>
                                      <m:t>t</m:t>
                                    </m:r>
                                  </w:ins>
                                  <w:ins w:id="5098" w:author="The Si Tran" w:date="2012-12-10T20:13:00Z">
                                    <m:r>
                                      <m:rPr>
                                        <m:sty m:val="p"/>
                                      </m:rPr>
                                      <w:rPr>
                                        <w:rFonts w:ascii="Cambria Math" w:hAnsi="Cambria Math"/>
                                      </w:rPr>
                                      <m:t>+</m:t>
                                    </m:r>
                                    <m:r>
                                      <w:rPr>
                                        <w:rFonts w:ascii="Cambria Math" w:hAnsi="Cambria Math"/>
                                      </w:rPr>
                                      <m:t>n</m:t>
                                    </m:r>
                                  </w:ins>
                                  <w:ins w:id="5099"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3" o:spid="_x0000_s1037" editas="canvas" style="width:457.1pt;height:470.25pt;mso-position-horizontal-relative:char;mso-position-vertical-relative:line" coordsize="5805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">
                  <v:shape id="_x0000_s1038" type="#_x0000_t75" style="position:absolute;width:58051;height:59721;visibility:visible;mso-wrap-style:square" stroked="t" strokecolor="black [3213]">
                    <v:fill o:detectmouseclick="t"/>
                    <v:path o:connecttype="none"/>
                  </v:shape>
                  <v:roundrect id="Rounded Rectangle 66" o:spid="_x0000_s1039" style="position:absolute;left:17761;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350BDD" w:rsidRDefault="00350BDD" w:rsidP="00097101">
                          <w:pPr>
                            <w:spacing w:line="240" w:lineRule="auto"/>
                            <w:jc w:val="center"/>
                          </w:pPr>
                          <w:r w:rsidRPr="00363B91">
                            <w:rPr>
                              <w:sz w:val="22"/>
                              <w:rPrChange w:id="5100" w:author="The Si Tran" w:date="2012-12-06T22:10:00Z">
                                <w:rPr/>
                              </w:rPrChange>
                            </w:rPr>
                            <w:t>MODEL STRUCTURE</w:t>
                          </w:r>
                          <w:r>
                            <w:t xml:space="preserve"> IDENTIFIER</w:t>
                          </w:r>
                        </w:p>
                      </w:txbxContent>
                    </v:textbox>
                  </v:roundrect>
                  <v:roundrect id="Rounded Rectangle 67" o:spid="_x0000_s1040" style="position:absolute;left:30618;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350BDD" w:rsidRDefault="00350BDD"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41" style="position:absolute;left:3269;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350BDD" w:rsidRDefault="00350BDD"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2" style="position:absolute;left:5256;top:44317;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350BDD" w:rsidRDefault="00350BDD"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3" type="#_x0000_t32" style="position:absolute;left:25011;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4" type="#_x0000_t32" style="position:absolute;left:38153;top:27496;width:1;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5" type="#_x0000_t32" style="position:absolute;left:38135;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6" type="#_x0000_t35" style="position:absolute;left:30070;top:32061;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7" type="#_x0000_t32" style="position:absolute;left:45690;top:19149;width:2792;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8" type="#_x0000_t202" style="position:absolute;left:4479;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350BDD" w:rsidRDefault="00350BDD" w:rsidP="00363B91">
                          <w:r w:rsidRPr="00363B91">
                            <w:rPr>
                              <w:sz w:val="22"/>
                              <w:rPrChange w:id="5101" w:author="The Si Tran" w:date="2012-12-06T22:08:00Z">
                                <w:rPr/>
                              </w:rPrChange>
                            </w:rPr>
                            <w:t xml:space="preserve">Stationary </w:t>
                          </w:r>
                          <w:r>
                            <w:t>Series</w:t>
                          </w:r>
                        </w:p>
                      </w:txbxContent>
                    </v:textbox>
                  </v:shape>
                  <v:shape id="Text Box 76" o:spid="_x0000_s1049" type="#_x0000_t202" style="position:absolute;left:35658;top:6603;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350BDD" w:rsidRDefault="00350BDD" w:rsidP="00363B91">
                          <w:pPr>
                            <w:jc w:val="center"/>
                          </w:pPr>
                          <w:r w:rsidRPr="00363B91">
                            <w:rPr>
                              <w:sz w:val="22"/>
                              <w:rPrChange w:id="5102" w:author="The Si Tran" w:date="2012-12-06T22:09:00Z">
                                <w:rPr/>
                              </w:rPrChange>
                            </w:rPr>
                            <w:t>Non-stationary and/or Seasonal</w:t>
                          </w:r>
                          <w:r>
                            <w:t xml:space="preserve"> series</w:t>
                          </w:r>
                        </w:p>
                      </w:txbxContent>
                    </v:textbox>
                  </v:shape>
                  <v:shape id="Text Box 77" o:spid="_x0000_s1050" type="#_x0000_t202" style="position:absolute;left:49251;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350BDD" w:rsidRPr="00363B91" w:rsidRDefault="00350BDD" w:rsidP="00097101">
                          <w:pPr>
                            <w:spacing w:before="0" w:line="240" w:lineRule="auto"/>
                            <w:jc w:val="center"/>
                            <w:rPr>
                              <w:sz w:val="22"/>
                              <w:rPrChange w:id="5103" w:author="The Si Tran" w:date="2012-12-06T22:09:00Z">
                                <w:rPr/>
                              </w:rPrChange>
                            </w:rPr>
                          </w:pPr>
                          <w:r w:rsidRPr="00363B91">
                            <w:rPr>
                              <w:sz w:val="22"/>
                              <w:rPrChange w:id="5104" w:author="The Si Tran" w:date="2012-12-06T22:09:00Z">
                                <w:rPr/>
                              </w:rPrChange>
                            </w:rPr>
                            <w:t>Forecasts for Original Series</w:t>
                          </w:r>
                        </w:p>
                      </w:txbxContent>
                    </v:textbox>
                  </v:shape>
                  <v:shape id="Text Box 78" o:spid="_x0000_s1051" type="#_x0000_t202" style="position:absolute;left:40728;top:28584;width:9317;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350BDD" w:rsidRDefault="00350BDD" w:rsidP="00363B91">
                          <w:pPr>
                            <w:jc w:val="center"/>
                          </w:pPr>
                          <w:r w:rsidRPr="00363B91">
                            <w:rPr>
                              <w:sz w:val="22"/>
                              <w:rPrChange w:id="5105" w:author="The Si Tran" w:date="2012-12-06T22:10:00Z">
                                <w:rPr/>
                              </w:rPrChange>
                            </w:rPr>
                            <w:t>Difference</w:t>
                          </w:r>
                          <w:r>
                            <w:t>d Series</w:t>
                          </w:r>
                        </w:p>
                      </w:txbxContent>
                    </v:textbox>
                  </v:shape>
                  <v:shape id="Text Box 18" o:spid="_x0000_s1052" type="#_x0000_t202" style="position:absolute;left:39064;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350BDD" w:rsidRDefault="00350BDD"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3" type="#_x0000_t202" style="position:absolute;left:1961;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350BDD" w:rsidRDefault="00350BDD"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4" type="#_x0000_t32" style="position:absolute;left:38153;top:13974;width:1;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5" style="position:absolute;visibility:visible;mso-wrap-style:square" from="25009,11212" to="38153,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6" style="position:absolute;flip:y;visibility:visible;mso-wrap-style:square" from="11870,11213" to="25008,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7" type="#_x0000_t32" style="position:absolute;left:11897;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8" type="#_x0000_t32" style="position:absolute;left:11885;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9" type="#_x0000_t202" style="position:absolute;left:5878;top:53043;width:13903;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350BDD" w:rsidRDefault="00350BDD"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60" type="#_x0000_t202" style="position:absolute;left:38875;top:52087;width:13901;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350BDD" w:rsidRDefault="00350BDD"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1" type="#_x0000_t32" style="position:absolute;left:11916;top:47678;width:1;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2" type="#_x0000_t202" style="position:absolute;left:6292;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350BDD" w:rsidRDefault="00350BDD">
                          <w:pPr>
                            <w:pStyle w:val="EquationIndex"/>
                            <w:pPrChange w:id="5106" w:author="The Si Tran" w:date="2012-12-15T08:20:00Z">
                              <w:pPr/>
                            </w:pPrChange>
                          </w:pPr>
                          <w:del w:id="5107" w:author="The Si Tran" w:date="2012-12-10T20:08:00Z">
                            <w:r w:rsidDel="00A213DB">
                              <w:delText>y(t)</w:delText>
                            </w:r>
                          </w:del>
                          <w:ins w:id="5108"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3" type="#_x0000_t202" style="position:absolute;left:32255;top:15170;width:568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350BDD" w:rsidRDefault="00350BDD">
                          <w:pPr>
                            <w:pStyle w:val="EquationIndex"/>
                            <w:rPr>
                              <w:szCs w:val="24"/>
                            </w:rPr>
                            <w:pPrChange w:id="5109" w:author="The Si Tran" w:date="2012-12-15T08:20:00Z">
                              <w:pPr>
                                <w:pStyle w:val="NormalWeb"/>
                                <w:spacing w:before="120" w:beforeAutospacing="0" w:after="0" w:afterAutospacing="0" w:line="360" w:lineRule="auto"/>
                                <w:jc w:val="both"/>
                              </w:pPr>
                            </w:pPrChange>
                          </w:pPr>
                          <w:ins w:id="5110"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111" w:author="The Si Tran" w:date="2012-12-10T20:11:00Z">
                            <m:oMath>
                              <m:r>
                                <m:rPr>
                                  <m:sty m:val="p"/>
                                </m:rPr>
                                <w:rPr>
                                  <w:rFonts w:ascii="Cambria Math" w:hAnsi="Cambria Math"/>
                                </w:rPr>
                                <m:t>)</m:t>
                              </m:r>
                            </m:oMath>
                          </w:ins>
                          <w:del w:id="5112"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4" type="#_x0000_t202" style="position:absolute;left:41746;top:15156;width:9231;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350BDD" w:rsidRPr="00B0605D" w:rsidRDefault="00350BDD">
                          <w:pPr>
                            <w:pStyle w:val="EquationIndex"/>
                            <w:rPr>
                              <w:rFonts w:asciiTheme="majorHAnsi" w:hAnsiTheme="majorHAnsi"/>
                              <w:rPrChange w:id="5113" w:author="The Si Tran" w:date="2012-12-16T08:10:00Z">
                                <w:rPr/>
                              </w:rPrChange>
                            </w:rPr>
                            <w:pPrChange w:id="5114" w:author="The Si Tran" w:date="2012-12-15T08:20:00Z">
                              <w:pPr/>
                            </w:pPrChange>
                          </w:pPr>
                          <w:del w:id="5115" w:author="The Si Tran" w:date="2012-12-10T20:08:00Z">
                            <w:r w:rsidRPr="00090AB7" w:rsidDel="00A213DB">
                              <w:rPr>
                                <w:rStyle w:val="EquationIndexChar"/>
                                <w:rPrChange w:id="5116" w:author="The Si Tran" w:date="2012-12-15T08:20:00Z">
                                  <w:rPr/>
                                </w:rPrChange>
                              </w:rPr>
                              <w:delText>y(t)</w:delText>
                            </w:r>
                          </w:del>
                          <m:oMath>
                            <m:acc>
                              <m:accPr>
                                <m:ctrlPr>
                                  <w:ins w:id="5117" w:author="The Si Tran" w:date="2012-12-10T20:12:00Z">
                                    <w:rPr>
                                      <w:rStyle w:val="EquationIndexChar"/>
                                      <w:rFonts w:ascii="Cambria Math" w:hAnsi="Cambria Math"/>
                                      <w:i/>
                                    </w:rPr>
                                  </w:ins>
                                </m:ctrlPr>
                              </m:accPr>
                              <m:e>
                                <w:ins w:id="5118" w:author="The Si Tran" w:date="2012-12-10T20:12:00Z">
                                  <m:r>
                                    <w:rPr>
                                      <w:rStyle w:val="EquationIndexChar"/>
                                      <w:rPrChange w:id="5119" w:author="The Si Tran" w:date="2012-12-16T08:10:00Z">
                                        <w:rPr>
                                          <w:rFonts w:ascii="Cambria Math" w:hAnsi="Cambria Math"/>
                                        </w:rPr>
                                      </w:rPrChange>
                                    </w:rPr>
                                    <m:t>y</m:t>
                                  </m:r>
                                </w:ins>
                              </m:e>
                            </m:acc>
                            <w:ins w:id="5120" w:author="The Si Tran" w:date="2012-12-10T20:08:00Z">
                              <m:r>
                                <w:rPr>
                                  <w:rStyle w:val="EquationIndexChar"/>
                                  <w:rPrChange w:id="5121" w:author="The Si Tran" w:date="2012-12-16T08:10:00Z">
                                    <w:rPr>
                                      <w:rFonts w:ascii="Cambria Math" w:hAnsi="Cambria Math"/>
                                    </w:rPr>
                                  </w:rPrChange>
                                </w:rPr>
                                <m:t>(t</m:t>
                              </m:r>
                            </w:ins>
                            <w:ins w:id="5122" w:author="The Si Tran" w:date="2012-12-10T20:13:00Z">
                              <m:r>
                                <w:rPr>
                                  <w:rStyle w:val="EquationIndexChar"/>
                                  <w:rPrChange w:id="5123" w:author="The Si Tran" w:date="2012-12-16T08:10:00Z">
                                    <w:rPr>
                                      <w:rFonts w:ascii="Cambria Math" w:hAnsi="Cambria Math"/>
                                    </w:rPr>
                                  </w:rPrChange>
                                </w:rPr>
                                <m:t>+</m:t>
                              </m:r>
                              <m:r>
                                <w:rPr>
                                  <w:rFonts w:ascii="Cambria Math" w:hAnsi="Cambria Math"/>
                                </w:rPr>
                                <m:t>n</m:t>
                              </m:r>
                            </w:ins>
                            <w:ins w:id="5124" w:author="The Si Tran" w:date="2012-12-10T20:08:00Z">
                              <m:r>
                                <m:rPr>
                                  <m:sty m:val="p"/>
                                </m:rPr>
                                <w:rPr>
                                  <w:rFonts w:ascii="Cambria Math" w:hAnsi="Cambria Math"/>
                                  <w:rPrChange w:id="5125" w:author="The Si Tran" w:date="2012-12-16T08:10:00Z">
                                    <w:rPr>
                                      <w:rFonts w:ascii="Cambria Math" w:hAnsi="Cambria Math"/>
                                    </w:rPr>
                                  </w:rPrChange>
                                </w:rPr>
                                <m:t>)</m:t>
                              </m:r>
                            </w:ins>
                          </m:oMath>
                        </w:p>
                      </w:txbxContent>
                    </v:textbox>
                  </v:shape>
                  <v:shape id="Text Box 126" o:spid="_x0000_s1065" type="#_x0000_t202" style="position:absolute;left:13710;top:48292;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350BDD" w:rsidRDefault="00350BDD">
                          <w:pPr>
                            <w:pStyle w:val="EquationIndex"/>
                            <w:pPrChange w:id="5126" w:author="The Si Tran" w:date="2012-12-15T08:20:00Z">
                              <w:pPr/>
                            </w:pPrChange>
                          </w:pPr>
                          <w:del w:id="5127" w:author="The Si Tran" w:date="2012-12-10T20:08:00Z">
                            <w:r w:rsidDel="00A213DB">
                              <w:delText>y(t)</w:delText>
                            </w:r>
                          </w:del>
                          <m:oMath>
                            <m:acc>
                              <m:accPr>
                                <m:ctrlPr>
                                  <w:ins w:id="5128" w:author="The Si Tran" w:date="2012-12-10T20:12:00Z">
                                    <w:rPr>
                                      <w:rFonts w:ascii="Cambria Math" w:hAnsi="Cambria Math"/>
                                    </w:rPr>
                                  </w:ins>
                                </m:ctrlPr>
                              </m:accPr>
                              <m:e>
                                <w:ins w:id="5129" w:author="The Si Tran" w:date="2012-12-10T20:12:00Z">
                                  <m:r>
                                    <w:rPr>
                                      <w:rFonts w:ascii="Cambria Math" w:hAnsi="Cambria Math"/>
                                    </w:rPr>
                                    <m:t>y</m:t>
                                  </m:r>
                                </w:ins>
                              </m:e>
                            </m:acc>
                            <w:ins w:id="5130" w:author="The Si Tran" w:date="2012-12-10T20:08:00Z">
                              <m:r>
                                <m:rPr>
                                  <m:sty m:val="p"/>
                                </m:rPr>
                                <w:rPr>
                                  <w:rFonts w:ascii="Cambria Math" w:hAnsi="Cambria Math"/>
                                </w:rPr>
                                <m:t>(</m:t>
                              </m:r>
                              <m:r>
                                <w:rPr>
                                  <w:rFonts w:ascii="Cambria Math" w:hAnsi="Cambria Math"/>
                                </w:rPr>
                                <m:t>t</m:t>
                              </m:r>
                            </w:ins>
                            <w:ins w:id="5131" w:author="The Si Tran" w:date="2012-12-10T20:13:00Z">
                              <m:r>
                                <m:rPr>
                                  <m:sty m:val="p"/>
                                </m:rPr>
                                <w:rPr>
                                  <w:rFonts w:ascii="Cambria Math" w:hAnsi="Cambria Math"/>
                                </w:rPr>
                                <m:t>+</m:t>
                              </m:r>
                              <m:r>
                                <w:rPr>
                                  <w:rFonts w:ascii="Cambria Math" w:hAnsi="Cambria Math"/>
                                </w:rPr>
                                <m:t>n</m:t>
                              </m:r>
                            </w:ins>
                            <w:ins w:id="5132" w:author="The Si Tran" w:date="2012-12-10T20:08:00Z">
                              <m:r>
                                <m:rPr>
                                  <m:sty m:val="p"/>
                                </m:rPr>
                                <w:rPr>
                                  <w:rFonts w:ascii="Cambria Math" w:hAnsi="Cambria Math"/>
                                </w:rPr>
                                <m:t>)</m:t>
                              </m:r>
                            </w:ins>
                          </m:oMath>
                        </w:p>
                      </w:txbxContent>
                    </v:textbox>
                  </v:shape>
                  <w10:anchorlock/>
                </v:group>
              </w:pict>
            </mc:Fallback>
          </mc:AlternateContent>
        </w:r>
      </w:ins>
    </w:p>
    <w:p w14:paraId="77002112" w14:textId="77777777" w:rsidR="00090AB7" w:rsidRDefault="00090AB7">
      <w:pPr>
        <w:pStyle w:val="Hinh"/>
        <w:rPr>
          <w:ins w:id="5133" w:author="The Si Tran" w:date="2012-12-15T08:19:00Z"/>
          <w:lang w:val="pt-BR"/>
        </w:rPr>
        <w:pPrChange w:id="5134" w:author="The Si Tran" w:date="2012-12-16T10:10:00Z">
          <w:pPr>
            <w:pStyle w:val="Heading3"/>
          </w:pPr>
        </w:pPrChange>
      </w:pPr>
    </w:p>
    <w:p w14:paraId="1063E7F9" w14:textId="725166CE" w:rsidR="000D0624" w:rsidRPr="00AB5A1A" w:rsidRDefault="000D0624">
      <w:pPr>
        <w:pStyle w:val="Hinh"/>
        <w:rPr>
          <w:ins w:id="5135" w:author="The Si Tran" w:date="2012-12-11T23:25:00Z"/>
          <w:lang w:val="pt-BR"/>
          <w:rPrChange w:id="5136" w:author="The Si Tran" w:date="2012-12-11T23:26:00Z">
            <w:rPr>
              <w:ins w:id="5137" w:author="The Si Tran" w:date="2012-12-11T23:25:00Z"/>
            </w:rPr>
          </w:rPrChange>
        </w:rPr>
        <w:pPrChange w:id="5138" w:author="The Si Tran" w:date="2012-12-16T10:10:00Z">
          <w:pPr>
            <w:pStyle w:val="Heading3"/>
          </w:pPr>
        </w:pPrChange>
      </w:pPr>
      <w:bookmarkStart w:id="5139" w:name="_Toc343415648"/>
      <w:ins w:id="5140" w:author="The Si Tran" w:date="2012-12-11T23:25:00Z">
        <w:r w:rsidRPr="00B9548F">
          <w:rPr>
            <w:b/>
            <w:lang w:val="pt-BR"/>
            <w:rPrChange w:id="5141" w:author="The Si Tran" w:date="2012-12-16T10:36:00Z">
              <w:rPr>
                <w:b w:val="0"/>
                <w:lang w:val="pt-BR"/>
              </w:rPr>
            </w:rPrChange>
          </w:rPr>
          <w:t xml:space="preserve">Hình </w:t>
        </w:r>
        <w:r w:rsidRPr="00B9548F">
          <w:rPr>
            <w:b/>
            <w:rPrChange w:id="5142" w:author="The Si Tran" w:date="2012-12-16T10:36:00Z">
              <w:rPr>
                <w:b w:val="0"/>
              </w:rPr>
            </w:rPrChange>
          </w:rPr>
          <w:t>3.4</w:t>
        </w:r>
      </w:ins>
      <w:ins w:id="5143" w:author="The Si Tran" w:date="2012-12-16T10:36:00Z">
        <w:r w:rsidR="00B9548F" w:rsidRPr="00B9548F">
          <w:rPr>
            <w:b/>
            <w:rPrChange w:id="5144" w:author="The Si Tran" w:date="2012-12-16T10:36:00Z">
              <w:rPr>
                <w:b w:val="0"/>
              </w:rPr>
            </w:rPrChange>
          </w:rPr>
          <w:t xml:space="preserve"> :</w:t>
        </w:r>
      </w:ins>
      <w:ins w:id="5145" w:author="The Si Tran" w:date="2012-12-11T23:25:00Z">
        <w:r w:rsidRPr="006068E1">
          <w:rPr>
            <w:lang w:val="pt-BR"/>
          </w:rPr>
          <w:t xml:space="preserve"> </w:t>
        </w:r>
        <w:r>
          <w:rPr>
            <w:lang w:val="pt-BR"/>
          </w:rPr>
          <w:t>Các thành phần của mô hình SARIMA</w:t>
        </w:r>
        <w:bookmarkEnd w:id="5139"/>
      </w:ins>
    </w:p>
    <w:p w14:paraId="63C6EB69" w14:textId="41F9FD05" w:rsidR="00155591" w:rsidRDefault="00155591" w:rsidP="00155591">
      <w:pPr>
        <w:pStyle w:val="Heading3"/>
        <w:rPr>
          <w:ins w:id="5146" w:author="The Si Tran" w:date="2012-12-06T22:17:00Z"/>
        </w:rPr>
      </w:pPr>
      <w:bookmarkStart w:id="5147" w:name="_Toc343415811"/>
      <w:ins w:id="5148" w:author="The Si Tran" w:date="2012-12-06T22:15:00Z">
        <w:r>
          <w:t>T</w:t>
        </w:r>
        <w:r w:rsidRPr="00155591">
          <w:t>hành phần nhận dạng mô hình</w:t>
        </w:r>
      </w:ins>
      <w:bookmarkEnd w:id="5147"/>
    </w:p>
    <w:p w14:paraId="6141FE93" w14:textId="77777777" w:rsidR="00A96FA3" w:rsidRDefault="00A96FA3">
      <w:pPr>
        <w:pStyle w:val="BuletL1"/>
        <w:rPr>
          <w:ins w:id="5149" w:author="The Si Tran" w:date="2012-12-06T22:18:00Z"/>
        </w:rPr>
        <w:pPrChange w:id="5150" w:author="The Si Tran" w:date="2012-12-16T10:36:00Z">
          <w:pPr>
            <w:pStyle w:val="ListParagraph"/>
            <w:ind w:left="360"/>
          </w:pPr>
        </w:pPrChange>
      </w:pPr>
      <w:ins w:id="5151" w:author="The Si Tran" w:date="2012-12-06T22:18:00Z">
        <w:r>
          <w:t xml:space="preserve">Nhận dạng mô hình là khâu đầu tiên trong quá trình mô hình hóa </w:t>
        </w:r>
      </w:ins>
      <w:ins w:id="5152" w:author="The Si Tran" w:date="2012-12-10T20:15:00Z">
        <w:r w:rsidR="00B46514">
          <w:t>S</w:t>
        </w:r>
      </w:ins>
      <w:ins w:id="5153" w:author="The Si Tran" w:date="2012-12-06T22:18:00Z">
        <w:r>
          <w:t xml:space="preserve">ARIMA. Chúng ta cần phải xác định các tham số p, d, q và P, Q, D, S của mô hình </w:t>
        </w:r>
      </w:ins>
      <w:ins w:id="5154" w:author="The Si Tran" w:date="2012-12-10T20:15:00Z">
        <w:r w:rsidR="00B46514">
          <w:t>S</w:t>
        </w:r>
      </w:ins>
      <w:ins w:id="5155" w:author="The Si Tran" w:date="2012-12-06T22:18:00Z">
        <w:r>
          <w:t>ARIMA. Những giá trị trị này được suy ra bằng cách trích rút những hệ số tương quan quan trọng trong chuỗi dữ liệu quan sát được.</w:t>
        </w:r>
      </w:ins>
      <w:ins w:id="5156" w:author="The Si Tran" w:date="2012-12-06T22:19:00Z">
        <w:r>
          <w:t xml:space="preserve"> </w:t>
        </w:r>
      </w:ins>
      <w:ins w:id="5157"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158" w:author="The Si Tran" w:date="2012-12-10T20:17:00Z">
        <w:r w:rsidR="00D30044">
          <w:t xml:space="preserve">một </w:t>
        </w:r>
      </w:ins>
      <w:ins w:id="5159" w:author="The Si Tran" w:date="2012-12-06T22:18:00Z">
        <w:r>
          <w:t xml:space="preserve">phương pháp </w:t>
        </w:r>
      </w:ins>
      <w:ins w:id="5160" w:author="The Si Tran" w:date="2012-12-10T20:17:00Z">
        <w:r w:rsidR="00D30044">
          <w:t>tự động</w:t>
        </w:r>
      </w:ins>
      <w:ins w:id="5161" w:author="The Si Tran" w:date="2012-12-06T22:18:00Z">
        <w:r>
          <w:t>, sử dụng các công thức toán học để trích rút ra các hệ số.</w:t>
        </w:r>
      </w:ins>
    </w:p>
    <w:p w14:paraId="3BD028AA" w14:textId="0FC9CC83" w:rsidR="00A96FA3" w:rsidRPr="00A96FA3" w:rsidRDefault="00A96FA3">
      <w:pPr>
        <w:pStyle w:val="BuletL1"/>
        <w:rPr>
          <w:ins w:id="5162" w:author="The Si Tran" w:date="2012-12-06T22:21:00Z"/>
          <w:rPrChange w:id="5163" w:author="The Si Tran" w:date="2012-12-06T22:21:00Z">
            <w:rPr>
              <w:ins w:id="5164" w:author="The Si Tran" w:date="2012-12-06T22:21:00Z"/>
            </w:rPr>
          </w:rPrChange>
        </w:rPr>
        <w:pPrChange w:id="5165" w:author="The Si Tran" w:date="2012-12-16T10:36:00Z">
          <w:pPr>
            <w:pStyle w:val="ListParagraph"/>
            <w:numPr>
              <w:numId w:val="18"/>
            </w:numPr>
            <w:ind w:hanging="360"/>
          </w:pPr>
        </w:pPrChange>
      </w:pPr>
      <w:ins w:id="5166" w:author="The Si Tran" w:date="2012-12-06T22:21:00Z">
        <w:r w:rsidRPr="00A96FA3">
          <w:rPr>
            <w:rPrChange w:id="5167" w:author="The Si Tran" w:date="2012-12-06T22:21:00Z">
              <w:rPr/>
            </w:rPrChange>
          </w:rPr>
          <w:t xml:space="preserve">Mô hình </w:t>
        </w:r>
      </w:ins>
      <w:ins w:id="5168" w:author="The Si Tran" w:date="2012-12-10T20:25:00Z">
        <w:r w:rsidR="00300B75">
          <w:t>S</w:t>
        </w:r>
      </w:ins>
      <w:ins w:id="5169" w:author="The Si Tran" w:date="2012-12-06T22:21:00Z">
        <w:r w:rsidRPr="00A96FA3">
          <w:rPr>
            <w:rPrChange w:id="5170" w:author="The Si Tran" w:date="2012-12-06T22:21:00Z">
              <w:rPr/>
            </w:rPrChange>
          </w:rPr>
          <w:t>ARIMA sử dụng tính chất của ACFs và PACFs để kết hợ</w:t>
        </w:r>
        <w:r w:rsidR="00595FCB">
          <w:t>p</w:t>
        </w:r>
        <w:r w:rsidRPr="00A96FA3">
          <w:rPr>
            <w:rPrChange w:id="5171" w:author="The Si Tran" w:date="2012-12-06T22:21:00Z">
              <w:rPr/>
            </w:rPrChange>
          </w:rPr>
          <w:t xml:space="preserve"> một chuỗi dữ liệu với một mô hình thích hợp: mô hình tự hồi quy AR(p), mô hình trung bình di động MA(q), mô hình kết hợp tự hồi quy và tru</w:t>
        </w:r>
      </w:ins>
      <w:ins w:id="5172" w:author="The Si Tran" w:date="2012-12-10T20:21:00Z">
        <w:r w:rsidR="00B405CA">
          <w:t>n</w:t>
        </w:r>
      </w:ins>
      <w:ins w:id="5173" w:author="The Si Tran" w:date="2012-12-06T22:21:00Z">
        <w:r w:rsidRPr="00A96FA3">
          <w:rPr>
            <w:rPrChange w:id="5174" w:author="The Si Tran" w:date="2012-12-06T22:21:00Z">
              <w:rPr/>
            </w:rPrChange>
          </w:rPr>
          <w:t xml:space="preserve">g bình di động ARMA(p,q). </w:t>
        </w:r>
      </w:ins>
      <w:ins w:id="5175" w:author="The Si Tran" w:date="2012-12-10T20:22:00Z">
        <w:r w:rsidR="00595FCB">
          <w:t>Tính chất của</w:t>
        </w:r>
      </w:ins>
      <w:ins w:id="5176" w:author="The Si Tran" w:date="2012-12-06T22:21:00Z">
        <w:r w:rsidRPr="00A96FA3">
          <w:rPr>
            <w:rPrChange w:id="5177" w:author="The Si Tran" w:date="2012-12-06T22:21:00Z">
              <w:rPr/>
            </w:rPrChange>
          </w:rPr>
          <w:t xml:space="preserve"> các hàm tương quan được chia ra làm 3 loại: giảm gián đoạn (abrupt decay), giảm theo hình sin hoặc hàm mũ, giả</w:t>
        </w:r>
        <w:r w:rsidR="00595FCB">
          <w:t xml:space="preserve">m </w:t>
        </w:r>
        <w:r w:rsidRPr="00A96FA3">
          <w:rPr>
            <w:rPrChange w:id="5178" w:author="The Si Tran" w:date="2012-12-06T22:21:00Z">
              <w:rPr/>
            </w:rPrChange>
          </w:rPr>
          <w:t>chậm. Tùy theo tính chất của ACFs và PACFs mà chuỗi dữ liệu được kết hợp với 1 mô hình khác nhau</w:t>
        </w:r>
      </w:ins>
      <w:ins w:id="5179" w:author="The Si Tran" w:date="2012-12-14T05:25:00Z">
        <w:r w:rsidR="00647C91">
          <w:t>:</w:t>
        </w:r>
      </w:ins>
    </w:p>
    <w:p w14:paraId="3BB4E4BD" w14:textId="77777777" w:rsidR="00A96FA3" w:rsidRPr="00A96FA3" w:rsidRDefault="00A96FA3">
      <w:pPr>
        <w:pStyle w:val="ListParagraph"/>
        <w:numPr>
          <w:ilvl w:val="0"/>
          <w:numId w:val="20"/>
        </w:numPr>
        <w:spacing w:line="360" w:lineRule="auto"/>
        <w:ind w:left="1080"/>
        <w:rPr>
          <w:ins w:id="5180" w:author="The Si Tran" w:date="2012-12-06T22:21:00Z"/>
          <w:rFonts w:ascii="Times New Roman" w:hAnsi="Times New Roman"/>
          <w:sz w:val="26"/>
          <w:szCs w:val="26"/>
          <w:rPrChange w:id="5181" w:author="The Si Tran" w:date="2012-12-06T22:21:00Z">
            <w:rPr>
              <w:ins w:id="5182" w:author="The Si Tran" w:date="2012-12-06T22:21:00Z"/>
            </w:rPr>
          </w:rPrChange>
        </w:rPr>
        <w:pPrChange w:id="5183" w:author="The Si Tran" w:date="2012-12-14T05:24:00Z">
          <w:pPr>
            <w:pStyle w:val="ListParagraph"/>
            <w:numPr>
              <w:numId w:val="18"/>
            </w:numPr>
            <w:ind w:hanging="360"/>
          </w:pPr>
        </w:pPrChange>
      </w:pPr>
      <w:ins w:id="5184" w:author="The Si Tran" w:date="2012-12-06T22:21:00Z">
        <w:r w:rsidRPr="00A96FA3">
          <w:rPr>
            <w:rFonts w:ascii="Times New Roman" w:hAnsi="Times New Roman"/>
            <w:sz w:val="26"/>
            <w:szCs w:val="26"/>
            <w:rPrChange w:id="5185"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ind w:left="1080"/>
        <w:rPr>
          <w:ins w:id="5186" w:author="The Si Tran" w:date="2012-12-06T22:21:00Z"/>
          <w:rFonts w:ascii="Times New Roman" w:hAnsi="Times New Roman"/>
          <w:sz w:val="26"/>
          <w:szCs w:val="26"/>
          <w:rPrChange w:id="5187" w:author="The Si Tran" w:date="2012-12-06T22:21:00Z">
            <w:rPr>
              <w:ins w:id="5188" w:author="The Si Tran" w:date="2012-12-06T22:21:00Z"/>
            </w:rPr>
          </w:rPrChange>
        </w:rPr>
        <w:pPrChange w:id="5189" w:author="The Si Tran" w:date="2012-12-14T05:24:00Z">
          <w:pPr>
            <w:pStyle w:val="ListParagraph"/>
            <w:numPr>
              <w:numId w:val="18"/>
            </w:numPr>
            <w:ind w:hanging="360"/>
          </w:pPr>
        </w:pPrChange>
      </w:pPr>
      <w:ins w:id="5190" w:author="The Si Tran" w:date="2012-12-06T22:21:00Z">
        <w:r w:rsidRPr="00A96FA3">
          <w:rPr>
            <w:rFonts w:ascii="Times New Roman" w:hAnsi="Times New Roman"/>
            <w:sz w:val="26"/>
            <w:szCs w:val="26"/>
            <w:rPrChange w:id="5191"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ind w:left="1080"/>
        <w:rPr>
          <w:ins w:id="5192" w:author="The Si Tran" w:date="2012-12-06T22:21:00Z"/>
          <w:rFonts w:ascii="Times New Roman" w:hAnsi="Times New Roman"/>
          <w:sz w:val="26"/>
          <w:szCs w:val="26"/>
          <w:rPrChange w:id="5193" w:author="The Si Tran" w:date="2012-12-06T22:21:00Z">
            <w:rPr>
              <w:ins w:id="5194" w:author="The Si Tran" w:date="2012-12-06T22:21:00Z"/>
            </w:rPr>
          </w:rPrChange>
        </w:rPr>
        <w:pPrChange w:id="5195" w:author="The Si Tran" w:date="2012-12-14T05:24:00Z">
          <w:pPr>
            <w:pStyle w:val="ListParagraph"/>
            <w:numPr>
              <w:numId w:val="18"/>
            </w:numPr>
            <w:ind w:hanging="360"/>
          </w:pPr>
        </w:pPrChange>
      </w:pPr>
      <w:ins w:id="5196" w:author="The Si Tran" w:date="2012-12-06T22:21:00Z">
        <w:r w:rsidRPr="00A96FA3">
          <w:rPr>
            <w:rFonts w:ascii="Times New Roman" w:hAnsi="Times New Roman"/>
            <w:sz w:val="26"/>
            <w:szCs w:val="26"/>
            <w:rPrChange w:id="5197" w:author="The Si Tran" w:date="2012-12-06T22:21:00Z">
              <w:rPr/>
            </w:rPrChange>
          </w:rPr>
          <w:t>Mô hình kết hợp tự hồi quy và trung bình di động ARMA(p,q): quá trình có ACFs và PACFs giảm về không theo hình sin hoặc theo hàm mũ.</w:t>
        </w:r>
      </w:ins>
    </w:p>
    <w:p w14:paraId="09BE4654" w14:textId="77777777" w:rsidR="00A96FA3" w:rsidRDefault="00A96FA3">
      <w:pPr>
        <w:pStyle w:val="ListParagraph"/>
        <w:spacing w:line="360" w:lineRule="auto"/>
        <w:ind w:left="360" w:firstLine="0"/>
        <w:rPr>
          <w:ins w:id="5198" w:author="The Si Tran" w:date="2012-12-14T05:25:00Z"/>
          <w:rFonts w:ascii="Times New Roman" w:hAnsi="Times New Roman"/>
          <w:sz w:val="26"/>
          <w:szCs w:val="26"/>
        </w:rPr>
        <w:pPrChange w:id="5199" w:author="The Si Tran" w:date="2012-12-14T05:24:00Z">
          <w:pPr>
            <w:pStyle w:val="ListParagraph"/>
            <w:numPr>
              <w:numId w:val="18"/>
            </w:numPr>
            <w:ind w:hanging="360"/>
          </w:pPr>
        </w:pPrChange>
      </w:pPr>
      <w:ins w:id="5200" w:author="The Si Tran" w:date="2012-12-06T22:21:00Z">
        <w:r w:rsidRPr="00A96FA3">
          <w:rPr>
            <w:rFonts w:ascii="Times New Roman" w:hAnsi="Times New Roman"/>
            <w:sz w:val="26"/>
            <w:szCs w:val="26"/>
            <w:rPrChange w:id="5201"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647C91" w:rsidRDefault="00647C91">
      <w:pPr>
        <w:pStyle w:val="Bang"/>
        <w:rPr>
          <w:ins w:id="5202" w:author="The Si Tran" w:date="2012-12-06T22:22:00Z"/>
          <w:rPrChange w:id="5203" w:author="The Si Tran" w:date="2012-12-14T05:26:00Z">
            <w:rPr>
              <w:ins w:id="5204" w:author="The Si Tran" w:date="2012-12-06T22:22:00Z"/>
            </w:rPr>
          </w:rPrChange>
        </w:rPr>
        <w:pPrChange w:id="5205" w:author="The Si Tran" w:date="2012-12-16T10:03:00Z">
          <w:pPr>
            <w:pStyle w:val="ListParagraph"/>
            <w:numPr>
              <w:numId w:val="18"/>
            </w:numPr>
            <w:ind w:hanging="360"/>
          </w:pPr>
        </w:pPrChange>
      </w:pPr>
      <w:bookmarkStart w:id="5206" w:name="_Toc343415625"/>
      <w:ins w:id="5207" w:author="The Si Tran" w:date="2012-12-14T05:25:00Z">
        <w:r w:rsidRPr="00647C91">
          <w:rPr>
            <w:b/>
            <w:rPrChange w:id="5208" w:author="The Si Tran" w:date="2012-12-14T05:26:00Z">
              <w:rPr/>
            </w:rPrChange>
          </w:rPr>
          <w:t>Bảng 3.1:</w:t>
        </w:r>
        <w:r w:rsidRPr="00097101">
          <w:t xml:space="preserve"> Tính ch</w:t>
        </w:r>
        <w:r w:rsidRPr="00E231FB">
          <w:t>ấ</w:t>
        </w:r>
        <w:r w:rsidRPr="00647C91">
          <w:rPr>
            <w:rPrChange w:id="5209" w:author="The Si Tran" w:date="2012-12-14T05:26:00Z">
              <w:rPr/>
            </w:rPrChange>
          </w:rPr>
          <w:t>t của ACFs và PACFs</w:t>
        </w:r>
      </w:ins>
      <w:bookmarkEnd w:id="5206"/>
    </w:p>
    <w:tbl>
      <w:tblPr>
        <w:tblStyle w:val="TableGrid"/>
        <w:tblW w:w="8522" w:type="dxa"/>
        <w:tblInd w:w="828" w:type="dxa"/>
        <w:tblLayout w:type="fixed"/>
        <w:tblLook w:val="04A0" w:firstRow="1" w:lastRow="0" w:firstColumn="1" w:lastColumn="0" w:noHBand="0" w:noVBand="1"/>
        <w:tblPrChange w:id="5210"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5211">
          <w:tblGrid>
            <w:gridCol w:w="1495"/>
            <w:gridCol w:w="3155"/>
            <w:gridCol w:w="3476"/>
          </w:tblGrid>
        </w:tblGridChange>
      </w:tblGrid>
      <w:tr w:rsidR="00A96FA3" w14:paraId="2282D094" w14:textId="77777777" w:rsidTr="00B0605D">
        <w:trPr>
          <w:ins w:id="5212" w:author="The Si Tran" w:date="2012-12-06T22:22:00Z"/>
        </w:trPr>
        <w:tc>
          <w:tcPr>
            <w:tcW w:w="1980" w:type="dxa"/>
            <w:tcPrChange w:id="5213" w:author="The Si Tran" w:date="2012-12-16T08:10:00Z">
              <w:tcPr>
                <w:tcW w:w="1495" w:type="dxa"/>
              </w:tcPr>
            </w:tcPrChange>
          </w:tcPr>
          <w:p w14:paraId="639CC8A0" w14:textId="77777777" w:rsidR="00A96FA3" w:rsidRPr="00E10512" w:rsidRDefault="00A96FA3">
            <w:pPr>
              <w:pStyle w:val="BangBody"/>
              <w:jc w:val="center"/>
              <w:rPr>
                <w:ins w:id="5214" w:author="The Si Tran" w:date="2012-12-06T22:22:00Z"/>
                <w:b/>
                <w:szCs w:val="26"/>
                <w:rPrChange w:id="5215" w:author="The Si Tran" w:date="2012-12-16T10:48:00Z">
                  <w:rPr>
                    <w:ins w:id="5216" w:author="The Si Tran" w:date="2012-12-06T22:22:00Z"/>
                  </w:rPr>
                </w:rPrChange>
              </w:rPr>
              <w:pPrChange w:id="5217" w:author="The Si Tran" w:date="2012-12-16T10:48:00Z">
                <w:pPr/>
              </w:pPrChange>
            </w:pPr>
            <w:ins w:id="5218" w:author="The Si Tran" w:date="2012-12-06T22:22:00Z">
              <w:r w:rsidRPr="00E10512">
                <w:rPr>
                  <w:b/>
                  <w:sz w:val="26"/>
                  <w:szCs w:val="26"/>
                  <w:rPrChange w:id="5219" w:author="The Si Tran" w:date="2012-12-16T10:48:00Z">
                    <w:rPr/>
                  </w:rPrChange>
                </w:rPr>
                <w:t>Process</w:t>
              </w:r>
            </w:ins>
          </w:p>
        </w:tc>
        <w:tc>
          <w:tcPr>
            <w:tcW w:w="3066" w:type="dxa"/>
            <w:tcPrChange w:id="5220" w:author="The Si Tran" w:date="2012-12-16T08:10:00Z">
              <w:tcPr>
                <w:tcW w:w="3258" w:type="dxa"/>
              </w:tcPr>
            </w:tcPrChange>
          </w:tcPr>
          <w:p w14:paraId="10C9803D" w14:textId="77777777" w:rsidR="00A96FA3" w:rsidRPr="00E10512" w:rsidRDefault="00A96FA3">
            <w:pPr>
              <w:pStyle w:val="BangBody"/>
              <w:jc w:val="center"/>
              <w:rPr>
                <w:ins w:id="5221" w:author="The Si Tran" w:date="2012-12-06T22:22:00Z"/>
                <w:b/>
                <w:szCs w:val="26"/>
                <w:rPrChange w:id="5222" w:author="The Si Tran" w:date="2012-12-16T10:48:00Z">
                  <w:rPr>
                    <w:ins w:id="5223" w:author="The Si Tran" w:date="2012-12-06T22:22:00Z"/>
                  </w:rPr>
                </w:rPrChange>
              </w:rPr>
              <w:pPrChange w:id="5224" w:author="The Si Tran" w:date="2012-12-16T10:48:00Z">
                <w:pPr>
                  <w:jc w:val="center"/>
                </w:pPr>
              </w:pPrChange>
            </w:pPr>
            <w:ins w:id="5225" w:author="The Si Tran" w:date="2012-12-06T22:22:00Z">
              <w:r w:rsidRPr="00E10512">
                <w:rPr>
                  <w:b/>
                  <w:sz w:val="26"/>
                  <w:szCs w:val="26"/>
                  <w:rPrChange w:id="5226" w:author="The Si Tran" w:date="2012-12-16T10:48:00Z">
                    <w:rPr/>
                  </w:rPrChange>
                </w:rPr>
                <w:t>ACF</w:t>
              </w:r>
            </w:ins>
          </w:p>
        </w:tc>
        <w:tc>
          <w:tcPr>
            <w:tcW w:w="3476" w:type="dxa"/>
            <w:tcPrChange w:id="5227" w:author="The Si Tran" w:date="2012-12-16T08:10:00Z">
              <w:tcPr>
                <w:tcW w:w="3599" w:type="dxa"/>
              </w:tcPr>
            </w:tcPrChange>
          </w:tcPr>
          <w:p w14:paraId="1D495D08" w14:textId="77777777" w:rsidR="00A96FA3" w:rsidRPr="00E10512" w:rsidRDefault="00A96FA3">
            <w:pPr>
              <w:pStyle w:val="BangBody"/>
              <w:jc w:val="center"/>
              <w:rPr>
                <w:ins w:id="5228" w:author="The Si Tran" w:date="2012-12-06T22:22:00Z"/>
                <w:b/>
                <w:szCs w:val="26"/>
                <w:rPrChange w:id="5229" w:author="The Si Tran" w:date="2012-12-16T10:48:00Z">
                  <w:rPr>
                    <w:ins w:id="5230" w:author="The Si Tran" w:date="2012-12-06T22:22:00Z"/>
                  </w:rPr>
                </w:rPrChange>
              </w:rPr>
              <w:pPrChange w:id="5231" w:author="The Si Tran" w:date="2012-12-16T10:48:00Z">
                <w:pPr>
                  <w:jc w:val="center"/>
                </w:pPr>
              </w:pPrChange>
            </w:pPr>
            <w:ins w:id="5232" w:author="The Si Tran" w:date="2012-12-06T22:22:00Z">
              <w:r w:rsidRPr="00E10512">
                <w:rPr>
                  <w:b/>
                  <w:sz w:val="26"/>
                  <w:szCs w:val="26"/>
                  <w:rPrChange w:id="5233" w:author="The Si Tran" w:date="2012-12-16T10:48:00Z">
                    <w:rPr/>
                  </w:rPrChange>
                </w:rPr>
                <w:t>PACF</w:t>
              </w:r>
            </w:ins>
          </w:p>
        </w:tc>
      </w:tr>
      <w:tr w:rsidR="00A96FA3" w14:paraId="272A9C2D" w14:textId="77777777" w:rsidTr="00B0605D">
        <w:trPr>
          <w:ins w:id="5234" w:author="The Si Tran" w:date="2012-12-06T22:22:00Z"/>
        </w:trPr>
        <w:tc>
          <w:tcPr>
            <w:tcW w:w="1980" w:type="dxa"/>
            <w:tcPrChange w:id="5235" w:author="The Si Tran" w:date="2012-12-16T08:10:00Z">
              <w:tcPr>
                <w:tcW w:w="1495" w:type="dxa"/>
              </w:tcPr>
            </w:tcPrChange>
          </w:tcPr>
          <w:p w14:paraId="0F887AFC" w14:textId="77777777" w:rsidR="00A96FA3" w:rsidRPr="00B9548F" w:rsidRDefault="00A96FA3">
            <w:pPr>
              <w:pStyle w:val="BangBody"/>
              <w:jc w:val="center"/>
              <w:rPr>
                <w:ins w:id="5236" w:author="The Si Tran" w:date="2012-12-06T22:22:00Z"/>
                <w:szCs w:val="26"/>
                <w:rPrChange w:id="5237" w:author="The Si Tran" w:date="2012-12-16T10:38:00Z">
                  <w:rPr>
                    <w:ins w:id="5238" w:author="The Si Tran" w:date="2012-12-06T22:22:00Z"/>
                  </w:rPr>
                </w:rPrChange>
              </w:rPr>
              <w:pPrChange w:id="5239" w:author="The Si Tran" w:date="2012-12-16T10:48:00Z">
                <w:pPr>
                  <w:jc w:val="left"/>
                </w:pPr>
              </w:pPrChange>
            </w:pPr>
            <w:ins w:id="5240" w:author="The Si Tran" w:date="2012-12-06T22:22:00Z">
              <w:r w:rsidRPr="00B9548F">
                <w:rPr>
                  <w:sz w:val="26"/>
                  <w:szCs w:val="26"/>
                  <w:rPrChange w:id="5241" w:author="The Si Tran" w:date="2012-12-16T10:38:00Z">
                    <w:rPr/>
                  </w:rPrChange>
                </w:rPr>
                <w:t>AR(p)</w:t>
              </w:r>
            </w:ins>
          </w:p>
        </w:tc>
        <w:tc>
          <w:tcPr>
            <w:tcW w:w="3066" w:type="dxa"/>
            <w:tcPrChange w:id="5242" w:author="The Si Tran" w:date="2012-12-16T08:10:00Z">
              <w:tcPr>
                <w:tcW w:w="3258" w:type="dxa"/>
              </w:tcPr>
            </w:tcPrChange>
          </w:tcPr>
          <w:p w14:paraId="01E2D863" w14:textId="77777777" w:rsidR="00A96FA3" w:rsidRPr="00B9548F" w:rsidRDefault="00A96FA3">
            <w:pPr>
              <w:pStyle w:val="BangBody"/>
              <w:rPr>
                <w:ins w:id="5243" w:author="The Si Tran" w:date="2012-12-06T22:22:00Z"/>
                <w:szCs w:val="26"/>
                <w:rPrChange w:id="5244" w:author="The Si Tran" w:date="2012-12-16T10:38:00Z">
                  <w:rPr>
                    <w:ins w:id="5245" w:author="The Si Tran" w:date="2012-12-06T22:22:00Z"/>
                  </w:rPr>
                </w:rPrChange>
              </w:rPr>
              <w:pPrChange w:id="5246" w:author="The Si Tran" w:date="2012-12-16T10:38:00Z">
                <w:pPr>
                  <w:spacing w:line="240" w:lineRule="auto"/>
                  <w:jc w:val="left"/>
                </w:pPr>
              </w:pPrChange>
            </w:pPr>
            <w:ins w:id="5247" w:author="The Si Tran" w:date="2012-12-06T22:22:00Z">
              <w:r w:rsidRPr="00B9548F">
                <w:rPr>
                  <w:sz w:val="26"/>
                  <w:szCs w:val="26"/>
                  <w:rPrChange w:id="5248" w:author="The Si Tran" w:date="2012-12-16T10:38:00Z">
                    <w:rPr/>
                  </w:rPrChange>
                </w:rPr>
                <w:t>Exponential or sinusoidal decay to zero</w:t>
              </w:r>
            </w:ins>
          </w:p>
        </w:tc>
        <w:tc>
          <w:tcPr>
            <w:tcW w:w="3476" w:type="dxa"/>
            <w:tcPrChange w:id="5249" w:author="The Si Tran" w:date="2012-12-16T08:10:00Z">
              <w:tcPr>
                <w:tcW w:w="3599" w:type="dxa"/>
              </w:tcPr>
            </w:tcPrChange>
          </w:tcPr>
          <w:p w14:paraId="76940256" w14:textId="77777777" w:rsidR="00A96FA3" w:rsidRPr="00B9548F" w:rsidRDefault="00A96FA3">
            <w:pPr>
              <w:pStyle w:val="BangBody"/>
              <w:rPr>
                <w:ins w:id="5250" w:author="The Si Tran" w:date="2012-12-06T22:22:00Z"/>
                <w:szCs w:val="26"/>
                <w:rPrChange w:id="5251" w:author="The Si Tran" w:date="2012-12-16T10:38:00Z">
                  <w:rPr>
                    <w:ins w:id="5252" w:author="The Si Tran" w:date="2012-12-06T22:22:00Z"/>
                  </w:rPr>
                </w:rPrChange>
              </w:rPr>
              <w:pPrChange w:id="5253" w:author="The Si Tran" w:date="2012-12-16T10:38:00Z">
                <w:pPr/>
              </w:pPrChange>
            </w:pPr>
            <w:ins w:id="5254" w:author="The Si Tran" w:date="2012-12-06T22:22:00Z">
              <w:r w:rsidRPr="00B9548F">
                <w:rPr>
                  <w:sz w:val="26"/>
                  <w:szCs w:val="26"/>
                  <w:rPrChange w:id="5255" w:author="The Si Tran" w:date="2012-12-16T10:38:00Z">
                    <w:rPr/>
                  </w:rPrChange>
                </w:rPr>
                <w:t>Spikes cut off to zero after lag p</w:t>
              </w:r>
            </w:ins>
          </w:p>
        </w:tc>
      </w:tr>
      <w:tr w:rsidR="00A96FA3" w14:paraId="5DD9E805" w14:textId="77777777" w:rsidTr="00B0605D">
        <w:trPr>
          <w:ins w:id="5256" w:author="The Si Tran" w:date="2012-12-06T22:22:00Z"/>
        </w:trPr>
        <w:tc>
          <w:tcPr>
            <w:tcW w:w="1980" w:type="dxa"/>
            <w:tcPrChange w:id="5257" w:author="The Si Tran" w:date="2012-12-16T08:10:00Z">
              <w:tcPr>
                <w:tcW w:w="1495" w:type="dxa"/>
              </w:tcPr>
            </w:tcPrChange>
          </w:tcPr>
          <w:p w14:paraId="28B6295D" w14:textId="77777777" w:rsidR="00A96FA3" w:rsidRPr="00B9548F" w:rsidRDefault="00A96FA3">
            <w:pPr>
              <w:pStyle w:val="BangBody"/>
              <w:jc w:val="center"/>
              <w:rPr>
                <w:ins w:id="5258" w:author="The Si Tran" w:date="2012-12-06T22:22:00Z"/>
                <w:szCs w:val="26"/>
                <w:rPrChange w:id="5259" w:author="The Si Tran" w:date="2012-12-16T10:38:00Z">
                  <w:rPr>
                    <w:ins w:id="5260" w:author="The Si Tran" w:date="2012-12-06T22:22:00Z"/>
                  </w:rPr>
                </w:rPrChange>
              </w:rPr>
              <w:pPrChange w:id="5261" w:author="The Si Tran" w:date="2012-12-16T10:48:00Z">
                <w:pPr/>
              </w:pPrChange>
            </w:pPr>
            <w:ins w:id="5262" w:author="The Si Tran" w:date="2012-12-06T22:22:00Z">
              <w:r w:rsidRPr="00B9548F">
                <w:rPr>
                  <w:sz w:val="26"/>
                  <w:szCs w:val="26"/>
                  <w:rPrChange w:id="5263" w:author="The Si Tran" w:date="2012-12-16T10:38:00Z">
                    <w:rPr/>
                  </w:rPrChange>
                </w:rPr>
                <w:t>MA(q)</w:t>
              </w:r>
            </w:ins>
          </w:p>
        </w:tc>
        <w:tc>
          <w:tcPr>
            <w:tcW w:w="3066" w:type="dxa"/>
            <w:tcPrChange w:id="5264" w:author="The Si Tran" w:date="2012-12-16T08:10:00Z">
              <w:tcPr>
                <w:tcW w:w="3258" w:type="dxa"/>
              </w:tcPr>
            </w:tcPrChange>
          </w:tcPr>
          <w:p w14:paraId="6F5DA568" w14:textId="77777777" w:rsidR="00A96FA3" w:rsidRPr="00B9548F" w:rsidRDefault="00A96FA3">
            <w:pPr>
              <w:pStyle w:val="BangBody"/>
              <w:rPr>
                <w:ins w:id="5265" w:author="The Si Tran" w:date="2012-12-06T22:22:00Z"/>
                <w:szCs w:val="26"/>
                <w:rPrChange w:id="5266" w:author="The Si Tran" w:date="2012-12-16T10:38:00Z">
                  <w:rPr>
                    <w:ins w:id="5267" w:author="The Si Tran" w:date="2012-12-06T22:22:00Z"/>
                  </w:rPr>
                </w:rPrChange>
              </w:rPr>
              <w:pPrChange w:id="5268" w:author="The Si Tran" w:date="2012-12-16T10:38:00Z">
                <w:pPr>
                  <w:spacing w:line="240" w:lineRule="auto"/>
                  <w:jc w:val="left"/>
                </w:pPr>
              </w:pPrChange>
            </w:pPr>
            <w:ins w:id="5269" w:author="The Si Tran" w:date="2012-12-06T22:22:00Z">
              <w:r w:rsidRPr="00B9548F">
                <w:rPr>
                  <w:sz w:val="26"/>
                  <w:szCs w:val="26"/>
                  <w:rPrChange w:id="5270" w:author="The Si Tran" w:date="2012-12-16T10:38:00Z">
                    <w:rPr/>
                  </w:rPrChange>
                </w:rPr>
                <w:t>Spikes cut off to zero after lag q</w:t>
              </w:r>
            </w:ins>
          </w:p>
        </w:tc>
        <w:tc>
          <w:tcPr>
            <w:tcW w:w="3476" w:type="dxa"/>
            <w:tcPrChange w:id="5271" w:author="The Si Tran" w:date="2012-12-16T08:10:00Z">
              <w:tcPr>
                <w:tcW w:w="3599" w:type="dxa"/>
              </w:tcPr>
            </w:tcPrChange>
          </w:tcPr>
          <w:p w14:paraId="769F71B3" w14:textId="77777777" w:rsidR="00A96FA3" w:rsidRPr="00B9548F" w:rsidRDefault="00A96FA3">
            <w:pPr>
              <w:pStyle w:val="BangBody"/>
              <w:rPr>
                <w:ins w:id="5272" w:author="The Si Tran" w:date="2012-12-06T22:22:00Z"/>
                <w:szCs w:val="26"/>
                <w:rPrChange w:id="5273" w:author="The Si Tran" w:date="2012-12-16T10:38:00Z">
                  <w:rPr>
                    <w:ins w:id="5274" w:author="The Si Tran" w:date="2012-12-06T22:22:00Z"/>
                  </w:rPr>
                </w:rPrChange>
              </w:rPr>
              <w:pPrChange w:id="5275" w:author="The Si Tran" w:date="2012-12-16T10:38:00Z">
                <w:pPr>
                  <w:spacing w:line="240" w:lineRule="auto"/>
                  <w:jc w:val="left"/>
                </w:pPr>
              </w:pPrChange>
            </w:pPr>
            <w:ins w:id="5276" w:author="The Si Tran" w:date="2012-12-06T22:22:00Z">
              <w:r w:rsidRPr="00B9548F">
                <w:rPr>
                  <w:sz w:val="26"/>
                  <w:szCs w:val="26"/>
                  <w:rPrChange w:id="5277" w:author="The Si Tran" w:date="2012-12-16T10:38:00Z">
                    <w:rPr/>
                  </w:rPrChange>
                </w:rPr>
                <w:t>Exponential or sinusoidal decay to zero</w:t>
              </w:r>
            </w:ins>
          </w:p>
        </w:tc>
      </w:tr>
      <w:tr w:rsidR="00A96FA3" w14:paraId="49EFEA72" w14:textId="77777777" w:rsidTr="00B0605D">
        <w:trPr>
          <w:ins w:id="5278" w:author="The Si Tran" w:date="2012-12-06T22:22:00Z"/>
        </w:trPr>
        <w:tc>
          <w:tcPr>
            <w:tcW w:w="1980" w:type="dxa"/>
            <w:tcPrChange w:id="5279" w:author="The Si Tran" w:date="2012-12-16T08:10:00Z">
              <w:tcPr>
                <w:tcW w:w="1495" w:type="dxa"/>
              </w:tcPr>
            </w:tcPrChange>
          </w:tcPr>
          <w:p w14:paraId="0BA6FBBC" w14:textId="77777777" w:rsidR="00A96FA3" w:rsidRPr="00B9548F" w:rsidRDefault="00A96FA3">
            <w:pPr>
              <w:pStyle w:val="BangBody"/>
              <w:jc w:val="center"/>
              <w:rPr>
                <w:ins w:id="5280" w:author="The Si Tran" w:date="2012-12-06T22:22:00Z"/>
                <w:szCs w:val="26"/>
                <w:rPrChange w:id="5281" w:author="The Si Tran" w:date="2012-12-16T10:38:00Z">
                  <w:rPr>
                    <w:ins w:id="5282" w:author="The Si Tran" w:date="2012-12-06T22:22:00Z"/>
                  </w:rPr>
                </w:rPrChange>
              </w:rPr>
              <w:pPrChange w:id="5283" w:author="The Si Tran" w:date="2012-12-16T10:48:00Z">
                <w:pPr/>
              </w:pPrChange>
            </w:pPr>
            <w:ins w:id="5284" w:author="The Si Tran" w:date="2012-12-06T22:22:00Z">
              <w:r w:rsidRPr="00B9548F">
                <w:rPr>
                  <w:sz w:val="26"/>
                  <w:szCs w:val="26"/>
                  <w:rPrChange w:id="5285" w:author="The Si Tran" w:date="2012-12-16T10:38:00Z">
                    <w:rPr/>
                  </w:rPrChange>
                </w:rPr>
                <w:t>ARMA(p,q)</w:t>
              </w:r>
            </w:ins>
          </w:p>
        </w:tc>
        <w:tc>
          <w:tcPr>
            <w:tcW w:w="3066" w:type="dxa"/>
            <w:tcPrChange w:id="5286" w:author="The Si Tran" w:date="2012-12-16T08:10:00Z">
              <w:tcPr>
                <w:tcW w:w="3258" w:type="dxa"/>
              </w:tcPr>
            </w:tcPrChange>
          </w:tcPr>
          <w:p w14:paraId="20140EB3" w14:textId="77777777" w:rsidR="00A96FA3" w:rsidRPr="00B9548F" w:rsidRDefault="00A96FA3">
            <w:pPr>
              <w:pStyle w:val="BangBody"/>
              <w:rPr>
                <w:ins w:id="5287" w:author="The Si Tran" w:date="2012-12-06T22:22:00Z"/>
                <w:szCs w:val="26"/>
                <w:rPrChange w:id="5288" w:author="The Si Tran" w:date="2012-12-16T10:38:00Z">
                  <w:rPr>
                    <w:ins w:id="5289" w:author="The Si Tran" w:date="2012-12-06T22:22:00Z"/>
                  </w:rPr>
                </w:rPrChange>
              </w:rPr>
              <w:pPrChange w:id="5290" w:author="The Si Tran" w:date="2012-12-16T10:38:00Z">
                <w:pPr>
                  <w:spacing w:line="240" w:lineRule="auto"/>
                  <w:jc w:val="left"/>
                </w:pPr>
              </w:pPrChange>
            </w:pPr>
            <w:ins w:id="5291" w:author="The Si Tran" w:date="2012-12-06T22:22:00Z">
              <w:r w:rsidRPr="00B9548F">
                <w:rPr>
                  <w:sz w:val="26"/>
                  <w:szCs w:val="26"/>
                  <w:rPrChange w:id="5292" w:author="The Si Tran" w:date="2012-12-16T10:38:00Z">
                    <w:rPr/>
                  </w:rPrChange>
                </w:rPr>
                <w:t>Exponential or sinusoidal decay to zero</w:t>
              </w:r>
            </w:ins>
          </w:p>
        </w:tc>
        <w:tc>
          <w:tcPr>
            <w:tcW w:w="3476" w:type="dxa"/>
            <w:tcPrChange w:id="5293" w:author="The Si Tran" w:date="2012-12-16T08:10:00Z">
              <w:tcPr>
                <w:tcW w:w="3599" w:type="dxa"/>
              </w:tcPr>
            </w:tcPrChange>
          </w:tcPr>
          <w:p w14:paraId="3C84B3BB" w14:textId="77777777" w:rsidR="00A96FA3" w:rsidRPr="00B9548F" w:rsidRDefault="00A96FA3">
            <w:pPr>
              <w:pStyle w:val="BangBody"/>
              <w:rPr>
                <w:ins w:id="5294" w:author="The Si Tran" w:date="2012-12-06T22:22:00Z"/>
                <w:szCs w:val="26"/>
                <w:rPrChange w:id="5295" w:author="The Si Tran" w:date="2012-12-16T10:38:00Z">
                  <w:rPr>
                    <w:ins w:id="5296" w:author="The Si Tran" w:date="2012-12-06T22:22:00Z"/>
                  </w:rPr>
                </w:rPrChange>
              </w:rPr>
              <w:pPrChange w:id="5297" w:author="The Si Tran" w:date="2012-12-16T10:38:00Z">
                <w:pPr>
                  <w:spacing w:line="240" w:lineRule="auto"/>
                  <w:jc w:val="left"/>
                </w:pPr>
              </w:pPrChange>
            </w:pPr>
            <w:ins w:id="5298" w:author="The Si Tran" w:date="2012-12-06T22:22:00Z">
              <w:r w:rsidRPr="00B9548F">
                <w:rPr>
                  <w:sz w:val="26"/>
                  <w:szCs w:val="26"/>
                  <w:rPrChange w:id="5299" w:author="The Si Tran" w:date="2012-12-16T10:38:00Z">
                    <w:rPr/>
                  </w:rPrChange>
                </w:rPr>
                <w:t>Exponential or sinusoidal decay to zero</w:t>
              </w:r>
            </w:ins>
          </w:p>
        </w:tc>
      </w:tr>
    </w:tbl>
    <w:p w14:paraId="1401E544" w14:textId="77777777" w:rsidR="00677EB9" w:rsidRDefault="00677EB9">
      <w:pPr>
        <w:pStyle w:val="ListParagraph"/>
        <w:ind w:left="1944"/>
        <w:rPr>
          <w:ins w:id="5300" w:author="The Si Tran" w:date="2012-12-07T19:19:00Z"/>
          <w:rFonts w:ascii="Times New Roman" w:hAnsi="Times New Roman"/>
          <w:sz w:val="26"/>
          <w:szCs w:val="26"/>
        </w:rPr>
        <w:pPrChange w:id="5301" w:author="The Si Tran" w:date="2012-12-07T19:19:00Z">
          <w:pPr>
            <w:pStyle w:val="ListParagraph"/>
            <w:ind w:left="1224"/>
          </w:pPr>
        </w:pPrChange>
      </w:pPr>
    </w:p>
    <w:p w14:paraId="52F4C767" w14:textId="7D709D74" w:rsidR="00677EB9" w:rsidRPr="00E10512" w:rsidRDefault="00677EB9">
      <w:pPr>
        <w:pStyle w:val="ListParagraph"/>
        <w:numPr>
          <w:ilvl w:val="0"/>
          <w:numId w:val="23"/>
        </w:numPr>
        <w:spacing w:line="360" w:lineRule="auto"/>
        <w:ind w:left="720"/>
        <w:rPr>
          <w:ins w:id="5302" w:author="The Si Tran" w:date="2012-12-07T19:19:00Z"/>
          <w:rFonts w:ascii="Times New Roman" w:hAnsi="Times New Roman"/>
          <w:sz w:val="26"/>
          <w:szCs w:val="26"/>
        </w:rPr>
        <w:pPrChange w:id="5303" w:author="The Si Tran" w:date="2012-12-16T10:48:00Z">
          <w:pPr>
            <w:pStyle w:val="ListParagraph"/>
            <w:ind w:left="1224"/>
          </w:pPr>
        </w:pPrChange>
      </w:pPr>
      <w:ins w:id="5304" w:author="The Si Tran" w:date="2012-12-07T19:19:00Z">
        <w:r>
          <w:rPr>
            <w:rFonts w:ascii="Times New Roman" w:hAnsi="Times New Roman"/>
            <w:sz w:val="26"/>
            <w:szCs w:val="26"/>
          </w:rPr>
          <w:t xml:space="preserve">Quá trình nhận dạng mô hình </w:t>
        </w:r>
      </w:ins>
      <w:ins w:id="5305" w:author="The Si Tran" w:date="2012-12-10T20:25:00Z">
        <w:r w:rsidR="00300B75">
          <w:rPr>
            <w:rFonts w:ascii="Times New Roman" w:hAnsi="Times New Roman"/>
            <w:sz w:val="26"/>
            <w:szCs w:val="26"/>
          </w:rPr>
          <w:t>S</w:t>
        </w:r>
      </w:ins>
      <w:ins w:id="5306" w:author="The Si Tran" w:date="2012-12-07T19:19:00Z">
        <w:r>
          <w:rPr>
            <w:rFonts w:ascii="Times New Roman" w:hAnsi="Times New Roman"/>
            <w:sz w:val="26"/>
            <w:szCs w:val="26"/>
          </w:rPr>
          <w:t>ARIMA bao gồm 4 giai đoạn chính</w:t>
        </w:r>
      </w:ins>
      <w:ins w:id="5307" w:author="The Si Tran" w:date="2012-12-10T20:25:00Z">
        <w:r w:rsidR="00206943">
          <w:rPr>
            <w:rFonts w:ascii="Times New Roman" w:hAnsi="Times New Roman"/>
            <w:sz w:val="26"/>
            <w:szCs w:val="26"/>
          </w:rPr>
          <w:t>:</w:t>
        </w:r>
      </w:ins>
    </w:p>
    <w:p w14:paraId="1392996E" w14:textId="77777777" w:rsidR="00677EB9" w:rsidRDefault="00677EB9">
      <w:pPr>
        <w:pStyle w:val="ListParagraph"/>
        <w:numPr>
          <w:ilvl w:val="0"/>
          <w:numId w:val="24"/>
        </w:numPr>
        <w:spacing w:line="360" w:lineRule="auto"/>
        <w:rPr>
          <w:ins w:id="5308" w:author="The Si Tran" w:date="2012-12-07T19:19:00Z"/>
          <w:rFonts w:ascii="Times New Roman" w:hAnsi="Times New Roman"/>
          <w:sz w:val="26"/>
          <w:szCs w:val="26"/>
        </w:rPr>
        <w:pPrChange w:id="5309" w:author="The Si Tran" w:date="2012-12-14T05:24:00Z">
          <w:pPr>
            <w:pStyle w:val="ListParagraph"/>
            <w:numPr>
              <w:numId w:val="18"/>
            </w:numPr>
            <w:ind w:hanging="360"/>
          </w:pPr>
        </w:pPrChange>
      </w:pPr>
      <w:ins w:id="5310" w:author="The Si Tran" w:date="2012-12-07T19:19:00Z">
        <w:r>
          <w:rPr>
            <w:rFonts w:ascii="Times New Roman" w:hAnsi="Times New Roman"/>
            <w:sz w:val="26"/>
            <w:szCs w:val="26"/>
          </w:rPr>
          <w:t>Xác định bậc lấy hiệu d để loại bỏ tính xu hướng trong chuỗi dữ liệu. Nếu ACF</w:t>
        </w:r>
      </w:ins>
      <w:ins w:id="5311" w:author="The Si Tran" w:date="2012-12-10T20:26:00Z">
        <w:r w:rsidR="008F4A34">
          <w:rPr>
            <w:rFonts w:ascii="Times New Roman" w:hAnsi="Times New Roman"/>
            <w:sz w:val="26"/>
            <w:szCs w:val="26"/>
          </w:rPr>
          <w:t>s</w:t>
        </w:r>
      </w:ins>
      <w:ins w:id="5312"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5313" w:author="The Si Tran" w:date="2012-12-10T20:26:00Z">
        <w:r w:rsidR="00087FFE">
          <w:rPr>
            <w:rFonts w:ascii="Times New Roman" w:hAnsi="Times New Roman"/>
            <w:sz w:val="26"/>
            <w:szCs w:val="26"/>
          </w:rPr>
          <w:t>s</w:t>
        </w:r>
      </w:ins>
      <w:ins w:id="5314"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d lần, chuỗi dữ liệu đã mất tính xu hướng. Tuy nhiên nếu chuỗi dữ liệu có tính </w:t>
        </w:r>
        <w:r>
          <w:rPr>
            <w:rFonts w:ascii="Times New Roman" w:hAnsi="Times New Roman"/>
            <w:sz w:val="26"/>
            <w:szCs w:val="26"/>
          </w:rPr>
          <w:lastRenderedPageBreak/>
          <w:t>mùa, thì ACF</w:t>
        </w:r>
      </w:ins>
      <w:ins w:id="5315" w:author="The Si Tran" w:date="2012-12-10T20:26:00Z">
        <w:r w:rsidR="00087FFE">
          <w:rPr>
            <w:rFonts w:ascii="Times New Roman" w:hAnsi="Times New Roman"/>
            <w:sz w:val="26"/>
            <w:szCs w:val="26"/>
          </w:rPr>
          <w:t>s</w:t>
        </w:r>
      </w:ins>
      <w:ins w:id="5316"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317" w:author="The Si Tran" w:date="2012-12-07T19:22:00Z"/>
          <w:rFonts w:ascii="Times New Roman" w:hAnsi="Times New Roman"/>
          <w:sz w:val="26"/>
          <w:szCs w:val="26"/>
        </w:rPr>
        <w:pPrChange w:id="5318" w:author="The Si Tran" w:date="2012-12-14T05:24:00Z">
          <w:pPr>
            <w:pStyle w:val="ListParagraph"/>
            <w:numPr>
              <w:numId w:val="18"/>
            </w:numPr>
            <w:ind w:hanging="360"/>
          </w:pPr>
        </w:pPrChange>
      </w:pPr>
      <w:ins w:id="5319"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5320" w:author="The Si Tran" w:date="2012-12-10T20:27:00Z">
        <w:r w:rsidR="00087FFE">
          <w:rPr>
            <w:rFonts w:ascii="Times New Roman" w:hAnsi="Times New Roman"/>
            <w:sz w:val="26"/>
            <w:szCs w:val="26"/>
          </w:rPr>
          <w:t xml:space="preserve"> Với các chuỗi dữ liệu thường gặp chỉ qua 1 lần lấy hiệu </w:t>
        </w:r>
      </w:ins>
      <w:ins w:id="5321"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322" w:author="The Si Tran" w:date="2012-12-07T19:22:00Z"/>
          <w:rFonts w:ascii="Times New Roman" w:hAnsi="Times New Roman"/>
          <w:sz w:val="26"/>
          <w:szCs w:val="26"/>
        </w:rPr>
        <w:pPrChange w:id="5323" w:author="The Si Tran" w:date="2012-12-14T05:24:00Z">
          <w:pPr>
            <w:pStyle w:val="ListParagraph"/>
            <w:ind w:left="1728"/>
          </w:pPr>
        </w:pPrChange>
      </w:pPr>
      <w:ins w:id="5324"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325" w:author="The Si Tran" w:date="2012-12-07T19:22:00Z"/>
          <w:rFonts w:ascii="Times New Roman" w:hAnsi="Times New Roman"/>
          <w:sz w:val="26"/>
          <w:szCs w:val="26"/>
        </w:rPr>
        <w:pPrChange w:id="5326" w:author="The Si Tran" w:date="2012-12-14T05:24:00Z">
          <w:pPr>
            <w:pStyle w:val="ListParagraph"/>
            <w:numPr>
              <w:numId w:val="25"/>
            </w:numPr>
            <w:ind w:left="2448" w:hanging="360"/>
          </w:pPr>
        </w:pPrChange>
      </w:pPr>
      <w:ins w:id="5327"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328" w:author="The Si Tran" w:date="2012-12-07T19:22:00Z"/>
          <w:rFonts w:ascii="Times New Roman" w:hAnsi="Times New Roman"/>
          <w:sz w:val="26"/>
          <w:szCs w:val="26"/>
        </w:rPr>
        <w:pPrChange w:id="5329" w:author="The Si Tran" w:date="2012-12-14T05:24:00Z">
          <w:pPr>
            <w:pStyle w:val="ListParagraph"/>
            <w:numPr>
              <w:numId w:val="25"/>
            </w:numPr>
            <w:ind w:left="2448" w:hanging="360"/>
          </w:pPr>
        </w:pPrChange>
      </w:pPr>
      <w:ins w:id="5330"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331"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332" w:author="The Si Tran" w:date="2012-12-07T19:19:00Z"/>
          <w:rFonts w:ascii="Times New Roman" w:hAnsi="Times New Roman"/>
          <w:sz w:val="26"/>
          <w:szCs w:val="26"/>
        </w:rPr>
        <w:pPrChange w:id="5333" w:author="The Si Tran" w:date="2012-12-14T05:24:00Z">
          <w:pPr>
            <w:pStyle w:val="ListParagraph"/>
            <w:numPr>
              <w:numId w:val="18"/>
            </w:numPr>
            <w:ind w:hanging="360"/>
          </w:pPr>
        </w:pPrChange>
      </w:pPr>
      <w:ins w:id="5334"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77777777" w:rsidR="00FC6FFD" w:rsidRDefault="00677EB9">
      <w:pPr>
        <w:pStyle w:val="ListParagraph"/>
        <w:numPr>
          <w:ilvl w:val="0"/>
          <w:numId w:val="24"/>
        </w:numPr>
        <w:spacing w:line="360" w:lineRule="auto"/>
        <w:rPr>
          <w:ins w:id="5335" w:author="The Si Tran" w:date="2012-12-07T21:34:00Z"/>
          <w:rFonts w:ascii="Times New Roman" w:hAnsi="Times New Roman"/>
          <w:sz w:val="26"/>
          <w:szCs w:val="26"/>
        </w:rPr>
        <w:pPrChange w:id="5336" w:author="The Si Tran" w:date="2012-12-14T05:24:00Z">
          <w:pPr>
            <w:pStyle w:val="ListParagraph"/>
            <w:ind w:left="792"/>
          </w:pPr>
        </w:pPrChange>
      </w:pPr>
      <w:ins w:id="5337" w:author="The Si Tran" w:date="2012-12-07T19:19:00Z">
        <w:r>
          <w:rPr>
            <w:rFonts w:ascii="Times New Roman" w:hAnsi="Times New Roman"/>
            <w:sz w:val="26"/>
            <w:szCs w:val="26"/>
          </w:rPr>
          <w:t>Xác định mô hình cho thành phần thường: trong chuỗi dữ liệu được biến đổi, ta phân tích ACF</w:t>
        </w:r>
      </w:ins>
      <w:ins w:id="5338" w:author="The Si Tran" w:date="2012-12-07T21:27:00Z">
        <w:r w:rsidR="00F90733">
          <w:rPr>
            <w:rFonts w:ascii="Times New Roman" w:hAnsi="Times New Roman"/>
            <w:sz w:val="26"/>
            <w:szCs w:val="26"/>
          </w:rPr>
          <w:t>s</w:t>
        </w:r>
      </w:ins>
      <w:ins w:id="5339" w:author="The Si Tran" w:date="2012-12-07T19:19:00Z">
        <w:r>
          <w:rPr>
            <w:rFonts w:ascii="Times New Roman" w:hAnsi="Times New Roman"/>
            <w:sz w:val="26"/>
            <w:szCs w:val="26"/>
          </w:rPr>
          <w:t xml:space="preserve"> và PACF</w:t>
        </w:r>
      </w:ins>
      <w:ins w:id="5340" w:author="The Si Tran" w:date="2012-12-07T21:28:00Z">
        <w:r w:rsidR="00F90733">
          <w:rPr>
            <w:rFonts w:ascii="Times New Roman" w:hAnsi="Times New Roman"/>
            <w:sz w:val="26"/>
            <w:szCs w:val="26"/>
          </w:rPr>
          <w:t>s</w:t>
        </w:r>
      </w:ins>
      <w:ins w:id="5341"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5342" w:author="The Si Tran" w:date="2012-12-07T21:28:00Z"/>
          <w:rFonts w:ascii="Times New Roman" w:hAnsi="Times New Roman"/>
          <w:sz w:val="26"/>
          <w:szCs w:val="26"/>
        </w:rPr>
        <w:pPrChange w:id="5343" w:author="The Si Tran" w:date="2012-12-14T05:24:00Z">
          <w:pPr>
            <w:pStyle w:val="ListParagraph"/>
            <w:ind w:left="792"/>
          </w:pPr>
        </w:pPrChange>
      </w:pPr>
      <w:ins w:id="5344" w:author="The Si Tran" w:date="2012-12-10T20:30:00Z">
        <w:r>
          <w:rPr>
            <w:rFonts w:ascii="Times New Roman" w:hAnsi="Times New Roman"/>
            <w:sz w:val="26"/>
            <w:szCs w:val="26"/>
          </w:rPr>
          <w:t>Như đề cập ở trên,</w:t>
        </w:r>
      </w:ins>
      <w:ins w:id="5345"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5346" w:author="The Si Tran" w:date="2012-12-07T21:28:00Z"/>
          <w:rFonts w:ascii="Times New Roman" w:hAnsi="Times New Roman"/>
          <w:sz w:val="26"/>
          <w:szCs w:val="26"/>
        </w:rPr>
        <w:pPrChange w:id="5347" w:author="The Si Tran" w:date="2012-12-14T05:24:00Z">
          <w:pPr>
            <w:pStyle w:val="ListParagraph"/>
            <w:numPr>
              <w:numId w:val="26"/>
            </w:numPr>
            <w:ind w:left="1512" w:hanging="360"/>
          </w:pPr>
        </w:pPrChange>
      </w:pPr>
      <w:ins w:id="5348" w:author="The Si Tran" w:date="2012-12-07T21:28:00Z">
        <w:r>
          <w:rPr>
            <w:rFonts w:ascii="Times New Roman" w:hAnsi="Times New Roman"/>
            <w:sz w:val="26"/>
            <w:szCs w:val="26"/>
          </w:rPr>
          <w:t xml:space="preserve">Giảm </w:t>
        </w:r>
      </w:ins>
      <w:ins w:id="5349" w:author="The Si Tran" w:date="2012-12-10T20:31:00Z">
        <w:r w:rsidR="00B261FB">
          <w:rPr>
            <w:rFonts w:ascii="Times New Roman" w:hAnsi="Times New Roman"/>
            <w:sz w:val="26"/>
            <w:szCs w:val="26"/>
          </w:rPr>
          <w:t>chậm</w:t>
        </w:r>
      </w:ins>
      <w:ins w:id="5350"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351" w:author="The Si Tran" w:date="2012-12-07T21:28:00Z"/>
          <w:rFonts w:ascii="Times New Roman" w:hAnsi="Times New Roman"/>
          <w:sz w:val="26"/>
          <w:szCs w:val="26"/>
        </w:rPr>
        <w:pPrChange w:id="5352" w:author="The Si Tran" w:date="2012-12-14T05:24:00Z">
          <w:pPr>
            <w:pStyle w:val="ListParagraph"/>
            <w:numPr>
              <w:numId w:val="26"/>
            </w:numPr>
            <w:ind w:left="1512" w:hanging="360"/>
          </w:pPr>
        </w:pPrChange>
      </w:pPr>
      <w:ins w:id="5353"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354" w:author="The Si Tran" w:date="2012-12-07T21:28:00Z"/>
          <w:rFonts w:ascii="Times New Roman" w:hAnsi="Times New Roman"/>
          <w:sz w:val="26"/>
          <w:szCs w:val="26"/>
        </w:rPr>
        <w:pPrChange w:id="5355" w:author="The Si Tran" w:date="2012-12-14T05:24:00Z">
          <w:pPr>
            <w:pStyle w:val="ListParagraph"/>
            <w:numPr>
              <w:numId w:val="26"/>
            </w:numPr>
            <w:ind w:left="1512" w:hanging="360"/>
          </w:pPr>
        </w:pPrChange>
      </w:pPr>
      <w:ins w:id="5356" w:author="The Si Tran" w:date="2012-12-07T21:28:00Z">
        <w:r>
          <w:rPr>
            <w:rFonts w:ascii="Times New Roman" w:hAnsi="Times New Roman"/>
            <w:sz w:val="26"/>
            <w:szCs w:val="26"/>
          </w:rPr>
          <w:t xml:space="preserve">Giảm </w:t>
        </w:r>
      </w:ins>
      <w:ins w:id="5357" w:author="The Si Tran" w:date="2012-12-10T20:31:00Z">
        <w:r w:rsidR="003A6C45">
          <w:rPr>
            <w:rFonts w:ascii="Times New Roman" w:hAnsi="Times New Roman"/>
            <w:sz w:val="26"/>
            <w:szCs w:val="26"/>
          </w:rPr>
          <w:t>gián đoạn</w:t>
        </w:r>
      </w:ins>
      <w:ins w:id="5358"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359" w:author="The Si Tran" w:date="2012-12-07T21:29:00Z"/>
          <w:rFonts w:ascii="Times New Roman" w:hAnsi="Times New Roman"/>
          <w:sz w:val="26"/>
          <w:szCs w:val="26"/>
        </w:rPr>
        <w:pPrChange w:id="5360" w:author="The Si Tran" w:date="2012-12-14T05:24:00Z">
          <w:pPr>
            <w:pStyle w:val="ListParagraph"/>
            <w:numPr>
              <w:numId w:val="18"/>
            </w:numPr>
            <w:ind w:hanging="360"/>
          </w:pPr>
        </w:pPrChange>
      </w:pPr>
      <w:ins w:id="5361" w:author="The Si Tran" w:date="2012-12-07T21:28:00Z">
        <w:r>
          <w:rPr>
            <w:rFonts w:ascii="Times New Roman" w:hAnsi="Times New Roman"/>
            <w:sz w:val="26"/>
            <w:szCs w:val="26"/>
          </w:rPr>
          <w:t>Bằng cách tính</w:t>
        </w:r>
      </w:ins>
      <w:ins w:id="5362"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363" w:author="The Si Tran" w:date="2012-12-10T20:31:00Z">
        <w:r w:rsidR="00223994">
          <w:rPr>
            <w:rFonts w:ascii="Times New Roman" w:hAnsi="Times New Roman"/>
            <w:sz w:val="26"/>
            <w:szCs w:val="26"/>
          </w:rPr>
          <w:t>ính</w:t>
        </w:r>
      </w:ins>
      <w:ins w:id="5364"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365" w:author="The Si Tran" w:date="2012-12-07T21:30:00Z"/>
          <w:rFonts w:ascii="Times New Roman" w:hAnsi="Times New Roman"/>
          <w:sz w:val="26"/>
          <w:szCs w:val="26"/>
        </w:rPr>
        <w:pPrChange w:id="5366" w:author="The Si Tran" w:date="2012-12-14T05:25:00Z">
          <w:pPr>
            <w:pStyle w:val="ListParagraph"/>
            <w:ind w:left="1224" w:firstLine="216"/>
          </w:pPr>
        </w:pPrChange>
      </w:pPr>
      <w:ins w:id="5367"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368" w:author="The Si Tran" w:date="2012-12-07T21:30:00Z"/>
          <w:rFonts w:ascii="Times New Roman" w:hAnsi="Times New Roman"/>
          <w:sz w:val="26"/>
          <w:szCs w:val="26"/>
        </w:rPr>
        <w:pPrChange w:id="5369" w:author="The Si Tran" w:date="2012-12-14T05:25:00Z">
          <w:pPr>
            <w:pStyle w:val="ListParagraph"/>
            <w:ind w:left="1224"/>
          </w:pPr>
        </w:pPrChange>
      </w:pPr>
      <w:ins w:id="5370" w:author="The Si Tran" w:date="2012-12-07T21:30:00Z">
        <w:r>
          <w:rPr>
            <w:rFonts w:ascii="Times New Roman" w:hAnsi="Times New Roman"/>
            <w:sz w:val="26"/>
            <w:szCs w:val="26"/>
          </w:rPr>
          <w:t>với M là số hệ số tương quan có ý nghĩa</w:t>
        </w:r>
      </w:ins>
      <w:ins w:id="5371"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372" w:author="The Si Tran" w:date="2012-12-07T21:30:00Z"/>
          <w:rFonts w:ascii="Times New Roman" w:hAnsi="Times New Roman"/>
          <w:sz w:val="26"/>
          <w:szCs w:val="26"/>
        </w:rPr>
        <w:pPrChange w:id="5373" w:author="The Si Tran" w:date="2012-12-14T05:25:00Z">
          <w:pPr>
            <w:pStyle w:val="ListParagraph"/>
            <w:ind w:left="1224"/>
          </w:pPr>
        </w:pPrChange>
      </w:pPr>
      <w:ins w:id="5374" w:author="The Si Tran" w:date="2012-12-07T21:30:00Z">
        <w:r>
          <w:rPr>
            <w:rFonts w:ascii="Times New Roman" w:hAnsi="Times New Roman"/>
            <w:sz w:val="26"/>
            <w:szCs w:val="26"/>
          </w:rPr>
          <w:t>Phương pháp xác định mô hình trong hệ số tương quan:</w:t>
        </w:r>
      </w:ins>
    </w:p>
    <w:p w14:paraId="43F13FFE" w14:textId="77777777" w:rsidR="00FC6FFD" w:rsidRDefault="00DB3CD0">
      <w:pPr>
        <w:pStyle w:val="ListParagraph"/>
        <w:ind w:left="1440" w:firstLine="0"/>
        <w:rPr>
          <w:ins w:id="5375" w:author="The Si Tran" w:date="2012-12-07T21:34:00Z"/>
          <w:rFonts w:ascii="Times New Roman" w:hAnsi="Times New Roman"/>
          <w:sz w:val="26"/>
          <w:szCs w:val="26"/>
        </w:rPr>
        <w:pPrChange w:id="5376" w:author="The Si Tran" w:date="2012-12-07T21:33:00Z">
          <w:pPr>
            <w:pStyle w:val="ListParagraph"/>
            <w:numPr>
              <w:numId w:val="18"/>
            </w:numPr>
            <w:ind w:hanging="360"/>
          </w:pPr>
        </w:pPrChange>
      </w:pPr>
      <w:ins w:id="5377" w:author="The Si Tran" w:date="2012-12-07T21:32:00Z">
        <w:r>
          <w:rPr>
            <w:rFonts w:ascii="Times New Roman" w:hAnsi="Times New Roman"/>
            <w:noProof/>
            <w:sz w:val="26"/>
            <w:szCs w:val="26"/>
            <w:rPrChange w:id="5378" w:author="Unknown">
              <w:rPr>
                <w:noProof/>
              </w:rPr>
            </w:rPrChange>
          </w:rPr>
          <mc:AlternateContent>
            <mc:Choice Requires="wpc">
              <w:drawing>
                <wp:inline distT="0" distB="0" distL="0" distR="0" wp14:anchorId="3B4373B8" wp14:editId="78BA0721">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6D615" w14:textId="77777777" w:rsidR="00350BDD" w:rsidRDefault="00350BDD" w:rsidP="00097101">
                                <w:pPr>
                                  <w:spacing w:line="240" w:lineRule="auto"/>
                                  <w:rPr>
                                    <w:szCs w:val="26"/>
                                  </w:rPr>
                                </w:pPr>
                                <w:ins w:id="5379" w:author="The Si Tran" w:date="2012-12-07T21:32:00Z">
                                  <w:r>
                                    <w:rPr>
                                      <w:szCs w:val="26"/>
                                    </w:rPr>
                                    <w:t>i</w:t>
                                  </w:r>
                                </w:ins>
                                <w:del w:id="5380"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7.55pt;height:14.25pt" o:ole="">
                                      <v:imagedata r:id="rId173" o:title=""/>
                                    </v:shape>
                                    <o:OLEObject Type="Embed" ProgID="Equation.DSMT4" ShapeID="_x0000_i1195" DrawAspect="Content" ObjectID="_1417184672" r:id="rId174"/>
                                  </w:object>
                                </w:r>
                                <w:r>
                                  <w:rPr>
                                    <w:szCs w:val="26"/>
                                  </w:rPr>
                                  <w:t xml:space="preserve"> &gt; 65%) </w:t>
                                </w:r>
                                <w:r>
                                  <w:rPr>
                                    <w:szCs w:val="26"/>
                                  </w:rPr>
                                  <w:tab/>
                                </w:r>
                                <w:r>
                                  <w:rPr>
                                    <w:szCs w:val="26"/>
                                  </w:rPr>
                                  <w:tab/>
                                  <w:t>then  pattern = abrupt cutoff</w:t>
                                </w:r>
                              </w:p>
                              <w:p w14:paraId="7A8FA14B" w14:textId="77777777" w:rsidR="00350BDD" w:rsidRDefault="00350BDD" w:rsidP="00E231FB">
                                <w:pPr>
                                  <w:spacing w:line="240" w:lineRule="auto"/>
                                  <w:rPr>
                                    <w:szCs w:val="26"/>
                                  </w:rPr>
                                </w:pPr>
                                <w:ins w:id="5381" w:author="The Si Tran" w:date="2012-12-07T21:32:00Z">
                                  <w:r>
                                    <w:rPr>
                                      <w:szCs w:val="26"/>
                                    </w:rPr>
                                    <w:t>e</w:t>
                                  </w:r>
                                </w:ins>
                                <w:del w:id="5382"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7.55pt;height:14.25pt" o:ole="">
                                      <v:imagedata r:id="rId175" o:title=""/>
                                    </v:shape>
                                    <o:OLEObject Type="Embed" ProgID="Equation.DSMT4" ShapeID="_x0000_i1196" DrawAspect="Content" ObjectID="_1417184673" r:id="rId176"/>
                                  </w:object>
                                </w:r>
                                <w:r>
                                  <w:rPr>
                                    <w:szCs w:val="26"/>
                                  </w:rPr>
                                  <w:t xml:space="preserve"> &lt; 10%)</w:t>
                                </w:r>
                                <w:r>
                                  <w:rPr>
                                    <w:szCs w:val="26"/>
                                  </w:rPr>
                                  <w:tab/>
                                  <w:t>then  pattern =</w:t>
                                </w:r>
                                <w:ins w:id="5383" w:author="The Si Tran" w:date="2012-12-07T21:32:00Z">
                                  <w:r>
                                    <w:rPr>
                                      <w:szCs w:val="26"/>
                                    </w:rPr>
                                    <w:t xml:space="preserve"> </w:t>
                                  </w:r>
                                </w:ins>
                                <w:r>
                                  <w:rPr>
                                    <w:szCs w:val="26"/>
                                  </w:rPr>
                                  <w:t>slow decay</w:t>
                                </w:r>
                              </w:p>
                              <w:p w14:paraId="732BA6E4" w14:textId="77777777" w:rsidR="00350BDD" w:rsidRPr="00B108D6" w:rsidRDefault="00350BDD">
                                <w:pPr>
                                  <w:spacing w:line="240" w:lineRule="auto"/>
                                  <w:rPr>
                                    <w:szCs w:val="26"/>
                                  </w:rPr>
                                  <w:pPrChange w:id="5384" w:author="The Si Tran" w:date="2012-12-07T21:32:00Z">
                                    <w:pPr/>
                                  </w:pPrChange>
                                </w:pPr>
                                <w:ins w:id="5385" w:author="The Si Tran" w:date="2012-12-07T21:32:00Z">
                                  <w:r>
                                    <w:rPr>
                                      <w:szCs w:val="26"/>
                                    </w:rPr>
                                    <w:t>e</w:t>
                                  </w:r>
                                </w:ins>
                                <w:del w:id="5386"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5" o:spid="_x0000_s1066"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M0e&#10;slDAAgAAOAYAAA4AAAAAAAAAAAAAAAAALgIAAGRycy9lMm9Eb2MueG1sUEsBAi0AFAAGAAgAAAAh&#10;AE0jbg7bAAAABQEAAA8AAAAAAAAAAAAAAAAAGgUAAGRycy9kb3ducmV2LnhtbFBLBQYAAAAABAAE&#10;APMAAAAiBgAAAAA=&#10;">
                  <v:shape id="_x0000_s1067" type="#_x0000_t75" style="position:absolute;width:41719;height:10972;visibility:visible;mso-wrap-style:square">
                    <v:fill o:detectmouseclick="t"/>
                    <v:path o:connecttype="none"/>
                  </v:shape>
                  <v:shape id="Text Box 94" o:spid="_x0000_s1068"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2A46D615" w14:textId="77777777" w:rsidR="00350BDD" w:rsidRDefault="00350BDD" w:rsidP="00097101">
                          <w:pPr>
                            <w:spacing w:line="240" w:lineRule="auto"/>
                            <w:rPr>
                              <w:szCs w:val="26"/>
                            </w:rPr>
                          </w:pPr>
                          <w:ins w:id="5387" w:author="The Si Tran" w:date="2012-12-07T21:32:00Z">
                            <w:r>
                              <w:rPr>
                                <w:szCs w:val="26"/>
                              </w:rPr>
                              <w:t>i</w:t>
                            </w:r>
                          </w:ins>
                          <w:del w:id="5388"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7.55pt;height:14.25pt" o:ole="">
                                <v:imagedata r:id="rId173" o:title=""/>
                              </v:shape>
                              <o:OLEObject Type="Embed" ProgID="Equation.DSMT4" ShapeID="_x0000_i1195" DrawAspect="Content" ObjectID="_1417184672" r:id="rId177"/>
                            </w:object>
                          </w:r>
                          <w:r>
                            <w:rPr>
                              <w:szCs w:val="26"/>
                            </w:rPr>
                            <w:t xml:space="preserve"> &gt; 65%) </w:t>
                          </w:r>
                          <w:r>
                            <w:rPr>
                              <w:szCs w:val="26"/>
                            </w:rPr>
                            <w:tab/>
                          </w:r>
                          <w:r>
                            <w:rPr>
                              <w:szCs w:val="26"/>
                            </w:rPr>
                            <w:tab/>
                            <w:t>then  pattern = abrupt cutoff</w:t>
                          </w:r>
                        </w:p>
                        <w:p w14:paraId="7A8FA14B" w14:textId="77777777" w:rsidR="00350BDD" w:rsidRDefault="00350BDD" w:rsidP="00E231FB">
                          <w:pPr>
                            <w:spacing w:line="240" w:lineRule="auto"/>
                            <w:rPr>
                              <w:szCs w:val="26"/>
                            </w:rPr>
                          </w:pPr>
                          <w:ins w:id="5389" w:author="The Si Tran" w:date="2012-12-07T21:32:00Z">
                            <w:r>
                              <w:rPr>
                                <w:szCs w:val="26"/>
                              </w:rPr>
                              <w:t>e</w:t>
                            </w:r>
                          </w:ins>
                          <w:del w:id="5390"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7.55pt;height:14.25pt" o:ole="">
                                <v:imagedata r:id="rId175" o:title=""/>
                              </v:shape>
                              <o:OLEObject Type="Embed" ProgID="Equation.DSMT4" ShapeID="_x0000_i1196" DrawAspect="Content" ObjectID="_1417184673" r:id="rId178"/>
                            </w:object>
                          </w:r>
                          <w:r>
                            <w:rPr>
                              <w:szCs w:val="26"/>
                            </w:rPr>
                            <w:t xml:space="preserve"> &lt; 10%)</w:t>
                          </w:r>
                          <w:r>
                            <w:rPr>
                              <w:szCs w:val="26"/>
                            </w:rPr>
                            <w:tab/>
                            <w:t>then  pattern =</w:t>
                          </w:r>
                          <w:ins w:id="5391" w:author="The Si Tran" w:date="2012-12-07T21:32:00Z">
                            <w:r>
                              <w:rPr>
                                <w:szCs w:val="26"/>
                              </w:rPr>
                              <w:t xml:space="preserve"> </w:t>
                            </w:r>
                          </w:ins>
                          <w:r>
                            <w:rPr>
                              <w:szCs w:val="26"/>
                            </w:rPr>
                            <w:t>slow decay</w:t>
                          </w:r>
                        </w:p>
                        <w:p w14:paraId="732BA6E4" w14:textId="77777777" w:rsidR="00350BDD" w:rsidRPr="00B108D6" w:rsidRDefault="00350BDD">
                          <w:pPr>
                            <w:spacing w:line="240" w:lineRule="auto"/>
                            <w:rPr>
                              <w:szCs w:val="26"/>
                            </w:rPr>
                            <w:pPrChange w:id="5392" w:author="The Si Tran" w:date="2012-12-07T21:32:00Z">
                              <w:pPr/>
                            </w:pPrChange>
                          </w:pPr>
                          <w:ins w:id="5393" w:author="The Si Tran" w:date="2012-12-07T21:32:00Z">
                            <w:r>
                              <w:rPr>
                                <w:szCs w:val="26"/>
                              </w:rPr>
                              <w:t>e</w:t>
                            </w:r>
                          </w:ins>
                          <w:del w:id="5394"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395" w:author="The Si Tran" w:date="2012-12-07T21:54:00Z"/>
          <w:rFonts w:ascii="Times New Roman" w:hAnsi="Times New Roman"/>
          <w:sz w:val="26"/>
          <w:szCs w:val="26"/>
        </w:rPr>
        <w:pPrChange w:id="5396" w:author="The Si Tran" w:date="2012-12-07T21:54:00Z">
          <w:pPr>
            <w:pStyle w:val="ListParagraph"/>
            <w:ind w:left="1224"/>
          </w:pPr>
        </w:pPrChange>
      </w:pPr>
      <w:ins w:id="5397" w:author="The Si Tran" w:date="2012-12-07T21:54:00Z">
        <w:r>
          <w:rPr>
            <w:rFonts w:ascii="Times New Roman" w:hAnsi="Times New Roman"/>
            <w:sz w:val="26"/>
            <w:szCs w:val="26"/>
          </w:rPr>
          <w:lastRenderedPageBreak/>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398" w:author="The Si Tran" w:date="2012-12-07T19:19:00Z"/>
          <w:rFonts w:ascii="Times New Roman" w:hAnsi="Times New Roman"/>
          <w:sz w:val="26"/>
          <w:szCs w:val="26"/>
        </w:rPr>
        <w:pPrChange w:id="5399" w:author="The Si Tran" w:date="2012-12-07T21:34:00Z">
          <w:pPr>
            <w:pStyle w:val="ListParagraph"/>
            <w:numPr>
              <w:numId w:val="18"/>
            </w:numPr>
            <w:ind w:hanging="360"/>
          </w:pPr>
        </w:pPrChange>
      </w:pPr>
      <w:ins w:id="5400" w:author="The Si Tran" w:date="2012-12-07T21:54:00Z">
        <w:r>
          <w:rPr>
            <w:rFonts w:ascii="Times New Roman" w:hAnsi="Times New Roman"/>
            <w:noProof/>
            <w:sz w:val="26"/>
            <w:szCs w:val="26"/>
            <w:rPrChange w:id="5401" w:author="Unknown">
              <w:rPr>
                <w:noProof/>
              </w:rPr>
            </w:rPrChange>
          </w:rPr>
          <mc:AlternateContent>
            <mc:Choice Requires="wpc">
              <w:drawing>
                <wp:inline distT="0" distB="0" distL="0" distR="0" wp14:anchorId="17C388E2" wp14:editId="667FA893">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350BDD" w:rsidDel="00EC5752" w:rsidRDefault="00350BDD" w:rsidP="00097101">
                                <w:pPr>
                                  <w:spacing w:line="240" w:lineRule="auto"/>
                                  <w:jc w:val="left"/>
                                  <w:rPr>
                                    <w:del w:id="5402" w:author="The Si Tran" w:date="2012-12-07T21:54:00Z"/>
                                    <w:szCs w:val="26"/>
                                  </w:rPr>
                                </w:pPr>
                                <w:ins w:id="5403" w:author="The Si Tran" w:date="2012-12-07T21:55:00Z">
                                  <w:r>
                                    <w:rPr>
                                      <w:szCs w:val="26"/>
                                    </w:rPr>
                                    <w:t>i</w:t>
                                  </w:r>
                                </w:ins>
                                <w:del w:id="5404" w:author="The Si Tran" w:date="2012-12-07T21:55:00Z">
                                  <w:r w:rsidDel="00EC5752">
                                    <w:rPr>
                                      <w:szCs w:val="26"/>
                                    </w:rPr>
                                    <w:delText>I</w:delText>
                                  </w:r>
                                </w:del>
                                <w:r>
                                  <w:rPr>
                                    <w:szCs w:val="26"/>
                                  </w:rPr>
                                  <w:t>f (high frequencies exist in ACF or PACF)</w:t>
                                </w:r>
                                <w:ins w:id="5405" w:author="The Si Tran" w:date="2012-12-07T21:55:00Z">
                                  <w:r>
                                    <w:rPr>
                                      <w:szCs w:val="26"/>
                                    </w:rPr>
                                    <w:t xml:space="preserve"> {</w:t>
                                  </w:r>
                                </w:ins>
                              </w:p>
                              <w:p w14:paraId="503CA6A7" w14:textId="77777777" w:rsidR="00350BDD" w:rsidRDefault="00350BDD" w:rsidP="00E231FB">
                                <w:pPr>
                                  <w:spacing w:line="240" w:lineRule="auto"/>
                                  <w:jc w:val="left"/>
                                  <w:rPr>
                                    <w:szCs w:val="26"/>
                                  </w:rPr>
                                </w:pPr>
                                <w:del w:id="5406" w:author="The Si Tran" w:date="2012-12-07T21:54:00Z">
                                  <w:r w:rsidDel="00EC5752">
                                    <w:rPr>
                                      <w:szCs w:val="26"/>
                                    </w:rPr>
                                    <w:delText>{</w:delText>
                                  </w:r>
                                </w:del>
                              </w:p>
                              <w:p w14:paraId="41D22285" w14:textId="77777777" w:rsidR="00350BDD" w:rsidRDefault="00350BDD">
                                <w:pPr>
                                  <w:spacing w:line="240" w:lineRule="auto"/>
                                  <w:jc w:val="left"/>
                                  <w:rPr>
                                    <w:szCs w:val="26"/>
                                  </w:rPr>
                                  <w:pPrChange w:id="5407" w:author="The Si Tran" w:date="2012-12-07T21:55:00Z">
                                    <w:pPr/>
                                  </w:pPrChange>
                                </w:pPr>
                                <w:r>
                                  <w:rPr>
                                    <w:szCs w:val="26"/>
                                  </w:rPr>
                                  <w:tab/>
                                </w:r>
                                <w:ins w:id="5408" w:author="The Si Tran" w:date="2012-12-08T15:47:00Z">
                                  <w:r>
                                    <w:rPr>
                                      <w:szCs w:val="26"/>
                                    </w:rPr>
                                    <w:t>i</w:t>
                                  </w:r>
                                </w:ins>
                                <w:del w:id="5409"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50BDD" w:rsidRDefault="00350BDD">
                                <w:pPr>
                                  <w:spacing w:line="240" w:lineRule="auto"/>
                                  <w:jc w:val="left"/>
                                  <w:rPr>
                                    <w:szCs w:val="26"/>
                                  </w:rPr>
                                  <w:pPrChange w:id="5410" w:author="The Si Tran" w:date="2012-12-07T21:55:00Z">
                                    <w:pPr/>
                                  </w:pPrChange>
                                </w:pPr>
                                <w:r>
                                  <w:rPr>
                                    <w:szCs w:val="26"/>
                                  </w:rPr>
                                  <w:tab/>
                                </w:r>
                                <w:r>
                                  <w:rPr>
                                    <w:szCs w:val="26"/>
                                  </w:rPr>
                                  <w:tab/>
                                  <w:t>Model = pure MA(q)</w:t>
                                </w:r>
                                <w:r>
                                  <w:rPr>
                                    <w:szCs w:val="26"/>
                                  </w:rPr>
                                  <w:tab/>
                                </w:r>
                              </w:p>
                              <w:p w14:paraId="012CDC71" w14:textId="77777777" w:rsidR="00350BDD" w:rsidRDefault="00350BDD">
                                <w:pPr>
                                  <w:spacing w:line="240" w:lineRule="auto"/>
                                  <w:jc w:val="left"/>
                                  <w:rPr>
                                    <w:szCs w:val="26"/>
                                  </w:rPr>
                                  <w:pPrChange w:id="5411" w:author="The Si Tran" w:date="2012-12-07T21:55:00Z">
                                    <w:pPr/>
                                  </w:pPrChange>
                                </w:pPr>
                                <w:r>
                                  <w:rPr>
                                    <w:szCs w:val="26"/>
                                  </w:rPr>
                                  <w:tab/>
                                </w:r>
                                <w:ins w:id="5412" w:author="The Si Tran" w:date="2012-12-08T15:47:00Z">
                                  <w:r>
                                    <w:rPr>
                                      <w:szCs w:val="26"/>
                                    </w:rPr>
                                    <w:t>e</w:t>
                                  </w:r>
                                </w:ins>
                                <w:del w:id="5413"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50BDD" w:rsidRDefault="00350BDD">
                                <w:pPr>
                                  <w:spacing w:line="240" w:lineRule="auto"/>
                                  <w:jc w:val="left"/>
                                  <w:rPr>
                                    <w:szCs w:val="26"/>
                                  </w:rPr>
                                  <w:pPrChange w:id="5414" w:author="The Si Tran" w:date="2012-12-07T21:55:00Z">
                                    <w:pPr/>
                                  </w:pPrChange>
                                </w:pPr>
                                <w:r>
                                  <w:rPr>
                                    <w:szCs w:val="26"/>
                                  </w:rPr>
                                  <w:tab/>
                                </w:r>
                                <w:r>
                                  <w:rPr>
                                    <w:szCs w:val="26"/>
                                  </w:rPr>
                                  <w:tab/>
                                  <w:t>Model = pure AR(p)</w:t>
                                </w:r>
                              </w:p>
                              <w:p w14:paraId="0A5BF9CC" w14:textId="77777777" w:rsidR="00350BDD" w:rsidRDefault="00350BDD">
                                <w:pPr>
                                  <w:spacing w:line="240" w:lineRule="auto"/>
                                  <w:jc w:val="left"/>
                                  <w:rPr>
                                    <w:szCs w:val="26"/>
                                  </w:rPr>
                                  <w:pPrChange w:id="5415" w:author="The Si Tran" w:date="2012-12-07T21:55:00Z">
                                    <w:pPr/>
                                  </w:pPrChange>
                                </w:pPr>
                                <w:r>
                                  <w:rPr>
                                    <w:szCs w:val="26"/>
                                  </w:rPr>
                                  <w:tab/>
                                </w:r>
                                <w:ins w:id="5416" w:author="The Si Tran" w:date="2012-12-08T15:47:00Z">
                                  <w:r>
                                    <w:rPr>
                                      <w:szCs w:val="26"/>
                                    </w:rPr>
                                    <w:t>e</w:t>
                                  </w:r>
                                </w:ins>
                                <w:del w:id="5417"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50BDD" w:rsidDel="00EC5752" w:rsidRDefault="00350BDD">
                                <w:pPr>
                                  <w:spacing w:line="240" w:lineRule="auto"/>
                                  <w:jc w:val="left"/>
                                  <w:rPr>
                                    <w:del w:id="5418" w:author="The Si Tran" w:date="2012-12-07T21:54:00Z"/>
                                    <w:szCs w:val="26"/>
                                  </w:rPr>
                                  <w:pPrChange w:id="5419" w:author="The Si Tran" w:date="2012-12-07T21:55:00Z">
                                    <w:pPr/>
                                  </w:pPrChange>
                                </w:pPr>
                                <w:r>
                                  <w:rPr>
                                    <w:szCs w:val="26"/>
                                  </w:rPr>
                                  <w:tab/>
                                </w:r>
                                <w:r>
                                  <w:rPr>
                                    <w:szCs w:val="26"/>
                                  </w:rPr>
                                  <w:tab/>
                                  <w:t>Model = ARMA(p,q)</w:t>
                                </w:r>
                              </w:p>
                              <w:p w14:paraId="356E5661" w14:textId="77777777" w:rsidR="00350BDD" w:rsidRDefault="00350BDD">
                                <w:pPr>
                                  <w:spacing w:line="240" w:lineRule="auto"/>
                                  <w:jc w:val="left"/>
                                  <w:rPr>
                                    <w:ins w:id="5420" w:author="The Si Tran" w:date="2012-12-07T21:55:00Z"/>
                                    <w:szCs w:val="26"/>
                                  </w:rPr>
                                  <w:pPrChange w:id="5421" w:author="The Si Tran" w:date="2012-12-07T21:55:00Z">
                                    <w:pPr/>
                                  </w:pPrChange>
                                </w:pPr>
                              </w:p>
                              <w:p w14:paraId="64F48697" w14:textId="77777777" w:rsidR="00350BDD" w:rsidRDefault="00350BDD">
                                <w:pPr>
                                  <w:spacing w:line="240" w:lineRule="auto"/>
                                  <w:jc w:val="left"/>
                                  <w:rPr>
                                    <w:szCs w:val="26"/>
                                  </w:rPr>
                                  <w:pPrChange w:id="5422" w:author="The Si Tran" w:date="2012-12-07T21:55:00Z">
                                    <w:pPr/>
                                  </w:pPrChange>
                                </w:pPr>
                                <w:ins w:id="5423" w:author="The Si Tran" w:date="2012-12-07T21:55:00Z">
                                  <w:r>
                                    <w:rPr>
                                      <w:szCs w:val="26"/>
                                    </w:rPr>
                                    <w:t>}</w:t>
                                  </w:r>
                                </w:ins>
                                <w:del w:id="5424" w:author="The Si Tran" w:date="2012-12-07T21:54:00Z">
                                  <w:r w:rsidDel="00EC5752">
                                    <w:rPr>
                                      <w:szCs w:val="26"/>
                                    </w:rPr>
                                    <w:delText>}</w:delText>
                                  </w:r>
                                </w:del>
                              </w:p>
                              <w:p w14:paraId="13DC2B9F" w14:textId="77777777" w:rsidR="00350BDD" w:rsidDel="00EC5752" w:rsidRDefault="00350BDD">
                                <w:pPr>
                                  <w:spacing w:before="0" w:line="240" w:lineRule="auto"/>
                                  <w:jc w:val="left"/>
                                  <w:rPr>
                                    <w:del w:id="5425" w:author="The Si Tran" w:date="2012-12-07T21:55:00Z"/>
                                    <w:szCs w:val="26"/>
                                  </w:rPr>
                                  <w:pPrChange w:id="5426" w:author="The Si Tran" w:date="2012-12-07T21:55:00Z">
                                    <w:pPr/>
                                  </w:pPrChange>
                                </w:pPr>
                                <w:ins w:id="5427" w:author="The Si Tran" w:date="2012-12-07T21:55:00Z">
                                  <w:r>
                                    <w:rPr>
                                      <w:szCs w:val="26"/>
                                    </w:rPr>
                                    <w:t>e</w:t>
                                  </w:r>
                                </w:ins>
                                <w:del w:id="5428" w:author="The Si Tran" w:date="2012-12-07T21:55:00Z">
                                  <w:r w:rsidDel="00EC5752">
                                    <w:rPr>
                                      <w:szCs w:val="26"/>
                                    </w:rPr>
                                    <w:delText>E</w:delText>
                                  </w:r>
                                </w:del>
                                <w:r>
                                  <w:rPr>
                                    <w:szCs w:val="26"/>
                                  </w:rPr>
                                  <w:t>lse</w:t>
                                </w:r>
                              </w:p>
                              <w:p w14:paraId="0082214C" w14:textId="77777777" w:rsidR="00350BDD" w:rsidRDefault="00350BDD">
                                <w:pPr>
                                  <w:spacing w:before="0" w:line="240" w:lineRule="auto"/>
                                  <w:jc w:val="left"/>
                                  <w:rPr>
                                    <w:szCs w:val="26"/>
                                  </w:rPr>
                                  <w:pPrChange w:id="5429" w:author="The Si Tran" w:date="2012-12-07T21:55:00Z">
                                    <w:pPr/>
                                  </w:pPrChange>
                                </w:pPr>
                                <w:ins w:id="5430" w:author="The Si Tran" w:date="2012-12-07T21:55:00Z">
                                  <w:r>
                                    <w:rPr>
                                      <w:szCs w:val="26"/>
                                    </w:rPr>
                                    <w:t xml:space="preserve"> </w:t>
                                  </w:r>
                                </w:ins>
                                <w:r>
                                  <w:rPr>
                                    <w:szCs w:val="26"/>
                                  </w:rPr>
                                  <w:t>{</w:t>
                                </w:r>
                              </w:p>
                              <w:p w14:paraId="1B440C5F" w14:textId="77777777" w:rsidR="00350BDD" w:rsidRDefault="00350BDD">
                                <w:pPr>
                                  <w:spacing w:before="0" w:line="240" w:lineRule="auto"/>
                                  <w:ind w:firstLine="720"/>
                                  <w:jc w:val="left"/>
                                  <w:rPr>
                                    <w:ins w:id="5431" w:author="The Si Tran" w:date="2012-12-10T20:34:00Z"/>
                                    <w:szCs w:val="26"/>
                                  </w:rPr>
                                  <w:pPrChange w:id="5432" w:author="The Si Tran" w:date="2012-12-07T21:55:00Z">
                                    <w:pPr>
                                      <w:ind w:firstLine="720"/>
                                    </w:pPr>
                                  </w:pPrChange>
                                </w:pPr>
                                <w:r>
                                  <w:rPr>
                                    <w:szCs w:val="26"/>
                                  </w:rPr>
                                  <w:t>p = q =0;</w:t>
                                </w:r>
                              </w:p>
                              <w:p w14:paraId="1C9B4EFD" w14:textId="77777777" w:rsidR="00350BDD" w:rsidRPr="00E15D38" w:rsidRDefault="00350BDD">
                                <w:pPr>
                                  <w:spacing w:before="0" w:line="240" w:lineRule="auto"/>
                                  <w:ind w:firstLine="720"/>
                                  <w:jc w:val="left"/>
                                  <w:rPr>
                                    <w:szCs w:val="26"/>
                                  </w:rPr>
                                  <w:pPrChange w:id="5433" w:author="The Si Tran" w:date="2012-12-07T21:55:00Z">
                                    <w:pPr>
                                      <w:ind w:firstLine="720"/>
                                    </w:pPr>
                                  </w:pPrChange>
                                </w:pPr>
                                <w:ins w:id="5434"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7" o:spid="_x0000_s1069"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BZZ9lzpAgAApAYAAA4AAAAA&#10;AAAAAAAAAAAALgIAAGRycy9lMm9Eb2MueG1sUEsBAi0AFAAGAAgAAAAhAI8UhuXcAAAABQEAAA8A&#10;AAAAAAAAAAAAAAAAQwUAAGRycy9kb3ducmV2LnhtbFBLBQYAAAAABAAEAPMAAABMBgAAAAA=&#10;">
                  <v:shape id="_x0000_s1070" type="#_x0000_t75" style="position:absolute;width:54864;height:31654;visibility:visible;mso-wrap-style:square" stroked="t" strokecolor="gray [1629]" strokeweight=".5pt">
                    <v:fill o:detectmouseclick="t"/>
                    <v:path o:connecttype="none"/>
                  </v:shape>
                  <v:shape id="Text Box 96" o:spid="_x0000_s1071"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350BDD" w:rsidDel="00EC5752" w:rsidRDefault="00350BDD" w:rsidP="00097101">
                          <w:pPr>
                            <w:spacing w:line="240" w:lineRule="auto"/>
                            <w:jc w:val="left"/>
                            <w:rPr>
                              <w:del w:id="5435" w:author="The Si Tran" w:date="2012-12-07T21:54:00Z"/>
                              <w:szCs w:val="26"/>
                            </w:rPr>
                          </w:pPr>
                          <w:ins w:id="5436" w:author="The Si Tran" w:date="2012-12-07T21:55:00Z">
                            <w:r>
                              <w:rPr>
                                <w:szCs w:val="26"/>
                              </w:rPr>
                              <w:t>i</w:t>
                            </w:r>
                          </w:ins>
                          <w:del w:id="5437" w:author="The Si Tran" w:date="2012-12-07T21:55:00Z">
                            <w:r w:rsidDel="00EC5752">
                              <w:rPr>
                                <w:szCs w:val="26"/>
                              </w:rPr>
                              <w:delText>I</w:delText>
                            </w:r>
                          </w:del>
                          <w:r>
                            <w:rPr>
                              <w:szCs w:val="26"/>
                            </w:rPr>
                            <w:t>f (high frequencies exist in ACF or PACF)</w:t>
                          </w:r>
                          <w:ins w:id="5438" w:author="The Si Tran" w:date="2012-12-07T21:55:00Z">
                            <w:r>
                              <w:rPr>
                                <w:szCs w:val="26"/>
                              </w:rPr>
                              <w:t xml:space="preserve"> {</w:t>
                            </w:r>
                          </w:ins>
                        </w:p>
                        <w:p w14:paraId="503CA6A7" w14:textId="77777777" w:rsidR="00350BDD" w:rsidRDefault="00350BDD" w:rsidP="00E231FB">
                          <w:pPr>
                            <w:spacing w:line="240" w:lineRule="auto"/>
                            <w:jc w:val="left"/>
                            <w:rPr>
                              <w:szCs w:val="26"/>
                            </w:rPr>
                          </w:pPr>
                          <w:del w:id="5439" w:author="The Si Tran" w:date="2012-12-07T21:54:00Z">
                            <w:r w:rsidDel="00EC5752">
                              <w:rPr>
                                <w:szCs w:val="26"/>
                              </w:rPr>
                              <w:delText>{</w:delText>
                            </w:r>
                          </w:del>
                        </w:p>
                        <w:p w14:paraId="41D22285" w14:textId="77777777" w:rsidR="00350BDD" w:rsidRDefault="00350BDD">
                          <w:pPr>
                            <w:spacing w:line="240" w:lineRule="auto"/>
                            <w:jc w:val="left"/>
                            <w:rPr>
                              <w:szCs w:val="26"/>
                            </w:rPr>
                            <w:pPrChange w:id="5440" w:author="The Si Tran" w:date="2012-12-07T21:55:00Z">
                              <w:pPr/>
                            </w:pPrChange>
                          </w:pPr>
                          <w:r>
                            <w:rPr>
                              <w:szCs w:val="26"/>
                            </w:rPr>
                            <w:tab/>
                          </w:r>
                          <w:ins w:id="5441" w:author="The Si Tran" w:date="2012-12-08T15:47:00Z">
                            <w:r>
                              <w:rPr>
                                <w:szCs w:val="26"/>
                              </w:rPr>
                              <w:t>i</w:t>
                            </w:r>
                          </w:ins>
                          <w:del w:id="5442"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350BDD" w:rsidRDefault="00350BDD">
                          <w:pPr>
                            <w:spacing w:line="240" w:lineRule="auto"/>
                            <w:jc w:val="left"/>
                            <w:rPr>
                              <w:szCs w:val="26"/>
                            </w:rPr>
                            <w:pPrChange w:id="5443" w:author="The Si Tran" w:date="2012-12-07T21:55:00Z">
                              <w:pPr/>
                            </w:pPrChange>
                          </w:pPr>
                          <w:r>
                            <w:rPr>
                              <w:szCs w:val="26"/>
                            </w:rPr>
                            <w:tab/>
                          </w:r>
                          <w:r>
                            <w:rPr>
                              <w:szCs w:val="26"/>
                            </w:rPr>
                            <w:tab/>
                            <w:t>Model = pure MA(q)</w:t>
                          </w:r>
                          <w:r>
                            <w:rPr>
                              <w:szCs w:val="26"/>
                            </w:rPr>
                            <w:tab/>
                          </w:r>
                        </w:p>
                        <w:p w14:paraId="012CDC71" w14:textId="77777777" w:rsidR="00350BDD" w:rsidRDefault="00350BDD">
                          <w:pPr>
                            <w:spacing w:line="240" w:lineRule="auto"/>
                            <w:jc w:val="left"/>
                            <w:rPr>
                              <w:szCs w:val="26"/>
                            </w:rPr>
                            <w:pPrChange w:id="5444" w:author="The Si Tran" w:date="2012-12-07T21:55:00Z">
                              <w:pPr/>
                            </w:pPrChange>
                          </w:pPr>
                          <w:r>
                            <w:rPr>
                              <w:szCs w:val="26"/>
                            </w:rPr>
                            <w:tab/>
                          </w:r>
                          <w:ins w:id="5445" w:author="The Si Tran" w:date="2012-12-08T15:47:00Z">
                            <w:r>
                              <w:rPr>
                                <w:szCs w:val="26"/>
                              </w:rPr>
                              <w:t>e</w:t>
                            </w:r>
                          </w:ins>
                          <w:del w:id="5446"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350BDD" w:rsidRDefault="00350BDD">
                          <w:pPr>
                            <w:spacing w:line="240" w:lineRule="auto"/>
                            <w:jc w:val="left"/>
                            <w:rPr>
                              <w:szCs w:val="26"/>
                            </w:rPr>
                            <w:pPrChange w:id="5447" w:author="The Si Tran" w:date="2012-12-07T21:55:00Z">
                              <w:pPr/>
                            </w:pPrChange>
                          </w:pPr>
                          <w:r>
                            <w:rPr>
                              <w:szCs w:val="26"/>
                            </w:rPr>
                            <w:tab/>
                          </w:r>
                          <w:r>
                            <w:rPr>
                              <w:szCs w:val="26"/>
                            </w:rPr>
                            <w:tab/>
                            <w:t>Model = pure AR(p)</w:t>
                          </w:r>
                        </w:p>
                        <w:p w14:paraId="0A5BF9CC" w14:textId="77777777" w:rsidR="00350BDD" w:rsidRDefault="00350BDD">
                          <w:pPr>
                            <w:spacing w:line="240" w:lineRule="auto"/>
                            <w:jc w:val="left"/>
                            <w:rPr>
                              <w:szCs w:val="26"/>
                            </w:rPr>
                            <w:pPrChange w:id="5448" w:author="The Si Tran" w:date="2012-12-07T21:55:00Z">
                              <w:pPr/>
                            </w:pPrChange>
                          </w:pPr>
                          <w:r>
                            <w:rPr>
                              <w:szCs w:val="26"/>
                            </w:rPr>
                            <w:tab/>
                          </w:r>
                          <w:ins w:id="5449" w:author="The Si Tran" w:date="2012-12-08T15:47:00Z">
                            <w:r>
                              <w:rPr>
                                <w:szCs w:val="26"/>
                              </w:rPr>
                              <w:t>e</w:t>
                            </w:r>
                          </w:ins>
                          <w:del w:id="5450"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350BDD" w:rsidDel="00EC5752" w:rsidRDefault="00350BDD">
                          <w:pPr>
                            <w:spacing w:line="240" w:lineRule="auto"/>
                            <w:jc w:val="left"/>
                            <w:rPr>
                              <w:del w:id="5451" w:author="The Si Tran" w:date="2012-12-07T21:54:00Z"/>
                              <w:szCs w:val="26"/>
                            </w:rPr>
                            <w:pPrChange w:id="5452" w:author="The Si Tran" w:date="2012-12-07T21:55:00Z">
                              <w:pPr/>
                            </w:pPrChange>
                          </w:pPr>
                          <w:r>
                            <w:rPr>
                              <w:szCs w:val="26"/>
                            </w:rPr>
                            <w:tab/>
                          </w:r>
                          <w:r>
                            <w:rPr>
                              <w:szCs w:val="26"/>
                            </w:rPr>
                            <w:tab/>
                            <w:t>Model = ARMA(p,q)</w:t>
                          </w:r>
                        </w:p>
                        <w:p w14:paraId="356E5661" w14:textId="77777777" w:rsidR="00350BDD" w:rsidRDefault="00350BDD">
                          <w:pPr>
                            <w:spacing w:line="240" w:lineRule="auto"/>
                            <w:jc w:val="left"/>
                            <w:rPr>
                              <w:ins w:id="5453" w:author="The Si Tran" w:date="2012-12-07T21:55:00Z"/>
                              <w:szCs w:val="26"/>
                            </w:rPr>
                            <w:pPrChange w:id="5454" w:author="The Si Tran" w:date="2012-12-07T21:55:00Z">
                              <w:pPr/>
                            </w:pPrChange>
                          </w:pPr>
                        </w:p>
                        <w:p w14:paraId="64F48697" w14:textId="77777777" w:rsidR="00350BDD" w:rsidRDefault="00350BDD">
                          <w:pPr>
                            <w:spacing w:line="240" w:lineRule="auto"/>
                            <w:jc w:val="left"/>
                            <w:rPr>
                              <w:szCs w:val="26"/>
                            </w:rPr>
                            <w:pPrChange w:id="5455" w:author="The Si Tran" w:date="2012-12-07T21:55:00Z">
                              <w:pPr/>
                            </w:pPrChange>
                          </w:pPr>
                          <w:ins w:id="5456" w:author="The Si Tran" w:date="2012-12-07T21:55:00Z">
                            <w:r>
                              <w:rPr>
                                <w:szCs w:val="26"/>
                              </w:rPr>
                              <w:t>}</w:t>
                            </w:r>
                          </w:ins>
                          <w:del w:id="5457" w:author="The Si Tran" w:date="2012-12-07T21:54:00Z">
                            <w:r w:rsidDel="00EC5752">
                              <w:rPr>
                                <w:szCs w:val="26"/>
                              </w:rPr>
                              <w:delText>}</w:delText>
                            </w:r>
                          </w:del>
                        </w:p>
                        <w:p w14:paraId="13DC2B9F" w14:textId="77777777" w:rsidR="00350BDD" w:rsidDel="00EC5752" w:rsidRDefault="00350BDD">
                          <w:pPr>
                            <w:spacing w:before="0" w:line="240" w:lineRule="auto"/>
                            <w:jc w:val="left"/>
                            <w:rPr>
                              <w:del w:id="5458" w:author="The Si Tran" w:date="2012-12-07T21:55:00Z"/>
                              <w:szCs w:val="26"/>
                            </w:rPr>
                            <w:pPrChange w:id="5459" w:author="The Si Tran" w:date="2012-12-07T21:55:00Z">
                              <w:pPr/>
                            </w:pPrChange>
                          </w:pPr>
                          <w:ins w:id="5460" w:author="The Si Tran" w:date="2012-12-07T21:55:00Z">
                            <w:r>
                              <w:rPr>
                                <w:szCs w:val="26"/>
                              </w:rPr>
                              <w:t>e</w:t>
                            </w:r>
                          </w:ins>
                          <w:del w:id="5461" w:author="The Si Tran" w:date="2012-12-07T21:55:00Z">
                            <w:r w:rsidDel="00EC5752">
                              <w:rPr>
                                <w:szCs w:val="26"/>
                              </w:rPr>
                              <w:delText>E</w:delText>
                            </w:r>
                          </w:del>
                          <w:r>
                            <w:rPr>
                              <w:szCs w:val="26"/>
                            </w:rPr>
                            <w:t>lse</w:t>
                          </w:r>
                        </w:p>
                        <w:p w14:paraId="0082214C" w14:textId="77777777" w:rsidR="00350BDD" w:rsidRDefault="00350BDD">
                          <w:pPr>
                            <w:spacing w:before="0" w:line="240" w:lineRule="auto"/>
                            <w:jc w:val="left"/>
                            <w:rPr>
                              <w:szCs w:val="26"/>
                            </w:rPr>
                            <w:pPrChange w:id="5462" w:author="The Si Tran" w:date="2012-12-07T21:55:00Z">
                              <w:pPr/>
                            </w:pPrChange>
                          </w:pPr>
                          <w:ins w:id="5463" w:author="The Si Tran" w:date="2012-12-07T21:55:00Z">
                            <w:r>
                              <w:rPr>
                                <w:szCs w:val="26"/>
                              </w:rPr>
                              <w:t xml:space="preserve"> </w:t>
                            </w:r>
                          </w:ins>
                          <w:r>
                            <w:rPr>
                              <w:szCs w:val="26"/>
                            </w:rPr>
                            <w:t>{</w:t>
                          </w:r>
                        </w:p>
                        <w:p w14:paraId="1B440C5F" w14:textId="77777777" w:rsidR="00350BDD" w:rsidRDefault="00350BDD">
                          <w:pPr>
                            <w:spacing w:before="0" w:line="240" w:lineRule="auto"/>
                            <w:ind w:firstLine="720"/>
                            <w:jc w:val="left"/>
                            <w:rPr>
                              <w:ins w:id="5464" w:author="The Si Tran" w:date="2012-12-10T20:34:00Z"/>
                              <w:szCs w:val="26"/>
                            </w:rPr>
                            <w:pPrChange w:id="5465" w:author="The Si Tran" w:date="2012-12-07T21:55:00Z">
                              <w:pPr>
                                <w:ind w:firstLine="720"/>
                              </w:pPr>
                            </w:pPrChange>
                          </w:pPr>
                          <w:r>
                            <w:rPr>
                              <w:szCs w:val="26"/>
                            </w:rPr>
                            <w:t>p = q =0;</w:t>
                          </w:r>
                        </w:p>
                        <w:p w14:paraId="1C9B4EFD" w14:textId="77777777" w:rsidR="00350BDD" w:rsidRPr="00E15D38" w:rsidRDefault="00350BDD">
                          <w:pPr>
                            <w:spacing w:before="0" w:line="240" w:lineRule="auto"/>
                            <w:ind w:firstLine="720"/>
                            <w:jc w:val="left"/>
                            <w:rPr>
                              <w:szCs w:val="26"/>
                            </w:rPr>
                            <w:pPrChange w:id="5466" w:author="The Si Tran" w:date="2012-12-07T21:55:00Z">
                              <w:pPr>
                                <w:ind w:firstLine="720"/>
                              </w:pPr>
                            </w:pPrChange>
                          </w:pPr>
                          <w:ins w:id="5467"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468" w:author="The Si Tran" w:date="2012-12-07T21:59:00Z"/>
        </w:rPr>
        <w:pPrChange w:id="5469" w:author="The Si Tran" w:date="2012-12-07T21:59:00Z">
          <w:pPr>
            <w:pStyle w:val="Heading3"/>
          </w:pPr>
        </w:pPrChange>
      </w:pPr>
      <w:ins w:id="5470" w:author="The Si Tran" w:date="2012-12-07T21:21:00Z">
        <w:r>
          <w:rPr>
            <w:rFonts w:ascii="Times New Roman" w:hAnsi="Times New Roman"/>
            <w:sz w:val="26"/>
            <w:szCs w:val="26"/>
          </w:rPr>
          <w:t xml:space="preserve">Xác định mô hình cho thành phần mùa: </w:t>
        </w:r>
      </w:ins>
      <w:ins w:id="5471" w:author="The Si Tran" w:date="2012-12-07T21:57:00Z">
        <w:r w:rsidR="00556D65">
          <w:rPr>
            <w:rFonts w:ascii="Times New Roman" w:hAnsi="Times New Roman"/>
            <w:sz w:val="26"/>
            <w:szCs w:val="26"/>
          </w:rPr>
          <w:t xml:space="preserve">tương tự như xây dựng mô hình </w:t>
        </w:r>
      </w:ins>
      <w:ins w:id="5472" w:author="The Si Tran" w:date="2012-12-07T21:58:00Z">
        <w:r w:rsidR="00556D65">
          <w:rPr>
            <w:rFonts w:ascii="Times New Roman" w:hAnsi="Times New Roman"/>
            <w:sz w:val="26"/>
            <w:szCs w:val="26"/>
          </w:rPr>
          <w:t>cho thành phần thường nhưng ta phân</w:t>
        </w:r>
      </w:ins>
      <w:ins w:id="5473" w:author="The Si Tran" w:date="2012-12-07T21:21:00Z">
        <w:r>
          <w:rPr>
            <w:rFonts w:ascii="Times New Roman" w:hAnsi="Times New Roman"/>
            <w:sz w:val="26"/>
            <w:szCs w:val="26"/>
          </w:rPr>
          <w:t xml:space="preserve"> tích ACF</w:t>
        </w:r>
      </w:ins>
      <w:ins w:id="5474" w:author="The Si Tran" w:date="2012-12-07T21:59:00Z">
        <w:r w:rsidR="00556D65">
          <w:rPr>
            <w:rFonts w:ascii="Times New Roman" w:hAnsi="Times New Roman"/>
            <w:sz w:val="26"/>
            <w:szCs w:val="26"/>
          </w:rPr>
          <w:t>s</w:t>
        </w:r>
      </w:ins>
      <w:ins w:id="5475" w:author="The Si Tran" w:date="2012-12-07T21:21:00Z">
        <w:r>
          <w:rPr>
            <w:rFonts w:ascii="Times New Roman" w:hAnsi="Times New Roman"/>
            <w:sz w:val="26"/>
            <w:szCs w:val="26"/>
          </w:rPr>
          <w:t xml:space="preserve"> và PACF</w:t>
        </w:r>
      </w:ins>
      <w:ins w:id="5476" w:author="The Si Tran" w:date="2012-12-07T21:59:00Z">
        <w:r w:rsidR="00556D65">
          <w:rPr>
            <w:rFonts w:ascii="Times New Roman" w:hAnsi="Times New Roman"/>
            <w:sz w:val="26"/>
            <w:szCs w:val="26"/>
          </w:rPr>
          <w:t>s</w:t>
        </w:r>
      </w:ins>
      <w:ins w:id="5477"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478" w:author="The Si Tran" w:date="2012-12-07T22:07:00Z"/>
        </w:rPr>
      </w:pPr>
      <w:bookmarkStart w:id="5479" w:name="_Toc343415812"/>
      <w:ins w:id="5480" w:author="The Si Tran" w:date="2012-12-10T20:35:00Z">
        <w:r w:rsidRPr="00EB0E04">
          <w:rPr>
            <w:rFonts w:eastAsia="Calibri"/>
          </w:rPr>
          <w:t xml:space="preserve">Thành phần </w:t>
        </w:r>
        <w:r>
          <w:t>khử mùa và xu hướng</w:t>
        </w:r>
      </w:ins>
      <w:bookmarkEnd w:id="5479"/>
    </w:p>
    <w:p w14:paraId="7FACEC87" w14:textId="77777777" w:rsidR="00E12518" w:rsidRDefault="00E12518">
      <w:pPr>
        <w:rPr>
          <w:ins w:id="5481" w:author="The Si Tran" w:date="2012-12-07T22:07:00Z"/>
        </w:rPr>
        <w:pPrChange w:id="5482" w:author="The Si Tran" w:date="2012-12-16T08:13:00Z">
          <w:pPr>
            <w:pStyle w:val="ListParagraph"/>
          </w:pPr>
        </w:pPrChange>
      </w:pPr>
      <w:ins w:id="5483"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484" w:author="The Si Tran" w:date="2012-12-07T22:07:00Z"/>
        </w:rPr>
        <w:pPrChange w:id="5485" w:author="The Si Tran" w:date="2012-12-16T08:13:00Z">
          <w:pPr>
            <w:pStyle w:val="ListParagraph"/>
          </w:pPr>
        </w:pPrChange>
      </w:pPr>
      <w:ins w:id="5486"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Default="00E12518" w:rsidP="00E12518">
      <w:pPr>
        <w:pStyle w:val="ListParagraph"/>
        <w:rPr>
          <w:ins w:id="5487" w:author="The Si Tran" w:date="2012-12-11T23:26:00Z"/>
          <w:rFonts w:ascii="Times New Roman" w:hAnsi="Times New Roman"/>
          <w:sz w:val="26"/>
          <w:szCs w:val="26"/>
        </w:rPr>
      </w:pPr>
      <w:ins w:id="5488" w:author="The Si Tran" w:date="2012-12-07T22:07:00Z">
        <w:r>
          <w:rPr>
            <w:rFonts w:ascii="Times New Roman" w:hAnsi="Times New Roman"/>
            <w:noProof/>
            <w:sz w:val="26"/>
            <w:szCs w:val="26"/>
            <w:rPrChange w:id="5489" w:author="Unknown">
              <w:rPr>
                <w:rFonts w:ascii="Times New Roman" w:eastAsiaTheme="minorHAnsi" w:hAnsi="Times New Roman" w:cs="Arial"/>
                <w:b/>
                <w:bCs/>
                <w:noProof/>
                <w:sz w:val="26"/>
                <w:szCs w:val="26"/>
              </w:rPr>
            </w:rPrChange>
          </w:rPr>
          <w:lastRenderedPageBreak/>
          <mc:AlternateContent>
            <mc:Choice Requires="wpc">
              <w:drawing>
                <wp:inline distT="0" distB="0" distL="0" distR="0" wp14:anchorId="5F482288" wp14:editId="7194F704">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350BDD" w:rsidRPr="00BA0846" w:rsidRDefault="00350BDD"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350BDD" w:rsidRPr="00BA0846" w:rsidRDefault="00350BDD"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350BDD" w:rsidRPr="00CF76F8" w:rsidRDefault="00350BDD"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350BDD" w:rsidRPr="00CF76F8" w:rsidRDefault="00350BDD"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4" o:spid="_x0000_s1072"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">
                  <v:shape id="_x0000_s1073" type="#_x0000_t75" style="position:absolute;width:54864;height:23418;visibility:visible;mso-wrap-style:square">
                    <v:fill o:detectmouseclick="t"/>
                    <v:path o:connecttype="none"/>
                  </v:shape>
                  <v:shape id="Text Box 98" o:spid="_x0000_s1074"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350BDD" w:rsidRPr="00BA0846" w:rsidRDefault="00350BDD" w:rsidP="00E12518">
                          <w:pPr>
                            <w:rPr>
                              <w:szCs w:val="26"/>
                            </w:rPr>
                          </w:pPr>
                          <w:r>
                            <w:rPr>
                              <w:szCs w:val="26"/>
                            </w:rPr>
                            <w:t>Stationary Series</w:t>
                          </w:r>
                        </w:p>
                      </w:txbxContent>
                    </v:textbox>
                  </v:shape>
                  <v:shape id="Text Box 99" o:spid="_x0000_s1075"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350BDD" w:rsidRPr="00BA0846" w:rsidRDefault="00350BDD"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6"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7"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8"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350BDD" w:rsidRPr="00CF76F8" w:rsidRDefault="00350BDD" w:rsidP="00E12518">
                          <w:pPr>
                            <w:rPr>
                              <w:szCs w:val="26"/>
                            </w:rPr>
                          </w:pPr>
                          <w:r w:rsidRPr="00CF76F8">
                            <w:rPr>
                              <w:szCs w:val="26"/>
                            </w:rPr>
                            <w:t>differenced d+D times</w:t>
                          </w:r>
                        </w:p>
                      </w:txbxContent>
                    </v:textbox>
                  </v:shape>
                  <v:shape id="_x0000_s1079"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350BDD" w:rsidRPr="00CF76F8" w:rsidRDefault="00350BDD"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5CCDC715" w:rsidR="00AB5A1A" w:rsidRPr="006068E1" w:rsidRDefault="00AB5A1A">
      <w:pPr>
        <w:pStyle w:val="Hinh"/>
        <w:rPr>
          <w:ins w:id="5490" w:author="The Si Tran" w:date="2012-12-11T23:26:00Z"/>
          <w:lang w:val="pt-BR"/>
        </w:rPr>
      </w:pPr>
      <w:bookmarkStart w:id="5491" w:name="_Toc343415649"/>
      <w:ins w:id="5492" w:author="The Si Tran" w:date="2012-12-11T23:26:00Z">
        <w:r w:rsidRPr="00E10512">
          <w:rPr>
            <w:b/>
            <w:lang w:val="pt-BR"/>
            <w:rPrChange w:id="5493" w:author="The Si Tran" w:date="2012-12-16T10:50:00Z">
              <w:rPr>
                <w:lang w:val="pt-BR"/>
              </w:rPr>
            </w:rPrChange>
          </w:rPr>
          <w:t xml:space="preserve">Hình </w:t>
        </w:r>
        <w:r w:rsidRPr="00E10512">
          <w:rPr>
            <w:b/>
            <w:rPrChange w:id="5494" w:author="The Si Tran" w:date="2012-12-16T10:50:00Z">
              <w:rPr/>
            </w:rPrChange>
          </w:rPr>
          <w:t>3</w:t>
        </w:r>
        <w:r w:rsidR="00187200" w:rsidRPr="00E10512">
          <w:rPr>
            <w:b/>
            <w:rPrChange w:id="5495" w:author="The Si Tran" w:date="2012-12-16T10:50:00Z">
              <w:rPr/>
            </w:rPrChange>
          </w:rPr>
          <w:t>.5</w:t>
        </w:r>
      </w:ins>
      <w:ins w:id="5496" w:author="The Si Tran" w:date="2012-12-16T10:50:00Z">
        <w:r w:rsidR="00E10512" w:rsidRPr="00E10512">
          <w:rPr>
            <w:b/>
            <w:rPrChange w:id="5497" w:author="The Si Tran" w:date="2012-12-16T10:50:00Z">
              <w:rPr/>
            </w:rPrChange>
          </w:rPr>
          <w:t xml:space="preserve"> : </w:t>
        </w:r>
      </w:ins>
      <w:ins w:id="5498" w:author="The Si Tran" w:date="2012-12-11T23:26:00Z">
        <w:r w:rsidRPr="006068E1">
          <w:rPr>
            <w:lang w:val="pt-BR"/>
          </w:rPr>
          <w:t xml:space="preserve"> </w:t>
        </w:r>
        <w:r>
          <w:rPr>
            <w:lang w:val="pt-BR"/>
          </w:rPr>
          <w:t>Thành phần khử mùa và xu hướng trong mô hình SARIMA</w:t>
        </w:r>
        <w:bookmarkEnd w:id="5491"/>
      </w:ins>
    </w:p>
    <w:p w14:paraId="6A22D229" w14:textId="77777777" w:rsidR="00AB5A1A" w:rsidRDefault="00AB5A1A" w:rsidP="00E12518">
      <w:pPr>
        <w:pStyle w:val="ListParagraph"/>
        <w:rPr>
          <w:ins w:id="5499" w:author="The Si Tran" w:date="2012-12-07T22:07:00Z"/>
          <w:rFonts w:ascii="Times New Roman" w:hAnsi="Times New Roman"/>
          <w:sz w:val="26"/>
          <w:szCs w:val="26"/>
        </w:rPr>
      </w:pPr>
    </w:p>
    <w:p w14:paraId="54E56D5F" w14:textId="77777777" w:rsidR="00E12518" w:rsidRPr="00805B17" w:rsidRDefault="00E12518">
      <w:pPr>
        <w:rPr>
          <w:ins w:id="5500" w:author="The Si Tran" w:date="2012-12-06T22:15:00Z"/>
        </w:rPr>
        <w:pPrChange w:id="5501" w:author="The Si Tran" w:date="2012-12-16T08:13:00Z">
          <w:pPr>
            <w:pStyle w:val="Heading3"/>
          </w:pPr>
        </w:pPrChange>
      </w:pPr>
      <w:ins w:id="5502"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503" w:author="The Si Tran" w:date="2012-12-08T10:03:00Z"/>
        </w:rPr>
      </w:pPr>
      <w:bookmarkStart w:id="5504" w:name="_Toc343415813"/>
      <w:ins w:id="5505" w:author="The Si Tran" w:date="2012-12-06T22:16:00Z">
        <w:r w:rsidRPr="00155591">
          <w:t>Thành phần ước lượng tham số</w:t>
        </w:r>
      </w:ins>
      <w:bookmarkEnd w:id="5504"/>
    </w:p>
    <w:p w14:paraId="5951B904" w14:textId="51696797" w:rsidR="00285630" w:rsidRDefault="00285630">
      <w:pPr>
        <w:rPr>
          <w:ins w:id="5506" w:author="The Si Tran" w:date="2012-12-08T10:18:00Z"/>
        </w:rPr>
        <w:pPrChange w:id="5507" w:author="The Si Tran" w:date="2012-12-16T08:13:00Z">
          <w:pPr>
            <w:pStyle w:val="ListParagraph"/>
            <w:ind w:left="1224"/>
          </w:pPr>
        </w:pPrChange>
      </w:pPr>
      <w:ins w:id="5508" w:author="The Si Tran" w:date="2012-12-08T10:18:00Z">
        <w:r>
          <w:t>Quá trình ước lượng tham số gồm 3 giai đoạn</w:t>
        </w:r>
      </w:ins>
      <w:ins w:id="5509" w:author="The Si Tran" w:date="2012-12-10T20:36:00Z">
        <w:r w:rsidR="00DE04C3">
          <w:t>:</w:t>
        </w:r>
      </w:ins>
      <w:ins w:id="5510" w:author="The Si Tran" w:date="2012-12-14T05:28:00Z">
        <w:r w:rsidR="0025143A">
          <w:t xml:space="preserve"> </w:t>
        </w:r>
      </w:ins>
    </w:p>
    <w:p w14:paraId="2F33BA6D" w14:textId="77777777" w:rsidR="00805B17" w:rsidRDefault="006D00FE">
      <w:pPr>
        <w:rPr>
          <w:ins w:id="5511" w:author="The Si Tran" w:date="2012-12-11T23:29:00Z"/>
        </w:rPr>
        <w:pPrChange w:id="5512" w:author="The Si Tran" w:date="2012-12-08T10:03:00Z">
          <w:pPr>
            <w:pStyle w:val="Heading3"/>
          </w:pPr>
        </w:pPrChange>
      </w:pPr>
      <w:ins w:id="5513" w:author="The Si Tran" w:date="2012-12-08T10:18:00Z">
        <w:r w:rsidRPr="00E231FB">
          <w:rPr>
            <w:noProof/>
            <w:szCs w:val="26"/>
            <w:rPrChange w:id="5514" w:author="Unknown">
              <w:rPr>
                <w:noProof/>
              </w:rPr>
            </w:rPrChange>
          </w:rPr>
          <mc:AlternateContent>
            <mc:Choice Requires="wpc">
              <w:drawing>
                <wp:inline distT="0" distB="0" distL="0" distR="0" wp14:anchorId="57A99563" wp14:editId="7AD5400C">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350BDD" w:rsidRPr="00DA2298" w:rsidRDefault="00350BDD"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350BDD" w:rsidRDefault="00350BD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350BDD" w:rsidRDefault="00350BDD"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350BDD" w:rsidRDefault="00350BDD"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350BDD" w:rsidRDefault="00350BDD" w:rsidP="00E10512">
                                <w:pPr>
                                  <w:ind w:firstLine="0"/>
                                  <w:rPr>
                                    <w:szCs w:val="26"/>
                                  </w:rPr>
                                </w:pPr>
                                <w:r>
                                  <w:rPr>
                                    <w:szCs w:val="26"/>
                                  </w:rPr>
                                  <w:t xml:space="preserve">Compute_AprioriPredictionError Compute_GainFactor </w:t>
                                </w:r>
                                <w:del w:id="5515" w:author="The Si Tran" w:date="2012-12-14T05:30:00Z">
                                  <w:r w:rsidRPr="00BA0846" w:rsidDel="0025143A">
                                    <w:rPr>
                                      <w:position w:val="-28"/>
                                      <w:szCs w:val="26"/>
                                    </w:rPr>
                                    <w:object w:dxaOrig="3660" w:dyaOrig="680" w14:anchorId="25802C55">
                                      <v:shape id="_x0000_i1197" type="#_x0000_t75" style="width:3in;height:50.25pt" o:ole="">
                                        <v:imagedata r:id="rId179" o:title=""/>
                                      </v:shape>
                                      <o:OLEObject Type="Embed" ProgID="Equation.DSMT4" ShapeID="_x0000_i1197" DrawAspect="Content" ObjectID="_1417184674" r:id="rId180"/>
                                    </w:object>
                                  </w:r>
                                </w:del>
                              </w:p>
                              <w:p w14:paraId="29BC80F1" w14:textId="77777777" w:rsidR="00350BDD" w:rsidRDefault="00350BDD" w:rsidP="0025143A">
                                <w:pPr>
                                  <w:pStyle w:val="ListParagraph"/>
                                  <w:ind w:left="-360"/>
                                  <w:rPr>
                                    <w:ins w:id="5516" w:author="The Si Tran" w:date="2012-12-14T05:30:00Z"/>
                                    <w:rFonts w:ascii="Times New Roman" w:hAnsi="Times New Roman"/>
                                    <w:sz w:val="26"/>
                                    <w:szCs w:val="26"/>
                                  </w:rPr>
                                </w:pPr>
                                <w:ins w:id="5517"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350BDD" w:rsidRPr="00DA2298" w:rsidRDefault="00350B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350BDD" w:rsidRDefault="00350BDD" w:rsidP="00E10512">
                                <w:pPr>
                                  <w:ind w:firstLine="0"/>
                                  <w:rPr>
                                    <w:szCs w:val="26"/>
                                  </w:rPr>
                                </w:pPr>
                                <w:r>
                                  <w:rPr>
                                    <w:szCs w:val="26"/>
                                  </w:rPr>
                                  <w:t>Set_DefaultInitialConditions</w:t>
                                </w:r>
                              </w:p>
                              <w:p w14:paraId="4D4BD93E" w14:textId="77777777" w:rsidR="00350BDD" w:rsidRPr="00DA2298" w:rsidRDefault="00350B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350BDD" w:rsidRDefault="00350BDD" w:rsidP="00E10512">
                                <w:pPr>
                                  <w:ind w:firstLine="0"/>
                                  <w:rPr>
                                    <w:szCs w:val="26"/>
                                  </w:rPr>
                                </w:pPr>
                                <w:r>
                                  <w:rPr>
                                    <w:szCs w:val="26"/>
                                  </w:rPr>
                                  <w:t>Compute_AposteriorPredictionError Update_ArpartOfObservationVector Update_MapartOfObservationVector Update_RinverseMatrix</w:t>
                                </w:r>
                              </w:p>
                              <w:p w14:paraId="1BA6080F" w14:textId="77777777" w:rsidR="00350BDD" w:rsidRPr="00DA2298" w:rsidRDefault="00350B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14" o:spid="_x0000_s1080"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">
                  <v:shape id="_x0000_s1081" type="#_x0000_t75" style="position:absolute;width:55816;height:38163;visibility:visible;mso-wrap-style:square" stroked="t" strokecolor="gray [1629]" strokeweight=".5pt">
                    <v:fill o:detectmouseclick="t"/>
                    <v:path o:connecttype="none"/>
                  </v:shape>
                  <v:shape id="Text Box 105" o:spid="_x0000_s1082"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350BDD" w:rsidRPr="00DA2298" w:rsidRDefault="00350BDD" w:rsidP="006D00FE">
                          <w:pPr>
                            <w:jc w:val="center"/>
                            <w:rPr>
                              <w:szCs w:val="26"/>
                            </w:rPr>
                          </w:pPr>
                          <w:r>
                            <w:rPr>
                              <w:szCs w:val="26"/>
                            </w:rPr>
                            <w:t>SET                         INITIAL CONDITIONS</w:t>
                          </w:r>
                        </w:p>
                      </w:txbxContent>
                    </v:textbox>
                  </v:shape>
                  <v:shape id="Text Box 40" o:spid="_x0000_s1083"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350BDD" w:rsidRDefault="00350BD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350BDD" w:rsidRDefault="00350BDD"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4"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350BDD" w:rsidRDefault="00350BDD"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5"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6"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7"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350BDD" w:rsidRDefault="00350BDD" w:rsidP="00E10512">
                          <w:pPr>
                            <w:ind w:firstLine="0"/>
                            <w:rPr>
                              <w:szCs w:val="26"/>
                            </w:rPr>
                          </w:pPr>
                          <w:r>
                            <w:rPr>
                              <w:szCs w:val="26"/>
                            </w:rPr>
                            <w:t xml:space="preserve">Compute_AprioriPredictionError Compute_GainFactor </w:t>
                          </w:r>
                          <w:del w:id="5518" w:author="The Si Tran" w:date="2012-12-14T05:30:00Z">
                            <w:r w:rsidRPr="00BA0846" w:rsidDel="0025143A">
                              <w:rPr>
                                <w:position w:val="-28"/>
                                <w:szCs w:val="26"/>
                              </w:rPr>
                              <w:object w:dxaOrig="3660" w:dyaOrig="680" w14:anchorId="25802C55">
                                <v:shape id="_x0000_i1197" type="#_x0000_t75" style="width:3in;height:50.25pt" o:ole="">
                                  <v:imagedata r:id="rId179" o:title=""/>
                                </v:shape>
                                <o:OLEObject Type="Embed" ProgID="Equation.DSMT4" ShapeID="_x0000_i1197" DrawAspect="Content" ObjectID="_1417184674" r:id="rId181"/>
                              </w:object>
                            </w:r>
                          </w:del>
                        </w:p>
                        <w:p w14:paraId="29BC80F1" w14:textId="77777777" w:rsidR="00350BDD" w:rsidRDefault="00350BDD" w:rsidP="0025143A">
                          <w:pPr>
                            <w:pStyle w:val="ListParagraph"/>
                            <w:ind w:left="-360"/>
                            <w:rPr>
                              <w:ins w:id="5519" w:author="The Si Tran" w:date="2012-12-14T05:30:00Z"/>
                              <w:rFonts w:ascii="Times New Roman" w:hAnsi="Times New Roman"/>
                              <w:sz w:val="26"/>
                              <w:szCs w:val="26"/>
                            </w:rPr>
                          </w:pPr>
                          <w:ins w:id="5520"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350BDD" w:rsidRPr="00DA2298" w:rsidRDefault="00350BDD" w:rsidP="006D00FE">
                          <w:pPr>
                            <w:rPr>
                              <w:szCs w:val="26"/>
                            </w:rPr>
                          </w:pPr>
                        </w:p>
                      </w:txbxContent>
                    </v:textbox>
                  </v:shape>
                  <v:shape id="Text Box 111" o:spid="_x0000_s1088"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350BDD" w:rsidRDefault="00350BDD" w:rsidP="00E10512">
                          <w:pPr>
                            <w:ind w:firstLine="0"/>
                            <w:rPr>
                              <w:szCs w:val="26"/>
                            </w:rPr>
                          </w:pPr>
                          <w:r>
                            <w:rPr>
                              <w:szCs w:val="26"/>
                            </w:rPr>
                            <w:t>Set_DefaultInitialConditions</w:t>
                          </w:r>
                        </w:p>
                        <w:p w14:paraId="4D4BD93E" w14:textId="77777777" w:rsidR="00350BDD" w:rsidRPr="00DA2298" w:rsidRDefault="00350BDD" w:rsidP="006D00FE">
                          <w:pPr>
                            <w:rPr>
                              <w:szCs w:val="26"/>
                            </w:rPr>
                          </w:pPr>
                        </w:p>
                      </w:txbxContent>
                    </v:textbox>
                  </v:shape>
                  <v:shape id="Text Box 112" o:spid="_x0000_s1089"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350BDD" w:rsidRDefault="00350BDD" w:rsidP="00E10512">
                          <w:pPr>
                            <w:ind w:firstLine="0"/>
                            <w:rPr>
                              <w:szCs w:val="26"/>
                            </w:rPr>
                          </w:pPr>
                          <w:r>
                            <w:rPr>
                              <w:szCs w:val="26"/>
                            </w:rPr>
                            <w:t>Compute_AposteriorPredictionError Update_ArpartOfObservationVector Update_MapartOfObservationVector Update_RinverseMatrix</w:t>
                          </w:r>
                        </w:p>
                        <w:p w14:paraId="1BA6080F" w14:textId="77777777" w:rsidR="00350BDD" w:rsidRPr="00DA2298" w:rsidRDefault="00350BDD"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0"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0B8A3040" w:rsidR="009944BF" w:rsidRPr="006068E1" w:rsidRDefault="009944BF">
      <w:pPr>
        <w:pStyle w:val="Hinh"/>
        <w:rPr>
          <w:ins w:id="5521" w:author="The Si Tran" w:date="2012-12-11T23:29:00Z"/>
          <w:lang w:val="pt-BR"/>
        </w:rPr>
      </w:pPr>
      <w:bookmarkStart w:id="5522" w:name="_Toc343415650"/>
      <w:ins w:id="5523" w:author="The Si Tran" w:date="2012-12-11T23:29:00Z">
        <w:r w:rsidRPr="006948EF">
          <w:rPr>
            <w:b/>
            <w:lang w:val="pt-BR"/>
            <w:rPrChange w:id="5524" w:author="The Si Tran" w:date="2012-12-16T10:52:00Z">
              <w:rPr>
                <w:lang w:val="pt-BR"/>
              </w:rPr>
            </w:rPrChange>
          </w:rPr>
          <w:t xml:space="preserve">Hình </w:t>
        </w:r>
        <w:r w:rsidRPr="006948EF">
          <w:rPr>
            <w:b/>
            <w:rPrChange w:id="5525" w:author="The Si Tran" w:date="2012-12-16T10:52:00Z">
              <w:rPr/>
            </w:rPrChange>
          </w:rPr>
          <w:t>3.6</w:t>
        </w:r>
        <w:r w:rsidRPr="006948EF">
          <w:rPr>
            <w:b/>
            <w:lang w:val="pt-BR"/>
            <w:rPrChange w:id="5526" w:author="The Si Tran" w:date="2012-12-16T10:52:00Z">
              <w:rPr>
                <w:lang w:val="pt-BR"/>
              </w:rPr>
            </w:rPrChange>
          </w:rPr>
          <w:t xml:space="preserve"> </w:t>
        </w:r>
      </w:ins>
      <w:ins w:id="5527" w:author="The Si Tran" w:date="2012-12-16T10:52:00Z">
        <w:r w:rsidR="006948EF" w:rsidRPr="006948EF">
          <w:rPr>
            <w:b/>
            <w:lang w:val="pt-BR"/>
            <w:rPrChange w:id="5528" w:author="The Si Tran" w:date="2012-12-16T10:52:00Z">
              <w:rPr>
                <w:lang w:val="pt-BR"/>
              </w:rPr>
            </w:rPrChange>
          </w:rPr>
          <w:t>:</w:t>
        </w:r>
        <w:r w:rsidR="006948EF">
          <w:rPr>
            <w:lang w:val="pt-BR"/>
          </w:rPr>
          <w:t xml:space="preserve"> </w:t>
        </w:r>
      </w:ins>
      <w:ins w:id="5529" w:author="The Si Tran" w:date="2012-12-16T10:51:00Z">
        <w:r w:rsidR="00E10512">
          <w:rPr>
            <w:lang w:val="pt-BR"/>
          </w:rPr>
          <w:t>Quá trình ước lượng tham số</w:t>
        </w:r>
      </w:ins>
      <w:ins w:id="5530" w:author="The Si Tran" w:date="2012-12-11T23:29:00Z">
        <w:r>
          <w:rPr>
            <w:lang w:val="pt-BR"/>
          </w:rPr>
          <w:t xml:space="preserve"> mô hình SARIMA</w:t>
        </w:r>
        <w:bookmarkEnd w:id="5522"/>
      </w:ins>
    </w:p>
    <w:p w14:paraId="4FDFF483" w14:textId="77777777" w:rsidR="009944BF" w:rsidRDefault="009944BF">
      <w:pPr>
        <w:rPr>
          <w:ins w:id="5531" w:author="The Si Tran" w:date="2012-12-08T10:19:00Z"/>
        </w:rPr>
        <w:pPrChange w:id="5532" w:author="The Si Tran" w:date="2012-12-08T10:03:00Z">
          <w:pPr>
            <w:pStyle w:val="Heading3"/>
          </w:pPr>
        </w:pPrChange>
      </w:pPr>
    </w:p>
    <w:p w14:paraId="5DB43768" w14:textId="77777777" w:rsidR="006D00FE" w:rsidRDefault="006D00FE">
      <w:pPr>
        <w:pStyle w:val="ListParagraph"/>
        <w:numPr>
          <w:ilvl w:val="0"/>
          <w:numId w:val="27"/>
        </w:numPr>
        <w:spacing w:line="360" w:lineRule="auto"/>
        <w:ind w:left="1080"/>
        <w:rPr>
          <w:ins w:id="5533" w:author="The Si Tran" w:date="2012-12-08T10:19:00Z"/>
          <w:rFonts w:ascii="Times New Roman" w:hAnsi="Times New Roman"/>
          <w:sz w:val="26"/>
          <w:szCs w:val="26"/>
        </w:rPr>
        <w:pPrChange w:id="5534" w:author="The Si Tran" w:date="2012-12-14T05:31:00Z">
          <w:pPr>
            <w:pStyle w:val="ListParagraph"/>
            <w:numPr>
              <w:numId w:val="27"/>
            </w:numPr>
            <w:ind w:left="1944" w:hanging="360"/>
          </w:pPr>
        </w:pPrChange>
      </w:pPr>
      <w:ins w:id="5535" w:author="The Si Tran" w:date="2012-12-08T10:19:00Z">
        <w:r>
          <w:rPr>
            <w:rFonts w:ascii="Times New Roman" w:hAnsi="Times New Roman"/>
            <w:sz w:val="26"/>
            <w:szCs w:val="26"/>
          </w:rPr>
          <w:t xml:space="preserve">Giai đoạn 1: khởi tạo điều kiện cho quá trình hồi quy. Véc tơ tham số được khởi tạo bằng 0, </w:t>
        </w:r>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5536" w:author="The Si Tran" w:date="2012-12-08T14:46:00Z">
        <m:oMath>
          <m:r>
            <w:rPr>
              <w:rFonts w:ascii="Cambria Math" w:hAnsi="Cambria Math"/>
              <w:sz w:val="26"/>
              <w:szCs w:val="26"/>
            </w:rPr>
            <m:t>0</m:t>
          </m:r>
        </m:oMath>
      </w:ins>
      <w:ins w:id="5537" w:author="The Si Tran" w:date="2012-12-08T10:19:00Z">
        <w:r>
          <w:rPr>
            <w:rFonts w:ascii="Times New Roman" w:eastAsiaTheme="minorEastAsia" w:hAnsi="Times New Roman"/>
            <w:sz w:val="26"/>
            <w:szCs w:val="26"/>
          </w:rPr>
          <w:t xml:space="preserve">. Nghịch đảo của ma trận phướng sai với giá trị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14:paraId="65BE673F" w14:textId="77777777" w:rsidR="006D00FE" w:rsidRDefault="006D00FE">
      <w:pPr>
        <w:pStyle w:val="ListParagraph"/>
        <w:numPr>
          <w:ilvl w:val="0"/>
          <w:numId w:val="27"/>
        </w:numPr>
        <w:spacing w:line="360" w:lineRule="auto"/>
        <w:ind w:left="1080"/>
        <w:rPr>
          <w:ins w:id="5538" w:author="The Si Tran" w:date="2012-12-08T10:19:00Z"/>
          <w:rFonts w:ascii="Times New Roman" w:hAnsi="Times New Roman"/>
          <w:sz w:val="26"/>
          <w:szCs w:val="26"/>
        </w:rPr>
        <w:pPrChange w:id="5539" w:author="The Si Tran" w:date="2012-12-14T05:31:00Z">
          <w:pPr>
            <w:pStyle w:val="ListParagraph"/>
            <w:numPr>
              <w:numId w:val="27"/>
            </w:numPr>
            <w:ind w:left="1944" w:hanging="360"/>
          </w:pPr>
        </w:pPrChange>
      </w:pPr>
      <w:ins w:id="5540"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1080" w:hanging="360"/>
        <w:rPr>
          <w:ins w:id="5541" w:author="The Si Tran" w:date="2012-12-08T10:19:00Z"/>
          <w:rFonts w:ascii="Times New Roman" w:eastAsiaTheme="minorEastAsia" w:hAnsi="Times New Roman"/>
          <w:sz w:val="26"/>
          <w:szCs w:val="26"/>
        </w:rPr>
        <w:pPrChange w:id="5542" w:author="The Si Tran" w:date="2012-12-14T05:31:00Z">
          <w:pPr>
            <w:pStyle w:val="ListParagraph"/>
            <w:ind w:left="1944"/>
          </w:pPr>
        </w:pPrChange>
      </w:pPr>
      <w:ins w:id="5543" w:author="The Si Tran" w:date="2012-12-08T10:20:00Z">
        <w:r>
          <w:rPr>
            <w:rFonts w:ascii="Times New Roman" w:hAnsi="Times New Roman"/>
            <w:sz w:val="26"/>
            <w:szCs w:val="26"/>
          </w:rPr>
          <w:tab/>
        </w:r>
      </w:ins>
      <w:ins w:id="5544"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1080" w:hanging="360"/>
        <w:rPr>
          <w:ins w:id="5545" w:author="The Si Tran" w:date="2012-12-08T10:19:00Z"/>
          <w:rFonts w:ascii="Times New Roman" w:eastAsiaTheme="minorEastAsia" w:hAnsi="Times New Roman"/>
          <w:sz w:val="26"/>
          <w:szCs w:val="26"/>
        </w:rPr>
        <w:pPrChange w:id="5546" w:author="The Si Tran" w:date="2012-12-14T05:31:00Z">
          <w:pPr>
            <w:pStyle w:val="ListParagraph"/>
            <w:ind w:left="1944"/>
          </w:pPr>
        </w:pPrChange>
      </w:pPr>
      <w:ins w:id="5547" w:author="The Si Tran" w:date="2012-12-08T10:20:00Z">
        <w:r>
          <w:rPr>
            <w:rFonts w:ascii="Times New Roman" w:hAnsi="Times New Roman"/>
            <w:sz w:val="26"/>
            <w:szCs w:val="26"/>
          </w:rPr>
          <w:tab/>
        </w:r>
      </w:ins>
      <w:ins w:id="5548"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1080" w:hanging="360"/>
        <w:rPr>
          <w:ins w:id="5549" w:author="The Si Tran" w:date="2012-12-08T10:19:00Z"/>
          <w:rFonts w:ascii="Times New Roman" w:eastAsiaTheme="minorEastAsia" w:hAnsi="Times New Roman"/>
          <w:sz w:val="26"/>
          <w:szCs w:val="26"/>
        </w:rPr>
        <w:pPrChange w:id="5550" w:author="The Si Tran" w:date="2012-12-14T05:31:00Z">
          <w:pPr>
            <w:pStyle w:val="ListParagraph"/>
            <w:ind w:left="1944"/>
          </w:pPr>
        </w:pPrChange>
      </w:pPr>
      <w:ins w:id="5551"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552"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553" w:author="The Si Tran" w:date="2012-12-08T10:21:00Z">
        <m:oMath>
          <m:r>
            <w:rPr>
              <w:rFonts w:ascii="Cambria Math" w:eastAsiaTheme="minorEastAsia" w:hAnsi="Cambria Math"/>
              <w:sz w:val="26"/>
              <w:szCs w:val="26"/>
            </w:rPr>
            <m:t>)</m:t>
          </m:r>
        </m:oMath>
      </w:ins>
    </w:p>
    <w:p w14:paraId="2EC977E7" w14:textId="77777777" w:rsidR="006D00FE" w:rsidRDefault="006D00FE">
      <w:pPr>
        <w:pStyle w:val="ListParagraph"/>
        <w:numPr>
          <w:ilvl w:val="0"/>
          <w:numId w:val="27"/>
        </w:numPr>
        <w:spacing w:line="360" w:lineRule="auto"/>
        <w:ind w:left="1080"/>
        <w:rPr>
          <w:ins w:id="5554" w:author="The Si Tran" w:date="2012-12-08T10:19:00Z"/>
          <w:rFonts w:ascii="Times New Roman" w:hAnsi="Times New Roman"/>
          <w:sz w:val="26"/>
          <w:szCs w:val="26"/>
        </w:rPr>
        <w:pPrChange w:id="5555" w:author="The Si Tran" w:date="2012-12-14T05:31:00Z">
          <w:pPr>
            <w:pStyle w:val="ListParagraph"/>
            <w:numPr>
              <w:numId w:val="27"/>
            </w:numPr>
            <w:ind w:left="1944" w:hanging="360"/>
          </w:pPr>
        </w:pPrChange>
      </w:pPr>
      <w:ins w:id="5556" w:author="The Si Tran" w:date="2012-12-08T10:19:00Z">
        <w:r>
          <w:rPr>
            <w:rFonts w:ascii="Times New Roman" w:hAnsi="Times New Roman"/>
            <w:sz w:val="26"/>
            <w:szCs w:val="26"/>
          </w:rPr>
          <w:t>Giai đoạn 3: cập nhật giá trị cho các biến liên quan để chuẩn bị cho vòng tiếp theo.</w:t>
        </w:r>
      </w:ins>
    </w:p>
    <w:p w14:paraId="2B437753" w14:textId="77777777" w:rsidR="0025143A" w:rsidRDefault="006D00FE">
      <w:pPr>
        <w:pStyle w:val="ListParagraph"/>
        <w:spacing w:line="360" w:lineRule="auto"/>
        <w:ind w:left="1080" w:hanging="360"/>
        <w:rPr>
          <w:ins w:id="5557" w:author="The Si Tran" w:date="2012-12-14T05:31:00Z"/>
          <w:rFonts w:ascii="Times New Roman" w:hAnsi="Times New Roman"/>
          <w:sz w:val="26"/>
          <w:szCs w:val="26"/>
        </w:rPr>
        <w:pPrChange w:id="5558" w:author="The Si Tran" w:date="2012-12-14T05:31:00Z">
          <w:pPr>
            <w:pStyle w:val="ListParagraph"/>
            <w:ind w:left="1944"/>
          </w:pPr>
        </w:pPrChange>
      </w:pPr>
      <w:ins w:id="5559" w:author="The Si Tran" w:date="2012-12-08T10:21:00Z">
        <w:r>
          <w:rPr>
            <w:rFonts w:ascii="Times New Roman" w:hAnsi="Times New Roman"/>
            <w:sz w:val="26"/>
            <w:szCs w:val="26"/>
          </w:rPr>
          <w:tab/>
        </w:r>
      </w:ins>
      <w:ins w:id="5560"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1080" w:hanging="360"/>
        <w:rPr>
          <w:ins w:id="5561" w:author="The Si Tran" w:date="2012-12-08T10:19:00Z"/>
          <w:rFonts w:ascii="Times New Roman" w:eastAsiaTheme="minorEastAsia" w:hAnsi="Times New Roman"/>
          <w:sz w:val="26"/>
          <w:szCs w:val="26"/>
        </w:rPr>
        <w:pPrChange w:id="5562" w:author="The Si Tran" w:date="2012-12-14T05:31:00Z">
          <w:pPr>
            <w:pStyle w:val="ListParagraph"/>
            <w:ind w:left="1944"/>
          </w:pPr>
        </w:pPrChange>
      </w:pPr>
      <w:ins w:id="5563" w:author="The Si Tran" w:date="2012-12-08T10:19:00Z">
        <w:r>
          <w:rPr>
            <w:rFonts w:ascii="Times New Roman" w:hAnsi="Times New Roman"/>
            <w:sz w:val="26"/>
            <w:szCs w:val="26"/>
          </w:rPr>
          <w:t xml:space="preserve"> </w:t>
        </w:r>
      </w:ins>
      <w:ins w:id="5564"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565"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77777777" w:rsidR="006D00FE" w:rsidRDefault="006D00FE">
      <w:pPr>
        <w:pStyle w:val="ListParagraph"/>
        <w:spacing w:line="360" w:lineRule="auto"/>
        <w:ind w:left="1080" w:hanging="360"/>
        <w:rPr>
          <w:ins w:id="5566" w:author="The Si Tran" w:date="2012-12-08T10:19:00Z"/>
          <w:rFonts w:ascii="Times New Roman" w:hAnsi="Times New Roman"/>
          <w:sz w:val="26"/>
          <w:szCs w:val="26"/>
        </w:rPr>
        <w:pPrChange w:id="5567" w:author="The Si Tran" w:date="2012-12-14T05:31:00Z">
          <w:pPr>
            <w:pStyle w:val="ListParagraph"/>
            <w:ind w:left="1944"/>
          </w:pPr>
        </w:pPrChange>
      </w:pPr>
      <w:ins w:id="5568" w:author="The Si Tran" w:date="2012-12-08T10:21:00Z">
        <w:r>
          <w:rPr>
            <w:rFonts w:ascii="Times New Roman" w:hAnsi="Times New Roman"/>
            <w:sz w:val="26"/>
            <w:szCs w:val="26"/>
          </w:rPr>
          <w:tab/>
        </w:r>
      </w:ins>
      <w:ins w:id="5569"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1080" w:hanging="360"/>
        <w:rPr>
          <w:ins w:id="5570" w:author="The Si Tran" w:date="2012-12-08T10:19:00Z"/>
          <w:rFonts w:ascii="Times New Roman" w:eastAsiaTheme="minorEastAsia" w:hAnsi="Times New Roman"/>
          <w:sz w:val="26"/>
          <w:szCs w:val="26"/>
        </w:rPr>
        <w:pPrChange w:id="5571" w:author="The Si Tran" w:date="2012-12-14T05:31:00Z">
          <w:pPr>
            <w:pStyle w:val="ListParagraph"/>
            <w:ind w:left="1944"/>
          </w:pPr>
        </w:pPrChange>
      </w:pPr>
      <w:ins w:id="5572" w:author="The Si Tran" w:date="2012-12-08T10:21:00Z">
        <w:r>
          <w:rPr>
            <w:rFonts w:ascii="Times New Roman" w:hAnsi="Times New Roman"/>
            <w:sz w:val="26"/>
            <w:szCs w:val="26"/>
          </w:rPr>
          <w:tab/>
        </w:r>
        <w:r>
          <w:rPr>
            <w:rFonts w:ascii="Times New Roman" w:hAnsi="Times New Roman"/>
            <w:sz w:val="26"/>
            <w:szCs w:val="26"/>
          </w:rPr>
          <w:tab/>
        </w:r>
      </w:ins>
      <m:oMath>
        <m:sSup>
          <m:sSupPr>
            <m:ctrlPr>
              <w:ins w:id="5573" w:author="The Si Tran" w:date="2012-12-08T10:19:00Z">
                <w:rPr>
                  <w:rFonts w:ascii="Cambria Math" w:eastAsiaTheme="minorEastAsia" w:hAnsi="Cambria Math"/>
                  <w:i/>
                  <w:sz w:val="26"/>
                  <w:szCs w:val="26"/>
                </w:rPr>
              </w:ins>
            </m:ctrlPr>
          </m:sSupPr>
          <m:e>
            <w:ins w:id="5574" w:author="The Si Tran" w:date="2012-12-08T10:19:00Z">
              <m:r>
                <w:rPr>
                  <w:rFonts w:ascii="Cambria Math" w:eastAsiaTheme="minorEastAsia" w:hAnsi="Cambria Math"/>
                  <w:sz w:val="26"/>
                  <w:szCs w:val="26"/>
                </w:rPr>
                <m:t>R</m:t>
              </m:r>
            </w:ins>
          </m:e>
          <m:sup>
            <w:ins w:id="5575" w:author="The Si Tran" w:date="2012-12-08T10:19:00Z">
              <m:r>
                <w:rPr>
                  <w:rFonts w:ascii="Cambria Math" w:eastAsiaTheme="minorEastAsia" w:hAnsi="Cambria Math"/>
                  <w:sz w:val="26"/>
                  <w:szCs w:val="26"/>
                </w:rPr>
                <m:t>-1</m:t>
              </m:r>
            </w:ins>
          </m:sup>
        </m:sSup>
        <m:d>
          <m:dPr>
            <m:ctrlPr>
              <w:ins w:id="5576" w:author="The Si Tran" w:date="2012-12-08T10:19:00Z">
                <w:rPr>
                  <w:rFonts w:ascii="Cambria Math" w:eastAsiaTheme="minorEastAsia" w:hAnsi="Cambria Math"/>
                  <w:i/>
                  <w:sz w:val="26"/>
                  <w:szCs w:val="26"/>
                </w:rPr>
              </w:ins>
            </m:ctrlPr>
          </m:dPr>
          <m:e>
            <w:ins w:id="5577" w:author="The Si Tran" w:date="2012-12-08T10:19:00Z">
              <m:r>
                <w:rPr>
                  <w:rFonts w:ascii="Cambria Math" w:eastAsiaTheme="minorEastAsia" w:hAnsi="Cambria Math"/>
                  <w:sz w:val="26"/>
                  <w:szCs w:val="26"/>
                </w:rPr>
                <m:t>t-1</m:t>
              </m:r>
            </w:ins>
          </m:e>
        </m:d>
        <w:ins w:id="5578" w:author="The Si Tran" w:date="2012-12-08T10:19:00Z">
          <m:r>
            <w:rPr>
              <w:rFonts w:ascii="Cambria Math" w:eastAsiaTheme="minorEastAsia" w:hAnsi="Cambria Math"/>
              <w:sz w:val="26"/>
              <w:szCs w:val="26"/>
            </w:rPr>
            <m:t>=</m:t>
          </m:r>
        </w:ins>
        <m:sSup>
          <m:sSupPr>
            <m:ctrlPr>
              <w:ins w:id="5579" w:author="The Si Tran" w:date="2012-12-08T10:19:00Z">
                <w:rPr>
                  <w:rFonts w:ascii="Cambria Math" w:eastAsiaTheme="minorEastAsia" w:hAnsi="Cambria Math"/>
                  <w:i/>
                  <w:sz w:val="26"/>
                  <w:szCs w:val="26"/>
                </w:rPr>
              </w:ins>
            </m:ctrlPr>
          </m:sSupPr>
          <m:e>
            <w:ins w:id="5580" w:author="The Si Tran" w:date="2012-12-08T10:19:00Z">
              <m:r>
                <w:rPr>
                  <w:rFonts w:ascii="Cambria Math" w:eastAsiaTheme="minorEastAsia" w:hAnsi="Cambria Math"/>
                  <w:sz w:val="26"/>
                  <w:szCs w:val="26"/>
                </w:rPr>
                <m:t>R</m:t>
              </m:r>
            </w:ins>
          </m:e>
          <m:sup>
            <w:ins w:id="5581" w:author="The Si Tran" w:date="2012-12-08T10:19:00Z">
              <m:r>
                <w:rPr>
                  <w:rFonts w:ascii="Cambria Math" w:eastAsiaTheme="minorEastAsia" w:hAnsi="Cambria Math"/>
                  <w:sz w:val="26"/>
                  <w:szCs w:val="26"/>
                </w:rPr>
                <m:t>-1</m:t>
              </m:r>
            </w:ins>
          </m:sup>
        </m:sSup>
        <m:d>
          <m:dPr>
            <m:ctrlPr>
              <w:ins w:id="5582" w:author="The Si Tran" w:date="2012-12-08T10:19:00Z">
                <w:rPr>
                  <w:rFonts w:ascii="Cambria Math" w:eastAsiaTheme="minorEastAsia" w:hAnsi="Cambria Math"/>
                  <w:i/>
                  <w:sz w:val="26"/>
                  <w:szCs w:val="26"/>
                </w:rPr>
              </w:ins>
            </m:ctrlPr>
          </m:dPr>
          <m:e>
            <w:ins w:id="5583" w:author="The Si Tran" w:date="2012-12-08T10:19:00Z">
              <m:r>
                <w:rPr>
                  <w:rFonts w:ascii="Cambria Math" w:eastAsiaTheme="minorEastAsia" w:hAnsi="Cambria Math"/>
                  <w:sz w:val="26"/>
                  <w:szCs w:val="26"/>
                </w:rPr>
                <m:t>t-2</m:t>
              </m:r>
            </w:ins>
          </m:e>
        </m:d>
        <w:ins w:id="5584" w:author="The Si Tran" w:date="2012-12-08T10:19:00Z">
          <m:r>
            <w:rPr>
              <w:rFonts w:ascii="Cambria Math" w:eastAsiaTheme="minorEastAsia" w:hAnsi="Cambria Math"/>
              <w:sz w:val="26"/>
              <w:szCs w:val="26"/>
            </w:rPr>
            <m:t>-Gain factor×</m:t>
          </m:r>
        </w:ins>
        <m:sSup>
          <m:sSupPr>
            <m:ctrlPr>
              <w:ins w:id="5585" w:author="The Si Tran" w:date="2012-12-08T10:19:00Z">
                <w:rPr>
                  <w:rFonts w:ascii="Cambria Math" w:eastAsiaTheme="minorEastAsia" w:hAnsi="Cambria Math"/>
                  <w:i/>
                  <w:sz w:val="26"/>
                  <w:szCs w:val="26"/>
                </w:rPr>
              </w:ins>
            </m:ctrlPr>
          </m:sSupPr>
          <m:e>
            <w:ins w:id="5586" w:author="The Si Tran" w:date="2012-12-08T10:19:00Z">
              <m:r>
                <w:rPr>
                  <w:rFonts w:ascii="Cambria Math" w:eastAsiaTheme="minorEastAsia" w:hAnsi="Cambria Math"/>
                  <w:sz w:val="26"/>
                  <w:szCs w:val="26"/>
                </w:rPr>
                <m:t>φ</m:t>
              </m:r>
            </w:ins>
          </m:e>
          <m:sup>
            <w:ins w:id="5587" w:author="The Si Tran" w:date="2012-12-08T10:19:00Z">
              <m:r>
                <w:rPr>
                  <w:rFonts w:ascii="Cambria Math" w:eastAsiaTheme="minorEastAsia" w:hAnsi="Cambria Math"/>
                  <w:sz w:val="26"/>
                  <w:szCs w:val="26"/>
                </w:rPr>
                <m:t>T</m:t>
              </m:r>
            </w:ins>
          </m:sup>
        </m:sSup>
        <w:ins w:id="5588" w:author="The Si Tran" w:date="2012-12-08T10:19:00Z">
          <m:r>
            <w:rPr>
              <w:rFonts w:ascii="Cambria Math" w:eastAsiaTheme="minorEastAsia" w:hAnsi="Cambria Math"/>
              <w:sz w:val="26"/>
              <w:szCs w:val="26"/>
            </w:rPr>
            <m:t>(t-1)</m:t>
          </m:r>
        </w:ins>
        <m:sSup>
          <m:sSupPr>
            <m:ctrlPr>
              <w:ins w:id="5589" w:author="The Si Tran" w:date="2012-12-08T10:19:00Z">
                <w:rPr>
                  <w:rFonts w:ascii="Cambria Math" w:eastAsiaTheme="minorEastAsia" w:hAnsi="Cambria Math"/>
                  <w:i/>
                  <w:sz w:val="26"/>
                  <w:szCs w:val="26"/>
                </w:rPr>
              </w:ins>
            </m:ctrlPr>
          </m:sSupPr>
          <m:e>
            <w:ins w:id="5590" w:author="The Si Tran" w:date="2012-12-08T10:19:00Z">
              <m:r>
                <w:rPr>
                  <w:rFonts w:ascii="Cambria Math" w:eastAsiaTheme="minorEastAsia" w:hAnsi="Cambria Math"/>
                  <w:sz w:val="26"/>
                  <w:szCs w:val="26"/>
                </w:rPr>
                <m:t>R</m:t>
              </m:r>
            </w:ins>
          </m:e>
          <m:sup>
            <w:ins w:id="5591" w:author="The Si Tran" w:date="2012-12-08T10:19:00Z">
              <m:r>
                <w:rPr>
                  <w:rFonts w:ascii="Cambria Math" w:eastAsiaTheme="minorEastAsia" w:hAnsi="Cambria Math"/>
                  <w:sz w:val="26"/>
                  <w:szCs w:val="26"/>
                </w:rPr>
                <m:t>-1</m:t>
              </m:r>
            </w:ins>
          </m:sup>
        </m:sSup>
        <w:ins w:id="5592" w:author="The Si Tran" w:date="2012-12-08T10:19:00Z">
          <m:r>
            <w:rPr>
              <w:rFonts w:ascii="Cambria Math" w:eastAsiaTheme="minorEastAsia" w:hAnsi="Cambria Math"/>
              <w:sz w:val="26"/>
              <w:szCs w:val="26"/>
            </w:rPr>
            <m:t>(t-2)</m:t>
          </m:r>
        </w:ins>
      </m:oMath>
    </w:p>
    <w:p w14:paraId="1EB4AC86" w14:textId="77777777" w:rsidR="006D00FE" w:rsidRDefault="006D00FE">
      <w:pPr>
        <w:pStyle w:val="ListParagraph"/>
        <w:spacing w:line="360" w:lineRule="auto"/>
        <w:ind w:left="1080" w:hanging="360"/>
        <w:rPr>
          <w:ins w:id="5593" w:author="The Si Tran" w:date="2012-12-08T14:48:00Z"/>
        </w:rPr>
        <w:pPrChange w:id="5594" w:author="The Si Tran" w:date="2012-12-14T05:31:00Z">
          <w:pPr>
            <w:pStyle w:val="Heading3"/>
          </w:pPr>
        </w:pPrChange>
      </w:pPr>
      <w:ins w:id="5595" w:author="The Si Tran" w:date="2012-12-08T10:21:00Z">
        <w:r>
          <w:rPr>
            <w:rFonts w:ascii="Times New Roman" w:hAnsi="Times New Roman"/>
            <w:sz w:val="26"/>
            <w:szCs w:val="26"/>
          </w:rPr>
          <w:tab/>
        </w:r>
      </w:ins>
      <w:ins w:id="5596"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pPr>
        <w:pStyle w:val="ListParagraph"/>
        <w:spacing w:line="360" w:lineRule="auto"/>
        <w:rPr>
          <w:ins w:id="5597" w:author="The Si Tran" w:date="2012-12-06T22:16:00Z"/>
        </w:rPr>
        <w:pPrChange w:id="5598" w:author="The Si Tran" w:date="2012-12-14T05:31:00Z">
          <w:pPr>
            <w:pStyle w:val="Heading3"/>
          </w:pPr>
        </w:pPrChange>
      </w:pPr>
      <w:ins w:id="5599" w:author="The Si Tran" w:date="2012-12-08T14:48:00Z">
        <w:r w:rsidRPr="003B5A9E">
          <w:rPr>
            <w:rFonts w:ascii="Times New Roman" w:hAnsi="Times New Roman"/>
            <w:sz w:val="26"/>
            <w:szCs w:val="26"/>
            <w:rPrChange w:id="5600" w:author="The Si Tran" w:date="2012-12-08T14:48:00Z">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601" w:author="The Si Tran" w:date="2012-12-07T22:07:00Z"/>
        </w:rPr>
        <w:pPrChange w:id="5602" w:author="The Si Tran" w:date="2012-12-06T22:16:00Z">
          <w:pPr/>
        </w:pPrChange>
      </w:pPr>
      <w:bookmarkStart w:id="5603" w:name="_Toc343415814"/>
      <w:ins w:id="5604" w:author="The Si Tran" w:date="2012-12-06T22:16:00Z">
        <w:r w:rsidRPr="00155591">
          <w:t>Thành phần dự đoán</w:t>
        </w:r>
      </w:ins>
      <w:bookmarkEnd w:id="5603"/>
    </w:p>
    <w:p w14:paraId="0D5FBC4F" w14:textId="77777777" w:rsidR="003F6E52" w:rsidRDefault="003F6E52">
      <w:pPr>
        <w:rPr>
          <w:ins w:id="5605" w:author="The Si Tran" w:date="2012-12-07T22:07:00Z"/>
        </w:rPr>
        <w:pPrChange w:id="5606" w:author="The Si Tran" w:date="2012-12-16T08:14:00Z">
          <w:pPr>
            <w:pStyle w:val="ListParagraph"/>
            <w:ind w:left="360"/>
          </w:pPr>
        </w:pPrChange>
      </w:pPr>
      <w:ins w:id="5607"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ListParagraph"/>
        <w:numPr>
          <w:ilvl w:val="0"/>
          <w:numId w:val="23"/>
        </w:numPr>
        <w:spacing w:line="360" w:lineRule="auto"/>
        <w:rPr>
          <w:ins w:id="5608" w:author="The Si Tran" w:date="2012-12-07T22:14:00Z"/>
          <w:rFonts w:ascii="Times New Roman" w:hAnsi="Times New Roman"/>
          <w:sz w:val="26"/>
          <w:szCs w:val="26"/>
        </w:rPr>
        <w:pPrChange w:id="5609" w:author="The Si Tran" w:date="2012-12-14T05:31:00Z">
          <w:pPr>
            <w:pStyle w:val="ListParagraph"/>
            <w:numPr>
              <w:numId w:val="23"/>
            </w:numPr>
            <w:ind w:left="1080" w:hanging="360"/>
          </w:pPr>
        </w:pPrChange>
      </w:pPr>
      <w:ins w:id="5610" w:author="The Si Tran" w:date="2012-12-07T22:08:00Z">
        <w:r w:rsidRPr="00A625DC">
          <w:rPr>
            <w:rFonts w:ascii="Times New Roman" w:hAnsi="Times New Roman"/>
            <w:sz w:val="26"/>
            <w:szCs w:val="26"/>
            <w:rPrChange w:id="5611" w:author="The Si Tran" w:date="2012-12-07T22:08:00Z">
              <w:rPr>
                <w:rFonts w:ascii="Times New Roman" w:eastAsiaTheme="minorHAnsi" w:hAnsi="Times New Roman"/>
                <w:sz w:val="26"/>
              </w:rPr>
            </w:rPrChange>
          </w:rPr>
          <w:t>Dự đoán 1 thời đoạn cho chuỗi dữ liệu tĩnh</w:t>
        </w:r>
      </w:ins>
    </w:p>
    <w:p w14:paraId="077C2487" w14:textId="77777777" w:rsidR="00B61FF6" w:rsidRDefault="00B61FF6">
      <w:pPr>
        <w:pStyle w:val="ListParagraph"/>
        <w:spacing w:line="360" w:lineRule="auto"/>
        <w:ind w:left="1080" w:firstLine="0"/>
        <w:rPr>
          <w:ins w:id="5612" w:author="The Si Tran" w:date="2012-12-07T22:14:00Z"/>
          <w:rFonts w:ascii="Times New Roman" w:hAnsi="Times New Roman"/>
          <w:sz w:val="26"/>
          <w:szCs w:val="26"/>
        </w:rPr>
        <w:pPrChange w:id="5613" w:author="The Si Tran" w:date="2012-12-14T05:31:00Z">
          <w:pPr>
            <w:pStyle w:val="ListParagraph"/>
            <w:numPr>
              <w:numId w:val="23"/>
            </w:numPr>
            <w:ind w:left="1080" w:hanging="360"/>
          </w:pPr>
        </w:pPrChange>
      </w:pPr>
      <w:ins w:id="5614"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pPr>
        <w:pStyle w:val="ListParagraph"/>
        <w:spacing w:line="360" w:lineRule="auto"/>
        <w:ind w:left="1080" w:firstLine="0"/>
        <w:rPr>
          <w:ins w:id="5615" w:author="The Si Tran" w:date="2012-12-07T22:14:00Z"/>
          <w:rFonts w:ascii="Times New Roman" w:hAnsi="Times New Roman"/>
          <w:sz w:val="26"/>
          <w:szCs w:val="26"/>
        </w:rPr>
        <w:pPrChange w:id="5616" w:author="The Si Tran" w:date="2012-12-14T05:31:00Z">
          <w:pPr>
            <w:pStyle w:val="ListParagraph"/>
            <w:numPr>
              <w:numId w:val="23"/>
            </w:numPr>
            <w:ind w:left="1080" w:hanging="360"/>
          </w:pPr>
        </w:pPrChange>
      </w:pPr>
      <w:ins w:id="5617" w:author="The Si Tran" w:date="2012-12-07T22:14:00Z">
        <m:oMathPara>
          <m:oMathParaPr>
            <m:jc m:val="left"/>
          </m:oMathParaPr>
          <m:oMath>
            <m:r>
              <w:rPr>
                <w:rFonts w:ascii="Cambria Math" w:hAnsi="Cambria Math"/>
                <w:sz w:val="26"/>
                <w:szCs w:val="26"/>
              </w:rPr>
              <w:lastRenderedPageBreak/>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350BDD">
      <w:pPr>
        <w:pStyle w:val="ListParagraph"/>
        <w:spacing w:line="360" w:lineRule="auto"/>
        <w:ind w:left="1080" w:firstLine="0"/>
        <w:rPr>
          <w:ins w:id="5618" w:author="The Si Tran" w:date="2012-12-07T22:14:00Z"/>
          <w:rFonts w:ascii="Times New Roman" w:hAnsi="Times New Roman"/>
          <w:sz w:val="26"/>
          <w:szCs w:val="26"/>
        </w:rPr>
        <w:pPrChange w:id="5619" w:author="The Si Tran" w:date="2012-12-14T05:31:00Z">
          <w:pPr>
            <w:pStyle w:val="ListParagraph"/>
            <w:numPr>
              <w:numId w:val="23"/>
            </w:numPr>
            <w:ind w:left="1080" w:hanging="360"/>
          </w:pPr>
        </w:pPrChange>
      </w:pPr>
      <m:oMathPara>
        <m:oMathParaPr>
          <m:jc m:val="left"/>
        </m:oMathParaPr>
        <m:oMath>
          <m:acc>
            <m:accPr>
              <m:ctrlPr>
                <w:ins w:id="5620" w:author="The Si Tran" w:date="2012-12-07T22:14:00Z">
                  <w:rPr>
                    <w:rFonts w:ascii="Cambria Math" w:hAnsi="Cambria Math"/>
                    <w:i/>
                    <w:sz w:val="26"/>
                    <w:szCs w:val="26"/>
                  </w:rPr>
                </w:ins>
              </m:ctrlPr>
            </m:accPr>
            <m:e>
              <w:ins w:id="5621" w:author="The Si Tran" w:date="2012-12-07T22:14:00Z">
                <m:r>
                  <w:rPr>
                    <w:rFonts w:ascii="Cambria Math" w:hAnsi="Cambria Math"/>
                    <w:sz w:val="26"/>
                    <w:szCs w:val="26"/>
                  </w:rPr>
                  <m:t>y</m:t>
                </m:r>
              </w:ins>
            </m:e>
          </m:acc>
          <m:d>
            <m:dPr>
              <m:ctrlPr>
                <w:ins w:id="5622" w:author="The Si Tran" w:date="2012-12-07T22:14:00Z">
                  <w:rPr>
                    <w:rFonts w:ascii="Cambria Math" w:hAnsi="Cambria Math"/>
                    <w:i/>
                    <w:sz w:val="26"/>
                    <w:szCs w:val="26"/>
                  </w:rPr>
                </w:ins>
              </m:ctrlPr>
            </m:dPr>
            <m:e>
              <w:ins w:id="5623" w:author="The Si Tran" w:date="2012-12-07T22:14:00Z">
                <m:r>
                  <w:rPr>
                    <w:rFonts w:ascii="Cambria Math" w:hAnsi="Cambria Math"/>
                    <w:sz w:val="26"/>
                    <w:szCs w:val="26"/>
                  </w:rPr>
                  <m:t>t+1</m:t>
                </m:r>
              </w:ins>
            </m:e>
          </m:d>
          <w:ins w:id="5624" w:author="The Si Tran" w:date="2012-12-07T22:14:00Z">
            <m:r>
              <w:rPr>
                <w:rFonts w:ascii="Cambria Math" w:hAnsi="Cambria Math"/>
                <w:sz w:val="26"/>
                <w:szCs w:val="26"/>
              </w:rPr>
              <m:t>=E[y(t+1)|y</m:t>
            </m:r>
          </w:ins>
          <m:d>
            <m:dPr>
              <m:ctrlPr>
                <w:ins w:id="5625" w:author="The Si Tran" w:date="2012-12-07T22:14:00Z">
                  <w:rPr>
                    <w:rFonts w:ascii="Cambria Math" w:hAnsi="Cambria Math"/>
                    <w:i/>
                    <w:sz w:val="26"/>
                    <w:szCs w:val="26"/>
                  </w:rPr>
                </w:ins>
              </m:ctrlPr>
            </m:dPr>
            <m:e>
              <w:ins w:id="5626" w:author="The Si Tran" w:date="2012-12-07T22:14:00Z">
                <m:r>
                  <w:rPr>
                    <w:rFonts w:ascii="Cambria Math" w:hAnsi="Cambria Math"/>
                    <w:sz w:val="26"/>
                    <w:szCs w:val="26"/>
                  </w:rPr>
                  <m:t>t</m:t>
                </m:r>
              </w:ins>
            </m:e>
          </m:d>
          <w:ins w:id="5627" w:author="The Si Tran" w:date="2012-12-07T22:14:00Z">
            <m:r>
              <w:rPr>
                <w:rFonts w:ascii="Cambria Math" w:hAnsi="Cambria Math"/>
                <w:sz w:val="26"/>
                <w:szCs w:val="26"/>
              </w:rPr>
              <m:t>,y</m:t>
            </m:r>
          </w:ins>
          <m:d>
            <m:dPr>
              <m:ctrlPr>
                <w:ins w:id="5628" w:author="The Si Tran" w:date="2012-12-07T22:14:00Z">
                  <w:rPr>
                    <w:rFonts w:ascii="Cambria Math" w:hAnsi="Cambria Math"/>
                    <w:i/>
                    <w:sz w:val="26"/>
                    <w:szCs w:val="26"/>
                  </w:rPr>
                </w:ins>
              </m:ctrlPr>
            </m:dPr>
            <m:e>
              <w:ins w:id="5629" w:author="The Si Tran" w:date="2012-12-07T22:14:00Z">
                <m:r>
                  <w:rPr>
                    <w:rFonts w:ascii="Cambria Math" w:hAnsi="Cambria Math"/>
                    <w:sz w:val="26"/>
                    <w:szCs w:val="26"/>
                  </w:rPr>
                  <m:t>t-1</m:t>
                </m:r>
              </w:ins>
            </m:e>
          </m:d>
          <w:ins w:id="5630" w:author="The Si Tran" w:date="2012-12-07T22:14:00Z">
            <m:r>
              <w:rPr>
                <w:rFonts w:ascii="Cambria Math" w:hAnsi="Cambria Math"/>
                <w:sz w:val="26"/>
                <w:szCs w:val="26"/>
              </w:rPr>
              <m:t>,…]</m:t>
            </m:r>
          </w:ins>
        </m:oMath>
      </m:oMathPara>
    </w:p>
    <w:p w14:paraId="2973E23C" w14:textId="77777777" w:rsidR="00B61FF6" w:rsidRDefault="00B61FF6">
      <w:pPr>
        <w:pStyle w:val="ListParagraph"/>
        <w:spacing w:line="360" w:lineRule="auto"/>
        <w:ind w:left="1080" w:firstLine="0"/>
        <w:rPr>
          <w:ins w:id="5631" w:author="The Si Tran" w:date="2012-12-07T22:15:00Z"/>
          <w:rFonts w:ascii="Times New Roman" w:hAnsi="Times New Roman"/>
          <w:sz w:val="26"/>
          <w:szCs w:val="26"/>
        </w:rPr>
        <w:pPrChange w:id="5632" w:author="The Si Tran" w:date="2012-12-14T05:31:00Z">
          <w:pPr>
            <w:pStyle w:val="ListParagraph"/>
            <w:numPr>
              <w:numId w:val="23"/>
            </w:numPr>
            <w:ind w:left="1080" w:hanging="360"/>
          </w:pPr>
        </w:pPrChange>
      </w:pPr>
      <w:ins w:id="5633" w:author="The Si Tran" w:date="2012-12-07T22:15:00Z">
        <w:r w:rsidRPr="00B61FF6">
          <w:rPr>
            <w:rFonts w:ascii="Times New Roman" w:hAnsi="Times New Roman"/>
            <w:sz w:val="26"/>
            <w:szCs w:val="26"/>
          </w:rPr>
          <w:t>Bời vì tất cả các tham số trong mô hình ngoại trừ e(t+1), thành phần lỗi Gausian được giả thuyết là phân phối tự nhiên N(0,σ^2), chúng ta có thể ước lượng nó với giá trị kỳ vọng 0.</w:t>
        </w:r>
      </w:ins>
    </w:p>
    <w:p w14:paraId="5DBACEF1" w14:textId="77777777" w:rsidR="00CD1726" w:rsidRDefault="00B61FF6">
      <w:pPr>
        <w:pStyle w:val="ListParagraph"/>
        <w:spacing w:line="360" w:lineRule="auto"/>
        <w:ind w:left="1080"/>
        <w:rPr>
          <w:ins w:id="5634" w:author="The Si Tran" w:date="2012-12-07T22:17:00Z"/>
          <w:rFonts w:ascii="Times New Roman" w:hAnsi="Times New Roman"/>
          <w:sz w:val="26"/>
          <w:szCs w:val="26"/>
        </w:rPr>
        <w:pPrChange w:id="5635" w:author="The Si Tran" w:date="2012-12-14T05:31:00Z">
          <w:pPr>
            <w:pStyle w:val="ListParagraph"/>
            <w:ind w:left="1080"/>
          </w:pPr>
        </w:pPrChange>
      </w:pPr>
      <w:ins w:id="5636" w:author="The Si Tran" w:date="2012-12-07T22:16:00Z">
        <w:r w:rsidRPr="00B61FF6">
          <w:rPr>
            <w:rFonts w:ascii="Times New Roman" w:hAnsi="Times New Roman"/>
            <w:sz w:val="26"/>
            <w:szCs w:val="26"/>
            <w:rPrChange w:id="5637" w:author="The Si Tran" w:date="2012-12-07T22:17:00Z">
              <w:rPr>
                <w:szCs w:val="26"/>
              </w:rPr>
            </w:rPrChange>
          </w:rPr>
          <w:t>Do đó</w:t>
        </w:r>
      </w:ins>
      <w:ins w:id="5638"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350BDD">
      <w:pPr>
        <w:pStyle w:val="ListParagraph"/>
        <w:spacing w:line="360" w:lineRule="auto"/>
        <w:ind w:left="1080" w:firstLine="0"/>
        <w:rPr>
          <w:ins w:id="5639" w:author="The Si Tran" w:date="2012-12-07T22:08:00Z"/>
          <w:sz w:val="26"/>
          <w:szCs w:val="26"/>
          <w:rPrChange w:id="5640" w:author="The Si Tran" w:date="2012-12-07T22:18:00Z">
            <w:rPr>
              <w:ins w:id="5641" w:author="The Si Tran" w:date="2012-12-07T22:08:00Z"/>
            </w:rPr>
          </w:rPrChange>
        </w:rPr>
        <w:pPrChange w:id="5642" w:author="The Si Tran" w:date="2012-12-14T05:31:00Z">
          <w:pPr>
            <w:pStyle w:val="ListParagraph"/>
            <w:numPr>
              <w:numId w:val="23"/>
            </w:numPr>
            <w:ind w:left="1080" w:hanging="360"/>
          </w:pPr>
        </w:pPrChange>
      </w:pPr>
      <m:oMathPara>
        <m:oMath>
          <m:acc>
            <m:accPr>
              <m:ctrlPr>
                <w:ins w:id="5643" w:author="The Si Tran" w:date="2012-12-07T22:16:00Z">
                  <w:rPr>
                    <w:rFonts w:ascii="Cambria Math" w:hAnsi="Cambria Math"/>
                    <w:i/>
                    <w:sz w:val="26"/>
                    <w:szCs w:val="26"/>
                  </w:rPr>
                </w:ins>
              </m:ctrlPr>
            </m:accPr>
            <m:e>
              <w:ins w:id="5644" w:author="The Si Tran" w:date="2012-12-07T22:16:00Z">
                <m:r>
                  <w:rPr>
                    <w:rFonts w:ascii="Cambria Math" w:hAnsi="Cambria Math"/>
                    <w:sz w:val="26"/>
                    <w:szCs w:val="26"/>
                    <w:rPrChange w:id="5645" w:author="The Si Tran" w:date="2012-12-07T22:17:00Z">
                      <w:rPr>
                        <w:rFonts w:ascii="Cambria Math" w:hAnsi="Cambria Math"/>
                        <w:szCs w:val="26"/>
                      </w:rPr>
                    </w:rPrChange>
                  </w:rPr>
                  <m:t>y</m:t>
                </m:r>
              </w:ins>
            </m:e>
          </m:acc>
          <m:d>
            <m:dPr>
              <m:ctrlPr>
                <w:ins w:id="5646" w:author="The Si Tran" w:date="2012-12-07T22:16:00Z">
                  <w:rPr>
                    <w:rFonts w:ascii="Cambria Math" w:hAnsi="Cambria Math"/>
                    <w:i/>
                    <w:sz w:val="26"/>
                    <w:szCs w:val="26"/>
                  </w:rPr>
                </w:ins>
              </m:ctrlPr>
            </m:dPr>
            <m:e>
              <w:ins w:id="5647" w:author="The Si Tran" w:date="2012-12-07T22:16:00Z">
                <m:r>
                  <w:rPr>
                    <w:rFonts w:ascii="Cambria Math" w:hAnsi="Cambria Math"/>
                    <w:sz w:val="26"/>
                    <w:szCs w:val="26"/>
                    <w:rPrChange w:id="5648" w:author="The Si Tran" w:date="2012-12-07T22:17:00Z">
                      <w:rPr>
                        <w:rFonts w:ascii="Cambria Math" w:hAnsi="Cambria Math"/>
                        <w:szCs w:val="26"/>
                      </w:rPr>
                    </w:rPrChange>
                  </w:rPr>
                  <m:t>t+1</m:t>
                </m:r>
              </w:ins>
            </m:e>
          </m:d>
          <w:ins w:id="5649" w:author="The Si Tran" w:date="2012-12-07T22:16:00Z">
            <m:r>
              <w:rPr>
                <w:rFonts w:ascii="Cambria Math" w:hAnsi="Cambria Math"/>
                <w:sz w:val="26"/>
                <w:szCs w:val="26"/>
                <w:rPrChange w:id="5650" w:author="The Si Tran" w:date="2012-12-07T22:17:00Z">
                  <w:rPr>
                    <w:rFonts w:ascii="Cambria Math" w:hAnsi="Cambria Math"/>
                    <w:szCs w:val="26"/>
                  </w:rPr>
                </w:rPrChange>
              </w:rPr>
              <m:t>=</m:t>
            </m:r>
          </w:ins>
          <m:sSub>
            <m:sSubPr>
              <m:ctrlPr>
                <w:ins w:id="5651" w:author="The Si Tran" w:date="2012-12-07T22:16:00Z">
                  <w:rPr>
                    <w:rFonts w:ascii="Cambria Math" w:hAnsi="Cambria Math"/>
                    <w:i/>
                    <w:sz w:val="26"/>
                    <w:szCs w:val="26"/>
                  </w:rPr>
                </w:ins>
              </m:ctrlPr>
            </m:sSubPr>
            <m:e>
              <w:ins w:id="5652" w:author="The Si Tran" w:date="2012-12-07T22:16:00Z">
                <m:r>
                  <w:rPr>
                    <w:rFonts w:ascii="Cambria Math" w:hAnsi="Cambria Math"/>
                    <w:sz w:val="26"/>
                    <w:szCs w:val="26"/>
                    <w:rPrChange w:id="5653" w:author="The Si Tran" w:date="2012-12-07T22:17:00Z">
                      <w:rPr>
                        <w:rFonts w:ascii="Cambria Math" w:hAnsi="Cambria Math"/>
                        <w:szCs w:val="26"/>
                      </w:rPr>
                    </w:rPrChange>
                  </w:rPr>
                  <m:t>a</m:t>
                </m:r>
              </w:ins>
            </m:e>
            <m:sub>
              <w:ins w:id="5654" w:author="The Si Tran" w:date="2012-12-07T22:16:00Z">
                <m:r>
                  <w:rPr>
                    <w:rFonts w:ascii="Cambria Math" w:hAnsi="Cambria Math"/>
                    <w:sz w:val="26"/>
                    <w:szCs w:val="26"/>
                    <w:rPrChange w:id="5655" w:author="The Si Tran" w:date="2012-12-07T22:17:00Z">
                      <w:rPr>
                        <w:rFonts w:ascii="Cambria Math" w:hAnsi="Cambria Math"/>
                        <w:szCs w:val="26"/>
                      </w:rPr>
                    </w:rPrChange>
                  </w:rPr>
                  <m:t>0</m:t>
                </m:r>
              </w:ins>
            </m:sub>
          </m:sSub>
          <w:ins w:id="5656" w:author="The Si Tran" w:date="2012-12-07T22:16:00Z">
            <m:r>
              <w:rPr>
                <w:rFonts w:ascii="Cambria Math" w:hAnsi="Cambria Math"/>
                <w:sz w:val="26"/>
                <w:szCs w:val="26"/>
                <w:rPrChange w:id="5657" w:author="The Si Tran" w:date="2012-12-07T22:17:00Z">
                  <w:rPr>
                    <w:rFonts w:ascii="Cambria Math" w:hAnsi="Cambria Math"/>
                    <w:szCs w:val="26"/>
                  </w:rPr>
                </w:rPrChange>
              </w:rPr>
              <m:t>+</m:t>
            </m:r>
          </w:ins>
          <m:sSub>
            <m:sSubPr>
              <m:ctrlPr>
                <w:ins w:id="5658" w:author="The Si Tran" w:date="2012-12-07T22:16:00Z">
                  <w:rPr>
                    <w:rFonts w:ascii="Cambria Math" w:hAnsi="Cambria Math"/>
                    <w:i/>
                    <w:sz w:val="26"/>
                    <w:szCs w:val="26"/>
                  </w:rPr>
                </w:ins>
              </m:ctrlPr>
            </m:sSubPr>
            <m:e>
              <w:ins w:id="5659" w:author="The Si Tran" w:date="2012-12-07T22:16:00Z">
                <m:r>
                  <w:rPr>
                    <w:rFonts w:ascii="Cambria Math" w:hAnsi="Cambria Math"/>
                    <w:sz w:val="26"/>
                    <w:szCs w:val="26"/>
                    <w:rPrChange w:id="5660" w:author="The Si Tran" w:date="2012-12-07T22:17:00Z">
                      <w:rPr>
                        <w:rFonts w:ascii="Cambria Math" w:hAnsi="Cambria Math"/>
                        <w:szCs w:val="26"/>
                      </w:rPr>
                    </w:rPrChange>
                  </w:rPr>
                  <m:t>a</m:t>
                </m:r>
              </w:ins>
            </m:e>
            <m:sub>
              <w:ins w:id="5661" w:author="The Si Tran" w:date="2012-12-07T22:16:00Z">
                <m:r>
                  <w:rPr>
                    <w:rFonts w:ascii="Cambria Math" w:hAnsi="Cambria Math"/>
                    <w:sz w:val="26"/>
                    <w:szCs w:val="26"/>
                    <w:rPrChange w:id="5662" w:author="The Si Tran" w:date="2012-12-07T22:17:00Z">
                      <w:rPr>
                        <w:rFonts w:ascii="Cambria Math" w:hAnsi="Cambria Math"/>
                        <w:szCs w:val="26"/>
                      </w:rPr>
                    </w:rPrChange>
                  </w:rPr>
                  <m:t>1</m:t>
                </m:r>
              </w:ins>
            </m:sub>
          </m:sSub>
          <w:ins w:id="5663" w:author="The Si Tran" w:date="2012-12-07T22:16:00Z">
            <m:r>
              <w:rPr>
                <w:rFonts w:ascii="Cambria Math" w:hAnsi="Cambria Math"/>
                <w:sz w:val="26"/>
                <w:szCs w:val="26"/>
                <w:rPrChange w:id="5664" w:author="The Si Tran" w:date="2012-12-07T22:17:00Z">
                  <w:rPr>
                    <w:rFonts w:ascii="Cambria Math" w:hAnsi="Cambria Math"/>
                    <w:szCs w:val="26"/>
                  </w:rPr>
                </w:rPrChange>
              </w:rPr>
              <m:t>y</m:t>
            </m:r>
          </w:ins>
          <m:d>
            <m:dPr>
              <m:ctrlPr>
                <w:ins w:id="5665" w:author="The Si Tran" w:date="2012-12-07T22:16:00Z">
                  <w:rPr>
                    <w:rFonts w:ascii="Cambria Math" w:hAnsi="Cambria Math"/>
                    <w:i/>
                    <w:sz w:val="26"/>
                    <w:szCs w:val="26"/>
                  </w:rPr>
                </w:ins>
              </m:ctrlPr>
            </m:dPr>
            <m:e>
              <w:ins w:id="5666" w:author="The Si Tran" w:date="2012-12-07T22:16:00Z">
                <m:r>
                  <w:rPr>
                    <w:rFonts w:ascii="Cambria Math" w:hAnsi="Cambria Math"/>
                    <w:sz w:val="26"/>
                    <w:szCs w:val="26"/>
                    <w:rPrChange w:id="5667" w:author="The Si Tran" w:date="2012-12-07T22:17:00Z">
                      <w:rPr>
                        <w:rFonts w:ascii="Cambria Math" w:hAnsi="Cambria Math"/>
                        <w:szCs w:val="26"/>
                      </w:rPr>
                    </w:rPrChange>
                  </w:rPr>
                  <m:t>t</m:t>
                </m:r>
              </w:ins>
            </m:e>
          </m:d>
          <w:ins w:id="5668" w:author="The Si Tran" w:date="2012-12-07T22:16:00Z">
            <m:r>
              <w:rPr>
                <w:rFonts w:ascii="Cambria Math" w:hAnsi="Cambria Math"/>
                <w:sz w:val="26"/>
                <w:szCs w:val="26"/>
                <w:rPrChange w:id="5669" w:author="The Si Tran" w:date="2012-12-07T22:17:00Z">
                  <w:rPr>
                    <w:rFonts w:ascii="Cambria Math" w:hAnsi="Cambria Math"/>
                    <w:szCs w:val="26"/>
                  </w:rPr>
                </w:rPrChange>
              </w:rPr>
              <m:t>+</m:t>
            </m:r>
            <m:r>
              <w:rPr>
                <w:rFonts w:ascii="Cambria Math" w:hAnsi="Cambria Math" w:hint="eastAsia"/>
                <w:sz w:val="26"/>
                <w:szCs w:val="26"/>
                <w:rPrChange w:id="5670" w:author="The Si Tran" w:date="2012-12-07T22:17:00Z">
                  <w:rPr>
                    <w:rFonts w:ascii="Cambria Math" w:hAnsi="Cambria Math" w:hint="eastAsia"/>
                    <w:szCs w:val="26"/>
                  </w:rPr>
                </w:rPrChange>
              </w:rPr>
              <m:t>…</m:t>
            </m:r>
            <m:r>
              <w:rPr>
                <w:rFonts w:ascii="Cambria Math" w:hAnsi="Cambria Math"/>
                <w:sz w:val="26"/>
                <w:szCs w:val="26"/>
                <w:rPrChange w:id="5671" w:author="The Si Tran" w:date="2012-12-07T22:17:00Z">
                  <w:rPr>
                    <w:rFonts w:ascii="Cambria Math" w:hAnsi="Cambria Math"/>
                    <w:szCs w:val="26"/>
                  </w:rPr>
                </w:rPrChange>
              </w:rPr>
              <m:t>+</m:t>
            </m:r>
          </w:ins>
          <m:sSub>
            <m:sSubPr>
              <m:ctrlPr>
                <w:ins w:id="5672" w:author="The Si Tran" w:date="2012-12-07T22:16:00Z">
                  <w:rPr>
                    <w:rFonts w:ascii="Cambria Math" w:hAnsi="Cambria Math"/>
                    <w:i/>
                    <w:sz w:val="26"/>
                    <w:szCs w:val="26"/>
                  </w:rPr>
                </w:ins>
              </m:ctrlPr>
            </m:sSubPr>
            <m:e>
              <w:ins w:id="5673" w:author="The Si Tran" w:date="2012-12-07T22:16:00Z">
                <m:r>
                  <w:rPr>
                    <w:rFonts w:ascii="Cambria Math" w:hAnsi="Cambria Math"/>
                    <w:sz w:val="26"/>
                    <w:szCs w:val="26"/>
                    <w:rPrChange w:id="5674" w:author="The Si Tran" w:date="2012-12-07T22:17:00Z">
                      <w:rPr>
                        <w:rFonts w:ascii="Cambria Math" w:hAnsi="Cambria Math"/>
                        <w:szCs w:val="26"/>
                      </w:rPr>
                    </w:rPrChange>
                  </w:rPr>
                  <m:t>a</m:t>
                </m:r>
              </w:ins>
            </m:e>
            <m:sub>
              <w:ins w:id="5675" w:author="The Si Tran" w:date="2012-12-07T22:16:00Z">
                <m:r>
                  <w:rPr>
                    <w:rFonts w:ascii="Cambria Math" w:hAnsi="Cambria Math"/>
                    <w:sz w:val="26"/>
                    <w:szCs w:val="26"/>
                    <w:rPrChange w:id="5676" w:author="The Si Tran" w:date="2012-12-07T22:17:00Z">
                      <w:rPr>
                        <w:rFonts w:ascii="Cambria Math" w:hAnsi="Cambria Math"/>
                        <w:szCs w:val="26"/>
                      </w:rPr>
                    </w:rPrChange>
                  </w:rPr>
                  <m:t>p</m:t>
                </m:r>
              </w:ins>
            </m:sub>
          </m:sSub>
          <w:ins w:id="5677" w:author="The Si Tran" w:date="2012-12-07T22:16:00Z">
            <m:r>
              <w:rPr>
                <w:rFonts w:ascii="Cambria Math" w:hAnsi="Cambria Math"/>
                <w:sz w:val="26"/>
                <w:szCs w:val="26"/>
                <w:rPrChange w:id="5678" w:author="The Si Tran" w:date="2012-12-07T22:17:00Z">
                  <w:rPr>
                    <w:rFonts w:ascii="Cambria Math" w:hAnsi="Cambria Math"/>
                    <w:szCs w:val="26"/>
                  </w:rPr>
                </w:rPrChange>
              </w:rPr>
              <m:t>y</m:t>
            </m:r>
          </w:ins>
          <m:d>
            <m:dPr>
              <m:ctrlPr>
                <w:ins w:id="5679" w:author="The Si Tran" w:date="2012-12-07T22:16:00Z">
                  <w:rPr>
                    <w:rFonts w:ascii="Cambria Math" w:hAnsi="Cambria Math"/>
                    <w:i/>
                    <w:sz w:val="26"/>
                    <w:szCs w:val="26"/>
                  </w:rPr>
                </w:ins>
              </m:ctrlPr>
            </m:dPr>
            <m:e>
              <w:ins w:id="5680" w:author="The Si Tran" w:date="2012-12-07T22:16:00Z">
                <m:r>
                  <w:rPr>
                    <w:rFonts w:ascii="Cambria Math" w:hAnsi="Cambria Math"/>
                    <w:sz w:val="26"/>
                    <w:szCs w:val="26"/>
                    <w:rPrChange w:id="5681" w:author="The Si Tran" w:date="2012-12-07T22:17:00Z">
                      <w:rPr>
                        <w:rFonts w:ascii="Cambria Math" w:hAnsi="Cambria Math"/>
                        <w:szCs w:val="26"/>
                      </w:rPr>
                    </w:rPrChange>
                  </w:rPr>
                  <m:t>t-p+1</m:t>
                </m:r>
              </w:ins>
            </m:e>
          </m:d>
          <w:ins w:id="5682" w:author="The Si Tran" w:date="2012-12-07T22:16:00Z">
            <m:r>
              <w:rPr>
                <w:rFonts w:ascii="Cambria Math" w:hAnsi="Cambria Math"/>
                <w:sz w:val="26"/>
                <w:szCs w:val="26"/>
                <w:rPrChange w:id="5683" w:author="The Si Tran" w:date="2012-12-07T22:17:00Z">
                  <w:rPr>
                    <w:rFonts w:ascii="Cambria Math" w:hAnsi="Cambria Math"/>
                    <w:szCs w:val="26"/>
                  </w:rPr>
                </w:rPrChange>
              </w:rPr>
              <m:t>+</m:t>
            </m:r>
          </w:ins>
          <m:sSub>
            <m:sSubPr>
              <m:ctrlPr>
                <w:ins w:id="5684" w:author="The Si Tran" w:date="2012-12-07T22:16:00Z">
                  <w:rPr>
                    <w:rFonts w:ascii="Cambria Math" w:hAnsi="Cambria Math"/>
                    <w:i/>
                    <w:sz w:val="26"/>
                    <w:szCs w:val="26"/>
                  </w:rPr>
                </w:ins>
              </m:ctrlPr>
            </m:sSubPr>
            <m:e>
              <w:ins w:id="5685" w:author="The Si Tran" w:date="2012-12-07T22:16:00Z">
                <m:r>
                  <w:rPr>
                    <w:rFonts w:ascii="Cambria Math" w:hAnsi="Cambria Math"/>
                    <w:sz w:val="26"/>
                    <w:szCs w:val="26"/>
                    <w:rPrChange w:id="5686" w:author="The Si Tran" w:date="2012-12-07T22:17:00Z">
                      <w:rPr>
                        <w:rFonts w:ascii="Cambria Math" w:hAnsi="Cambria Math"/>
                        <w:szCs w:val="26"/>
                      </w:rPr>
                    </w:rPrChange>
                  </w:rPr>
                  <m:t>b</m:t>
                </m:r>
              </w:ins>
            </m:e>
            <m:sub>
              <w:ins w:id="5687" w:author="The Si Tran" w:date="2012-12-07T22:16:00Z">
                <m:r>
                  <w:rPr>
                    <w:rFonts w:ascii="Cambria Math" w:hAnsi="Cambria Math"/>
                    <w:sz w:val="26"/>
                    <w:szCs w:val="26"/>
                    <w:rPrChange w:id="5688" w:author="The Si Tran" w:date="2012-12-07T22:17:00Z">
                      <w:rPr>
                        <w:rFonts w:ascii="Cambria Math" w:hAnsi="Cambria Math"/>
                        <w:szCs w:val="26"/>
                      </w:rPr>
                    </w:rPrChange>
                  </w:rPr>
                  <m:t>1</m:t>
                </m:r>
              </w:ins>
            </m:sub>
          </m:sSub>
          <w:ins w:id="5689" w:author="The Si Tran" w:date="2012-12-07T22:16:00Z">
            <m:r>
              <w:rPr>
                <w:rFonts w:ascii="Cambria Math" w:hAnsi="Cambria Math"/>
                <w:sz w:val="26"/>
                <w:szCs w:val="26"/>
                <w:rPrChange w:id="5690" w:author="The Si Tran" w:date="2012-12-07T22:17:00Z">
                  <w:rPr>
                    <w:rFonts w:ascii="Cambria Math" w:hAnsi="Cambria Math"/>
                    <w:szCs w:val="26"/>
                  </w:rPr>
                </w:rPrChange>
              </w:rPr>
              <m:t>e</m:t>
            </m:r>
          </w:ins>
          <m:d>
            <m:dPr>
              <m:ctrlPr>
                <w:ins w:id="5691" w:author="The Si Tran" w:date="2012-12-07T22:16:00Z">
                  <w:rPr>
                    <w:rFonts w:ascii="Cambria Math" w:hAnsi="Cambria Math"/>
                    <w:i/>
                    <w:sz w:val="26"/>
                    <w:szCs w:val="26"/>
                  </w:rPr>
                </w:ins>
              </m:ctrlPr>
            </m:dPr>
            <m:e>
              <w:ins w:id="5692" w:author="The Si Tran" w:date="2012-12-07T22:16:00Z">
                <m:r>
                  <w:rPr>
                    <w:rFonts w:ascii="Cambria Math" w:hAnsi="Cambria Math"/>
                    <w:sz w:val="26"/>
                    <w:szCs w:val="26"/>
                    <w:rPrChange w:id="5693" w:author="The Si Tran" w:date="2012-12-07T22:17:00Z">
                      <w:rPr>
                        <w:rFonts w:ascii="Cambria Math" w:hAnsi="Cambria Math"/>
                        <w:szCs w:val="26"/>
                      </w:rPr>
                    </w:rPrChange>
                  </w:rPr>
                  <m:t>t</m:t>
                </m:r>
              </w:ins>
            </m:e>
          </m:d>
          <w:ins w:id="5694" w:author="The Si Tran" w:date="2012-12-07T22:16:00Z">
            <m:r>
              <w:rPr>
                <w:rFonts w:ascii="Cambria Math" w:hAnsi="Cambria Math"/>
                <w:sz w:val="26"/>
                <w:szCs w:val="26"/>
                <w:rPrChange w:id="5695" w:author="The Si Tran" w:date="2012-12-07T22:17:00Z">
                  <w:rPr>
                    <w:rFonts w:ascii="Cambria Math" w:hAnsi="Cambria Math"/>
                    <w:szCs w:val="26"/>
                  </w:rPr>
                </w:rPrChange>
              </w:rPr>
              <m:t>+</m:t>
            </m:r>
            <m:r>
              <w:rPr>
                <w:rFonts w:ascii="Cambria Math" w:hAnsi="Cambria Math" w:hint="eastAsia"/>
                <w:sz w:val="26"/>
                <w:szCs w:val="26"/>
                <w:rPrChange w:id="5696" w:author="The Si Tran" w:date="2012-12-07T22:17:00Z">
                  <w:rPr>
                    <w:rFonts w:ascii="Cambria Math" w:hAnsi="Cambria Math" w:hint="eastAsia"/>
                    <w:szCs w:val="26"/>
                  </w:rPr>
                </w:rPrChange>
              </w:rPr>
              <m:t>…</m:t>
            </m:r>
            <m:r>
              <w:rPr>
                <w:rFonts w:ascii="Cambria Math" w:hAnsi="Cambria Math"/>
                <w:sz w:val="26"/>
                <w:szCs w:val="26"/>
                <w:rPrChange w:id="5697" w:author="The Si Tran" w:date="2012-12-07T22:17:00Z">
                  <w:rPr>
                    <w:rFonts w:ascii="Cambria Math" w:hAnsi="Cambria Math"/>
                    <w:szCs w:val="26"/>
                  </w:rPr>
                </w:rPrChange>
              </w:rPr>
              <m:t>+</m:t>
            </m:r>
          </w:ins>
          <m:sSub>
            <m:sSubPr>
              <m:ctrlPr>
                <w:ins w:id="5698" w:author="The Si Tran" w:date="2012-12-07T22:16:00Z">
                  <w:rPr>
                    <w:rFonts w:ascii="Cambria Math" w:hAnsi="Cambria Math"/>
                    <w:i/>
                    <w:sz w:val="26"/>
                    <w:szCs w:val="26"/>
                  </w:rPr>
                </w:ins>
              </m:ctrlPr>
            </m:sSubPr>
            <m:e>
              <w:ins w:id="5699" w:author="The Si Tran" w:date="2012-12-07T22:16:00Z">
                <m:r>
                  <w:rPr>
                    <w:rFonts w:ascii="Cambria Math" w:hAnsi="Cambria Math"/>
                    <w:sz w:val="26"/>
                    <w:szCs w:val="26"/>
                    <w:rPrChange w:id="5700" w:author="The Si Tran" w:date="2012-12-07T22:17:00Z">
                      <w:rPr>
                        <w:rFonts w:ascii="Cambria Math" w:hAnsi="Cambria Math"/>
                        <w:szCs w:val="26"/>
                      </w:rPr>
                    </w:rPrChange>
                  </w:rPr>
                  <m:t>b</m:t>
                </m:r>
              </w:ins>
            </m:e>
            <m:sub>
              <w:ins w:id="5701" w:author="The Si Tran" w:date="2012-12-07T22:16:00Z">
                <m:r>
                  <w:rPr>
                    <w:rFonts w:ascii="Cambria Math" w:hAnsi="Cambria Math"/>
                    <w:sz w:val="26"/>
                    <w:szCs w:val="26"/>
                    <w:rPrChange w:id="5702" w:author="The Si Tran" w:date="2012-12-07T22:17:00Z">
                      <w:rPr>
                        <w:rFonts w:ascii="Cambria Math" w:hAnsi="Cambria Math"/>
                        <w:szCs w:val="26"/>
                      </w:rPr>
                    </w:rPrChange>
                  </w:rPr>
                  <m:t>q</m:t>
                </m:r>
              </w:ins>
            </m:sub>
          </m:sSub>
          <w:ins w:id="5703" w:author="The Si Tran" w:date="2012-12-07T22:16:00Z">
            <m:r>
              <w:rPr>
                <w:rFonts w:ascii="Cambria Math" w:hAnsi="Cambria Math"/>
                <w:sz w:val="26"/>
                <w:szCs w:val="26"/>
                <w:rPrChange w:id="5704" w:author="The Si Tran" w:date="2012-12-07T22:17:00Z">
                  <w:rPr>
                    <w:rFonts w:ascii="Cambria Math" w:hAnsi="Cambria Math"/>
                    <w:szCs w:val="26"/>
                  </w:rPr>
                </w:rPrChange>
              </w:rPr>
              <m:t>e(1-q+1)</m:t>
            </m:r>
          </w:ins>
        </m:oMath>
      </m:oMathPara>
    </w:p>
    <w:p w14:paraId="78451979" w14:textId="77777777" w:rsidR="003F6E52" w:rsidRDefault="00A625DC">
      <w:pPr>
        <w:pStyle w:val="ListParagraph"/>
        <w:numPr>
          <w:ilvl w:val="0"/>
          <w:numId w:val="23"/>
        </w:numPr>
        <w:spacing w:line="360" w:lineRule="auto"/>
        <w:rPr>
          <w:ins w:id="5705" w:author="The Si Tran" w:date="2012-12-07T22:18:00Z"/>
          <w:szCs w:val="26"/>
        </w:rPr>
        <w:pPrChange w:id="5706" w:author="The Si Tran" w:date="2012-12-14T05:31:00Z">
          <w:pPr/>
        </w:pPrChange>
      </w:pPr>
      <w:ins w:id="5707" w:author="The Si Tran" w:date="2012-12-07T22:12:00Z">
        <w:r w:rsidRPr="00A625DC">
          <w:rPr>
            <w:rFonts w:ascii="Times New Roman" w:hAnsi="Times New Roman"/>
            <w:sz w:val="26"/>
            <w:szCs w:val="26"/>
            <w:rPrChange w:id="5708" w:author="The Si Tran" w:date="2012-12-07T22:13:00Z">
              <w:rPr/>
            </w:rPrChange>
          </w:rPr>
          <w:t>Dự đoán nhiều thời đoạn cho chuỗi dữ liệu tĩnh</w:t>
        </w:r>
      </w:ins>
    </w:p>
    <w:p w14:paraId="0DEF3DE8" w14:textId="77777777" w:rsidR="00CD1726" w:rsidRDefault="00CD1726">
      <w:pPr>
        <w:pStyle w:val="ListParagraph"/>
        <w:spacing w:line="360" w:lineRule="auto"/>
        <w:ind w:left="1080" w:firstLine="0"/>
        <w:rPr>
          <w:ins w:id="5709" w:author="The Si Tran" w:date="2012-12-07T22:18:00Z"/>
          <w:rFonts w:ascii="Times New Roman" w:hAnsi="Times New Roman"/>
          <w:sz w:val="26"/>
          <w:szCs w:val="26"/>
        </w:rPr>
        <w:pPrChange w:id="5710" w:author="The Si Tran" w:date="2012-12-14T05:31:00Z">
          <w:pPr>
            <w:pStyle w:val="ListParagraph"/>
            <w:numPr>
              <w:numId w:val="23"/>
            </w:numPr>
            <w:ind w:left="1080" w:hanging="360"/>
          </w:pPr>
        </w:pPrChange>
      </w:pPr>
      <w:ins w:id="5711" w:author="The Si Tran" w:date="2012-12-07T22:18:00Z">
        <w:r>
          <w:rPr>
            <w:rFonts w:ascii="Times New Roman" w:hAnsi="Times New Roman"/>
            <w:sz w:val="26"/>
            <w:szCs w:val="26"/>
          </w:rPr>
          <w:t xml:space="preserve">Dựa vào dự đoán cho 1 giai đoạn, ta có thể </w:t>
        </w:r>
      </w:ins>
      <w:ins w:id="5712" w:author="The Si Tran" w:date="2012-12-07T22:19:00Z">
        <w:r>
          <w:rPr>
            <w:rFonts w:ascii="Times New Roman" w:hAnsi="Times New Roman"/>
            <w:sz w:val="26"/>
            <w:szCs w:val="26"/>
          </w:rPr>
          <w:t>mở rộng</w:t>
        </w:r>
      </w:ins>
      <w:ins w:id="5713" w:author="The Si Tran" w:date="2012-12-07T22:18:00Z">
        <w:r>
          <w:rPr>
            <w:rFonts w:ascii="Times New Roman" w:hAnsi="Times New Roman"/>
            <w:sz w:val="26"/>
            <w:szCs w:val="26"/>
          </w:rPr>
          <w:t xml:space="preserve"> quá trình dự đoán n giai đoạn dựa vào các giá trị đã tính toán được, các</w:t>
        </w:r>
      </w:ins>
      <w:ins w:id="5714"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350BDD">
      <w:pPr>
        <w:pStyle w:val="ListParagraph"/>
        <w:spacing w:line="360" w:lineRule="auto"/>
        <w:ind w:left="1080"/>
        <w:rPr>
          <w:ins w:id="5715" w:author="The Si Tran" w:date="2012-12-07T22:21:00Z"/>
          <w:rFonts w:ascii="Times New Roman" w:eastAsiaTheme="minorEastAsia" w:hAnsi="Times New Roman"/>
          <w:sz w:val="26"/>
          <w:szCs w:val="26"/>
        </w:rPr>
        <w:pPrChange w:id="5716" w:author="The Si Tran" w:date="2012-12-14T05:31:00Z">
          <w:pPr>
            <w:pStyle w:val="ListParagraph"/>
            <w:ind w:left="792"/>
          </w:pPr>
        </w:pPrChange>
      </w:pPr>
      <m:oMathPara>
        <m:oMathParaPr>
          <m:jc m:val="left"/>
        </m:oMathParaPr>
        <m:oMath>
          <m:acc>
            <m:accPr>
              <m:ctrlPr>
                <w:ins w:id="5717" w:author="The Si Tran" w:date="2012-12-07T22:21:00Z">
                  <w:rPr>
                    <w:rFonts w:ascii="Cambria Math" w:hAnsi="Cambria Math"/>
                    <w:i/>
                    <w:sz w:val="26"/>
                    <w:szCs w:val="26"/>
                  </w:rPr>
                </w:ins>
              </m:ctrlPr>
            </m:accPr>
            <m:e>
              <w:ins w:id="5718" w:author="The Si Tran" w:date="2012-12-07T22:21:00Z">
                <m:r>
                  <w:rPr>
                    <w:rFonts w:ascii="Cambria Math" w:hAnsi="Cambria Math"/>
                    <w:sz w:val="26"/>
                    <w:szCs w:val="26"/>
                  </w:rPr>
                  <m:t>y</m:t>
                </m:r>
              </w:ins>
            </m:e>
          </m:acc>
          <m:d>
            <m:dPr>
              <m:ctrlPr>
                <w:ins w:id="5719" w:author="The Si Tran" w:date="2012-12-07T22:21:00Z">
                  <w:rPr>
                    <w:rFonts w:ascii="Cambria Math" w:hAnsi="Cambria Math"/>
                    <w:i/>
                    <w:sz w:val="26"/>
                    <w:szCs w:val="26"/>
                  </w:rPr>
                </w:ins>
              </m:ctrlPr>
            </m:dPr>
            <m:e>
              <w:ins w:id="5720" w:author="The Si Tran" w:date="2012-12-07T22:21:00Z">
                <m:r>
                  <w:rPr>
                    <w:rFonts w:ascii="Cambria Math" w:hAnsi="Cambria Math"/>
                    <w:sz w:val="26"/>
                    <w:szCs w:val="26"/>
                  </w:rPr>
                  <m:t>t+1</m:t>
                </m:r>
              </w:ins>
            </m:e>
          </m:d>
          <w:ins w:id="5721" w:author="The Si Tran" w:date="2012-12-07T22:21:00Z">
            <m:r>
              <w:rPr>
                <w:rFonts w:ascii="Cambria Math" w:hAnsi="Cambria Math"/>
                <w:sz w:val="26"/>
                <w:szCs w:val="26"/>
              </w:rPr>
              <m:t>=</m:t>
            </m:r>
          </w:ins>
          <m:sSub>
            <m:sSubPr>
              <m:ctrlPr>
                <w:ins w:id="5722" w:author="The Si Tran" w:date="2012-12-07T22:21:00Z">
                  <w:rPr>
                    <w:rFonts w:ascii="Cambria Math" w:hAnsi="Cambria Math"/>
                    <w:i/>
                    <w:sz w:val="26"/>
                    <w:szCs w:val="26"/>
                  </w:rPr>
                </w:ins>
              </m:ctrlPr>
            </m:sSubPr>
            <m:e>
              <w:ins w:id="5723" w:author="The Si Tran" w:date="2012-12-07T22:21:00Z">
                <m:r>
                  <w:rPr>
                    <w:rFonts w:ascii="Cambria Math" w:hAnsi="Cambria Math"/>
                    <w:sz w:val="26"/>
                    <w:szCs w:val="26"/>
                  </w:rPr>
                  <m:t>a</m:t>
                </m:r>
              </w:ins>
            </m:e>
            <m:sub>
              <w:ins w:id="5724" w:author="The Si Tran" w:date="2012-12-07T22:21:00Z">
                <m:r>
                  <w:rPr>
                    <w:rFonts w:ascii="Cambria Math" w:hAnsi="Cambria Math"/>
                    <w:sz w:val="26"/>
                    <w:szCs w:val="26"/>
                  </w:rPr>
                  <m:t>0</m:t>
                </m:r>
              </w:ins>
            </m:sub>
          </m:sSub>
          <w:ins w:id="5725" w:author="The Si Tran" w:date="2012-12-07T22:21:00Z">
            <m:r>
              <w:rPr>
                <w:rFonts w:ascii="Cambria Math" w:hAnsi="Cambria Math"/>
                <w:sz w:val="26"/>
                <w:szCs w:val="26"/>
              </w:rPr>
              <m:t>+</m:t>
            </m:r>
          </w:ins>
          <m:sSub>
            <m:sSubPr>
              <m:ctrlPr>
                <w:ins w:id="5726" w:author="The Si Tran" w:date="2012-12-07T22:21:00Z">
                  <w:rPr>
                    <w:rFonts w:ascii="Cambria Math" w:hAnsi="Cambria Math"/>
                    <w:i/>
                    <w:sz w:val="26"/>
                    <w:szCs w:val="26"/>
                  </w:rPr>
                </w:ins>
              </m:ctrlPr>
            </m:sSubPr>
            <m:e>
              <w:ins w:id="5727" w:author="The Si Tran" w:date="2012-12-07T22:21:00Z">
                <m:r>
                  <w:rPr>
                    <w:rFonts w:ascii="Cambria Math" w:hAnsi="Cambria Math"/>
                    <w:sz w:val="26"/>
                    <w:szCs w:val="26"/>
                  </w:rPr>
                  <m:t>a</m:t>
                </m:r>
              </w:ins>
            </m:e>
            <m:sub>
              <w:ins w:id="5728" w:author="The Si Tran" w:date="2012-12-07T22:21:00Z">
                <m:r>
                  <w:rPr>
                    <w:rFonts w:ascii="Cambria Math" w:hAnsi="Cambria Math"/>
                    <w:sz w:val="26"/>
                    <w:szCs w:val="26"/>
                  </w:rPr>
                  <m:t>1</m:t>
                </m:r>
              </w:ins>
            </m:sub>
          </m:sSub>
          <w:ins w:id="5729" w:author="The Si Tran" w:date="2012-12-07T22:21:00Z">
            <m:r>
              <w:rPr>
                <w:rFonts w:ascii="Cambria Math" w:hAnsi="Cambria Math"/>
                <w:sz w:val="26"/>
                <w:szCs w:val="26"/>
              </w:rPr>
              <m:t>y</m:t>
            </m:r>
          </w:ins>
          <m:d>
            <m:dPr>
              <m:ctrlPr>
                <w:ins w:id="5730" w:author="The Si Tran" w:date="2012-12-07T22:21:00Z">
                  <w:rPr>
                    <w:rFonts w:ascii="Cambria Math" w:hAnsi="Cambria Math"/>
                    <w:i/>
                    <w:sz w:val="26"/>
                    <w:szCs w:val="26"/>
                  </w:rPr>
                </w:ins>
              </m:ctrlPr>
            </m:dPr>
            <m:e>
              <w:ins w:id="5731" w:author="The Si Tran" w:date="2012-12-07T22:21:00Z">
                <m:r>
                  <w:rPr>
                    <w:rFonts w:ascii="Cambria Math" w:hAnsi="Cambria Math"/>
                    <w:sz w:val="26"/>
                    <w:szCs w:val="26"/>
                  </w:rPr>
                  <m:t>t</m:t>
                </m:r>
              </w:ins>
            </m:e>
          </m:d>
          <w:ins w:id="5732" w:author="The Si Tran" w:date="2012-12-07T22:21:00Z">
            <m:r>
              <w:rPr>
                <w:rFonts w:ascii="Cambria Math" w:hAnsi="Cambria Math"/>
                <w:sz w:val="26"/>
                <w:szCs w:val="26"/>
              </w:rPr>
              <m:t>+…+</m:t>
            </m:r>
          </w:ins>
          <m:sSub>
            <m:sSubPr>
              <m:ctrlPr>
                <w:ins w:id="5733" w:author="The Si Tran" w:date="2012-12-07T22:21:00Z">
                  <w:rPr>
                    <w:rFonts w:ascii="Cambria Math" w:hAnsi="Cambria Math"/>
                    <w:i/>
                    <w:sz w:val="26"/>
                    <w:szCs w:val="26"/>
                  </w:rPr>
                </w:ins>
              </m:ctrlPr>
            </m:sSubPr>
            <m:e>
              <w:ins w:id="5734" w:author="The Si Tran" w:date="2012-12-07T22:21:00Z">
                <m:r>
                  <w:rPr>
                    <w:rFonts w:ascii="Cambria Math" w:hAnsi="Cambria Math"/>
                    <w:sz w:val="26"/>
                    <w:szCs w:val="26"/>
                  </w:rPr>
                  <m:t>a</m:t>
                </m:r>
              </w:ins>
            </m:e>
            <m:sub>
              <w:ins w:id="5735" w:author="The Si Tran" w:date="2012-12-07T22:21:00Z">
                <m:r>
                  <w:rPr>
                    <w:rFonts w:ascii="Cambria Math" w:hAnsi="Cambria Math"/>
                    <w:sz w:val="26"/>
                    <w:szCs w:val="26"/>
                  </w:rPr>
                  <m:t>p</m:t>
                </m:r>
              </w:ins>
            </m:sub>
          </m:sSub>
          <w:ins w:id="5736" w:author="The Si Tran" w:date="2012-12-07T22:21:00Z">
            <m:r>
              <w:rPr>
                <w:rFonts w:ascii="Cambria Math" w:hAnsi="Cambria Math"/>
                <w:sz w:val="26"/>
                <w:szCs w:val="26"/>
              </w:rPr>
              <m:t>y</m:t>
            </m:r>
          </w:ins>
          <m:d>
            <m:dPr>
              <m:ctrlPr>
                <w:ins w:id="5737" w:author="The Si Tran" w:date="2012-12-07T22:21:00Z">
                  <w:rPr>
                    <w:rFonts w:ascii="Cambria Math" w:hAnsi="Cambria Math"/>
                    <w:i/>
                    <w:sz w:val="26"/>
                    <w:szCs w:val="26"/>
                  </w:rPr>
                </w:ins>
              </m:ctrlPr>
            </m:dPr>
            <m:e>
              <w:ins w:id="5738" w:author="The Si Tran" w:date="2012-12-07T22:21:00Z">
                <m:r>
                  <w:rPr>
                    <w:rFonts w:ascii="Cambria Math" w:hAnsi="Cambria Math"/>
                    <w:sz w:val="26"/>
                    <w:szCs w:val="26"/>
                  </w:rPr>
                  <m:t>t-p+1</m:t>
                </m:r>
              </w:ins>
            </m:e>
          </m:d>
          <w:ins w:id="5739" w:author="The Si Tran" w:date="2012-12-07T22:21:00Z">
            <m:r>
              <w:rPr>
                <w:rFonts w:ascii="Cambria Math" w:hAnsi="Cambria Math"/>
                <w:sz w:val="26"/>
                <w:szCs w:val="26"/>
              </w:rPr>
              <m:t>+0+</m:t>
            </m:r>
          </w:ins>
          <m:sSub>
            <m:sSubPr>
              <m:ctrlPr>
                <w:ins w:id="5740" w:author="The Si Tran" w:date="2012-12-07T22:21:00Z">
                  <w:rPr>
                    <w:rFonts w:ascii="Cambria Math" w:hAnsi="Cambria Math"/>
                    <w:i/>
                    <w:sz w:val="26"/>
                    <w:szCs w:val="26"/>
                  </w:rPr>
                </w:ins>
              </m:ctrlPr>
            </m:sSubPr>
            <m:e>
              <w:ins w:id="5741" w:author="The Si Tran" w:date="2012-12-07T22:21:00Z">
                <m:r>
                  <w:rPr>
                    <w:rFonts w:ascii="Cambria Math" w:hAnsi="Cambria Math"/>
                    <w:sz w:val="26"/>
                    <w:szCs w:val="26"/>
                  </w:rPr>
                  <m:t>b</m:t>
                </m:r>
              </w:ins>
            </m:e>
            <m:sub>
              <w:ins w:id="5742" w:author="The Si Tran" w:date="2012-12-07T22:21:00Z">
                <m:r>
                  <w:rPr>
                    <w:rFonts w:ascii="Cambria Math" w:hAnsi="Cambria Math"/>
                    <w:sz w:val="26"/>
                    <w:szCs w:val="26"/>
                  </w:rPr>
                  <m:t>1</m:t>
                </m:r>
              </w:ins>
            </m:sub>
          </m:sSub>
          <w:ins w:id="5743" w:author="The Si Tran" w:date="2012-12-07T22:21:00Z">
            <m:r>
              <w:rPr>
                <w:rFonts w:ascii="Cambria Math" w:hAnsi="Cambria Math"/>
                <w:sz w:val="26"/>
                <w:szCs w:val="26"/>
              </w:rPr>
              <m:t>e</m:t>
            </m:r>
          </w:ins>
          <m:d>
            <m:dPr>
              <m:ctrlPr>
                <w:ins w:id="5744" w:author="The Si Tran" w:date="2012-12-07T22:21:00Z">
                  <w:rPr>
                    <w:rFonts w:ascii="Cambria Math" w:hAnsi="Cambria Math"/>
                    <w:i/>
                    <w:sz w:val="26"/>
                    <w:szCs w:val="26"/>
                  </w:rPr>
                </w:ins>
              </m:ctrlPr>
            </m:dPr>
            <m:e>
              <w:ins w:id="5745" w:author="The Si Tran" w:date="2012-12-07T22:21:00Z">
                <m:r>
                  <w:rPr>
                    <w:rFonts w:ascii="Cambria Math" w:hAnsi="Cambria Math"/>
                    <w:sz w:val="26"/>
                    <w:szCs w:val="26"/>
                  </w:rPr>
                  <m:t>t</m:t>
                </m:r>
              </w:ins>
            </m:e>
          </m:d>
          <w:ins w:id="5746" w:author="The Si Tran" w:date="2012-12-07T22:21:00Z">
            <m:r>
              <w:rPr>
                <w:rFonts w:ascii="Cambria Math" w:hAnsi="Cambria Math"/>
                <w:sz w:val="26"/>
                <w:szCs w:val="26"/>
              </w:rPr>
              <m:t>+…+</m:t>
            </m:r>
          </w:ins>
          <m:sSub>
            <m:sSubPr>
              <m:ctrlPr>
                <w:ins w:id="5747" w:author="The Si Tran" w:date="2012-12-07T22:21:00Z">
                  <w:rPr>
                    <w:rFonts w:ascii="Cambria Math" w:hAnsi="Cambria Math"/>
                    <w:i/>
                    <w:sz w:val="26"/>
                    <w:szCs w:val="26"/>
                  </w:rPr>
                </w:ins>
              </m:ctrlPr>
            </m:sSubPr>
            <m:e>
              <w:ins w:id="5748" w:author="The Si Tran" w:date="2012-12-07T22:21:00Z">
                <m:r>
                  <w:rPr>
                    <w:rFonts w:ascii="Cambria Math" w:hAnsi="Cambria Math"/>
                    <w:sz w:val="26"/>
                    <w:szCs w:val="26"/>
                  </w:rPr>
                  <m:t>b</m:t>
                </m:r>
              </w:ins>
            </m:e>
            <m:sub>
              <w:ins w:id="5749" w:author="The Si Tran" w:date="2012-12-07T22:21:00Z">
                <m:r>
                  <w:rPr>
                    <w:rFonts w:ascii="Cambria Math" w:hAnsi="Cambria Math"/>
                    <w:sz w:val="26"/>
                    <w:szCs w:val="26"/>
                  </w:rPr>
                  <m:t>q</m:t>
                </m:r>
              </w:ins>
            </m:sub>
          </m:sSub>
          <w:ins w:id="5750" w:author="The Si Tran" w:date="2012-12-07T22:21:00Z">
            <m:r>
              <w:rPr>
                <w:rFonts w:ascii="Cambria Math" w:hAnsi="Cambria Math"/>
                <w:sz w:val="26"/>
                <w:szCs w:val="26"/>
              </w:rPr>
              <m:t>e(1-q+1)</m:t>
            </m:r>
          </w:ins>
        </m:oMath>
      </m:oMathPara>
    </w:p>
    <w:p w14:paraId="1BBB3B19" w14:textId="77777777" w:rsidR="00C74575" w:rsidRPr="001C47AE" w:rsidRDefault="00350BDD">
      <w:pPr>
        <w:pStyle w:val="ListParagraph"/>
        <w:spacing w:line="360" w:lineRule="auto"/>
        <w:ind w:left="1080"/>
        <w:rPr>
          <w:ins w:id="5751" w:author="The Si Tran" w:date="2012-12-07T22:21:00Z"/>
          <w:rFonts w:ascii="Times New Roman" w:eastAsiaTheme="minorEastAsia" w:hAnsi="Times New Roman"/>
          <w:sz w:val="26"/>
          <w:szCs w:val="26"/>
        </w:rPr>
        <w:pPrChange w:id="5752" w:author="The Si Tran" w:date="2012-12-14T05:31:00Z">
          <w:pPr>
            <w:pStyle w:val="ListParagraph"/>
            <w:ind w:left="792"/>
          </w:pPr>
        </w:pPrChange>
      </w:pPr>
      <m:oMathPara>
        <m:oMathParaPr>
          <m:jc m:val="left"/>
        </m:oMathParaPr>
        <m:oMath>
          <m:acc>
            <m:accPr>
              <m:ctrlPr>
                <w:ins w:id="5753" w:author="The Si Tran" w:date="2012-12-07T22:21:00Z">
                  <w:rPr>
                    <w:rFonts w:ascii="Cambria Math" w:hAnsi="Cambria Math"/>
                    <w:i/>
                    <w:sz w:val="26"/>
                    <w:szCs w:val="26"/>
                  </w:rPr>
                </w:ins>
              </m:ctrlPr>
            </m:accPr>
            <m:e>
              <w:ins w:id="5754" w:author="The Si Tran" w:date="2012-12-07T22:21:00Z">
                <m:r>
                  <w:rPr>
                    <w:rFonts w:ascii="Cambria Math" w:hAnsi="Cambria Math"/>
                    <w:sz w:val="26"/>
                    <w:szCs w:val="26"/>
                  </w:rPr>
                  <m:t>y</m:t>
                </m:r>
              </w:ins>
            </m:e>
          </m:acc>
          <m:d>
            <m:dPr>
              <m:ctrlPr>
                <w:ins w:id="5755" w:author="The Si Tran" w:date="2012-12-07T22:21:00Z">
                  <w:rPr>
                    <w:rFonts w:ascii="Cambria Math" w:hAnsi="Cambria Math"/>
                    <w:i/>
                    <w:sz w:val="26"/>
                    <w:szCs w:val="26"/>
                  </w:rPr>
                </w:ins>
              </m:ctrlPr>
            </m:dPr>
            <m:e>
              <w:ins w:id="5756" w:author="The Si Tran" w:date="2012-12-07T22:21:00Z">
                <m:r>
                  <w:rPr>
                    <w:rFonts w:ascii="Cambria Math" w:hAnsi="Cambria Math"/>
                    <w:sz w:val="26"/>
                    <w:szCs w:val="26"/>
                  </w:rPr>
                  <m:t>t+2</m:t>
                </m:r>
              </w:ins>
            </m:e>
          </m:d>
          <w:ins w:id="5757" w:author="The Si Tran" w:date="2012-12-07T22:21:00Z">
            <m:r>
              <w:rPr>
                <w:rFonts w:ascii="Cambria Math" w:hAnsi="Cambria Math"/>
                <w:sz w:val="26"/>
                <w:szCs w:val="26"/>
              </w:rPr>
              <m:t>=</m:t>
            </m:r>
          </w:ins>
          <m:sSub>
            <m:sSubPr>
              <m:ctrlPr>
                <w:ins w:id="5758" w:author="The Si Tran" w:date="2012-12-07T22:21:00Z">
                  <w:rPr>
                    <w:rFonts w:ascii="Cambria Math" w:hAnsi="Cambria Math"/>
                    <w:i/>
                    <w:sz w:val="26"/>
                    <w:szCs w:val="26"/>
                  </w:rPr>
                </w:ins>
              </m:ctrlPr>
            </m:sSubPr>
            <m:e>
              <w:ins w:id="5759" w:author="The Si Tran" w:date="2012-12-07T22:21:00Z">
                <m:r>
                  <w:rPr>
                    <w:rFonts w:ascii="Cambria Math" w:hAnsi="Cambria Math"/>
                    <w:sz w:val="26"/>
                    <w:szCs w:val="26"/>
                  </w:rPr>
                  <m:t>a</m:t>
                </m:r>
              </w:ins>
            </m:e>
            <m:sub>
              <w:ins w:id="5760" w:author="The Si Tran" w:date="2012-12-07T22:21:00Z">
                <m:r>
                  <w:rPr>
                    <w:rFonts w:ascii="Cambria Math" w:hAnsi="Cambria Math"/>
                    <w:sz w:val="26"/>
                    <w:szCs w:val="26"/>
                  </w:rPr>
                  <m:t>0</m:t>
                </m:r>
              </w:ins>
            </m:sub>
          </m:sSub>
          <w:ins w:id="5761" w:author="The Si Tran" w:date="2012-12-07T22:21:00Z">
            <m:r>
              <w:rPr>
                <w:rFonts w:ascii="Cambria Math" w:hAnsi="Cambria Math"/>
                <w:sz w:val="26"/>
                <w:szCs w:val="26"/>
              </w:rPr>
              <m:t>+</m:t>
            </m:r>
          </w:ins>
          <m:sSub>
            <m:sSubPr>
              <m:ctrlPr>
                <w:ins w:id="5762" w:author="The Si Tran" w:date="2012-12-07T22:21:00Z">
                  <w:rPr>
                    <w:rFonts w:ascii="Cambria Math" w:hAnsi="Cambria Math"/>
                    <w:i/>
                    <w:sz w:val="26"/>
                    <w:szCs w:val="26"/>
                  </w:rPr>
                </w:ins>
              </m:ctrlPr>
            </m:sSubPr>
            <m:e>
              <w:ins w:id="5763" w:author="The Si Tran" w:date="2012-12-07T22:21:00Z">
                <m:r>
                  <w:rPr>
                    <w:rFonts w:ascii="Cambria Math" w:hAnsi="Cambria Math"/>
                    <w:sz w:val="26"/>
                    <w:szCs w:val="26"/>
                  </w:rPr>
                  <m:t>a</m:t>
                </m:r>
              </w:ins>
            </m:e>
            <m:sub>
              <w:ins w:id="5764" w:author="The Si Tran" w:date="2012-12-07T22:21:00Z">
                <m:r>
                  <w:rPr>
                    <w:rFonts w:ascii="Cambria Math" w:hAnsi="Cambria Math"/>
                    <w:sz w:val="26"/>
                    <w:szCs w:val="26"/>
                  </w:rPr>
                  <m:t>1</m:t>
                </m:r>
              </w:ins>
            </m:sub>
          </m:sSub>
          <w:ins w:id="5765" w:author="The Si Tran" w:date="2012-12-07T22:21:00Z">
            <m:r>
              <w:rPr>
                <w:rFonts w:ascii="Cambria Math" w:hAnsi="Cambria Math"/>
                <w:sz w:val="26"/>
                <w:szCs w:val="26"/>
              </w:rPr>
              <m:t>y</m:t>
            </m:r>
          </w:ins>
          <m:d>
            <m:dPr>
              <m:ctrlPr>
                <w:ins w:id="5766" w:author="The Si Tran" w:date="2012-12-07T22:21:00Z">
                  <w:rPr>
                    <w:rFonts w:ascii="Cambria Math" w:hAnsi="Cambria Math"/>
                    <w:i/>
                    <w:sz w:val="26"/>
                    <w:szCs w:val="26"/>
                  </w:rPr>
                </w:ins>
              </m:ctrlPr>
            </m:dPr>
            <m:e>
              <w:ins w:id="5767" w:author="The Si Tran" w:date="2012-12-07T22:21:00Z">
                <m:r>
                  <w:rPr>
                    <w:rFonts w:ascii="Cambria Math" w:hAnsi="Cambria Math"/>
                    <w:sz w:val="26"/>
                    <w:szCs w:val="26"/>
                  </w:rPr>
                  <m:t>t+1</m:t>
                </m:r>
              </w:ins>
            </m:e>
          </m:d>
          <w:ins w:id="5768" w:author="The Si Tran" w:date="2012-12-07T22:21:00Z">
            <m:r>
              <w:rPr>
                <w:rFonts w:ascii="Cambria Math" w:hAnsi="Cambria Math"/>
                <w:sz w:val="26"/>
                <w:szCs w:val="26"/>
              </w:rPr>
              <m:t>+…+</m:t>
            </m:r>
          </w:ins>
          <m:sSub>
            <m:sSubPr>
              <m:ctrlPr>
                <w:ins w:id="5769" w:author="The Si Tran" w:date="2012-12-07T22:21:00Z">
                  <w:rPr>
                    <w:rFonts w:ascii="Cambria Math" w:hAnsi="Cambria Math"/>
                    <w:i/>
                    <w:sz w:val="26"/>
                    <w:szCs w:val="26"/>
                  </w:rPr>
                </w:ins>
              </m:ctrlPr>
            </m:sSubPr>
            <m:e>
              <w:ins w:id="5770" w:author="The Si Tran" w:date="2012-12-07T22:21:00Z">
                <m:r>
                  <w:rPr>
                    <w:rFonts w:ascii="Cambria Math" w:hAnsi="Cambria Math"/>
                    <w:sz w:val="26"/>
                    <w:szCs w:val="26"/>
                  </w:rPr>
                  <m:t>a</m:t>
                </m:r>
              </w:ins>
            </m:e>
            <m:sub>
              <w:ins w:id="5771" w:author="The Si Tran" w:date="2012-12-07T22:21:00Z">
                <m:r>
                  <w:rPr>
                    <w:rFonts w:ascii="Cambria Math" w:hAnsi="Cambria Math"/>
                    <w:sz w:val="26"/>
                    <w:szCs w:val="26"/>
                  </w:rPr>
                  <m:t>p</m:t>
                </m:r>
              </w:ins>
            </m:sub>
          </m:sSub>
          <w:ins w:id="5772" w:author="The Si Tran" w:date="2012-12-07T22:21:00Z">
            <m:r>
              <w:rPr>
                <w:rFonts w:ascii="Cambria Math" w:hAnsi="Cambria Math"/>
                <w:sz w:val="26"/>
                <w:szCs w:val="26"/>
              </w:rPr>
              <m:t>y</m:t>
            </m:r>
          </w:ins>
          <m:d>
            <m:dPr>
              <m:ctrlPr>
                <w:ins w:id="5773" w:author="The Si Tran" w:date="2012-12-07T22:21:00Z">
                  <w:rPr>
                    <w:rFonts w:ascii="Cambria Math" w:hAnsi="Cambria Math"/>
                    <w:i/>
                    <w:sz w:val="26"/>
                    <w:szCs w:val="26"/>
                  </w:rPr>
                </w:ins>
              </m:ctrlPr>
            </m:dPr>
            <m:e>
              <w:ins w:id="5774" w:author="The Si Tran" w:date="2012-12-07T22:21:00Z">
                <m:r>
                  <w:rPr>
                    <w:rFonts w:ascii="Cambria Math" w:hAnsi="Cambria Math"/>
                    <w:sz w:val="26"/>
                    <w:szCs w:val="26"/>
                  </w:rPr>
                  <m:t>t-p+2</m:t>
                </m:r>
              </w:ins>
            </m:e>
          </m:d>
          <w:ins w:id="5775" w:author="The Si Tran" w:date="2012-12-07T22:21:00Z">
            <m:r>
              <w:rPr>
                <w:rFonts w:ascii="Cambria Math" w:hAnsi="Cambria Math"/>
                <w:sz w:val="26"/>
                <w:szCs w:val="26"/>
              </w:rPr>
              <m:t>+0+</m:t>
            </m:r>
          </w:ins>
          <m:sSub>
            <m:sSubPr>
              <m:ctrlPr>
                <w:ins w:id="5776" w:author="The Si Tran" w:date="2012-12-07T22:21:00Z">
                  <w:rPr>
                    <w:rFonts w:ascii="Cambria Math" w:hAnsi="Cambria Math"/>
                    <w:i/>
                    <w:sz w:val="26"/>
                    <w:szCs w:val="26"/>
                  </w:rPr>
                </w:ins>
              </m:ctrlPr>
            </m:sSubPr>
            <m:e>
              <w:ins w:id="5777" w:author="The Si Tran" w:date="2012-12-07T22:21:00Z">
                <m:r>
                  <w:rPr>
                    <w:rFonts w:ascii="Cambria Math" w:hAnsi="Cambria Math"/>
                    <w:sz w:val="26"/>
                    <w:szCs w:val="26"/>
                  </w:rPr>
                  <m:t>b</m:t>
                </m:r>
              </w:ins>
            </m:e>
            <m:sub>
              <w:ins w:id="5778" w:author="The Si Tran" w:date="2012-12-07T22:21:00Z">
                <m:r>
                  <w:rPr>
                    <w:rFonts w:ascii="Cambria Math" w:hAnsi="Cambria Math"/>
                    <w:sz w:val="26"/>
                    <w:szCs w:val="26"/>
                  </w:rPr>
                  <m:t>1</m:t>
                </m:r>
              </w:ins>
            </m:sub>
          </m:sSub>
          <w:ins w:id="5779" w:author="The Si Tran" w:date="2012-12-07T22:21:00Z">
            <m:r>
              <w:rPr>
                <w:rFonts w:ascii="Cambria Math" w:hAnsi="Cambria Math"/>
                <w:sz w:val="26"/>
                <w:szCs w:val="26"/>
              </w:rPr>
              <m:t>0+…+</m:t>
            </m:r>
          </w:ins>
          <m:sSub>
            <m:sSubPr>
              <m:ctrlPr>
                <w:ins w:id="5780" w:author="The Si Tran" w:date="2012-12-07T22:21:00Z">
                  <w:rPr>
                    <w:rFonts w:ascii="Cambria Math" w:hAnsi="Cambria Math"/>
                    <w:i/>
                    <w:sz w:val="26"/>
                    <w:szCs w:val="26"/>
                  </w:rPr>
                </w:ins>
              </m:ctrlPr>
            </m:sSubPr>
            <m:e>
              <w:ins w:id="5781" w:author="The Si Tran" w:date="2012-12-07T22:21:00Z">
                <m:r>
                  <w:rPr>
                    <w:rFonts w:ascii="Cambria Math" w:hAnsi="Cambria Math"/>
                    <w:sz w:val="26"/>
                    <w:szCs w:val="26"/>
                  </w:rPr>
                  <m:t>b</m:t>
                </m:r>
              </w:ins>
            </m:e>
            <m:sub>
              <w:ins w:id="5782" w:author="The Si Tran" w:date="2012-12-07T22:21:00Z">
                <m:r>
                  <w:rPr>
                    <w:rFonts w:ascii="Cambria Math" w:hAnsi="Cambria Math"/>
                    <w:sz w:val="26"/>
                    <w:szCs w:val="26"/>
                  </w:rPr>
                  <m:t>q</m:t>
                </m:r>
              </w:ins>
            </m:sub>
          </m:sSub>
          <w:ins w:id="5783" w:author="The Si Tran" w:date="2012-12-07T22:21:00Z">
            <m:r>
              <w:rPr>
                <w:rFonts w:ascii="Cambria Math" w:hAnsi="Cambria Math"/>
                <w:sz w:val="26"/>
                <w:szCs w:val="26"/>
              </w:rPr>
              <m:t>e(1-q+2)</m:t>
            </m:r>
          </w:ins>
        </m:oMath>
      </m:oMathPara>
    </w:p>
    <w:p w14:paraId="78D6F38A" w14:textId="77777777" w:rsidR="00C74575" w:rsidRPr="001C47AE" w:rsidRDefault="00350BDD">
      <w:pPr>
        <w:pStyle w:val="ListParagraph"/>
        <w:spacing w:line="360" w:lineRule="auto"/>
        <w:ind w:left="1080"/>
        <w:rPr>
          <w:ins w:id="5784" w:author="The Si Tran" w:date="2012-12-07T22:21:00Z"/>
          <w:rFonts w:ascii="Times New Roman" w:eastAsiaTheme="minorEastAsia" w:hAnsi="Times New Roman"/>
          <w:sz w:val="26"/>
          <w:szCs w:val="26"/>
        </w:rPr>
        <w:pPrChange w:id="5785" w:author="The Si Tran" w:date="2012-12-14T05:31:00Z">
          <w:pPr>
            <w:pStyle w:val="ListParagraph"/>
            <w:ind w:left="792"/>
          </w:pPr>
        </w:pPrChange>
      </w:pPr>
      <m:oMathPara>
        <m:oMathParaPr>
          <m:jc m:val="left"/>
        </m:oMathParaPr>
        <m:oMath>
          <m:acc>
            <m:accPr>
              <m:ctrlPr>
                <w:ins w:id="5786" w:author="The Si Tran" w:date="2012-12-07T22:21:00Z">
                  <w:rPr>
                    <w:rFonts w:ascii="Cambria Math" w:hAnsi="Cambria Math"/>
                    <w:i/>
                    <w:sz w:val="26"/>
                    <w:szCs w:val="26"/>
                  </w:rPr>
                </w:ins>
              </m:ctrlPr>
            </m:accPr>
            <m:e>
              <w:ins w:id="5787" w:author="The Si Tran" w:date="2012-12-07T22:21:00Z">
                <m:r>
                  <w:rPr>
                    <w:rFonts w:ascii="Cambria Math" w:hAnsi="Cambria Math"/>
                    <w:sz w:val="26"/>
                    <w:szCs w:val="26"/>
                  </w:rPr>
                  <m:t>y</m:t>
                </m:r>
              </w:ins>
            </m:e>
          </m:acc>
          <m:d>
            <m:dPr>
              <m:ctrlPr>
                <w:ins w:id="5788" w:author="The Si Tran" w:date="2012-12-07T22:21:00Z">
                  <w:rPr>
                    <w:rFonts w:ascii="Cambria Math" w:hAnsi="Cambria Math"/>
                    <w:i/>
                    <w:sz w:val="26"/>
                    <w:szCs w:val="26"/>
                  </w:rPr>
                </w:ins>
              </m:ctrlPr>
            </m:dPr>
            <m:e>
              <w:ins w:id="5789" w:author="The Si Tran" w:date="2012-12-07T22:21:00Z">
                <m:r>
                  <w:rPr>
                    <w:rFonts w:ascii="Cambria Math" w:hAnsi="Cambria Math"/>
                    <w:sz w:val="26"/>
                    <w:szCs w:val="26"/>
                  </w:rPr>
                  <m:t>t+3</m:t>
                </m:r>
              </w:ins>
            </m:e>
          </m:d>
          <w:ins w:id="5790" w:author="The Si Tran" w:date="2012-12-07T22:21:00Z">
            <m:r>
              <w:rPr>
                <w:rFonts w:ascii="Cambria Math" w:hAnsi="Cambria Math"/>
                <w:sz w:val="26"/>
                <w:szCs w:val="26"/>
              </w:rPr>
              <m:t>=</m:t>
            </m:r>
          </w:ins>
          <m:sSub>
            <m:sSubPr>
              <m:ctrlPr>
                <w:ins w:id="5791" w:author="The Si Tran" w:date="2012-12-07T22:21:00Z">
                  <w:rPr>
                    <w:rFonts w:ascii="Cambria Math" w:hAnsi="Cambria Math"/>
                    <w:i/>
                    <w:sz w:val="26"/>
                    <w:szCs w:val="26"/>
                  </w:rPr>
                </w:ins>
              </m:ctrlPr>
            </m:sSubPr>
            <m:e>
              <w:ins w:id="5792" w:author="The Si Tran" w:date="2012-12-07T22:21:00Z">
                <m:r>
                  <w:rPr>
                    <w:rFonts w:ascii="Cambria Math" w:hAnsi="Cambria Math"/>
                    <w:sz w:val="26"/>
                    <w:szCs w:val="26"/>
                  </w:rPr>
                  <m:t>a</m:t>
                </m:r>
              </w:ins>
            </m:e>
            <m:sub>
              <w:ins w:id="5793" w:author="The Si Tran" w:date="2012-12-07T22:21:00Z">
                <m:r>
                  <w:rPr>
                    <w:rFonts w:ascii="Cambria Math" w:hAnsi="Cambria Math"/>
                    <w:sz w:val="26"/>
                    <w:szCs w:val="26"/>
                  </w:rPr>
                  <m:t>0</m:t>
                </m:r>
              </w:ins>
            </m:sub>
          </m:sSub>
          <w:ins w:id="5794" w:author="The Si Tran" w:date="2012-12-07T22:21:00Z">
            <m:r>
              <w:rPr>
                <w:rFonts w:ascii="Cambria Math" w:hAnsi="Cambria Math"/>
                <w:sz w:val="26"/>
                <w:szCs w:val="26"/>
              </w:rPr>
              <m:t>+</m:t>
            </m:r>
          </w:ins>
          <m:sSub>
            <m:sSubPr>
              <m:ctrlPr>
                <w:ins w:id="5795" w:author="The Si Tran" w:date="2012-12-07T22:21:00Z">
                  <w:rPr>
                    <w:rFonts w:ascii="Cambria Math" w:hAnsi="Cambria Math"/>
                    <w:i/>
                    <w:sz w:val="26"/>
                    <w:szCs w:val="26"/>
                  </w:rPr>
                </w:ins>
              </m:ctrlPr>
            </m:sSubPr>
            <m:e>
              <w:ins w:id="5796" w:author="The Si Tran" w:date="2012-12-07T22:21:00Z">
                <m:r>
                  <w:rPr>
                    <w:rFonts w:ascii="Cambria Math" w:hAnsi="Cambria Math"/>
                    <w:sz w:val="26"/>
                    <w:szCs w:val="26"/>
                  </w:rPr>
                  <m:t>a</m:t>
                </m:r>
              </w:ins>
            </m:e>
            <m:sub>
              <w:ins w:id="5797" w:author="The Si Tran" w:date="2012-12-07T22:21:00Z">
                <m:r>
                  <w:rPr>
                    <w:rFonts w:ascii="Cambria Math" w:hAnsi="Cambria Math"/>
                    <w:sz w:val="26"/>
                    <w:szCs w:val="26"/>
                  </w:rPr>
                  <m:t>1</m:t>
                </m:r>
              </w:ins>
            </m:sub>
          </m:sSub>
          <w:ins w:id="5798" w:author="The Si Tran" w:date="2012-12-07T22:21:00Z">
            <m:r>
              <w:rPr>
                <w:rFonts w:ascii="Cambria Math" w:hAnsi="Cambria Math"/>
                <w:sz w:val="26"/>
                <w:szCs w:val="26"/>
              </w:rPr>
              <m:t>y</m:t>
            </m:r>
          </w:ins>
          <m:d>
            <m:dPr>
              <m:ctrlPr>
                <w:ins w:id="5799" w:author="The Si Tran" w:date="2012-12-07T22:21:00Z">
                  <w:rPr>
                    <w:rFonts w:ascii="Cambria Math" w:hAnsi="Cambria Math"/>
                    <w:i/>
                    <w:sz w:val="26"/>
                    <w:szCs w:val="26"/>
                  </w:rPr>
                </w:ins>
              </m:ctrlPr>
            </m:dPr>
            <m:e>
              <w:ins w:id="5800" w:author="The Si Tran" w:date="2012-12-07T22:21:00Z">
                <m:r>
                  <w:rPr>
                    <w:rFonts w:ascii="Cambria Math" w:hAnsi="Cambria Math"/>
                    <w:sz w:val="26"/>
                    <w:szCs w:val="26"/>
                  </w:rPr>
                  <m:t>t+2</m:t>
                </m:r>
              </w:ins>
            </m:e>
          </m:d>
          <w:ins w:id="5801" w:author="The Si Tran" w:date="2012-12-07T22:21:00Z">
            <m:r>
              <w:rPr>
                <w:rFonts w:ascii="Cambria Math" w:hAnsi="Cambria Math"/>
                <w:sz w:val="26"/>
                <w:szCs w:val="26"/>
              </w:rPr>
              <m:t>+…+</m:t>
            </m:r>
          </w:ins>
          <m:sSub>
            <m:sSubPr>
              <m:ctrlPr>
                <w:ins w:id="5802" w:author="The Si Tran" w:date="2012-12-07T22:21:00Z">
                  <w:rPr>
                    <w:rFonts w:ascii="Cambria Math" w:hAnsi="Cambria Math"/>
                    <w:i/>
                    <w:sz w:val="26"/>
                    <w:szCs w:val="26"/>
                  </w:rPr>
                </w:ins>
              </m:ctrlPr>
            </m:sSubPr>
            <m:e>
              <w:ins w:id="5803" w:author="The Si Tran" w:date="2012-12-07T22:21:00Z">
                <m:r>
                  <w:rPr>
                    <w:rFonts w:ascii="Cambria Math" w:hAnsi="Cambria Math"/>
                    <w:sz w:val="26"/>
                    <w:szCs w:val="26"/>
                  </w:rPr>
                  <m:t>a</m:t>
                </m:r>
              </w:ins>
            </m:e>
            <m:sub>
              <w:ins w:id="5804" w:author="The Si Tran" w:date="2012-12-07T22:21:00Z">
                <m:r>
                  <w:rPr>
                    <w:rFonts w:ascii="Cambria Math" w:hAnsi="Cambria Math"/>
                    <w:sz w:val="26"/>
                    <w:szCs w:val="26"/>
                  </w:rPr>
                  <m:t>p</m:t>
                </m:r>
              </w:ins>
            </m:sub>
          </m:sSub>
          <w:ins w:id="5805" w:author="The Si Tran" w:date="2012-12-07T22:21:00Z">
            <m:r>
              <w:rPr>
                <w:rFonts w:ascii="Cambria Math" w:hAnsi="Cambria Math"/>
                <w:sz w:val="26"/>
                <w:szCs w:val="26"/>
              </w:rPr>
              <m:t>y</m:t>
            </m:r>
          </w:ins>
          <m:d>
            <m:dPr>
              <m:ctrlPr>
                <w:ins w:id="5806" w:author="The Si Tran" w:date="2012-12-07T22:21:00Z">
                  <w:rPr>
                    <w:rFonts w:ascii="Cambria Math" w:hAnsi="Cambria Math"/>
                    <w:i/>
                    <w:sz w:val="26"/>
                    <w:szCs w:val="26"/>
                  </w:rPr>
                </w:ins>
              </m:ctrlPr>
            </m:dPr>
            <m:e>
              <w:ins w:id="5807" w:author="The Si Tran" w:date="2012-12-07T22:21:00Z">
                <m:r>
                  <w:rPr>
                    <w:rFonts w:ascii="Cambria Math" w:hAnsi="Cambria Math"/>
                    <w:sz w:val="26"/>
                    <w:szCs w:val="26"/>
                  </w:rPr>
                  <m:t>t-p+3</m:t>
                </m:r>
              </w:ins>
            </m:e>
          </m:d>
          <w:ins w:id="5808" w:author="The Si Tran" w:date="2012-12-07T22:21:00Z">
            <m:r>
              <w:rPr>
                <w:rFonts w:ascii="Cambria Math" w:hAnsi="Cambria Math"/>
                <w:sz w:val="26"/>
                <w:szCs w:val="26"/>
              </w:rPr>
              <m:t>+0+</m:t>
            </m:r>
          </w:ins>
          <m:sSub>
            <m:sSubPr>
              <m:ctrlPr>
                <w:ins w:id="5809" w:author="The Si Tran" w:date="2012-12-07T22:21:00Z">
                  <w:rPr>
                    <w:rFonts w:ascii="Cambria Math" w:hAnsi="Cambria Math"/>
                    <w:i/>
                    <w:sz w:val="26"/>
                    <w:szCs w:val="26"/>
                  </w:rPr>
                </w:ins>
              </m:ctrlPr>
            </m:sSubPr>
            <m:e>
              <w:ins w:id="5810" w:author="The Si Tran" w:date="2012-12-07T22:21:00Z">
                <m:r>
                  <w:rPr>
                    <w:rFonts w:ascii="Cambria Math" w:hAnsi="Cambria Math"/>
                    <w:sz w:val="26"/>
                    <w:szCs w:val="26"/>
                  </w:rPr>
                  <m:t>b</m:t>
                </m:r>
              </w:ins>
            </m:e>
            <m:sub>
              <w:ins w:id="5811" w:author="The Si Tran" w:date="2012-12-07T22:21:00Z">
                <m:r>
                  <w:rPr>
                    <w:rFonts w:ascii="Cambria Math" w:hAnsi="Cambria Math"/>
                    <w:sz w:val="26"/>
                    <w:szCs w:val="26"/>
                  </w:rPr>
                  <m:t>1</m:t>
                </m:r>
              </w:ins>
            </m:sub>
          </m:sSub>
          <w:ins w:id="5812" w:author="The Si Tran" w:date="2012-12-07T22:21:00Z">
            <m:r>
              <w:rPr>
                <w:rFonts w:ascii="Cambria Math" w:hAnsi="Cambria Math"/>
                <w:sz w:val="26"/>
                <w:szCs w:val="26"/>
              </w:rPr>
              <m:t>0+</m:t>
            </m:r>
          </w:ins>
          <m:sSub>
            <m:sSubPr>
              <m:ctrlPr>
                <w:ins w:id="5813" w:author="The Si Tran" w:date="2012-12-07T22:21:00Z">
                  <w:rPr>
                    <w:rFonts w:ascii="Cambria Math" w:hAnsi="Cambria Math"/>
                    <w:i/>
                    <w:sz w:val="26"/>
                    <w:szCs w:val="26"/>
                  </w:rPr>
                </w:ins>
              </m:ctrlPr>
            </m:sSubPr>
            <m:e>
              <w:ins w:id="5814" w:author="The Si Tran" w:date="2012-12-07T22:21:00Z">
                <m:r>
                  <w:rPr>
                    <w:rFonts w:ascii="Cambria Math" w:hAnsi="Cambria Math"/>
                    <w:sz w:val="26"/>
                    <w:szCs w:val="26"/>
                  </w:rPr>
                  <m:t>b</m:t>
                </m:r>
              </w:ins>
            </m:e>
            <m:sub>
              <w:ins w:id="5815" w:author="The Si Tran" w:date="2012-12-07T22:21:00Z">
                <m:r>
                  <w:rPr>
                    <w:rFonts w:ascii="Cambria Math" w:hAnsi="Cambria Math"/>
                    <w:sz w:val="26"/>
                    <w:szCs w:val="26"/>
                  </w:rPr>
                  <m:t>2</m:t>
                </m:r>
              </w:ins>
            </m:sub>
          </m:sSub>
          <w:ins w:id="5816" w:author="The Si Tran" w:date="2012-12-07T22:21:00Z">
            <m:r>
              <w:rPr>
                <w:rFonts w:ascii="Cambria Math" w:hAnsi="Cambria Math"/>
                <w:sz w:val="26"/>
                <w:szCs w:val="26"/>
              </w:rPr>
              <m:t>0+…+</m:t>
            </m:r>
          </w:ins>
          <m:sSub>
            <m:sSubPr>
              <m:ctrlPr>
                <w:ins w:id="5817" w:author="The Si Tran" w:date="2012-12-07T22:21:00Z">
                  <w:rPr>
                    <w:rFonts w:ascii="Cambria Math" w:hAnsi="Cambria Math"/>
                    <w:i/>
                    <w:sz w:val="26"/>
                    <w:szCs w:val="26"/>
                  </w:rPr>
                </w:ins>
              </m:ctrlPr>
            </m:sSubPr>
            <m:e>
              <w:ins w:id="5818" w:author="The Si Tran" w:date="2012-12-07T22:21:00Z">
                <m:r>
                  <w:rPr>
                    <w:rFonts w:ascii="Cambria Math" w:hAnsi="Cambria Math"/>
                    <w:sz w:val="26"/>
                    <w:szCs w:val="26"/>
                  </w:rPr>
                  <m:t>b</m:t>
                </m:r>
              </w:ins>
            </m:e>
            <m:sub>
              <w:ins w:id="5819" w:author="The Si Tran" w:date="2012-12-07T22:21:00Z">
                <m:r>
                  <w:rPr>
                    <w:rFonts w:ascii="Cambria Math" w:hAnsi="Cambria Math"/>
                    <w:sz w:val="26"/>
                    <w:szCs w:val="26"/>
                  </w:rPr>
                  <m:t>q</m:t>
                </m:r>
              </w:ins>
            </m:sub>
          </m:sSub>
          <w:ins w:id="5820"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1080"/>
        <w:rPr>
          <w:ins w:id="5821" w:author="The Si Tran" w:date="2012-12-07T22:21:00Z"/>
          <w:rFonts w:ascii="Times New Roman" w:eastAsiaTheme="minorEastAsia" w:hAnsi="Times New Roman"/>
          <w:sz w:val="26"/>
          <w:szCs w:val="26"/>
        </w:rPr>
        <w:pPrChange w:id="5822" w:author="The Si Tran" w:date="2012-12-14T05:31:00Z">
          <w:pPr>
            <w:pStyle w:val="ListParagraph"/>
            <w:ind w:left="792"/>
          </w:pPr>
        </w:pPrChange>
      </w:pPr>
      <w:ins w:id="5823" w:author="The Si Tran" w:date="2012-12-07T22:21:00Z">
        <m:oMathPara>
          <m:oMathParaPr>
            <m:jc m:val="left"/>
          </m:oMathParaPr>
          <m:oMath>
            <m:r>
              <w:rPr>
                <w:rFonts w:ascii="Cambria Math" w:hAnsi="Cambria Math"/>
                <w:sz w:val="26"/>
                <w:szCs w:val="26"/>
              </w:rPr>
              <m:t>…</m:t>
            </m:r>
          </m:oMath>
        </m:oMathPara>
      </w:ins>
    </w:p>
    <w:p w14:paraId="51C67F0F" w14:textId="77777777" w:rsidR="00C74575" w:rsidRPr="001C47AE" w:rsidRDefault="00350BDD">
      <w:pPr>
        <w:pStyle w:val="ListParagraph"/>
        <w:spacing w:line="360" w:lineRule="auto"/>
        <w:ind w:left="1080"/>
        <w:rPr>
          <w:ins w:id="5824" w:author="The Si Tran" w:date="2012-12-07T22:21:00Z"/>
          <w:rFonts w:ascii="Times New Roman" w:hAnsi="Times New Roman"/>
          <w:sz w:val="26"/>
          <w:szCs w:val="26"/>
        </w:rPr>
        <w:pPrChange w:id="5825" w:author="The Si Tran" w:date="2012-12-14T05:31:00Z">
          <w:pPr>
            <w:pStyle w:val="ListParagraph"/>
            <w:ind w:left="792"/>
          </w:pPr>
        </w:pPrChange>
      </w:pPr>
      <m:oMathPara>
        <m:oMathParaPr>
          <m:jc m:val="left"/>
        </m:oMathParaPr>
        <m:oMath>
          <m:acc>
            <m:accPr>
              <m:ctrlPr>
                <w:ins w:id="5826" w:author="The Si Tran" w:date="2012-12-07T22:21:00Z">
                  <w:rPr>
                    <w:rFonts w:ascii="Cambria Math" w:hAnsi="Cambria Math"/>
                    <w:i/>
                    <w:sz w:val="26"/>
                    <w:szCs w:val="26"/>
                  </w:rPr>
                </w:ins>
              </m:ctrlPr>
            </m:accPr>
            <m:e>
              <w:ins w:id="5827" w:author="The Si Tran" w:date="2012-12-07T22:21:00Z">
                <m:r>
                  <w:rPr>
                    <w:rFonts w:ascii="Cambria Math" w:hAnsi="Cambria Math"/>
                    <w:sz w:val="26"/>
                    <w:szCs w:val="26"/>
                  </w:rPr>
                  <m:t>y</m:t>
                </m:r>
              </w:ins>
            </m:e>
          </m:acc>
          <m:d>
            <m:dPr>
              <m:ctrlPr>
                <w:ins w:id="5828" w:author="The Si Tran" w:date="2012-12-07T22:21:00Z">
                  <w:rPr>
                    <w:rFonts w:ascii="Cambria Math" w:hAnsi="Cambria Math"/>
                    <w:i/>
                    <w:sz w:val="26"/>
                    <w:szCs w:val="26"/>
                  </w:rPr>
                </w:ins>
              </m:ctrlPr>
            </m:dPr>
            <m:e>
              <w:ins w:id="5829" w:author="The Si Tran" w:date="2012-12-07T22:21:00Z">
                <m:r>
                  <w:rPr>
                    <w:rFonts w:ascii="Cambria Math" w:hAnsi="Cambria Math"/>
                    <w:sz w:val="26"/>
                    <w:szCs w:val="26"/>
                  </w:rPr>
                  <m:t>t+n</m:t>
                </m:r>
              </w:ins>
            </m:e>
          </m:d>
          <w:ins w:id="5830" w:author="The Si Tran" w:date="2012-12-07T22:21:00Z">
            <m:r>
              <w:rPr>
                <w:rFonts w:ascii="Cambria Math" w:hAnsi="Cambria Math"/>
                <w:sz w:val="26"/>
                <w:szCs w:val="26"/>
              </w:rPr>
              <m:t>=</m:t>
            </m:r>
          </w:ins>
          <m:sSub>
            <m:sSubPr>
              <m:ctrlPr>
                <w:ins w:id="5831" w:author="The Si Tran" w:date="2012-12-07T22:21:00Z">
                  <w:rPr>
                    <w:rFonts w:ascii="Cambria Math" w:hAnsi="Cambria Math"/>
                    <w:i/>
                    <w:sz w:val="26"/>
                    <w:szCs w:val="26"/>
                  </w:rPr>
                </w:ins>
              </m:ctrlPr>
            </m:sSubPr>
            <m:e>
              <w:ins w:id="5832" w:author="The Si Tran" w:date="2012-12-07T22:21:00Z">
                <m:r>
                  <w:rPr>
                    <w:rFonts w:ascii="Cambria Math" w:hAnsi="Cambria Math"/>
                    <w:sz w:val="26"/>
                    <w:szCs w:val="26"/>
                  </w:rPr>
                  <m:t>a</m:t>
                </m:r>
              </w:ins>
            </m:e>
            <m:sub>
              <w:ins w:id="5833" w:author="The Si Tran" w:date="2012-12-07T22:21:00Z">
                <m:r>
                  <w:rPr>
                    <w:rFonts w:ascii="Cambria Math" w:hAnsi="Cambria Math"/>
                    <w:sz w:val="26"/>
                    <w:szCs w:val="26"/>
                  </w:rPr>
                  <m:t>0</m:t>
                </m:r>
              </w:ins>
            </m:sub>
          </m:sSub>
          <w:ins w:id="5834" w:author="The Si Tran" w:date="2012-12-07T22:21:00Z">
            <m:r>
              <w:rPr>
                <w:rFonts w:ascii="Cambria Math" w:hAnsi="Cambria Math"/>
                <w:sz w:val="26"/>
                <w:szCs w:val="26"/>
              </w:rPr>
              <m:t>+</m:t>
            </m:r>
          </w:ins>
          <m:sSub>
            <m:sSubPr>
              <m:ctrlPr>
                <w:ins w:id="5835" w:author="The Si Tran" w:date="2012-12-07T22:21:00Z">
                  <w:rPr>
                    <w:rFonts w:ascii="Cambria Math" w:hAnsi="Cambria Math"/>
                    <w:i/>
                    <w:sz w:val="26"/>
                    <w:szCs w:val="26"/>
                  </w:rPr>
                </w:ins>
              </m:ctrlPr>
            </m:sSubPr>
            <m:e>
              <w:ins w:id="5836" w:author="The Si Tran" w:date="2012-12-07T22:21:00Z">
                <m:r>
                  <w:rPr>
                    <w:rFonts w:ascii="Cambria Math" w:hAnsi="Cambria Math"/>
                    <w:sz w:val="26"/>
                    <w:szCs w:val="26"/>
                  </w:rPr>
                  <m:t>a</m:t>
                </m:r>
              </w:ins>
            </m:e>
            <m:sub>
              <w:ins w:id="5837" w:author="The Si Tran" w:date="2012-12-07T22:21:00Z">
                <m:r>
                  <w:rPr>
                    <w:rFonts w:ascii="Cambria Math" w:hAnsi="Cambria Math"/>
                    <w:sz w:val="26"/>
                    <w:szCs w:val="26"/>
                  </w:rPr>
                  <m:t>1</m:t>
                </m:r>
              </w:ins>
            </m:sub>
          </m:sSub>
          <w:ins w:id="5838" w:author="The Si Tran" w:date="2012-12-07T22:21:00Z">
            <m:r>
              <w:rPr>
                <w:rFonts w:ascii="Cambria Math" w:hAnsi="Cambria Math"/>
                <w:sz w:val="26"/>
                <w:szCs w:val="26"/>
              </w:rPr>
              <m:t>y</m:t>
            </m:r>
          </w:ins>
          <m:d>
            <m:dPr>
              <m:ctrlPr>
                <w:ins w:id="5839" w:author="The Si Tran" w:date="2012-12-07T22:21:00Z">
                  <w:rPr>
                    <w:rFonts w:ascii="Cambria Math" w:hAnsi="Cambria Math"/>
                    <w:i/>
                    <w:sz w:val="26"/>
                    <w:szCs w:val="26"/>
                  </w:rPr>
                </w:ins>
              </m:ctrlPr>
            </m:dPr>
            <m:e>
              <w:ins w:id="5840" w:author="The Si Tran" w:date="2012-12-07T22:21:00Z">
                <m:r>
                  <w:rPr>
                    <w:rFonts w:ascii="Cambria Math" w:hAnsi="Cambria Math"/>
                    <w:sz w:val="26"/>
                    <w:szCs w:val="26"/>
                  </w:rPr>
                  <m:t>t+n-1</m:t>
                </m:r>
              </w:ins>
            </m:e>
          </m:d>
          <w:ins w:id="5841" w:author="The Si Tran" w:date="2012-12-07T22:21:00Z">
            <m:r>
              <w:rPr>
                <w:rFonts w:ascii="Cambria Math" w:hAnsi="Cambria Math"/>
                <w:sz w:val="26"/>
                <w:szCs w:val="26"/>
              </w:rPr>
              <m:t>+…+</m:t>
            </m:r>
          </w:ins>
          <m:sSub>
            <m:sSubPr>
              <m:ctrlPr>
                <w:ins w:id="5842" w:author="The Si Tran" w:date="2012-12-07T22:21:00Z">
                  <w:rPr>
                    <w:rFonts w:ascii="Cambria Math" w:hAnsi="Cambria Math"/>
                    <w:i/>
                    <w:sz w:val="26"/>
                    <w:szCs w:val="26"/>
                  </w:rPr>
                </w:ins>
              </m:ctrlPr>
            </m:sSubPr>
            <m:e>
              <w:ins w:id="5843" w:author="The Si Tran" w:date="2012-12-07T22:21:00Z">
                <m:r>
                  <w:rPr>
                    <w:rFonts w:ascii="Cambria Math" w:hAnsi="Cambria Math"/>
                    <w:sz w:val="26"/>
                    <w:szCs w:val="26"/>
                  </w:rPr>
                  <m:t>a</m:t>
                </m:r>
              </w:ins>
            </m:e>
            <m:sub>
              <w:ins w:id="5844" w:author="The Si Tran" w:date="2012-12-07T22:21:00Z">
                <m:r>
                  <w:rPr>
                    <w:rFonts w:ascii="Cambria Math" w:hAnsi="Cambria Math"/>
                    <w:sz w:val="26"/>
                    <w:szCs w:val="26"/>
                  </w:rPr>
                  <m:t>p</m:t>
                </m:r>
              </w:ins>
            </m:sub>
          </m:sSub>
          <w:ins w:id="5845" w:author="The Si Tran" w:date="2012-12-07T22:21:00Z">
            <m:r>
              <w:rPr>
                <w:rFonts w:ascii="Cambria Math" w:hAnsi="Cambria Math"/>
                <w:sz w:val="26"/>
                <w:szCs w:val="26"/>
              </w:rPr>
              <m:t>y</m:t>
            </m:r>
          </w:ins>
          <m:d>
            <m:dPr>
              <m:ctrlPr>
                <w:ins w:id="5846" w:author="The Si Tran" w:date="2012-12-07T22:21:00Z">
                  <w:rPr>
                    <w:rFonts w:ascii="Cambria Math" w:hAnsi="Cambria Math"/>
                    <w:i/>
                    <w:sz w:val="26"/>
                    <w:szCs w:val="26"/>
                  </w:rPr>
                </w:ins>
              </m:ctrlPr>
            </m:dPr>
            <m:e>
              <w:ins w:id="5847" w:author="The Si Tran" w:date="2012-12-07T22:21:00Z">
                <m:r>
                  <w:rPr>
                    <w:rFonts w:ascii="Cambria Math" w:hAnsi="Cambria Math"/>
                    <w:sz w:val="26"/>
                    <w:szCs w:val="26"/>
                  </w:rPr>
                  <m:t>t-p+n</m:t>
                </m:r>
              </w:ins>
            </m:e>
          </m:d>
          <w:ins w:id="5848" w:author="The Si Tran" w:date="2012-12-07T22:21:00Z">
            <m:r>
              <w:rPr>
                <w:rFonts w:ascii="Cambria Math" w:hAnsi="Cambria Math"/>
                <w:sz w:val="26"/>
                <w:szCs w:val="26"/>
              </w:rPr>
              <m:t>+0+</m:t>
            </m:r>
          </w:ins>
          <m:sSub>
            <m:sSubPr>
              <m:ctrlPr>
                <w:ins w:id="5849" w:author="The Si Tran" w:date="2012-12-07T22:21:00Z">
                  <w:rPr>
                    <w:rFonts w:ascii="Cambria Math" w:hAnsi="Cambria Math"/>
                    <w:i/>
                    <w:sz w:val="26"/>
                    <w:szCs w:val="26"/>
                  </w:rPr>
                </w:ins>
              </m:ctrlPr>
            </m:sSubPr>
            <m:e>
              <w:ins w:id="5850" w:author="The Si Tran" w:date="2012-12-07T22:21:00Z">
                <m:r>
                  <w:rPr>
                    <w:rFonts w:ascii="Cambria Math" w:hAnsi="Cambria Math"/>
                    <w:sz w:val="26"/>
                    <w:szCs w:val="26"/>
                  </w:rPr>
                  <m:t>b</m:t>
                </m:r>
              </w:ins>
            </m:e>
            <m:sub>
              <w:ins w:id="5851" w:author="The Si Tran" w:date="2012-12-07T22:21:00Z">
                <m:r>
                  <w:rPr>
                    <w:rFonts w:ascii="Cambria Math" w:hAnsi="Cambria Math"/>
                    <w:sz w:val="26"/>
                    <w:szCs w:val="26"/>
                  </w:rPr>
                  <m:t>1</m:t>
                </m:r>
              </w:ins>
            </m:sub>
          </m:sSub>
          <w:ins w:id="5852" w:author="The Si Tran" w:date="2012-12-07T22:21:00Z">
            <m:r>
              <w:rPr>
                <w:rFonts w:ascii="Cambria Math" w:hAnsi="Cambria Math"/>
                <w:sz w:val="26"/>
                <w:szCs w:val="26"/>
              </w:rPr>
              <m:t>0+</m:t>
            </m:r>
          </w:ins>
          <m:sSub>
            <m:sSubPr>
              <m:ctrlPr>
                <w:ins w:id="5853" w:author="The Si Tran" w:date="2012-12-07T22:21:00Z">
                  <w:rPr>
                    <w:rFonts w:ascii="Cambria Math" w:hAnsi="Cambria Math"/>
                    <w:i/>
                    <w:sz w:val="26"/>
                    <w:szCs w:val="26"/>
                  </w:rPr>
                </w:ins>
              </m:ctrlPr>
            </m:sSubPr>
            <m:e>
              <w:ins w:id="5854" w:author="The Si Tran" w:date="2012-12-07T22:21:00Z">
                <m:r>
                  <w:rPr>
                    <w:rFonts w:ascii="Cambria Math" w:hAnsi="Cambria Math"/>
                    <w:sz w:val="26"/>
                    <w:szCs w:val="26"/>
                  </w:rPr>
                  <m:t>b</m:t>
                </m:r>
              </w:ins>
            </m:e>
            <m:sub>
              <w:ins w:id="5855" w:author="The Si Tran" w:date="2012-12-07T22:21:00Z">
                <m:r>
                  <w:rPr>
                    <w:rFonts w:ascii="Cambria Math" w:hAnsi="Cambria Math"/>
                    <w:sz w:val="26"/>
                    <w:szCs w:val="26"/>
                  </w:rPr>
                  <m:t>2</m:t>
                </m:r>
              </w:ins>
            </m:sub>
          </m:sSub>
          <w:ins w:id="5856" w:author="The Si Tran" w:date="2012-12-07T22:21:00Z">
            <m:r>
              <w:rPr>
                <w:rFonts w:ascii="Cambria Math" w:hAnsi="Cambria Math"/>
                <w:sz w:val="26"/>
                <w:szCs w:val="26"/>
              </w:rPr>
              <m:t>0+…+</m:t>
            </m:r>
          </w:ins>
          <m:sSub>
            <m:sSubPr>
              <m:ctrlPr>
                <w:ins w:id="5857" w:author="The Si Tran" w:date="2012-12-07T22:21:00Z">
                  <w:rPr>
                    <w:rFonts w:ascii="Cambria Math" w:hAnsi="Cambria Math"/>
                    <w:i/>
                    <w:sz w:val="26"/>
                    <w:szCs w:val="26"/>
                  </w:rPr>
                </w:ins>
              </m:ctrlPr>
            </m:sSubPr>
            <m:e>
              <w:ins w:id="5858" w:author="The Si Tran" w:date="2012-12-07T22:21:00Z">
                <m:r>
                  <w:rPr>
                    <w:rFonts w:ascii="Cambria Math" w:hAnsi="Cambria Math"/>
                    <w:sz w:val="26"/>
                    <w:szCs w:val="26"/>
                  </w:rPr>
                  <m:t>b</m:t>
                </m:r>
              </w:ins>
            </m:e>
            <m:sub>
              <w:ins w:id="5859" w:author="The Si Tran" w:date="2012-12-07T22:21:00Z">
                <m:r>
                  <w:rPr>
                    <w:rFonts w:ascii="Cambria Math" w:hAnsi="Cambria Math"/>
                    <w:sz w:val="26"/>
                    <w:szCs w:val="26"/>
                  </w:rPr>
                  <m:t>q</m:t>
                </m:r>
              </w:ins>
            </m:sub>
          </m:sSub>
          <w:ins w:id="5860" w:author="The Si Tran" w:date="2012-12-07T22:21:00Z">
            <m:r>
              <w:rPr>
                <w:rFonts w:ascii="Cambria Math" w:hAnsi="Cambria Math"/>
                <w:sz w:val="26"/>
                <w:szCs w:val="26"/>
              </w:rPr>
              <m:t>e(1-q+n)</m:t>
            </m:r>
          </w:ins>
        </m:oMath>
      </m:oMathPara>
    </w:p>
    <w:p w14:paraId="47054BCC" w14:textId="77777777" w:rsidR="00CD1726" w:rsidRDefault="00CD1726">
      <w:pPr>
        <w:pStyle w:val="ListParagraph"/>
        <w:spacing w:line="360" w:lineRule="auto"/>
        <w:ind w:left="1080"/>
        <w:rPr>
          <w:ins w:id="5861" w:author="The Si Tran" w:date="2012-12-07T22:13:00Z"/>
          <w:szCs w:val="26"/>
        </w:rPr>
        <w:pPrChange w:id="5862" w:author="The Si Tran" w:date="2012-12-14T05:31:00Z">
          <w:pPr/>
        </w:pPrChange>
      </w:pPr>
    </w:p>
    <w:p w14:paraId="3139B9C9" w14:textId="77777777" w:rsidR="00A625DC" w:rsidRDefault="00A625DC">
      <w:pPr>
        <w:pStyle w:val="ListParagraph"/>
        <w:numPr>
          <w:ilvl w:val="0"/>
          <w:numId w:val="23"/>
        </w:numPr>
        <w:spacing w:line="360" w:lineRule="auto"/>
        <w:rPr>
          <w:ins w:id="5863" w:author="The Si Tran" w:date="2012-12-07T22:22:00Z"/>
          <w:szCs w:val="26"/>
        </w:rPr>
        <w:pPrChange w:id="5864" w:author="The Si Tran" w:date="2012-12-14T05:31:00Z">
          <w:pPr/>
        </w:pPrChange>
      </w:pPr>
      <w:ins w:id="5865" w:author="The Si Tran" w:date="2012-12-07T22:13:00Z">
        <w:r>
          <w:rPr>
            <w:rFonts w:ascii="Times New Roman" w:hAnsi="Times New Roman"/>
            <w:sz w:val="26"/>
            <w:szCs w:val="26"/>
          </w:rPr>
          <w:t>Dự đoán nhiều thời đoạn cho chuỗi dữ liệu không tĩnh hoặc có tính mùa</w:t>
        </w:r>
      </w:ins>
    </w:p>
    <w:p w14:paraId="0E992459" w14:textId="77777777" w:rsidR="004A1DFD" w:rsidRDefault="004A1DFD">
      <w:pPr>
        <w:pStyle w:val="ListParagraph"/>
        <w:spacing w:line="360" w:lineRule="auto"/>
        <w:ind w:left="1080" w:firstLine="0"/>
        <w:rPr>
          <w:ins w:id="5866" w:author="The Si Tran" w:date="2012-12-07T22:21:00Z"/>
          <w:szCs w:val="26"/>
        </w:rPr>
        <w:pPrChange w:id="5867" w:author="The Si Tran" w:date="2012-12-14T05:31:00Z">
          <w:pPr/>
        </w:pPrChange>
      </w:pPr>
      <w:ins w:id="5868" w:author="The Si Tran" w:date="2012-12-07T22:22:00Z">
        <w:r>
          <w:rPr>
            <w:rFonts w:ascii="Times New Roman" w:hAnsi="Times New Roman"/>
            <w:sz w:val="26"/>
            <w:szCs w:val="26"/>
          </w:rPr>
          <w:lastRenderedPageBreak/>
          <w:t>Quá trình này gồm hai công đoạn:</w:t>
        </w:r>
      </w:ins>
    </w:p>
    <w:p w14:paraId="24141305" w14:textId="77777777" w:rsidR="004A1DFD" w:rsidRPr="0001642C" w:rsidRDefault="004A1DFD">
      <w:pPr>
        <w:pStyle w:val="ListParagraph"/>
        <w:numPr>
          <w:ilvl w:val="0"/>
          <w:numId w:val="28"/>
        </w:numPr>
        <w:spacing w:line="360" w:lineRule="auto"/>
        <w:rPr>
          <w:ins w:id="5869" w:author="The Si Tran" w:date="2012-12-07T22:21:00Z"/>
          <w:rFonts w:ascii="Times New Roman" w:hAnsi="Times New Roman"/>
          <w:sz w:val="26"/>
          <w:szCs w:val="26"/>
        </w:rPr>
        <w:pPrChange w:id="5870" w:author="The Si Tran" w:date="2012-12-14T05:31:00Z">
          <w:pPr>
            <w:pStyle w:val="ListParagraph"/>
            <w:numPr>
              <w:numId w:val="23"/>
            </w:numPr>
            <w:ind w:left="1080" w:hanging="360"/>
          </w:pPr>
        </w:pPrChange>
      </w:pPr>
      <w:ins w:id="5871"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rPr>
          <w:ins w:id="5872" w:author="The Si Tran" w:date="2012-12-07T22:21:00Z"/>
          <w:rFonts w:ascii="Times New Roman" w:hAnsi="Times New Roman"/>
          <w:sz w:val="26"/>
          <w:szCs w:val="26"/>
        </w:rPr>
        <w:pPrChange w:id="5873" w:author="The Si Tran" w:date="2012-12-14T05:31:00Z">
          <w:pPr>
            <w:pStyle w:val="ListParagraph"/>
            <w:numPr>
              <w:numId w:val="23"/>
            </w:numPr>
            <w:ind w:left="1080" w:hanging="360"/>
          </w:pPr>
        </w:pPrChange>
      </w:pPr>
      <w:ins w:id="5874"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875" w:author="The Si Tran" w:date="2012-12-14T05:31:00Z">
          <w:pPr/>
        </w:pPrChange>
      </w:pPr>
    </w:p>
    <w:p w14:paraId="2C8B6B72" w14:textId="5B8E2950" w:rsidR="00826F68" w:rsidRPr="0049233F" w:rsidRDefault="00B80B3D">
      <w:pPr>
        <w:pStyle w:val="Heading2"/>
        <w:rPr>
          <w:sz w:val="26"/>
          <w:szCs w:val="26"/>
          <w:rPrChange w:id="5876" w:author="The Si Tran" w:date="2012-12-05T23:02:00Z">
            <w:rPr/>
          </w:rPrChange>
        </w:rPr>
      </w:pPr>
      <w:bookmarkStart w:id="5877" w:name="_Toc343415815"/>
      <w:r w:rsidRPr="0049233F">
        <w:rPr>
          <w:sz w:val="26"/>
          <w:szCs w:val="26"/>
          <w:rPrChange w:id="5878" w:author="The Si Tran" w:date="2012-12-05T23:02:00Z">
            <w:rPr>
              <w:rFonts w:cs="Times New Roman"/>
              <w:b w:val="0"/>
              <w:bCs w:val="0"/>
              <w:iCs w:val="0"/>
              <w:sz w:val="26"/>
              <w:szCs w:val="22"/>
            </w:rPr>
          </w:rPrChange>
        </w:rPr>
        <w:t>Kết luận về mô hình ARIMA</w:t>
      </w:r>
      <w:bookmarkEnd w:id="5877"/>
    </w:p>
    <w:p w14:paraId="7BA5C88E" w14:textId="77777777" w:rsidR="00D969EA" w:rsidRPr="0049233F" w:rsidRDefault="00D969EA">
      <w:pPr>
        <w:rPr>
          <w:rPrChange w:id="5879" w:author="The Si Tran" w:date="2012-12-05T23:02:00Z">
            <w:rPr>
              <w:sz w:val="28"/>
              <w:szCs w:val="28"/>
            </w:rPr>
          </w:rPrChange>
        </w:rPr>
        <w:pPrChange w:id="5880" w:author="The Si Tran" w:date="2012-12-16T08:14:00Z">
          <w:pPr>
            <w:ind w:firstLine="540"/>
          </w:pPr>
        </w:pPrChange>
      </w:pPr>
      <w:r w:rsidRPr="0049233F">
        <w:rPr>
          <w:rPrChange w:id="5881"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5882" w:author="The Si Tran" w:date="2012-12-05T23:02:00Z">
            <w:rPr>
              <w:sz w:val="28"/>
              <w:szCs w:val="28"/>
            </w:rPr>
          </w:rPrChange>
        </w:rPr>
        <w:pPrChange w:id="5883" w:author="The Si Tran" w:date="2012-12-14T05:32:00Z">
          <w:pPr>
            <w:numPr>
              <w:numId w:val="3"/>
            </w:numPr>
            <w:tabs>
              <w:tab w:val="num" w:pos="1365"/>
            </w:tabs>
            <w:spacing w:before="0" w:line="240" w:lineRule="auto"/>
            <w:ind w:left="1365" w:hanging="825"/>
            <w:jc w:val="left"/>
          </w:pPr>
        </w:pPrChange>
      </w:pPr>
      <w:r w:rsidRPr="0049233F">
        <w:rPr>
          <w:szCs w:val="26"/>
          <w:rPrChange w:id="5884"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77777777" w:rsidR="00D969EA" w:rsidRPr="0049233F" w:rsidRDefault="00D969EA">
      <w:pPr>
        <w:numPr>
          <w:ilvl w:val="0"/>
          <w:numId w:val="60"/>
        </w:numPr>
        <w:spacing w:before="0"/>
        <w:jc w:val="left"/>
        <w:rPr>
          <w:szCs w:val="26"/>
          <w:rPrChange w:id="5885" w:author="The Si Tran" w:date="2012-12-05T23:02:00Z">
            <w:rPr>
              <w:sz w:val="28"/>
              <w:szCs w:val="28"/>
            </w:rPr>
          </w:rPrChange>
        </w:rPr>
        <w:pPrChange w:id="5886" w:author="The Si Tran" w:date="2012-12-14T05:32:00Z">
          <w:pPr>
            <w:numPr>
              <w:numId w:val="3"/>
            </w:numPr>
            <w:tabs>
              <w:tab w:val="num" w:pos="1365"/>
            </w:tabs>
            <w:spacing w:before="0" w:line="240" w:lineRule="auto"/>
            <w:ind w:left="1365" w:hanging="825"/>
            <w:jc w:val="left"/>
          </w:pPr>
        </w:pPrChange>
      </w:pPr>
      <w:r w:rsidRPr="0049233F">
        <w:rPr>
          <w:szCs w:val="26"/>
          <w:rPrChange w:id="5887" w:author="The Si Tran" w:date="2012-12-05T23:02:00Z">
            <w:rPr>
              <w:sz w:val="28"/>
              <w:szCs w:val="28"/>
            </w:rPr>
          </w:rPrChange>
        </w:rPr>
        <w:t>Không dễ cập nhập mô hình khi có them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5888" w:author="The Si Tran" w:date="2012-12-05T23:02:00Z">
            <w:rPr>
              <w:sz w:val="28"/>
              <w:szCs w:val="28"/>
            </w:rPr>
          </w:rPrChange>
        </w:rPr>
        <w:pPrChange w:id="5889" w:author="The Si Tran" w:date="2012-12-14T05:32:00Z">
          <w:pPr>
            <w:numPr>
              <w:numId w:val="3"/>
            </w:numPr>
            <w:tabs>
              <w:tab w:val="num" w:pos="1365"/>
            </w:tabs>
            <w:spacing w:before="0" w:line="240" w:lineRule="auto"/>
            <w:ind w:left="1365" w:hanging="825"/>
            <w:jc w:val="left"/>
          </w:pPr>
        </w:pPrChange>
      </w:pPr>
      <w:r w:rsidRPr="0049233F">
        <w:rPr>
          <w:szCs w:val="26"/>
          <w:rPrChange w:id="5890"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891" w:author="The Si Tran" w:date="2012-12-12T07:57:00Z"/>
          <w:szCs w:val="26"/>
        </w:rPr>
      </w:pPr>
      <w:ins w:id="5892" w:author="The Si Tran" w:date="2012-12-12T07:57:00Z">
        <w:r>
          <w:rPr>
            <w:szCs w:val="26"/>
          </w:rPr>
          <w:br w:type="page"/>
        </w:r>
      </w:ins>
    </w:p>
    <w:p w14:paraId="4E0FA947" w14:textId="0E845A2F" w:rsidR="006E3FE4" w:rsidRPr="0050316D" w:rsidDel="00D139B5" w:rsidRDefault="00396099" w:rsidP="00D969EA">
      <w:pPr>
        <w:rPr>
          <w:del w:id="5893" w:author="The Si Tran" w:date="2012-12-12T07:57:00Z"/>
          <w:sz w:val="32"/>
          <w:szCs w:val="32"/>
          <w:rPrChange w:id="5894" w:author="The Si Tran" w:date="2012-12-12T13:56:00Z">
            <w:rPr>
              <w:del w:id="5895" w:author="The Si Tran" w:date="2012-12-12T07:57:00Z"/>
              <w:szCs w:val="26"/>
            </w:rPr>
          </w:rPrChange>
        </w:rPr>
      </w:pPr>
      <w:bookmarkStart w:id="5896" w:name="_Toc343083629"/>
      <w:bookmarkStart w:id="5897" w:name="_Toc343083843"/>
      <w:bookmarkStart w:id="5898" w:name="_Toc343084054"/>
      <w:bookmarkStart w:id="5899" w:name="_Toc343220813"/>
      <w:bookmarkStart w:id="5900" w:name="_Toc343232317"/>
      <w:bookmarkStart w:id="5901" w:name="_Toc343232730"/>
      <w:bookmarkStart w:id="5902" w:name="_Toc343233015"/>
      <w:bookmarkStart w:id="5903" w:name="_Toc343415520"/>
      <w:bookmarkStart w:id="5904" w:name="_Toc343415816"/>
      <w:bookmarkEnd w:id="5896"/>
      <w:bookmarkEnd w:id="5897"/>
      <w:bookmarkEnd w:id="5898"/>
      <w:bookmarkEnd w:id="5899"/>
      <w:bookmarkEnd w:id="5900"/>
      <w:bookmarkEnd w:id="5901"/>
      <w:bookmarkEnd w:id="5902"/>
      <w:bookmarkEnd w:id="5903"/>
      <w:bookmarkEnd w:id="5904"/>
      <w:ins w:id="5905" w:author="superchickend" w:date="2012-12-16T14:59:00Z">
        <w:r>
          <w:lastRenderedPageBreak/>
          <w:t xml:space="preserve">    </w:t>
        </w:r>
      </w:ins>
    </w:p>
    <w:p w14:paraId="49DDE508" w14:textId="77777777" w:rsidR="006E3FE4" w:rsidRDefault="006E3FE4">
      <w:pPr>
        <w:pStyle w:val="Heading1"/>
        <w:rPr>
          <w:ins w:id="5906" w:author="The Si Tran" w:date="2012-12-16T09:43:00Z"/>
        </w:rPr>
        <w:pPrChange w:id="5907" w:author="The Si Tran" w:date="2012-12-16T09:44:00Z">
          <w:pPr>
            <w:pStyle w:val="Heading1"/>
            <w:jc w:val="left"/>
          </w:pPr>
        </w:pPrChange>
      </w:pPr>
      <w:del w:id="5908" w:author="The Si Tran" w:date="2012-12-12T13:56:00Z">
        <w:r w:rsidRPr="0050316D" w:rsidDel="0050316D">
          <w:rPr>
            <w:rPrChange w:id="5909" w:author="The Si Tran" w:date="2012-12-12T13:56:00Z">
              <w:rPr>
                <w:rFonts w:cs="Times New Roman"/>
                <w:b w:val="0"/>
                <w:bCs w:val="0"/>
                <w:kern w:val="0"/>
                <w:sz w:val="26"/>
                <w:szCs w:val="22"/>
              </w:rPr>
            </w:rPrChange>
          </w:rPr>
          <w:delText>Mô hình ANN</w:delText>
        </w:r>
      </w:del>
      <w:bookmarkStart w:id="5910" w:name="_Toc343415817"/>
      <w:ins w:id="5911" w:author="The Si Tran" w:date="2012-12-12T13:56:00Z">
        <w:r w:rsidR="0050316D" w:rsidRPr="00E078AF">
          <w:t xml:space="preserve">MÔ </w:t>
        </w:r>
        <w:r w:rsidR="0050316D" w:rsidRPr="003E4DFC">
          <w:t>HÌNH</w:t>
        </w:r>
        <w:r w:rsidR="0050316D" w:rsidRPr="00E078AF">
          <w:t xml:space="preserve"> ANN</w:t>
        </w:r>
      </w:ins>
      <w:bookmarkEnd w:id="5910"/>
    </w:p>
    <w:p w14:paraId="2EBA1707" w14:textId="494AD1C4" w:rsidR="00E231FB" w:rsidRPr="00E231FB" w:rsidRDefault="00E231FB">
      <w:pPr>
        <w:rPr>
          <w:rPrChange w:id="5912" w:author="The Si Tran" w:date="2012-12-16T09:43:00Z">
            <w:rPr/>
          </w:rPrChange>
        </w:rPr>
        <w:pPrChange w:id="5913" w:author="The Si Tran" w:date="2012-12-16T09:43:00Z">
          <w:pPr>
            <w:pStyle w:val="Heading1"/>
            <w:jc w:val="left"/>
          </w:pPr>
        </w:pPrChange>
      </w:pPr>
      <w:ins w:id="5914" w:author="The Si Tran" w:date="2012-12-16T09:43:00Z">
        <w:r>
          <w:t>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chúng ta sẽ lần lượt tìm hiểu sơ lượt lịch sử, cấu trúc mạng neural, nguyên tắc hoạt động. Phần còn lại của chương 4 sẽ giới thiệu phương pháp xây dựng một mạng nơ ron để dự báo dữ liệu chuỗi thời gian.</w:t>
        </w:r>
      </w:ins>
    </w:p>
    <w:p w14:paraId="60A82E62" w14:textId="297E7CC5" w:rsidR="0088753F" w:rsidRPr="0049233F" w:rsidRDefault="007038D9" w:rsidP="0088753F">
      <w:pPr>
        <w:pStyle w:val="Heading2"/>
        <w:rPr>
          <w:sz w:val="26"/>
          <w:szCs w:val="26"/>
          <w:rPrChange w:id="5915" w:author="The Si Tran" w:date="2012-12-05T23:02:00Z">
            <w:rPr/>
          </w:rPrChange>
        </w:rPr>
      </w:pPr>
      <w:bookmarkStart w:id="5916" w:name="_Toc343415818"/>
      <w:bookmarkStart w:id="5917" w:name="_Toc327348170"/>
      <w:ins w:id="5918" w:author="The Si Tran" w:date="2012-12-12T14:07:00Z">
        <w:r>
          <w:rPr>
            <w:sz w:val="26"/>
            <w:szCs w:val="26"/>
          </w:rPr>
          <w:t>Sơ lược về mạng nơron nhân tạo</w:t>
        </w:r>
      </w:ins>
      <w:bookmarkEnd w:id="5916"/>
      <w:del w:id="5919" w:author="The Si Tran" w:date="2012-12-12T14:07:00Z">
        <w:r w:rsidR="0088753F" w:rsidRPr="0049233F" w:rsidDel="007038D9">
          <w:rPr>
            <w:sz w:val="26"/>
            <w:szCs w:val="26"/>
            <w:rPrChange w:id="5920" w:author="The Si Tran" w:date="2012-12-05T23:02:00Z">
              <w:rPr>
                <w:rFonts w:cs="Times New Roman"/>
                <w:b w:val="0"/>
                <w:bCs w:val="0"/>
                <w:iCs w:val="0"/>
                <w:kern w:val="32"/>
                <w:sz w:val="26"/>
                <w:szCs w:val="22"/>
              </w:rPr>
            </w:rPrChange>
          </w:rPr>
          <w:delText>SƠ LƯỢC VỀ MẠNG NEURON NHÂN TẠO</w:delText>
        </w:r>
      </w:del>
      <w:bookmarkEnd w:id="5917"/>
    </w:p>
    <w:p w14:paraId="2F085492" w14:textId="77777777" w:rsidR="0088753F" w:rsidRPr="0049233F" w:rsidRDefault="0088753F">
      <w:pPr>
        <w:pPrChange w:id="5921" w:author="The Si Tran" w:date="2012-12-16T08:14:00Z">
          <w:pPr>
            <w:spacing w:before="0"/>
            <w:ind w:firstLine="720"/>
          </w:pPr>
        </w:pPrChange>
      </w:pPr>
      <w:r w:rsidRPr="0049233F">
        <w:rPr>
          <w:i/>
        </w:rPr>
        <w:t>Mạng neuron nhân tạo</w:t>
      </w:r>
      <w:r w:rsidRPr="0049233F">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14:paraId="6DA13F40" w14:textId="77777777" w:rsidR="0088753F" w:rsidRPr="0049233F" w:rsidRDefault="0088753F">
      <w:pPr>
        <w:pPrChange w:id="5922"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rPr>
        <w:t>khớp thần kinh</w:t>
      </w:r>
      <w:r w:rsidRPr="0049233F">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pPr>
        <w:pPrChange w:id="5923" w:author="The Si Tran" w:date="2012-12-16T08:14:00Z">
          <w:pPr>
            <w:spacing w:before="0"/>
            <w:ind w:firstLine="720"/>
          </w:pPr>
        </w:pPrChange>
      </w:pPr>
      <w:r w:rsidRPr="0049233F">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14:paraId="6B1A1A0F" w14:textId="77777777" w:rsidR="0088753F" w:rsidRPr="0049233F" w:rsidRDefault="0088753F">
      <w:pPr>
        <w:pPrChange w:id="5924" w:author="The Si Tran" w:date="2012-12-16T08:14:00Z">
          <w:pPr>
            <w:spacing w:before="0"/>
            <w:ind w:firstLine="720"/>
          </w:pPr>
        </w:pPrChange>
      </w:pPr>
      <w:r w:rsidRPr="0049233F">
        <w:lastRenderedPageBreak/>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925" w:name="_Toc327348171"/>
      <w:del w:id="5926" w:author="The Si Tran" w:date="2012-12-12T14:07:00Z">
        <w:r w:rsidRPr="0049233F" w:rsidDel="007038D9">
          <w:rPr>
            <w:rPrChange w:id="5927" w:author="The Si Tran" w:date="2012-12-05T23:02:00Z">
              <w:rPr>
                <w:rFonts w:cs="Times New Roman"/>
                <w:b w:val="0"/>
                <w:bCs w:val="0"/>
                <w:iCs w:val="0"/>
                <w:sz w:val="26"/>
                <w:szCs w:val="22"/>
              </w:rPr>
            </w:rPrChange>
          </w:rPr>
          <w:delText>CẤU TRÚC VỀ MẠNG NEURON NHÂN TẠO</w:delText>
        </w:r>
      </w:del>
      <w:bookmarkStart w:id="5928" w:name="_Toc343415819"/>
      <w:bookmarkEnd w:id="5925"/>
      <w:ins w:id="5929" w:author="The Si Tran" w:date="2012-12-12T14:07:00Z">
        <w:r w:rsidR="007038D9">
          <w:t>Cấu trúc</w:t>
        </w:r>
        <w:r w:rsidR="007038D9" w:rsidRPr="007038D9">
          <w:rPr>
            <w:sz w:val="26"/>
            <w:szCs w:val="26"/>
          </w:rPr>
          <w:t xml:space="preserve"> về mạng nơron nhân tạo</w:t>
        </w:r>
      </w:ins>
      <w:bookmarkEnd w:id="5928"/>
    </w:p>
    <w:p w14:paraId="754FCA46" w14:textId="77777777" w:rsidR="0088753F" w:rsidRPr="0049233F" w:rsidRDefault="0088753F">
      <w:pPr>
        <w:pPrChange w:id="5930"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5931" w:author="The Si Tran" w:date="2012-12-16T08:15:00Z">
          <w:pPr>
            <w:spacing w:before="0"/>
            <w:ind w:firstLine="720"/>
          </w:pPr>
        </w:pPrChange>
      </w:pPr>
      <w:r w:rsidRPr="0049233F">
        <w:t xml:space="preserve">Một đơn vị (Hình </w:t>
      </w:r>
      <w:ins w:id="5932" w:author="The Si Tran" w:date="2012-12-14T05:34:00Z">
        <w:r w:rsidR="00843CA1">
          <w:t>4</w:t>
        </w:r>
      </w:ins>
      <w:del w:id="5933"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C46E9E">
      <w:pPr>
        <w:keepNext/>
        <w:spacing w:before="0"/>
        <w:ind w:firstLine="0"/>
        <w:jc w:val="center"/>
        <w:rPr>
          <w:szCs w:val="26"/>
        </w:rPr>
        <w:pPrChange w:id="5934" w:author="superchickend" w:date="2012-12-16T15:16:00Z">
          <w:pPr>
            <w:keepNext/>
            <w:spacing w:before="0"/>
            <w:ind w:left="1440" w:firstLine="720"/>
          </w:pPr>
        </w:pPrChange>
      </w:pPr>
      <w:r w:rsidRPr="002B1464">
        <w:rPr>
          <w:noProof/>
          <w:szCs w:val="26"/>
        </w:rPr>
        <w:drawing>
          <wp:inline distT="0" distB="0" distL="0" distR="0" wp14:anchorId="460A1617" wp14:editId="62070644">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A64C888" w14:textId="352CC91F" w:rsidR="006C1895" w:rsidRPr="006068E1" w:rsidRDefault="006C1895" w:rsidP="00C46E9E">
      <w:pPr>
        <w:pStyle w:val="Hinh"/>
        <w:ind w:firstLine="0"/>
        <w:rPr>
          <w:ins w:id="5935" w:author="The Si Tran" w:date="2012-12-11T23:29:00Z"/>
          <w:lang w:val="pt-BR"/>
        </w:rPr>
        <w:pPrChange w:id="5936" w:author="superchickend" w:date="2012-12-16T15:16:00Z">
          <w:pPr>
            <w:pStyle w:val="Hinh"/>
          </w:pPr>
        </w:pPrChange>
      </w:pPr>
      <w:bookmarkStart w:id="5937" w:name="_Toc326299570"/>
      <w:bookmarkStart w:id="5938" w:name="_Toc343415651"/>
      <w:ins w:id="5939" w:author="The Si Tran" w:date="2012-12-11T23:29:00Z">
        <w:r w:rsidRPr="006068E1">
          <w:rPr>
            <w:lang w:val="pt-BR"/>
          </w:rPr>
          <w:t xml:space="preserve">Hình </w:t>
        </w:r>
        <w:r>
          <w:t>4.1</w:t>
        </w:r>
        <w:r w:rsidRPr="006068E1">
          <w:rPr>
            <w:lang w:val="pt-BR"/>
          </w:rPr>
          <w:t xml:space="preserve"> </w:t>
        </w:r>
      </w:ins>
      <w:ins w:id="5940" w:author="The Si Tran" w:date="2012-12-11T23:30:00Z">
        <w:r w:rsidRPr="0049233F">
          <w:t>Đơn vị mạng neuron</w:t>
        </w:r>
      </w:ins>
      <w:bookmarkEnd w:id="5938"/>
    </w:p>
    <w:p w14:paraId="676DE797" w14:textId="77777777" w:rsidR="0088753F" w:rsidRPr="0049233F" w:rsidDel="006C1895" w:rsidRDefault="0088753F" w:rsidP="0088753F">
      <w:pPr>
        <w:pStyle w:val="Caption"/>
        <w:rPr>
          <w:del w:id="5941" w:author="The Si Tran" w:date="2012-12-11T23:30:00Z"/>
          <w:sz w:val="26"/>
          <w:szCs w:val="26"/>
        </w:rPr>
      </w:pPr>
    </w:p>
    <w:p w14:paraId="7E5A720E" w14:textId="0C83035B" w:rsidR="0088753F" w:rsidRPr="0049233F" w:rsidDel="006C1895" w:rsidRDefault="0088753F" w:rsidP="0088753F">
      <w:pPr>
        <w:pStyle w:val="Caption"/>
        <w:ind w:left="1440" w:firstLine="720"/>
        <w:rPr>
          <w:del w:id="5942" w:author="The Si Tran" w:date="2012-12-11T23:30:00Z"/>
          <w:b w:val="0"/>
          <w:sz w:val="26"/>
          <w:szCs w:val="26"/>
        </w:rPr>
      </w:pPr>
      <w:bookmarkStart w:id="5943" w:name="_Toc327348209"/>
      <w:bookmarkStart w:id="5944" w:name="_Toc343029959"/>
      <w:bookmarkEnd w:id="5937"/>
      <w:del w:id="5945" w:author="The Si Tran" w:date="2012-12-11T23:30:00Z">
        <w:r w:rsidRPr="0049233F" w:rsidDel="006C1895">
          <w:rPr>
            <w:b w:val="0"/>
            <w:sz w:val="26"/>
            <w:szCs w:val="26"/>
          </w:rPr>
          <w:delText xml:space="preserve">Hình </w:delText>
        </w:r>
        <w:r w:rsidRPr="00082976" w:rsidDel="006C1895">
          <w:rPr>
            <w:bCs w:val="0"/>
            <w:szCs w:val="26"/>
          </w:rPr>
          <w:fldChar w:fldCharType="begin"/>
        </w:r>
        <w:r w:rsidRPr="0049233F" w:rsidDel="006C1895">
          <w:rPr>
            <w:b w:val="0"/>
            <w:sz w:val="26"/>
            <w:szCs w:val="26"/>
          </w:rPr>
          <w:delInstrText xml:space="preserve"> STYLEREF 1 \s </w:delInstrText>
        </w:r>
        <w:r w:rsidRPr="00082976" w:rsidDel="006C1895">
          <w:rPr>
            <w:bCs w:val="0"/>
            <w:szCs w:val="26"/>
            <w:rPrChange w:id="5946" w:author="The Si Tran" w:date="2012-12-05T23:02:00Z">
              <w:rPr>
                <w:bCs w:val="0"/>
                <w:szCs w:val="26"/>
              </w:rPr>
            </w:rPrChange>
          </w:rPr>
          <w:fldChar w:fldCharType="separate"/>
        </w:r>
        <w:r w:rsidRPr="0049233F" w:rsidDel="006C1895">
          <w:rPr>
            <w:b w:val="0"/>
            <w:noProof/>
            <w:sz w:val="26"/>
            <w:szCs w:val="26"/>
          </w:rPr>
          <w:delText>2</w:delText>
        </w:r>
        <w:r w:rsidRPr="00082976" w:rsidDel="006C1895">
          <w:rPr>
            <w:bCs w:val="0"/>
            <w:szCs w:val="26"/>
          </w:rPr>
          <w:fldChar w:fldCharType="end"/>
        </w:r>
        <w:r w:rsidRPr="0049233F" w:rsidDel="006C1895">
          <w:rPr>
            <w:b w:val="0"/>
            <w:sz w:val="26"/>
            <w:szCs w:val="26"/>
          </w:rPr>
          <w:delText>.</w:delText>
        </w:r>
        <w:r w:rsidRPr="00082976" w:rsidDel="006C1895">
          <w:rPr>
            <w:bCs w:val="0"/>
            <w:szCs w:val="26"/>
          </w:rPr>
          <w:fldChar w:fldCharType="begin"/>
        </w:r>
        <w:r w:rsidRPr="0049233F" w:rsidDel="006C1895">
          <w:rPr>
            <w:b w:val="0"/>
            <w:sz w:val="26"/>
            <w:szCs w:val="26"/>
          </w:rPr>
          <w:delInstrText xml:space="preserve"> SEQ Hình \* ARABIC \s 1 </w:delInstrText>
        </w:r>
        <w:r w:rsidRPr="00082976" w:rsidDel="006C1895">
          <w:rPr>
            <w:bCs w:val="0"/>
            <w:szCs w:val="26"/>
            <w:rPrChange w:id="5947" w:author="The Si Tran" w:date="2012-12-05T23:02:00Z">
              <w:rPr>
                <w:bCs w:val="0"/>
                <w:szCs w:val="26"/>
              </w:rPr>
            </w:rPrChange>
          </w:rPr>
          <w:fldChar w:fldCharType="separate"/>
        </w:r>
        <w:r w:rsidRPr="0049233F" w:rsidDel="006C1895">
          <w:rPr>
            <w:b w:val="0"/>
            <w:noProof/>
            <w:sz w:val="26"/>
            <w:szCs w:val="26"/>
          </w:rPr>
          <w:delText>1</w:delText>
        </w:r>
        <w:r w:rsidRPr="00082976" w:rsidDel="006C1895">
          <w:rPr>
            <w:bCs w:val="0"/>
            <w:szCs w:val="26"/>
          </w:rPr>
          <w:fldChar w:fldCharType="end"/>
        </w:r>
        <w:r w:rsidRPr="0049233F" w:rsidDel="006C1895">
          <w:rPr>
            <w:b w:val="0"/>
            <w:sz w:val="26"/>
            <w:szCs w:val="26"/>
          </w:rPr>
          <w:delText>: Đơn vị mạng neuron</w:delText>
        </w:r>
        <w:bookmarkEnd w:id="5943"/>
        <w:bookmarkEnd w:id="5944"/>
      </w:del>
    </w:p>
    <w:p w14:paraId="6ED679FF" w14:textId="77777777" w:rsidR="0088753F" w:rsidRPr="002B1464" w:rsidRDefault="0088753F" w:rsidP="0088753F">
      <w:pPr>
        <w:rPr>
          <w:szCs w:val="26"/>
        </w:rPr>
      </w:pPr>
    </w:p>
    <w:p w14:paraId="35130FAB" w14:textId="77777777" w:rsidR="0088753F" w:rsidRPr="0049233F" w:rsidRDefault="0088753F">
      <w:pPr>
        <w:pPrChange w:id="5948" w:author="The Si Tran" w:date="2012-12-16T08: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5949" w:author="The Si Tran" w:date="2012-12-16T08:15:00Z"/>
          <w:szCs w:val="26"/>
        </w:rPr>
        <w:pPrChange w:id="5950"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5951" w:author="The Si Tran" w:date="2012-12-16T08:15:00Z">
          <w:pPr>
            <w:spacing w:before="0"/>
            <w:ind w:left="360"/>
          </w:pPr>
        </w:pPrChange>
      </w:pPr>
    </w:p>
    <w:p w14:paraId="27DE0199" w14:textId="77777777" w:rsidR="0088753F" w:rsidRPr="0049233F" w:rsidRDefault="0088753F">
      <w:pPr>
        <w:pPrChange w:id="5952"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5953" w:author="The Si Tran" w:date="2012-12-16T08:15:00Z">
          <w:pPr>
            <w:spacing w:before="0"/>
            <w:ind w:firstLine="720"/>
          </w:pPr>
        </w:pPrChange>
      </w:pPr>
      <w:r w:rsidRPr="0049233F">
        <w:lastRenderedPageBreak/>
        <w:t>Có 4 loại hàm kích hoạt thường dùng:</w:t>
      </w:r>
    </w:p>
    <w:p w14:paraId="3598EF9D" w14:textId="77777777" w:rsidR="000B65E4" w:rsidRPr="000B65E4" w:rsidDel="000B65E4" w:rsidRDefault="0088753F">
      <w:pPr>
        <w:pStyle w:val="ListParagraph"/>
        <w:spacing w:after="0" w:line="360" w:lineRule="auto"/>
        <w:ind w:left="360" w:firstLine="0"/>
        <w:rPr>
          <w:del w:id="5954" w:author="The Si Tran" w:date="2012-12-06T01:54:00Z"/>
          <w:rFonts w:ascii="Times New Roman" w:hAnsi="Times New Roman"/>
          <w:sz w:val="26"/>
          <w:szCs w:val="26"/>
        </w:rPr>
        <w:pPrChange w:id="5955" w:author="The Si Tran" w:date="2012-12-06T01:54:00Z">
          <w:pPr>
            <w:pStyle w:val="ListParagraph"/>
            <w:numPr>
              <w:numId w:val="7"/>
            </w:numPr>
            <w:spacing w:after="0" w:line="360" w:lineRule="auto"/>
            <w:ind w:left="360" w:hanging="360"/>
          </w:pPr>
        </w:pPrChange>
      </w:pPr>
      <w:del w:id="5956" w:author="The Si Tran" w:date="2012-12-06T02:03:00Z">
        <w:r w:rsidRPr="0049233F" w:rsidDel="00F86DC5">
          <w:rPr>
            <w:rFonts w:ascii="Times New Roman" w:hAnsi="Times New Roman"/>
            <w:sz w:val="26"/>
            <w:szCs w:val="26"/>
          </w:rPr>
          <w:delText>Hàm đồng nhất:</w:delText>
        </w:r>
      </w:del>
    </w:p>
    <w:p w14:paraId="472D23BA" w14:textId="77777777" w:rsidR="0088753F" w:rsidRPr="000B65E4" w:rsidDel="00F86DC5" w:rsidRDefault="0088753F">
      <w:pPr>
        <w:pStyle w:val="ListParagraph"/>
        <w:spacing w:after="0" w:line="360" w:lineRule="auto"/>
        <w:ind w:left="360" w:firstLine="0"/>
        <w:rPr>
          <w:del w:id="5957" w:author="The Si Tran" w:date="2012-12-06T02:03:00Z"/>
          <w:rFonts w:ascii="Times New Roman" w:hAnsi="Times New Roman"/>
          <w:noProof/>
          <w:sz w:val="26"/>
          <w:rPrChange w:id="5958" w:author="The Si Tran" w:date="2012-12-06T01:54:00Z">
            <w:rPr>
              <w:del w:id="5959" w:author="The Si Tran" w:date="2012-12-06T02:03:00Z"/>
              <w:noProof/>
            </w:rPr>
          </w:rPrChange>
        </w:rPr>
        <w:pPrChange w:id="5960" w:author="The Si Tran" w:date="2012-12-06T01:54:00Z">
          <w:pPr>
            <w:pStyle w:val="ListParagraph"/>
            <w:spacing w:after="0" w:line="360" w:lineRule="auto"/>
            <w:ind w:left="0"/>
          </w:pPr>
        </w:pPrChange>
      </w:pPr>
      <w:del w:id="5961" w:author="The Si Tran" w:date="2012-12-06T01:54:00Z">
        <w:r w:rsidRPr="002B1464" w:rsidDel="000B65E4">
          <w:rPr>
            <w:noProof/>
          </w:rPr>
          <w:drawing>
            <wp:inline distT="0" distB="0" distL="0" distR="0" wp14:anchorId="34070222" wp14:editId="42884CEC">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5962" w:author="The Si Tran" w:date="2012-12-06T01:56:00Z"/>
          <w:rFonts w:ascii="Times New Roman" w:hAnsi="Times New Roman"/>
          <w:sz w:val="26"/>
          <w:szCs w:val="26"/>
        </w:rPr>
        <w:pPrChange w:id="5963" w:author="The Si Tran" w:date="2012-12-06T01:54:00Z">
          <w:pPr>
            <w:pStyle w:val="ListParagraph"/>
            <w:numPr>
              <w:numId w:val="7"/>
            </w:numPr>
            <w:spacing w:after="0" w:line="360" w:lineRule="auto"/>
            <w:ind w:left="360" w:hanging="360"/>
          </w:pPr>
        </w:pPrChange>
      </w:pPr>
      <w:del w:id="5964"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5965" w:author="The Si Tran" w:date="2012-12-06T02:03:00Z"/>
          <w:rFonts w:ascii="Times New Roman" w:hAnsi="Times New Roman"/>
          <w:sz w:val="26"/>
          <w:rPrChange w:id="5966" w:author="The Si Tran" w:date="2012-12-06T01:56:00Z">
            <w:rPr>
              <w:del w:id="5967" w:author="The Si Tran" w:date="2012-12-06T02:03:00Z"/>
            </w:rPr>
          </w:rPrChange>
        </w:rPr>
        <w:pPrChange w:id="5968" w:author="The Si Tran" w:date="2012-12-06T01:56:00Z">
          <w:pPr>
            <w:pStyle w:val="ListParagraph"/>
            <w:spacing w:after="0" w:line="360" w:lineRule="auto"/>
            <w:ind w:left="0"/>
          </w:pPr>
        </w:pPrChange>
      </w:pPr>
      <w:del w:id="5969" w:author="The Si Tran" w:date="2012-12-06T01:56:00Z">
        <w:r w:rsidRPr="002B1464" w:rsidDel="000B65E4">
          <w:rPr>
            <w:noProof/>
          </w:rPr>
          <w:drawing>
            <wp:inline distT="0" distB="0" distL="0" distR="0" wp14:anchorId="1BC24508" wp14:editId="01FBDAFF">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5970" w:author="The Si Tran" w:date="2012-12-06T01:58:00Z"/>
          <w:rFonts w:ascii="Times New Roman" w:hAnsi="Times New Roman"/>
          <w:sz w:val="26"/>
          <w:szCs w:val="26"/>
        </w:rPr>
        <w:pPrChange w:id="5971" w:author="The Si Tran" w:date="2012-12-06T01:56:00Z">
          <w:pPr>
            <w:pStyle w:val="ListParagraph"/>
            <w:numPr>
              <w:numId w:val="7"/>
            </w:numPr>
            <w:spacing w:after="0" w:line="360" w:lineRule="auto"/>
            <w:ind w:left="360" w:hanging="360"/>
          </w:pPr>
        </w:pPrChange>
      </w:pPr>
      <w:del w:id="5972"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5973" w:author="The Si Tran" w:date="2012-12-06T02:03:00Z"/>
          <w:rFonts w:ascii="Times New Roman" w:hAnsi="Times New Roman"/>
          <w:sz w:val="26"/>
          <w:szCs w:val="26"/>
        </w:rPr>
        <w:pPrChange w:id="5974" w:author="The Si Tran" w:date="2012-12-06T01:58:00Z">
          <w:pPr>
            <w:pStyle w:val="ListParagraph"/>
            <w:spacing w:after="0" w:line="360" w:lineRule="auto"/>
            <w:ind w:left="0"/>
          </w:pPr>
        </w:pPrChange>
      </w:pPr>
      <w:del w:id="5975" w:author="The Si Tran" w:date="2012-12-06T01:58:00Z">
        <w:r w:rsidRPr="002B1464" w:rsidDel="000B65E4">
          <w:rPr>
            <w:rFonts w:ascii="Times New Roman" w:hAnsi="Times New Roman"/>
            <w:noProof/>
            <w:sz w:val="26"/>
            <w:szCs w:val="26"/>
            <w:rPrChange w:id="5976" w:author="Unknown">
              <w:rPr>
                <w:noProof/>
              </w:rPr>
            </w:rPrChange>
          </w:rPr>
          <w:drawing>
            <wp:inline distT="0" distB="0" distL="0" distR="0" wp14:anchorId="33EA6F15" wp14:editId="360D1346">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5977" w:author="The Si Tran" w:date="2012-12-06T01:58:00Z"/>
          <w:rFonts w:ascii="Times New Roman" w:hAnsi="Times New Roman"/>
          <w:sz w:val="26"/>
          <w:szCs w:val="26"/>
        </w:rPr>
        <w:pPrChange w:id="5978" w:author="The Si Tran" w:date="2012-12-06T01:58:00Z">
          <w:pPr>
            <w:pStyle w:val="ListParagraph"/>
            <w:numPr>
              <w:numId w:val="7"/>
            </w:numPr>
            <w:spacing w:after="0" w:line="360" w:lineRule="auto"/>
            <w:ind w:left="360" w:hanging="360"/>
          </w:pPr>
        </w:pPrChange>
      </w:pPr>
      <w:del w:id="5979"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5980" w:author="The Si Tran" w:date="2012-12-06T02:03:00Z"/>
          <w:noProof/>
        </w:rPr>
        <w:pPrChange w:id="5981" w:author="The Si Tran" w:date="2012-12-06T01:58:00Z">
          <w:pPr>
            <w:spacing w:before="0"/>
          </w:pPr>
        </w:pPrChange>
      </w:pPr>
      <w:del w:id="5982" w:author="The Si Tran" w:date="2012-12-06T02:03:00Z">
        <w:r w:rsidRPr="0049233F" w:rsidDel="00F86DC5">
          <w:rPr>
            <w:noProof/>
          </w:rPr>
          <w:delText xml:space="preserve">     </w:delText>
        </w:r>
      </w:del>
      <w:del w:id="5983" w:author="The Si Tran" w:date="2012-12-06T01:58:00Z">
        <w:r w:rsidRPr="00097101" w:rsidDel="000B65E4">
          <w:rPr>
            <w:noProof/>
            <w:rPrChange w:id="5984" w:author="Unknown">
              <w:rPr>
                <w:noProof/>
              </w:rPr>
            </w:rPrChange>
          </w:rPr>
          <w:drawing>
            <wp:inline distT="0" distB="0" distL="0" distR="0" wp14:anchorId="77FA9531" wp14:editId="2EA92579">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5985" w:author="The Si Tran" w:date="2012-12-06T02:03:00Z"/>
          <w:rFonts w:ascii="Times New Roman" w:hAnsi="Times New Roman"/>
          <w:sz w:val="26"/>
          <w:szCs w:val="26"/>
        </w:rPr>
      </w:pPr>
      <w:ins w:id="5986"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5987" w:author="The Si Tran" w:date="2012-12-06T02:03:00Z"/>
          <w:rFonts w:ascii="Times New Roman" w:hAnsi="Times New Roman"/>
          <w:noProof/>
          <w:sz w:val="26"/>
        </w:rPr>
      </w:pPr>
      <w:ins w:id="5988"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5989" w:author="The Si Tran" w:date="2012-12-06T02:03:00Z"/>
          <w:rFonts w:ascii="Times New Roman" w:hAnsi="Times New Roman"/>
          <w:sz w:val="26"/>
          <w:szCs w:val="26"/>
        </w:rPr>
      </w:pPr>
      <w:ins w:id="5990"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5991" w:author="The Si Tran" w:date="2012-12-06T02:03:00Z"/>
          <w:rFonts w:ascii="Times New Roman" w:hAnsi="Times New Roman"/>
          <w:sz w:val="26"/>
        </w:rPr>
      </w:pPr>
      <w:ins w:id="5992"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5993" w:author="The Si Tran" w:date="2012-12-06T02:03:00Z"/>
        </w:rPr>
        <w:pPrChange w:id="5994" w:author="The Si Tran" w:date="2012-12-16T08:35:00Z">
          <w:pPr>
            <w:pStyle w:val="ListParagraph"/>
            <w:numPr>
              <w:numId w:val="7"/>
            </w:numPr>
            <w:spacing w:after="0" w:line="360" w:lineRule="auto"/>
            <w:ind w:left="360" w:hanging="360"/>
          </w:pPr>
        </w:pPrChange>
      </w:pPr>
      <w:ins w:id="5995"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5996" w:author="The Si Tran" w:date="2012-12-06T02:03:00Z"/>
          <w:rFonts w:ascii="Times New Roman" w:hAnsi="Times New Roman"/>
          <w:sz w:val="26"/>
          <w:szCs w:val="26"/>
        </w:rPr>
      </w:pPr>
      <w:ins w:id="5997"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5998" w:author="The Si Tran" w:date="2012-12-06T02:03:00Z"/>
        </w:rPr>
        <w:pPrChange w:id="5999" w:author="The Si Tran" w:date="2012-12-16T08:35:00Z">
          <w:pPr>
            <w:pStyle w:val="ListParagraph"/>
            <w:numPr>
              <w:numId w:val="7"/>
            </w:numPr>
            <w:spacing w:after="0" w:line="360" w:lineRule="auto"/>
            <w:ind w:left="360" w:hanging="360"/>
          </w:pPr>
        </w:pPrChange>
      </w:pPr>
      <w:ins w:id="6000"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6001" w:author="The Si Tran" w:date="2012-12-16T08:16:00Z">
            <w:rPr>
              <w:szCs w:val="26"/>
            </w:rPr>
          </w:rPrChange>
        </w:rPr>
        <w:pPrChange w:id="6002" w:author="The Si Tran" w:date="2012-12-16T08:16:00Z">
          <w:pPr>
            <w:spacing w:before="0"/>
          </w:pPr>
        </w:pPrChange>
      </w:pPr>
      <w:ins w:id="6003"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pPr>
        <w:rPr>
          <w:del w:id="6004" w:author="The Si Tran" w:date="2012-12-14T05:34:00Z"/>
        </w:rPr>
        <w:pPrChange w:id="6005" w:author="The Si Tran" w:date="2012-12-16T08:16:00Z">
          <w:pPr>
            <w:spacing w:before="0"/>
            <w:ind w:firstLine="720"/>
          </w:pPr>
        </w:pPrChange>
      </w:pPr>
      <w:r w:rsidRPr="0049233F">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pPr>
        <w:pPrChange w:id="6006"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007"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ListParagraph"/>
        <w:keepNext/>
        <w:spacing w:after="0" w:line="360" w:lineRule="auto"/>
        <w:ind w:firstLine="720"/>
        <w:jc w:val="center"/>
        <w:rPr>
          <w:ins w:id="6008" w:author="The Si Tran" w:date="2012-12-11T23:31:00Z"/>
        </w:rPr>
        <w:pPrChange w:id="6009" w:author="The Si Tran" w:date="2012-12-11T23:31:00Z">
          <w:pPr>
            <w:pStyle w:val="ListParagraph"/>
            <w:keepNext/>
            <w:spacing w:after="0" w:line="360" w:lineRule="auto"/>
            <w:ind w:firstLine="720"/>
          </w:pPr>
        </w:pPrChange>
      </w:pPr>
      <w:r w:rsidRPr="002B1464">
        <w:rPr>
          <w:rFonts w:ascii="Times New Roman" w:hAnsi="Times New Roman"/>
          <w:noProof/>
          <w:sz w:val="26"/>
          <w:szCs w:val="26"/>
        </w:rPr>
        <w:lastRenderedPageBreak/>
        <w:drawing>
          <wp:inline distT="0" distB="0" distL="0" distR="0" wp14:anchorId="56CD9B43" wp14:editId="2A0F508D">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7C782C" w:rsidDel="006C1895" w:rsidRDefault="006C1895">
      <w:pPr>
        <w:pStyle w:val="Hinh"/>
        <w:rPr>
          <w:del w:id="6010" w:author="The Si Tran" w:date="2012-12-11T23:31:00Z"/>
        </w:rPr>
        <w:pPrChange w:id="6011" w:author="The Si Tran" w:date="2012-12-16T10:10:00Z">
          <w:pPr>
            <w:pStyle w:val="ListParagraph"/>
            <w:keepNext/>
            <w:spacing w:after="0" w:line="360" w:lineRule="auto"/>
            <w:ind w:firstLine="720"/>
          </w:pPr>
        </w:pPrChange>
      </w:pPr>
      <w:bookmarkStart w:id="6012" w:name="_Toc343415652"/>
      <w:ins w:id="6013" w:author="The Si Tran" w:date="2012-12-11T23:30:00Z">
        <w:r w:rsidRPr="006C1895">
          <w:t xml:space="preserve">Hình 4.1 </w:t>
        </w:r>
      </w:ins>
      <w:ins w:id="6014" w:author="The Si Tran" w:date="2012-12-11T23:31:00Z">
        <w:r w:rsidRPr="0049233F">
          <w:t>Mạng neuron truyền thẳng</w:t>
        </w:r>
      </w:ins>
      <w:bookmarkEnd w:id="6012"/>
    </w:p>
    <w:p w14:paraId="04ED4F0F" w14:textId="77777777" w:rsidR="0088753F" w:rsidRPr="0049233F" w:rsidDel="006C1895" w:rsidRDefault="0088753F">
      <w:pPr>
        <w:pStyle w:val="Hinh"/>
        <w:rPr>
          <w:del w:id="6015" w:author="The Si Tran" w:date="2012-12-11T23:32:00Z"/>
        </w:rPr>
        <w:pPrChange w:id="6016" w:author="The Si Tran" w:date="2012-12-16T10:10:00Z">
          <w:pPr>
            <w:pStyle w:val="Caption"/>
          </w:pPr>
        </w:pPrChange>
      </w:pPr>
      <w:del w:id="6017" w:author="The Si Tran" w:date="2012-12-11T23:31:00Z">
        <w:r w:rsidRPr="0049233F" w:rsidDel="006C1895">
          <w:delText xml:space="preserve"> </w:delText>
        </w:r>
      </w:del>
      <w:r w:rsidRPr="0049233F">
        <w:t xml:space="preserve"> </w:t>
      </w:r>
      <w:del w:id="6018" w:author="The Si Tran" w:date="2012-12-11T23:32:00Z">
        <w:r w:rsidRPr="0049233F" w:rsidDel="006C1895">
          <w:delText xml:space="preserve">                           </w:delText>
        </w:r>
        <w:bookmarkStart w:id="6019" w:name="_Toc326299571"/>
        <w:r w:rsidRPr="0049233F" w:rsidDel="006C1895">
          <w:tab/>
        </w:r>
      </w:del>
      <w:bookmarkStart w:id="6020" w:name="_Toc327348210"/>
      <w:bookmarkStart w:id="6021" w:name="_Toc343029960"/>
      <w:del w:id="6022"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023"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024"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019"/>
      <w:bookmarkEnd w:id="6020"/>
      <w:bookmarkEnd w:id="6021"/>
    </w:p>
    <w:p w14:paraId="1EFEA16E" w14:textId="77777777" w:rsidR="0088753F" w:rsidRDefault="0088753F">
      <w:pPr>
        <w:pStyle w:val="Hinh"/>
        <w:rPr>
          <w:ins w:id="6025" w:author="The Si Tran" w:date="2012-12-11T23:32:00Z"/>
        </w:rPr>
        <w:pPrChange w:id="6026" w:author="The Si Tran" w:date="2012-12-16T10:10:00Z">
          <w:pPr/>
        </w:pPrChange>
      </w:pPr>
    </w:p>
    <w:p w14:paraId="2983CE88" w14:textId="77777777" w:rsidR="006C1895" w:rsidRPr="002B1464" w:rsidRDefault="006C1895">
      <w:pPr>
        <w:pStyle w:val="Hinh"/>
        <w:pPrChange w:id="6027" w:author="The Si Tran" w:date="2012-12-16T10:10:00Z">
          <w:pPr/>
        </w:pPrChange>
      </w:pPr>
    </w:p>
    <w:p w14:paraId="4096FB84" w14:textId="77777777" w:rsidR="0088753F" w:rsidRPr="0049233F" w:rsidRDefault="0088753F">
      <w:pPr>
        <w:pStyle w:val="BuletL1"/>
        <w:pPrChange w:id="6028"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ListParagraph"/>
        <w:keepNext/>
        <w:spacing w:after="0" w:line="360" w:lineRule="auto"/>
        <w:ind w:left="1440"/>
        <w:jc w:val="center"/>
        <w:rPr>
          <w:rFonts w:ascii="Times New Roman" w:hAnsi="Times New Roman"/>
          <w:sz w:val="26"/>
          <w:szCs w:val="26"/>
        </w:rPr>
        <w:pPrChange w:id="6029" w:author="The Si Tran" w:date="2012-12-11T23:32:00Z">
          <w:pPr>
            <w:pStyle w:val="ListParagraph"/>
            <w:keepNext/>
            <w:spacing w:after="0" w:line="360" w:lineRule="auto"/>
            <w:ind w:left="1440"/>
          </w:pPr>
        </w:pPrChange>
      </w:pPr>
      <w:r w:rsidRPr="002B1464">
        <w:rPr>
          <w:rFonts w:ascii="Times New Roman" w:hAnsi="Times New Roman"/>
          <w:noProof/>
          <w:sz w:val="26"/>
          <w:szCs w:val="26"/>
        </w:rPr>
        <w:drawing>
          <wp:inline distT="0" distB="0" distL="0" distR="0" wp14:anchorId="7217067D" wp14:editId="2891F08A">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pPrChange w:id="6030" w:author="The Si Tran" w:date="2012-12-16T10:10:00Z">
          <w:pPr>
            <w:pStyle w:val="Caption"/>
          </w:pPr>
        </w:pPrChange>
      </w:pPr>
      <w:bookmarkStart w:id="6031" w:name="_Toc343415653"/>
      <w:bookmarkStart w:id="6032" w:name="_Toc326299572"/>
      <w:bookmarkStart w:id="6033" w:name="_Toc327348211"/>
      <w:bookmarkStart w:id="6034" w:name="_Toc343029961"/>
      <w:ins w:id="6035" w:author="The Si Tran" w:date="2012-12-11T23:32:00Z">
        <w:r>
          <w:t>Hình 4.2</w:t>
        </w:r>
        <w:r w:rsidRPr="006C1895">
          <w:t xml:space="preserve"> </w:t>
        </w:r>
        <w:r w:rsidRPr="006C1895">
          <w:rPr>
            <w:rPrChange w:id="6036" w:author="The Si Tran" w:date="2012-12-11T23:32:00Z">
              <w:rPr>
                <w:b w:val="0"/>
              </w:rPr>
            </w:rPrChange>
          </w:rPr>
          <w:t>Mạng neuron hồi quy</w:t>
        </w:r>
        <w:bookmarkEnd w:id="6031"/>
        <w:r w:rsidRPr="0049233F">
          <w:t xml:space="preserve"> </w:t>
        </w:r>
      </w:ins>
      <w:del w:id="6037"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038"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039"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032"/>
      <w:bookmarkEnd w:id="6033"/>
      <w:bookmarkEnd w:id="6034"/>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040"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w:t>
      </w:r>
      <w:r w:rsidRPr="0049233F">
        <w:lastRenderedPageBreak/>
        <w:t xml:space="preserve">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pPr>
        <w:pStyle w:val="BuletL1"/>
        <w:pPrChange w:id="6041"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keepNext/>
        <w:spacing w:before="0"/>
        <w:ind w:left="1440" w:firstLine="720"/>
        <w:jc w:val="center"/>
        <w:rPr>
          <w:szCs w:val="26"/>
        </w:rPr>
        <w:pPrChange w:id="6042" w:author="The Si Tran" w:date="2012-12-11T23:33:00Z">
          <w:pPr>
            <w:keepNext/>
            <w:spacing w:before="0"/>
            <w:ind w:left="1440" w:firstLine="720"/>
          </w:pPr>
        </w:pPrChange>
      </w:pPr>
      <w:r w:rsidRPr="002B1464">
        <w:rPr>
          <w:noProof/>
          <w:szCs w:val="26"/>
        </w:rPr>
        <w:drawing>
          <wp:inline distT="0" distB="0" distL="0" distR="0" wp14:anchorId="38C99F8A" wp14:editId="01C5A445">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pPrChange w:id="6043" w:author="The Si Tran" w:date="2012-12-16T10:10:00Z">
          <w:pPr>
            <w:pStyle w:val="Caption"/>
          </w:pPr>
        </w:pPrChange>
      </w:pPr>
      <w:bookmarkStart w:id="6044" w:name="_Toc326299573"/>
      <w:bookmarkStart w:id="6045" w:name="_Toc327348212"/>
      <w:bookmarkStart w:id="6046" w:name="_Toc343029962"/>
      <w:bookmarkStart w:id="6047" w:name="_Toc343415654"/>
      <w:ins w:id="6048" w:author="The Si Tran" w:date="2012-12-11T23:33:00Z">
        <w:r>
          <w:t>Hình 4.3</w:t>
        </w:r>
        <w:r w:rsidR="002B62AC" w:rsidRPr="006C1895">
          <w:t xml:space="preserve"> </w:t>
        </w:r>
        <w:r w:rsidR="002B62AC">
          <w:t xml:space="preserve"> </w:t>
        </w:r>
      </w:ins>
      <w:del w:id="6049" w:author="The Si Tran" w:date="2012-12-11T23:33:00Z">
        <w:r w:rsidR="0088753F" w:rsidRPr="008E2AA9" w:rsidDel="002B62AC">
          <w:rPr>
            <w:rPrChange w:id="6050" w:author="The Si Tran" w:date="2012-12-11T23:33:00Z">
              <w:rPr>
                <w:b w:val="0"/>
              </w:rPr>
            </w:rPrChange>
          </w:rPr>
          <w:delText xml:space="preserve">Hình </w:delText>
        </w:r>
        <w:r w:rsidR="0088753F" w:rsidRPr="008E2AA9" w:rsidDel="002B62AC">
          <w:rPr>
            <w:rPrChange w:id="6051" w:author="The Si Tran" w:date="2012-12-11T23:33:00Z">
              <w:rPr>
                <w:b w:val="0"/>
              </w:rPr>
            </w:rPrChange>
          </w:rPr>
          <w:fldChar w:fldCharType="begin"/>
        </w:r>
        <w:r w:rsidR="0088753F" w:rsidRPr="008E2AA9" w:rsidDel="002B62AC">
          <w:rPr>
            <w:rPrChange w:id="6052" w:author="The Si Tran" w:date="2012-12-11T23:33:00Z">
              <w:rPr>
                <w:b w:val="0"/>
              </w:rPr>
            </w:rPrChange>
          </w:rPr>
          <w:delInstrText xml:space="preserve"> STYLEREF 1 \s </w:delInstrText>
        </w:r>
        <w:r w:rsidR="0088753F" w:rsidRPr="008E2AA9" w:rsidDel="002B62AC">
          <w:rPr>
            <w:rPrChange w:id="6053" w:author="The Si Tran" w:date="2012-12-11T23:33:00Z">
              <w:rPr>
                <w:b w:val="0"/>
              </w:rPr>
            </w:rPrChange>
          </w:rPr>
          <w:fldChar w:fldCharType="separate"/>
        </w:r>
        <w:r w:rsidR="0088753F" w:rsidRPr="008E2AA9" w:rsidDel="002B62AC">
          <w:rPr>
            <w:noProof/>
            <w:rPrChange w:id="6054" w:author="The Si Tran" w:date="2012-12-11T23:33:00Z">
              <w:rPr>
                <w:b w:val="0"/>
                <w:noProof/>
              </w:rPr>
            </w:rPrChange>
          </w:rPr>
          <w:delText>2</w:delText>
        </w:r>
        <w:r w:rsidR="0088753F" w:rsidRPr="008E2AA9" w:rsidDel="002B62AC">
          <w:rPr>
            <w:rPrChange w:id="6055" w:author="The Si Tran" w:date="2012-12-11T23:33:00Z">
              <w:rPr>
                <w:b w:val="0"/>
              </w:rPr>
            </w:rPrChange>
          </w:rPr>
          <w:fldChar w:fldCharType="end"/>
        </w:r>
        <w:r w:rsidR="0088753F" w:rsidRPr="008E2AA9" w:rsidDel="002B62AC">
          <w:rPr>
            <w:rPrChange w:id="6056" w:author="The Si Tran" w:date="2012-12-11T23:33:00Z">
              <w:rPr>
                <w:b w:val="0"/>
              </w:rPr>
            </w:rPrChange>
          </w:rPr>
          <w:delText>.</w:delText>
        </w:r>
        <w:r w:rsidR="0088753F" w:rsidRPr="008E2AA9" w:rsidDel="002B62AC">
          <w:rPr>
            <w:rPrChange w:id="6057" w:author="The Si Tran" w:date="2012-12-11T23:33:00Z">
              <w:rPr>
                <w:b w:val="0"/>
              </w:rPr>
            </w:rPrChange>
          </w:rPr>
          <w:fldChar w:fldCharType="begin"/>
        </w:r>
        <w:r w:rsidR="0088753F" w:rsidRPr="008E2AA9" w:rsidDel="002B62AC">
          <w:rPr>
            <w:rPrChange w:id="6058" w:author="The Si Tran" w:date="2012-12-11T23:33:00Z">
              <w:rPr>
                <w:b w:val="0"/>
              </w:rPr>
            </w:rPrChange>
          </w:rPr>
          <w:delInstrText xml:space="preserve"> SEQ Hình \* ARABIC \s 1 </w:delInstrText>
        </w:r>
        <w:r w:rsidR="0088753F" w:rsidRPr="008E2AA9" w:rsidDel="002B62AC">
          <w:rPr>
            <w:rPrChange w:id="6059" w:author="The Si Tran" w:date="2012-12-11T23:33:00Z">
              <w:rPr>
                <w:b w:val="0"/>
              </w:rPr>
            </w:rPrChange>
          </w:rPr>
          <w:fldChar w:fldCharType="separate"/>
        </w:r>
        <w:r w:rsidR="0088753F" w:rsidRPr="008E2AA9" w:rsidDel="002B62AC">
          <w:rPr>
            <w:noProof/>
            <w:rPrChange w:id="6060" w:author="The Si Tran" w:date="2012-12-11T23:33:00Z">
              <w:rPr>
                <w:b w:val="0"/>
                <w:noProof/>
              </w:rPr>
            </w:rPrChange>
          </w:rPr>
          <w:delText>4</w:delText>
        </w:r>
        <w:r w:rsidR="0088753F" w:rsidRPr="008E2AA9" w:rsidDel="002B62AC">
          <w:rPr>
            <w:rPrChange w:id="6061" w:author="The Si Tran" w:date="2012-12-11T23:33:00Z">
              <w:rPr>
                <w:b w:val="0"/>
              </w:rPr>
            </w:rPrChange>
          </w:rPr>
          <w:fldChar w:fldCharType="end"/>
        </w:r>
        <w:r w:rsidR="0088753F" w:rsidRPr="008E2AA9" w:rsidDel="002B62AC">
          <w:rPr>
            <w:rPrChange w:id="6062" w:author="The Si Tran" w:date="2012-12-11T23:33:00Z">
              <w:rPr>
                <w:b w:val="0"/>
              </w:rPr>
            </w:rPrChange>
          </w:rPr>
          <w:delText xml:space="preserve">: </w:delText>
        </w:r>
      </w:del>
      <w:r w:rsidR="0088753F" w:rsidRPr="008E2AA9">
        <w:rPr>
          <w:rPrChange w:id="6063" w:author="The Si Tran" w:date="2012-12-11T23:33:00Z">
            <w:rPr>
              <w:b w:val="0"/>
            </w:rPr>
          </w:rPrChange>
        </w:rPr>
        <w:t>Mô hình học có giám sát</w:t>
      </w:r>
      <w:bookmarkEnd w:id="6044"/>
      <w:bookmarkEnd w:id="6045"/>
      <w:bookmarkEnd w:id="6046"/>
      <w:bookmarkEnd w:id="6047"/>
    </w:p>
    <w:p w14:paraId="7A2E26AA" w14:textId="77777777" w:rsidR="0088753F" w:rsidRPr="0049233F" w:rsidRDefault="0088753F" w:rsidP="0088753F">
      <w:pPr>
        <w:spacing w:before="0"/>
        <w:rPr>
          <w:szCs w:val="26"/>
        </w:rPr>
      </w:pPr>
    </w:p>
    <w:p w14:paraId="578E4D94" w14:textId="77777777" w:rsidR="0088753F" w:rsidRPr="0049233F" w:rsidRDefault="0088753F">
      <w:pPr>
        <w:pStyle w:val="BuletL1"/>
        <w:pPrChange w:id="6064"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14:paraId="01E8047E" w14:textId="77777777" w:rsidR="00644A4C" w:rsidRDefault="008E70A9" w:rsidP="00AD4B67">
      <w:pPr>
        <w:pStyle w:val="Heading2"/>
        <w:rPr>
          <w:ins w:id="6065" w:author="superchickend" w:date="2012-12-16T15:15:00Z"/>
          <w:sz w:val="26"/>
          <w:szCs w:val="26"/>
        </w:rPr>
        <w:pPrChange w:id="6066" w:author="superchickend" w:date="2012-12-16T15:14:00Z">
          <w:pPr>
            <w:pStyle w:val="Heading3"/>
          </w:pPr>
        </w:pPrChange>
      </w:pPr>
      <w:bookmarkStart w:id="6067" w:name="_Toc343415820"/>
      <w:bookmarkStart w:id="6068" w:name="_Toc327348172"/>
      <w:ins w:id="6069" w:author="The Si Tran" w:date="2012-12-12T14:08:00Z">
        <w:r>
          <w:rPr>
            <w:sz w:val="26"/>
            <w:szCs w:val="26"/>
          </w:rPr>
          <w:lastRenderedPageBreak/>
          <w:t>Nguyên tắc hoạt động và các giải thuật huấn luyện của mạng nơron nhân tạo</w:t>
        </w:r>
      </w:ins>
      <w:bookmarkEnd w:id="6067"/>
      <w:ins w:id="6070" w:author="superchickend" w:date="2012-12-16T15:15:00Z">
        <w:r w:rsidR="00644A4C">
          <w:rPr>
            <w:sz w:val="26"/>
            <w:szCs w:val="26"/>
          </w:rPr>
          <w:tab/>
        </w:r>
      </w:ins>
    </w:p>
    <w:p w14:paraId="0943107E" w14:textId="4975495A" w:rsidR="0088753F" w:rsidRPr="00AD4B67" w:rsidDel="00AD4B67" w:rsidRDefault="00445CC8" w:rsidP="009F61CF">
      <w:pPr>
        <w:ind w:firstLine="648"/>
        <w:rPr>
          <w:del w:id="6071" w:author="superchickend" w:date="2012-12-16T15:14:00Z"/>
          <w:rPrChange w:id="6072" w:author="superchickend" w:date="2012-12-16T15:14:00Z">
            <w:rPr>
              <w:del w:id="6073" w:author="superchickend" w:date="2012-12-16T15:14:00Z"/>
            </w:rPr>
          </w:rPrChange>
        </w:rPr>
        <w:pPrChange w:id="6074" w:author="superchickend" w:date="2012-12-16T15:24:00Z">
          <w:pPr>
            <w:pStyle w:val="Heading2"/>
          </w:pPr>
        </w:pPrChange>
      </w:pPr>
      <w:ins w:id="6075" w:author="superchickend" w:date="2012-12-16T15:20:00Z">
        <w:r>
          <w:t>Dựa trên cấu trúc của mạ</w:t>
        </w:r>
        <w:r w:rsidR="00CD76C3">
          <w:t>ng neural đã trình bày ở</w:t>
        </w:r>
        <w:r>
          <w:t xml:space="preserve"> mục 4.2</w:t>
        </w:r>
        <w:r w:rsidR="00CD76C3">
          <w:t xml:space="preserve">, </w:t>
        </w:r>
      </w:ins>
      <w:ins w:id="6076" w:author="superchickend" w:date="2012-12-16T15:15:00Z">
        <w:r w:rsidR="00C46E9E">
          <w:t xml:space="preserve">chúng tôi giới thiệu </w:t>
        </w:r>
      </w:ins>
      <w:ins w:id="6077" w:author="superchickend" w:date="2012-12-16T15:17:00Z">
        <w:r>
          <w:t>nguyên tắc hoạt động của mạng</w:t>
        </w:r>
      </w:ins>
      <w:del w:id="6078" w:author="The Si Tran" w:date="2012-12-12T14:08:00Z">
        <w:r w:rsidR="0088753F" w:rsidRPr="00AD4B67" w:rsidDel="008E70A9">
          <w:rPr>
            <w:rPrChange w:id="6079" w:author="superchickend" w:date="2012-12-16T15:14:00Z">
              <w:rPr>
                <w:rFonts w:cs="Times New Roman"/>
                <w:b w:val="0"/>
                <w:bCs w:val="0"/>
                <w:iCs w:val="0"/>
                <w:sz w:val="20"/>
                <w:szCs w:val="20"/>
              </w:rPr>
            </w:rPrChange>
          </w:rPr>
          <w:delText>NGUYÊN TẮC HOẠT ĐỘNG VÀ CÁC GIẢI THUẬT HUẤN LUYỆN CỦA MẠNG NEURON NHÂN TẠO</w:delText>
        </w:r>
      </w:del>
      <w:bookmarkEnd w:id="6068"/>
    </w:p>
    <w:p w14:paraId="539AF1DE" w14:textId="3E6DE8DF" w:rsidR="00AD4B67" w:rsidRPr="00AD4B67" w:rsidRDefault="00445CC8" w:rsidP="009F61CF">
      <w:pPr>
        <w:ind w:firstLine="648"/>
        <w:rPr>
          <w:ins w:id="6080" w:author="superchickend" w:date="2012-12-16T15:14:00Z"/>
          <w:rPrChange w:id="6081" w:author="superchickend" w:date="2012-12-16T15:14:00Z">
            <w:rPr>
              <w:ins w:id="6082" w:author="superchickend" w:date="2012-12-16T15:14:00Z"/>
            </w:rPr>
          </w:rPrChange>
        </w:rPr>
        <w:pPrChange w:id="6083" w:author="superchickend" w:date="2012-12-16T15:24:00Z">
          <w:pPr>
            <w:pStyle w:val="Heading3"/>
          </w:pPr>
        </w:pPrChange>
      </w:pPr>
      <w:bookmarkStart w:id="6084" w:name="_Toc327348173"/>
      <w:bookmarkStart w:id="6085" w:name="_Toc343415821"/>
      <w:ins w:id="6086" w:author="superchickend" w:date="2012-12-16T15:18:00Z">
        <w:r>
          <w:t xml:space="preserve">  neural nhân tạo</w:t>
        </w:r>
      </w:ins>
      <w:ins w:id="6087" w:author="superchickend" w:date="2012-12-16T15:19:00Z">
        <w:r>
          <w:t xml:space="preserve"> và trình bày hai giải thuật huấn luyện được sử dụng phổ biến trong mạng neural truyền thẳng</w:t>
        </w:r>
      </w:ins>
      <w:ins w:id="6088" w:author="superchickend" w:date="2012-12-16T15:22:00Z">
        <w:r w:rsidR="00CD76C3">
          <w:t xml:space="preserve"> là: giải thuật lan truyền ngược </w:t>
        </w:r>
      </w:ins>
      <w:ins w:id="6089" w:author="superchickend" w:date="2012-12-16T15:23:00Z">
        <w:r w:rsidR="00CD76C3">
          <w:t xml:space="preserve">(Back Propagation) </w:t>
        </w:r>
      </w:ins>
      <w:ins w:id="6090"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r w:rsidRPr="0049233F">
        <w:t>Perceptron</w:t>
      </w:r>
      <w:bookmarkEnd w:id="6084"/>
      <w:bookmarkEnd w:id="6085"/>
    </w:p>
    <w:p w14:paraId="5FD72664" w14:textId="77777777" w:rsidR="0088753F" w:rsidRPr="0049233F" w:rsidRDefault="0088753F">
      <w:pPr>
        <w:pPrChange w:id="6091" w:author="The Si Tran" w:date="2012-12-16T08:22:00Z">
          <w:pPr>
            <w:spacing w:before="0"/>
            <w:ind w:firstLine="720"/>
          </w:pPr>
        </w:pPrChange>
      </w:pPr>
      <w:r w:rsidRPr="0049233F">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163B9F25">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6092" w:author="The Si Tran" w:date="2012-12-16T10:10:00Z">
          <w:pPr>
            <w:pStyle w:val="Caption"/>
          </w:pPr>
        </w:pPrChange>
      </w:pPr>
      <w:r w:rsidRPr="0049233F">
        <w:t xml:space="preserve">                                        </w:t>
      </w:r>
      <w:bookmarkStart w:id="6093" w:name="_Toc327348213"/>
      <w:bookmarkStart w:id="6094" w:name="_Toc343029963"/>
      <w:bookmarkStart w:id="6095" w:name="_Toc343415655"/>
      <w:r w:rsidRPr="0049233F">
        <w:t xml:space="preserve">Hình </w:t>
      </w:r>
      <w:ins w:id="6096" w:author="The Si Tran" w:date="2012-12-11T23:34:00Z">
        <w:r w:rsidR="006D47A7">
          <w:t xml:space="preserve">4.4: </w:t>
        </w:r>
      </w:ins>
      <w:del w:id="6097" w:author="The Si Tran" w:date="2012-12-11T23:34:00Z">
        <w:r w:rsidRPr="006D47A7" w:rsidDel="006D47A7">
          <w:rPr>
            <w:rPrChange w:id="6098" w:author="The Si Tran" w:date="2012-12-11T23:34:00Z">
              <w:rPr>
                <w:b w:val="0"/>
              </w:rPr>
            </w:rPrChange>
          </w:rPr>
          <w:fldChar w:fldCharType="begin"/>
        </w:r>
        <w:r w:rsidRPr="006D47A7" w:rsidDel="006D47A7">
          <w:rPr>
            <w:rPrChange w:id="6099" w:author="The Si Tran" w:date="2012-12-11T23:34:00Z">
              <w:rPr>
                <w:b w:val="0"/>
              </w:rPr>
            </w:rPrChange>
          </w:rPr>
          <w:delInstrText xml:space="preserve"> STYLEREF 1 \s </w:delInstrText>
        </w:r>
        <w:r w:rsidRPr="006D47A7" w:rsidDel="006D47A7">
          <w:rPr>
            <w:rPrChange w:id="6100" w:author="The Si Tran" w:date="2012-12-11T23:34:00Z">
              <w:rPr>
                <w:b w:val="0"/>
              </w:rPr>
            </w:rPrChange>
          </w:rPr>
          <w:fldChar w:fldCharType="separate"/>
        </w:r>
        <w:r w:rsidRPr="006D47A7" w:rsidDel="006D47A7">
          <w:rPr>
            <w:noProof/>
            <w:rPrChange w:id="6101" w:author="The Si Tran" w:date="2012-12-11T23:34:00Z">
              <w:rPr>
                <w:b w:val="0"/>
                <w:noProof/>
              </w:rPr>
            </w:rPrChange>
          </w:rPr>
          <w:delText>2</w:delText>
        </w:r>
        <w:r w:rsidRPr="006D47A7" w:rsidDel="006D47A7">
          <w:rPr>
            <w:rPrChange w:id="6102" w:author="The Si Tran" w:date="2012-12-11T23:34:00Z">
              <w:rPr>
                <w:b w:val="0"/>
              </w:rPr>
            </w:rPrChange>
          </w:rPr>
          <w:fldChar w:fldCharType="end"/>
        </w:r>
        <w:r w:rsidRPr="006D47A7" w:rsidDel="006D47A7">
          <w:rPr>
            <w:rPrChange w:id="6103" w:author="The Si Tran" w:date="2012-12-11T23:34:00Z">
              <w:rPr>
                <w:b w:val="0"/>
              </w:rPr>
            </w:rPrChange>
          </w:rPr>
          <w:delText>.</w:delText>
        </w:r>
        <w:r w:rsidRPr="006D47A7" w:rsidDel="006D47A7">
          <w:rPr>
            <w:rPrChange w:id="6104" w:author="The Si Tran" w:date="2012-12-11T23:34:00Z">
              <w:rPr>
                <w:b w:val="0"/>
              </w:rPr>
            </w:rPrChange>
          </w:rPr>
          <w:fldChar w:fldCharType="begin"/>
        </w:r>
        <w:r w:rsidRPr="006D47A7" w:rsidDel="006D47A7">
          <w:rPr>
            <w:rPrChange w:id="6105" w:author="The Si Tran" w:date="2012-12-11T23:34:00Z">
              <w:rPr>
                <w:b w:val="0"/>
              </w:rPr>
            </w:rPrChange>
          </w:rPr>
          <w:delInstrText xml:space="preserve"> SEQ Hình \* ARABIC \s 1 </w:delInstrText>
        </w:r>
        <w:r w:rsidRPr="006D47A7" w:rsidDel="006D47A7">
          <w:rPr>
            <w:rPrChange w:id="6106" w:author="The Si Tran" w:date="2012-12-11T23:34:00Z">
              <w:rPr>
                <w:b w:val="0"/>
              </w:rPr>
            </w:rPrChange>
          </w:rPr>
          <w:fldChar w:fldCharType="separate"/>
        </w:r>
        <w:r w:rsidRPr="006D47A7" w:rsidDel="006D47A7">
          <w:rPr>
            <w:noProof/>
            <w:rPrChange w:id="6107" w:author="The Si Tran" w:date="2012-12-11T23:34:00Z">
              <w:rPr>
                <w:b w:val="0"/>
                <w:noProof/>
              </w:rPr>
            </w:rPrChange>
          </w:rPr>
          <w:delText>5</w:delText>
        </w:r>
        <w:r w:rsidRPr="006D47A7" w:rsidDel="006D47A7">
          <w:rPr>
            <w:rPrChange w:id="6108" w:author="The Si Tran" w:date="2012-12-11T23:34:00Z">
              <w:rPr>
                <w:b w:val="0"/>
              </w:rPr>
            </w:rPrChange>
          </w:rPr>
          <w:fldChar w:fldCharType="end"/>
        </w:r>
        <w:r w:rsidRPr="006D47A7" w:rsidDel="006D47A7">
          <w:rPr>
            <w:rPrChange w:id="6109" w:author="The Si Tran" w:date="2012-12-11T23:34:00Z">
              <w:rPr>
                <w:b w:val="0"/>
              </w:rPr>
            </w:rPrChange>
          </w:rPr>
          <w:delText xml:space="preserve">: </w:delText>
        </w:r>
      </w:del>
      <w:r w:rsidRPr="006D47A7">
        <w:rPr>
          <w:rPrChange w:id="6110" w:author="The Si Tran" w:date="2012-12-11T23:34:00Z">
            <w:rPr>
              <w:b w:val="0"/>
            </w:rPr>
          </w:rPrChange>
        </w:rPr>
        <w:t>Đơn vị mạng Neuron</w:t>
      </w:r>
      <w:bookmarkEnd w:id="6093"/>
      <w:bookmarkEnd w:id="6094"/>
      <w:bookmarkEnd w:id="6095"/>
    </w:p>
    <w:p w14:paraId="48DE7854" w14:textId="77777777" w:rsidR="0088753F" w:rsidRPr="0049233F" w:rsidRDefault="0088753F" w:rsidP="0088753F">
      <w:pPr>
        <w:spacing w:before="0"/>
        <w:ind w:firstLine="720"/>
        <w:rPr>
          <w:szCs w:val="26"/>
        </w:rPr>
      </w:pPr>
    </w:p>
    <w:p w14:paraId="19BB1A31" w14:textId="77777777" w:rsidR="0088753F" w:rsidRDefault="0088753F">
      <w:pPr>
        <w:rPr>
          <w:ins w:id="6111" w:author="The Si Tran" w:date="2012-12-06T02:05:00Z"/>
        </w:rPr>
        <w:pPrChange w:id="6112"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113" w:author="The Si Tran" w:date="2012-12-06T02:07:00Z"/>
          <w:szCs w:val="26"/>
        </w:rPr>
      </w:pPr>
      <w:ins w:id="6114"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115" w:author="The Si Tran" w:date="2012-12-06T02:07:00Z">
          <w:pPr>
            <w:spacing w:before="0"/>
            <w:ind w:left="720" w:firstLine="720"/>
          </w:pPr>
        </w:pPrChange>
      </w:pPr>
      <w:del w:id="6116" w:author="The Si Tran" w:date="2012-12-06T02:07:00Z">
        <w:r w:rsidRPr="00097101" w:rsidDel="00CD6D90">
          <w:rPr>
            <w:noProof/>
            <w:szCs w:val="26"/>
            <w:rPrChange w:id="6117" w:author="Unknown">
              <w:rPr>
                <w:noProof/>
              </w:rPr>
            </w:rPrChange>
          </w:rPr>
          <w:drawing>
            <wp:inline distT="0" distB="0" distL="0" distR="0" wp14:anchorId="03B62084" wp14:editId="08550B24">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pPr>
        <w:rPr>
          <w:ins w:id="6118" w:author="The Si Tran" w:date="2012-12-06T01:59:00Z"/>
        </w:rPr>
        <w:pPrChange w:id="6119" w:author="The Si Tran" w:date="2012-12-16T08:22:00Z">
          <w:pPr>
            <w:spacing w:before="0"/>
            <w:ind w:firstLine="720"/>
          </w:pPr>
        </w:pPrChange>
      </w:pPr>
      <w:r w:rsidRPr="0049233F">
        <w:t xml:space="preserve">Ở đây các số thực </w:t>
      </w:r>
      <m:oMath>
        <m:sSub>
          <m:sSubPr>
            <m:ctrlPr>
              <w:ins w:id="6120" w:author="The Si Tran" w:date="2012-12-06T02:07:00Z">
                <w:rPr>
                  <w:rFonts w:ascii="Cambria Math" w:hAnsi="Cambria Math"/>
                  <w:i/>
                </w:rPr>
              </w:ins>
            </m:ctrlPr>
          </m:sSubPr>
          <m:e>
            <w:ins w:id="6121" w:author="The Si Tran" w:date="2012-12-06T02:07:00Z">
              <m:r>
                <w:rPr>
                  <w:rFonts w:ascii="Cambria Math" w:hAnsi="Cambria Math"/>
                </w:rPr>
                <m:t>w</m:t>
              </m:r>
            </w:ins>
          </m:e>
          <m:sub>
            <w:ins w:id="6122" w:author="The Si Tran" w:date="2012-12-06T02:07:00Z">
              <m:r>
                <w:rPr>
                  <w:rFonts w:ascii="Cambria Math" w:hAnsi="Cambria Math"/>
                </w:rPr>
                <m:t>i</m:t>
              </m:r>
            </w:ins>
          </m:sub>
        </m:sSub>
      </m:oMath>
      <w:ins w:id="6123" w:author="The Si Tran" w:date="2012-12-06T02:07:00Z">
        <w:r w:rsidR="00CD6D90">
          <w:t xml:space="preserve"> </w:t>
        </w:r>
      </w:ins>
      <w:del w:id="6124"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125" w:author="The Si Tran" w:date="2012-12-06T02:08:00Z">
                <w:rPr>
                  <w:rFonts w:ascii="Cambria Math" w:hAnsi="Cambria Math"/>
                  <w:i/>
                </w:rPr>
              </w:ins>
            </m:ctrlPr>
          </m:sSubPr>
          <m:e>
            <w:ins w:id="6126" w:author="The Si Tran" w:date="2012-12-06T02:08:00Z">
              <m:r>
                <w:rPr>
                  <w:rFonts w:ascii="Cambria Math" w:hAnsi="Cambria Math"/>
                </w:rPr>
                <m:t>x</m:t>
              </m:r>
            </w:ins>
          </m:e>
          <m:sub>
            <w:ins w:id="6127" w:author="The Si Tran" w:date="2012-12-06T02:08:00Z">
              <m:r>
                <w:rPr>
                  <w:rFonts w:ascii="Cambria Math" w:hAnsi="Cambria Math"/>
                </w:rPr>
                <m:t>i</m:t>
              </m:r>
            </w:ins>
          </m:sub>
        </m:sSub>
      </m:oMath>
      <w:ins w:id="6128" w:author="The Si Tran" w:date="2012-12-06T02:08:00Z">
        <w:r w:rsidR="0001105D">
          <w:t xml:space="preserve"> </w:t>
        </w:r>
      </w:ins>
      <w:del w:id="6129"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130" w:author="The Si Tran" w:date="2012-12-06T02:09:00Z">
                <w:rPr>
                  <w:rFonts w:ascii="Cambria Math" w:hAnsi="Cambria Math"/>
                  <w:i/>
                </w:rPr>
              </w:ins>
            </m:ctrlPr>
          </m:sSubPr>
          <m:e>
            <w:ins w:id="6131" w:author="The Si Tran" w:date="2012-12-06T02:09:00Z">
              <m:r>
                <w:rPr>
                  <w:rFonts w:ascii="Cambria Math" w:hAnsi="Cambria Math"/>
                </w:rPr>
                <m:t>-w</m:t>
              </m:r>
            </w:ins>
          </m:e>
          <m:sub>
            <w:ins w:id="6132" w:author="The Si Tran" w:date="2012-12-06T02:09:00Z">
              <m:r>
                <w:rPr>
                  <w:rFonts w:ascii="Cambria Math" w:hAnsi="Cambria Math"/>
                </w:rPr>
                <m:t>0</m:t>
              </m:r>
            </w:ins>
          </m:sub>
        </m:sSub>
      </m:oMath>
      <w:del w:id="6133"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134"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135"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6136" w:author="The Si Tran" w:date="2012-12-06T02:00:00Z"/>
          <w:szCs w:val="26"/>
        </w:rPr>
        <w:pPrChange w:id="6137" w:author="The Si Tran" w:date="2012-12-06T02:00:00Z">
          <w:pPr>
            <w:spacing w:before="0"/>
            <w:ind w:firstLine="720"/>
          </w:pPr>
        </w:pPrChange>
      </w:pPr>
      <w:ins w:id="6138"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139" w:author="The Si Tran" w:date="2012-12-06T02:00:00Z">
          <w:pPr>
            <w:spacing w:before="0"/>
            <w:ind w:firstLine="720"/>
          </w:pPr>
        </w:pPrChange>
      </w:pPr>
      <w:del w:id="6140" w:author="The Si Tran" w:date="2012-12-06T02:00:00Z">
        <w:r w:rsidRPr="00097101" w:rsidDel="000B65E4">
          <w:rPr>
            <w:noProof/>
            <w:szCs w:val="26"/>
            <w:rPrChange w:id="6141" w:author="Unknown">
              <w:rPr>
                <w:noProof/>
              </w:rPr>
            </w:rPrChange>
          </w:rPr>
          <w:drawing>
            <wp:inline distT="0" distB="0" distL="0" distR="0" wp14:anchorId="05F691B7" wp14:editId="41990D24">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pPr>
        <w:rPr>
          <w:ins w:id="6142" w:author="The Si Tran" w:date="2012-12-06T02:01:00Z"/>
        </w:rPr>
        <w:pPrChange w:id="6143" w:author="The Si Tran" w:date="2012-12-16T08:22:00Z">
          <w:pPr>
            <w:spacing w:before="0"/>
            <w:ind w:firstLine="720"/>
          </w:pPr>
        </w:pPrChange>
      </w:pPr>
      <w:r w:rsidRPr="0049233F">
        <w:lastRenderedPageBreak/>
        <w:t xml:space="preserve">Ở đây </w:t>
      </w:r>
      <w:del w:id="6144" w:author="The Si Tran" w:date="2012-12-06T02:00:00Z">
        <w:r w:rsidRPr="00AF1345" w:rsidDel="000B65E4">
          <w:rPr>
            <w:position w:val="-6"/>
          </w:rPr>
          <w:object w:dxaOrig="200" w:dyaOrig="279" w14:anchorId="56E38391">
            <v:shape id="_x0000_i1105" type="#_x0000_t75" style="width:7.55pt;height:14.25pt" o:ole="">
              <v:imagedata r:id="rId193" o:title=""/>
            </v:shape>
            <o:OLEObject Type="Embed" ProgID="Equation.DSMT4" ShapeID="_x0000_i1105" DrawAspect="Content" ObjectID="_1417184582" r:id="rId194"/>
          </w:object>
        </w:r>
      </w:del>
      <m:oMath>
        <m:acc>
          <m:accPr>
            <m:chr m:val="⃗"/>
            <m:ctrlPr>
              <w:ins w:id="6145" w:author="The Si Tran" w:date="2012-12-06T02:00:00Z">
                <w:rPr>
                  <w:rFonts w:ascii="Cambria Math" w:hAnsi="Cambria Math"/>
                  <w:i/>
                </w:rPr>
              </w:ins>
            </m:ctrlPr>
          </m:accPr>
          <m:e>
            <w:ins w:id="6146" w:author="The Si Tran" w:date="2012-12-06T02:00:00Z">
              <m:r>
                <w:rPr>
                  <w:rFonts w:ascii="Cambria Math" w:hAnsi="Cambria Math"/>
                </w:rPr>
                <m:t>x</m:t>
              </m:r>
            </w:ins>
          </m:e>
        </m:acc>
      </m:oMath>
      <w:r w:rsidRPr="0049233F">
        <w:t xml:space="preserve"> và </w:t>
      </w:r>
      <w:del w:id="6147" w:author="The Si Tran" w:date="2012-12-06T02:00:00Z">
        <w:r w:rsidRPr="00AF1345" w:rsidDel="000B65E4">
          <w:rPr>
            <w:position w:val="-6"/>
          </w:rPr>
          <w:object w:dxaOrig="240" w:dyaOrig="279" w14:anchorId="713B3E3F">
            <v:shape id="_x0000_i1106" type="#_x0000_t75" style="width:14.25pt;height:14.25pt" o:ole="">
              <v:imagedata r:id="rId195" o:title=""/>
            </v:shape>
            <o:OLEObject Type="Embed" ProgID="Equation.DSMT4" ShapeID="_x0000_i1106" DrawAspect="Content" ObjectID="_1417184583" r:id="rId196"/>
          </w:object>
        </w:r>
      </w:del>
      <m:oMath>
        <m:acc>
          <m:accPr>
            <m:chr m:val="⃗"/>
            <m:ctrlPr>
              <w:ins w:id="6148" w:author="The Si Tran" w:date="2012-12-06T02:00:00Z">
                <w:rPr>
                  <w:rFonts w:ascii="Cambria Math" w:hAnsi="Cambria Math"/>
                  <w:i/>
                </w:rPr>
              </w:ins>
            </m:ctrlPr>
          </m:accPr>
          <m:e>
            <w:ins w:id="6149" w:author="The Si Tran" w:date="2012-12-06T02:00:00Z">
              <m:r>
                <w:rPr>
                  <w:rFonts w:ascii="Cambria Math" w:hAnsi="Cambria Math"/>
                </w:rPr>
                <m:t>w</m:t>
              </m:r>
            </w:ins>
          </m:e>
        </m:acc>
      </m:oMath>
      <w:r w:rsidRPr="0049233F">
        <w:t xml:space="preserve"> là các vector có </w:t>
      </w:r>
      <w:r w:rsidRPr="0049233F">
        <w:rPr>
          <w:i/>
        </w:rPr>
        <w:t xml:space="preserve">n </w:t>
      </w:r>
      <w:r w:rsidRPr="0049233F">
        <w:t xml:space="preserve">+ 1 chiều. Hàm </w:t>
      </w:r>
      <w:ins w:id="6150" w:author="The Si Tran" w:date="2012-12-06T02:01:00Z">
        <m:oMath>
          <m:r>
            <w:rPr>
              <w:rFonts w:ascii="Cambria Math" w:hAnsi="Cambria Math"/>
            </w:rPr>
            <m:t>sgn()</m:t>
          </m:r>
        </m:oMath>
      </w:ins>
      <w:del w:id="6151"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152" w:author="The Si Tran" w:date="2012-12-06T02:04:00Z"/>
          <w:szCs w:val="26"/>
        </w:rPr>
        <w:pPrChange w:id="6153" w:author="The Si Tran" w:date="2012-12-06T02:04:00Z">
          <w:pPr>
            <w:spacing w:before="0"/>
            <w:ind w:firstLine="720"/>
          </w:pPr>
        </w:pPrChange>
      </w:pPr>
      <w:ins w:id="6154"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155" w:author="The Si Tran" w:date="2012-12-06T02:04:00Z">
          <w:pPr>
            <w:spacing w:before="0"/>
            <w:ind w:firstLine="720"/>
          </w:pPr>
        </w:pPrChange>
      </w:pPr>
      <w:del w:id="6156" w:author="The Si Tran" w:date="2012-12-06T02:04:00Z">
        <w:r w:rsidRPr="00097101" w:rsidDel="00CD6D90">
          <w:rPr>
            <w:noProof/>
            <w:szCs w:val="26"/>
            <w:rPrChange w:id="6157" w:author="Unknown">
              <w:rPr>
                <w:noProof/>
              </w:rPr>
            </w:rPrChange>
          </w:rPr>
          <w:drawing>
            <wp:inline distT="0" distB="0" distL="0" distR="0" wp14:anchorId="08CFD84C" wp14:editId="2799E63C">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pPr>
        <w:pPrChange w:id="6158" w:author="The Si Tran" w:date="2012-12-16T08:22:00Z">
          <w:pPr>
            <w:spacing w:before="0"/>
            <w:ind w:firstLine="720"/>
          </w:pPr>
        </w:pPrChange>
      </w:pPr>
      <w:r w:rsidRPr="0049233F">
        <w:t xml:space="preserve">Nếu xem các vector nhập </w:t>
      </w:r>
      <m:oMath>
        <m:sSub>
          <m:sSubPr>
            <m:ctrlPr>
              <w:ins w:id="6159" w:author="The Si Tran" w:date="2012-12-06T02:10:00Z">
                <w:rPr>
                  <w:rFonts w:ascii="Cambria Math" w:hAnsi="Cambria Math"/>
                  <w:i/>
                </w:rPr>
              </w:ins>
            </m:ctrlPr>
          </m:sSubPr>
          <m:e>
            <w:ins w:id="6160" w:author="The Si Tran" w:date="2012-12-06T02:10:00Z">
              <m:r>
                <w:rPr>
                  <w:rFonts w:ascii="Cambria Math" w:hAnsi="Cambria Math"/>
                </w:rPr>
                <m:t>(x</m:t>
              </m:r>
            </w:ins>
          </m:e>
          <m:sub>
            <w:ins w:id="6161" w:author="The Si Tran" w:date="2012-12-06T02:10:00Z">
              <m:r>
                <w:rPr>
                  <w:rFonts w:ascii="Cambria Math" w:hAnsi="Cambria Math"/>
                </w:rPr>
                <m:t>1</m:t>
              </m:r>
            </w:ins>
          </m:sub>
        </m:sSub>
        <w:ins w:id="6162" w:author="The Si Tran" w:date="2012-12-06T02:10:00Z">
          <m:r>
            <w:rPr>
              <w:rFonts w:ascii="Cambria Math" w:hAnsi="Cambria Math"/>
            </w:rPr>
            <m:t>,</m:t>
          </m:r>
        </w:ins>
        <m:sSub>
          <m:sSubPr>
            <m:ctrlPr>
              <w:ins w:id="6163" w:author="The Si Tran" w:date="2012-12-06T02:10:00Z">
                <w:rPr>
                  <w:rFonts w:ascii="Cambria Math" w:hAnsi="Cambria Math"/>
                  <w:i/>
                </w:rPr>
              </w:ins>
            </m:ctrlPr>
          </m:sSubPr>
          <m:e>
            <w:ins w:id="6164" w:author="The Si Tran" w:date="2012-12-06T02:10:00Z">
              <m:r>
                <w:rPr>
                  <w:rFonts w:ascii="Cambria Math" w:hAnsi="Cambria Math"/>
                </w:rPr>
                <m:t>x</m:t>
              </m:r>
            </w:ins>
          </m:e>
          <m:sub>
            <w:ins w:id="6165" w:author="The Si Tran" w:date="2012-12-06T02:10:00Z">
              <m:r>
                <w:rPr>
                  <w:rFonts w:ascii="Cambria Math" w:hAnsi="Cambria Math"/>
                </w:rPr>
                <m:t>2</m:t>
              </m:r>
            </w:ins>
          </m:sub>
        </m:sSub>
        <w:ins w:id="6166" w:author="The Si Tran" w:date="2012-12-06T02:10:00Z">
          <m:r>
            <w:rPr>
              <w:rFonts w:ascii="Cambria Math" w:hAnsi="Cambria Math"/>
            </w:rPr>
            <m:t>,…,</m:t>
          </m:r>
        </w:ins>
        <m:sSub>
          <m:sSubPr>
            <m:ctrlPr>
              <w:ins w:id="6167" w:author="The Si Tran" w:date="2012-12-06T02:10:00Z">
                <w:rPr>
                  <w:rFonts w:ascii="Cambria Math" w:hAnsi="Cambria Math"/>
                  <w:i/>
                </w:rPr>
              </w:ins>
            </m:ctrlPr>
          </m:sSubPr>
          <m:e>
            <w:ins w:id="6168" w:author="The Si Tran" w:date="2012-12-06T02:10:00Z">
              <m:r>
                <w:rPr>
                  <w:rFonts w:ascii="Cambria Math" w:hAnsi="Cambria Math"/>
                </w:rPr>
                <m:t>x</m:t>
              </m:r>
            </w:ins>
          </m:e>
          <m:sub>
            <w:ins w:id="6169" w:author="The Si Tran" w:date="2012-12-06T02:10:00Z">
              <m:r>
                <w:rPr>
                  <w:rFonts w:ascii="Cambria Math" w:hAnsi="Cambria Math"/>
                </w:rPr>
                <m:t>n</m:t>
              </m:r>
            </w:ins>
          </m:sub>
        </m:sSub>
        <w:ins w:id="6170" w:author="The Si Tran" w:date="2012-12-06T02:10:00Z">
          <m:r>
            <w:rPr>
              <w:rFonts w:ascii="Cambria Math" w:hAnsi="Cambria Math"/>
            </w:rPr>
            <m:t>)</m:t>
          </m:r>
        </w:ins>
      </m:oMath>
      <w:del w:id="6171"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172" w:author="The Si Tran" w:date="2012-12-06T02:10:00Z">
        <m:oMath>
          <m:r>
            <w:rPr>
              <w:rFonts w:ascii="Cambria Math" w:hAnsi="Cambria Math"/>
            </w:rPr>
            <m:t>n+1</m:t>
          </m:r>
        </m:oMath>
      </w:ins>
      <w:del w:id="6173"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174" w:author="The Si Tran" w:date="2012-12-06T02:11:00Z">
                <w:rPr>
                  <w:rFonts w:ascii="Cambria Math" w:hAnsi="Cambria Math"/>
                  <w:i/>
                </w:rPr>
              </w:ins>
            </m:ctrlPr>
          </m:sSubPr>
          <m:e>
            <w:ins w:id="6175" w:author="The Si Tran" w:date="2012-12-06T02:11:00Z">
              <m:r>
                <w:rPr>
                  <w:rFonts w:ascii="Cambria Math" w:hAnsi="Cambria Math"/>
                </w:rPr>
                <m:t>x</m:t>
              </m:r>
            </w:ins>
          </m:e>
          <m:sub>
            <w:ins w:id="6176" w:author="The Si Tran" w:date="2012-12-06T02:11:00Z">
              <m:r>
                <w:rPr>
                  <w:rFonts w:ascii="Cambria Math" w:hAnsi="Cambria Math"/>
                </w:rPr>
                <m:t>0</m:t>
              </m:r>
            </w:ins>
          </m:sub>
        </m:sSub>
      </m:oMath>
      <w:del w:id="6177"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178" w:author="The Si Tran" w:date="2012-12-06T02:11:00Z">
        <w:r w:rsidRPr="00AF1345" w:rsidDel="00E81970">
          <w:rPr>
            <w:position w:val="-6"/>
          </w:rPr>
          <w:object w:dxaOrig="760" w:dyaOrig="279" w14:anchorId="0CA687E0">
            <v:shape id="_x0000_i1107" type="#_x0000_t75" style="width:36pt;height:14.25pt" o:ole="">
              <v:imagedata r:id="rId198" o:title=""/>
            </v:shape>
            <o:OLEObject Type="Embed" ProgID="Equation.DSMT4" ShapeID="_x0000_i1107" DrawAspect="Content" ObjectID="_1417184584" r:id="rId199"/>
          </w:object>
        </w:r>
      </w:del>
      <m:oMath>
        <m:acc>
          <m:accPr>
            <m:chr m:val="⃗"/>
            <m:ctrlPr>
              <w:ins w:id="6179" w:author="The Si Tran" w:date="2012-12-06T02:11:00Z">
                <w:rPr>
                  <w:rFonts w:ascii="Cambria Math" w:hAnsi="Cambria Math"/>
                  <w:i/>
                </w:rPr>
              </w:ins>
            </m:ctrlPr>
          </m:accPr>
          <m:e>
            <w:ins w:id="6180" w:author="The Si Tran" w:date="2012-12-06T02:11:00Z">
              <m:r>
                <w:rPr>
                  <w:rFonts w:ascii="Cambria Math" w:hAnsi="Cambria Math"/>
                </w:rPr>
                <m:t>w</m:t>
              </m:r>
            </w:ins>
          </m:e>
        </m:acc>
        <w:ins w:id="6181" w:author="The Si Tran" w:date="2012-12-06T02:11:00Z">
          <m:r>
            <w:rPr>
              <w:rFonts w:ascii="Cambria Math" w:hAnsi="Cambria Math"/>
            </w:rPr>
            <m:t>∙</m:t>
          </m:r>
        </w:ins>
        <m:acc>
          <m:accPr>
            <m:chr m:val="⃗"/>
            <m:ctrlPr>
              <w:ins w:id="6182" w:author="The Si Tran" w:date="2012-12-06T02:11:00Z">
                <w:rPr>
                  <w:rFonts w:ascii="Cambria Math" w:hAnsi="Cambria Math"/>
                  <w:i/>
                </w:rPr>
              </w:ins>
            </m:ctrlPr>
          </m:accPr>
          <m:e>
            <w:ins w:id="6183" w:author="The Si Tran" w:date="2012-12-06T02:11:00Z">
              <m:r>
                <w:rPr>
                  <w:rFonts w:ascii="Cambria Math" w:hAnsi="Cambria Math"/>
                </w:rPr>
                <m:t>x</m:t>
              </m:r>
            </w:ins>
          </m:e>
        </m:acc>
        <w:ins w:id="6184" w:author="The Si Tran" w:date="2012-12-06T02:11:00Z">
          <m:r>
            <w:rPr>
              <w:rFonts w:ascii="Cambria Math" w:hAnsi="Cambria Math"/>
            </w:rPr>
            <m:t>=0</m:t>
          </m:r>
        </w:ins>
      </m:oMath>
      <w:r w:rsidRPr="0049233F">
        <w:t xml:space="preserve"> hay không. Perceptron sẽ xuất ra giá trị 1 cho các điểm nằm trên siêu phẳng này và xuất ra -1 cho các điểm còn lại. </w:t>
      </w:r>
    </w:p>
    <w:p w14:paraId="4499AC8E" w14:textId="77777777" w:rsidR="0088753F" w:rsidRPr="0049233F" w:rsidRDefault="0088753F">
      <w:pPr>
        <w:pPrChange w:id="6185"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vector </w:t>
      </w:r>
      <w:del w:id="6186" w:author="The Si Tran" w:date="2012-12-06T02:12:00Z">
        <w:r w:rsidRPr="00AF1345" w:rsidDel="00721CBD">
          <w:rPr>
            <w:position w:val="-6"/>
          </w:rPr>
          <w:object w:dxaOrig="240" w:dyaOrig="279" w14:anchorId="6BB743B6">
            <v:shape id="_x0000_i1108" type="#_x0000_t75" style="width:14.25pt;height:14.25pt" o:ole="">
              <v:imagedata r:id="rId200" o:title=""/>
            </v:shape>
            <o:OLEObject Type="Embed" ProgID="Equation.DSMT4" ShapeID="_x0000_i1108" DrawAspect="Content" ObjectID="_1417184585" r:id="rId201"/>
          </w:object>
        </w:r>
      </w:del>
      <m:oMath>
        <m:acc>
          <m:accPr>
            <m:chr m:val="⃗"/>
            <m:ctrlPr>
              <w:ins w:id="6187" w:author="The Si Tran" w:date="2012-12-06T02:12:00Z">
                <w:rPr>
                  <w:rFonts w:ascii="Cambria Math" w:hAnsi="Cambria Math"/>
                  <w:i/>
                </w:rPr>
              </w:ins>
            </m:ctrlPr>
          </m:accPr>
          <m:e>
            <w:ins w:id="6188" w:author="The Si Tran" w:date="2012-12-06T02:12:00Z">
              <m:r>
                <w:rPr>
                  <w:rFonts w:ascii="Cambria Math" w:hAnsi="Cambria Math"/>
                </w:rPr>
                <m:t>w</m:t>
              </m:r>
            </w:ins>
          </m:e>
        </m:acc>
      </m:oMath>
      <w:r w:rsidRPr="0049233F">
        <w:t xml:space="preserve"> sau cho siêu phẳng </w:t>
      </w:r>
      <w:del w:id="6189" w:author="The Si Tran" w:date="2012-12-06T02:12:00Z">
        <w:r w:rsidRPr="00AF1345" w:rsidDel="00721CBD">
          <w:rPr>
            <w:position w:val="-6"/>
          </w:rPr>
          <w:object w:dxaOrig="760" w:dyaOrig="279" w14:anchorId="70AD84D1">
            <v:shape id="_x0000_i1109" type="#_x0000_t75" style="width:36pt;height:14.25pt" o:ole="">
              <v:imagedata r:id="rId198" o:title=""/>
            </v:shape>
            <o:OLEObject Type="Embed" ProgID="Equation.DSMT4" ShapeID="_x0000_i1109" DrawAspect="Content" ObjectID="_1417184586" r:id="rId202"/>
          </w:object>
        </w:r>
      </w:del>
      <m:oMath>
        <m:acc>
          <m:accPr>
            <m:chr m:val="⃗"/>
            <m:ctrlPr>
              <w:ins w:id="6190" w:author="The Si Tran" w:date="2012-12-06T02:12:00Z">
                <w:rPr>
                  <w:rFonts w:ascii="Cambria Math" w:hAnsi="Cambria Math"/>
                  <w:i/>
                </w:rPr>
              </w:ins>
            </m:ctrlPr>
          </m:accPr>
          <m:e>
            <w:ins w:id="6191" w:author="The Si Tran" w:date="2012-12-06T02:12:00Z">
              <m:r>
                <w:rPr>
                  <w:rFonts w:ascii="Cambria Math" w:hAnsi="Cambria Math"/>
                </w:rPr>
                <m:t>w</m:t>
              </m:r>
            </w:ins>
          </m:e>
        </m:acc>
        <w:ins w:id="6192" w:author="The Si Tran" w:date="2012-12-06T02:12:00Z">
          <m:r>
            <w:rPr>
              <w:rFonts w:ascii="Cambria Math" w:hAnsi="Cambria Math"/>
            </w:rPr>
            <m:t>∙</m:t>
          </m:r>
        </w:ins>
        <m:acc>
          <m:accPr>
            <m:chr m:val="⃗"/>
            <m:ctrlPr>
              <w:ins w:id="6193" w:author="The Si Tran" w:date="2012-12-06T02:12:00Z">
                <w:rPr>
                  <w:rFonts w:ascii="Cambria Math" w:hAnsi="Cambria Math"/>
                  <w:i/>
                </w:rPr>
              </w:ins>
            </m:ctrlPr>
          </m:accPr>
          <m:e>
            <w:ins w:id="6194" w:author="The Si Tran" w:date="2012-12-06T02:12:00Z">
              <m:r>
                <w:rPr>
                  <w:rFonts w:ascii="Cambria Math" w:hAnsi="Cambria Math"/>
                </w:rPr>
                <m:t>x</m:t>
              </m:r>
            </w:ins>
          </m:e>
        </m:acc>
        <w:ins w:id="6195" w:author="The Si Tran" w:date="2012-12-06T02:12:00Z">
          <m:r>
            <w:rPr>
              <w:rFonts w:ascii="Cambria Math" w:hAnsi="Cambria Math"/>
            </w:rPr>
            <m:t>=0</m:t>
          </m:r>
        </w:ins>
      </m:oMath>
      <w:ins w:id="6196"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88753F">
      <w:pPr>
        <w:keepNext/>
        <w:spacing w:before="0"/>
        <w:ind w:firstLine="720"/>
        <w:rPr>
          <w:szCs w:val="26"/>
        </w:rPr>
      </w:pPr>
      <w:r w:rsidRPr="002B1464">
        <w:rPr>
          <w:noProof/>
          <w:szCs w:val="26"/>
        </w:rPr>
        <w:drawing>
          <wp:inline distT="0" distB="0" distL="0" distR="0" wp14:anchorId="4BCD2EC0" wp14:editId="5622629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197" w:author="The Si Tran" w:date="2012-12-16T10:10:00Z">
          <w:pPr>
            <w:pStyle w:val="Caption"/>
          </w:pPr>
        </w:pPrChange>
      </w:pPr>
      <w:r w:rsidRPr="0049233F">
        <w:t xml:space="preserve">              </w:t>
      </w:r>
      <w:bookmarkStart w:id="6198" w:name="_Toc327348214"/>
      <w:bookmarkStart w:id="6199" w:name="_Toc343029964"/>
      <w:bookmarkStart w:id="6200" w:name="_Toc343415656"/>
      <w:r w:rsidRPr="0049233F">
        <w:t>Hình</w:t>
      </w:r>
      <w:ins w:id="6201" w:author="The Si Tran" w:date="2012-12-11T23:35:00Z">
        <w:r w:rsidR="006D47A7">
          <w:t xml:space="preserve"> 4.5</w:t>
        </w:r>
      </w:ins>
      <w:del w:id="6202"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203"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204" w:author="The Si Tran" w:date="2012-12-11T23:34:00Z">
        <w:r w:rsidRPr="00082976" w:rsidDel="006D47A7">
          <w:fldChar w:fldCharType="begin"/>
        </w:r>
        <w:r w:rsidRPr="0049233F" w:rsidDel="006D47A7">
          <w:delInstrText xml:space="preserve"> SEQ Hình \* ARABIC \s 1 </w:delInstrText>
        </w:r>
        <w:r w:rsidRPr="00082976" w:rsidDel="006D47A7">
          <w:rPr>
            <w:rPrChange w:id="6205"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rPrChange w:id="6206" w:author="The Si Tran" w:date="2012-12-11T23:35:00Z">
            <w:rPr>
              <w:b w:val="0"/>
            </w:rPr>
          </w:rPrChange>
        </w:rPr>
        <w:t>Mặt quyết định biểu diễn bởi perceptron hai đầu nhập</w:t>
      </w:r>
      <w:bookmarkEnd w:id="6198"/>
      <w:bookmarkEnd w:id="6199"/>
      <w:bookmarkEnd w:id="6200"/>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207" w:author="The Si Tran" w:date="2012-12-16T08:22:00Z">
          <w:pPr>
            <w:spacing w:before="0"/>
            <w:ind w:firstLine="720"/>
          </w:pPr>
        </w:pPrChange>
      </w:pPr>
      <w:r w:rsidRPr="0049233F">
        <w:t xml:space="preserve">Hình </w:t>
      </w:r>
      <w:ins w:id="6208" w:author="The Si Tran" w:date="2012-12-11T23:35:00Z">
        <w:r w:rsidR="006D47A7">
          <w:t>4.5</w:t>
        </w:r>
      </w:ins>
      <w:del w:id="6209"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210" w:author="The Si Tran" w:date="2012-12-11T23:35:00Z">
        <w:r w:rsidRPr="0049233F" w:rsidDel="006D47A7">
          <w:delText>2.6</w:delText>
        </w:r>
      </w:del>
      <w:ins w:id="6211" w:author="The Si Tran" w:date="2012-12-11T23:35:00Z">
        <w:r w:rsidR="006D47A7">
          <w:t>4.5</w:t>
        </w:r>
      </w:ins>
      <w:r w:rsidRPr="0049233F">
        <w:t xml:space="preserve"> (b) là một tập mẫu không khả phân tuyến tính.</w:t>
      </w:r>
    </w:p>
    <w:p w14:paraId="57456E22" w14:textId="77777777" w:rsidR="0088753F" w:rsidRPr="0049233F" w:rsidRDefault="0088753F">
      <w:pPr>
        <w:pPrChange w:id="6212" w:author="The Si Tran" w:date="2012-12-16T08:22:00Z">
          <w:pPr>
            <w:spacing w:before="0"/>
            <w:ind w:firstLine="720"/>
          </w:pPr>
        </w:pPrChange>
      </w:pPr>
      <w:r w:rsidRPr="0049233F">
        <w:t xml:space="preserve">Quá trình huấn luyện một perceptron là một quá trình tìm kiếm một vector </w:t>
      </w:r>
      <w:del w:id="6213" w:author="The Si Tran" w:date="2012-12-06T02:12:00Z">
        <w:r w:rsidRPr="00AF1345" w:rsidDel="00900AAA">
          <w:rPr>
            <w:position w:val="-6"/>
          </w:rPr>
          <w:object w:dxaOrig="240" w:dyaOrig="279" w14:anchorId="7897CBC4">
            <v:shape id="_x0000_i1110" type="#_x0000_t75" style="width:14.25pt;height:14.25pt" o:ole="">
              <v:imagedata r:id="rId195" o:title=""/>
            </v:shape>
            <o:OLEObject Type="Embed" ProgID="Equation.DSMT4" ShapeID="_x0000_i1110" DrawAspect="Content" ObjectID="_1417184587" r:id="rId204"/>
          </w:object>
        </w:r>
      </w:del>
      <m:oMath>
        <m:acc>
          <m:accPr>
            <m:chr m:val="⃗"/>
            <m:ctrlPr>
              <w:ins w:id="6214" w:author="The Si Tran" w:date="2012-12-06T02:12:00Z">
                <w:rPr>
                  <w:rFonts w:ascii="Cambria Math" w:hAnsi="Cambria Math"/>
                  <w:i/>
                </w:rPr>
              </w:ins>
            </m:ctrlPr>
          </m:accPr>
          <m:e>
            <w:ins w:id="6215" w:author="The Si Tran" w:date="2012-12-06T02:12:00Z">
              <m:r>
                <w:rPr>
                  <w:rFonts w:ascii="Cambria Math" w:hAnsi="Cambria Math"/>
                </w:rPr>
                <m:t>w</m:t>
              </m:r>
            </w:ins>
          </m:e>
        </m:acc>
      </m:oMath>
      <w:r w:rsidRPr="0049233F">
        <w:t xml:space="preserve"> trên một không gian thực </w:t>
      </w:r>
      <w:ins w:id="6216" w:author="The Si Tran" w:date="2012-12-06T02:12:00Z">
        <m:oMath>
          <m:r>
            <w:rPr>
              <w:rFonts w:ascii="Cambria Math" w:hAnsi="Cambria Math"/>
            </w:rPr>
            <m:t>n+1</m:t>
          </m:r>
        </m:oMath>
      </w:ins>
      <w:del w:id="6217"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7777777" w:rsidR="0088753F" w:rsidRPr="00900AAA" w:rsidRDefault="0088753F" w:rsidP="0088753F">
      <w:pPr>
        <w:pStyle w:val="ListParagraph"/>
        <w:numPr>
          <w:ilvl w:val="0"/>
          <w:numId w:val="10"/>
        </w:numPr>
        <w:spacing w:after="0" w:line="360" w:lineRule="auto"/>
        <w:ind w:left="0"/>
        <w:rPr>
          <w:ins w:id="6218" w:author="The Si Tran" w:date="2012-12-06T02:13:00Z"/>
          <w:rFonts w:ascii="Times New Roman" w:hAnsi="Times New Roman"/>
          <w:i/>
          <w:sz w:val="26"/>
          <w:szCs w:val="26"/>
          <w:u w:val="single"/>
          <w:rPrChange w:id="6219" w:author="The Si Tran" w:date="2012-12-06T02:13:00Z">
            <w:rPr>
              <w:ins w:id="6220" w:author="The Si Tran" w:date="2012-12-06T02:13:00Z"/>
              <w:rFonts w:ascii="Times New Roman" w:hAnsi="Times New Roman"/>
              <w:sz w:val="26"/>
              <w:szCs w:val="26"/>
            </w:rPr>
          </w:rPrChange>
        </w:rPr>
      </w:pPr>
      <w:r w:rsidRPr="0049233F">
        <w:rPr>
          <w:rFonts w:ascii="Times New Roman" w:hAnsi="Times New Roman"/>
          <w:b/>
          <w:i/>
          <w:sz w:val="26"/>
          <w:szCs w:val="26"/>
        </w:rPr>
        <w:lastRenderedPageBreak/>
        <w:t>Luật huấn luyện perceptron</w:t>
      </w:r>
      <w:r w:rsidRPr="0049233F">
        <w:rPr>
          <w:rFonts w:ascii="Times New Roman" w:hAnsi="Times New Roman"/>
          <w:sz w:val="26"/>
          <w:szCs w:val="26"/>
        </w:rPr>
        <w:t xml:space="preserve">:  Để tìm một vector </w:t>
      </w:r>
      <w:del w:id="6221" w:author="The Si Tran" w:date="2012-12-06T02:13:00Z">
        <w:r w:rsidRPr="0049233F" w:rsidDel="00900AAA">
          <w:rPr>
            <w:rFonts w:ascii="Times New Roman" w:hAnsi="Times New Roman"/>
            <w:position w:val="-6"/>
            <w:sz w:val="26"/>
            <w:szCs w:val="26"/>
            <w:rPrChange w:id="6222" w:author="The Si Tran" w:date="2012-12-05T23:02:00Z">
              <w:rPr>
                <w:rFonts w:ascii="Times New Roman" w:hAnsi="Times New Roman"/>
                <w:position w:val="-6"/>
                <w:sz w:val="26"/>
                <w:szCs w:val="26"/>
              </w:rPr>
            </w:rPrChange>
          </w:rPr>
          <w:object w:dxaOrig="240" w:dyaOrig="279" w14:anchorId="72710CDF">
            <v:shape id="_x0000_i1111" type="#_x0000_t75" style="width:14.25pt;height:14.25pt" o:ole="">
              <v:imagedata r:id="rId200" o:title=""/>
            </v:shape>
            <o:OLEObject Type="Embed" ProgID="Equation.DSMT4" ShapeID="_x0000_i1111" DrawAspect="Content" ObjectID="_1417184588" r:id="rId205"/>
          </w:object>
        </w:r>
      </w:del>
      <m:oMath>
        <m:acc>
          <m:accPr>
            <m:chr m:val="⃗"/>
            <m:ctrlPr>
              <w:ins w:id="6223" w:author="The Si Tran" w:date="2012-12-06T02:13:00Z">
                <w:rPr>
                  <w:rFonts w:ascii="Cambria Math" w:eastAsia="Times New Roman" w:hAnsi="Cambria Math"/>
                  <w:i/>
                  <w:sz w:val="26"/>
                  <w:szCs w:val="26"/>
                </w:rPr>
              </w:ins>
            </m:ctrlPr>
          </m:accPr>
          <m:e>
            <w:ins w:id="6224" w:author="The Si Tran" w:date="2012-12-06T02:13:00Z">
              <m:r>
                <w:rPr>
                  <w:rFonts w:ascii="Cambria Math" w:hAnsi="Cambria Math"/>
                  <w:szCs w:val="26"/>
                </w:rPr>
                <m:t>w</m:t>
              </m:r>
            </w:ins>
          </m:e>
        </m:acc>
      </m:oMath>
      <w:ins w:id="6225"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226" w:author="The Si Tran" w:date="2012-12-06T02:13:00Z">
        <w:r w:rsidRPr="0049233F" w:rsidDel="00900AAA">
          <w:rPr>
            <w:rFonts w:ascii="Times New Roman" w:hAnsi="Times New Roman"/>
            <w:position w:val="-6"/>
            <w:sz w:val="26"/>
            <w:szCs w:val="26"/>
            <w:rPrChange w:id="6227" w:author="The Si Tran" w:date="2012-12-05T23:02:00Z">
              <w:rPr>
                <w:rFonts w:ascii="Times New Roman" w:hAnsi="Times New Roman"/>
                <w:position w:val="-6"/>
                <w:sz w:val="26"/>
                <w:szCs w:val="26"/>
              </w:rPr>
            </w:rPrChange>
          </w:rPr>
          <w:object w:dxaOrig="240" w:dyaOrig="279" w14:anchorId="7607ABCA">
            <v:shape id="_x0000_i1112" type="#_x0000_t75" style="width:14.25pt;height:14.25pt" o:ole="">
              <v:imagedata r:id="rId200" o:title=""/>
            </v:shape>
            <o:OLEObject Type="Embed" ProgID="Equation.DSMT4" ShapeID="_x0000_i1112" DrawAspect="Content" ObjectID="_1417184589" r:id="rId206"/>
          </w:object>
        </w:r>
      </w:del>
      <m:oMath>
        <m:acc>
          <m:accPr>
            <m:chr m:val="⃗"/>
            <m:ctrlPr>
              <w:ins w:id="6228" w:author="The Si Tran" w:date="2012-12-06T02:13:00Z">
                <w:rPr>
                  <w:rFonts w:ascii="Cambria Math" w:eastAsia="Times New Roman" w:hAnsi="Cambria Math"/>
                  <w:i/>
                  <w:sz w:val="26"/>
                  <w:szCs w:val="26"/>
                </w:rPr>
              </w:ins>
            </m:ctrlPr>
          </m:accPr>
          <m:e>
            <w:ins w:id="6229" w:author="The Si Tran" w:date="2012-12-06T02:13:00Z">
              <m:r>
                <w:rPr>
                  <w:rFonts w:ascii="Cambria Math" w:hAnsi="Cambria Math"/>
                  <w:szCs w:val="26"/>
                </w:rPr>
                <m:t>w</m:t>
              </m:r>
            </w:ins>
          </m:e>
        </m:acc>
      </m:oMath>
      <w:ins w:id="6230"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350BDD">
      <w:pPr>
        <w:ind w:left="1440"/>
        <w:rPr>
          <w:ins w:id="6231" w:author="The Si Tran" w:date="2012-12-06T02:14:00Z"/>
          <w:szCs w:val="26"/>
        </w:rPr>
        <w:pPrChange w:id="6232" w:author="The Si Tran" w:date="2012-12-06T02:13:00Z">
          <w:pPr>
            <w:pStyle w:val="ListParagraph"/>
            <w:numPr>
              <w:numId w:val="10"/>
            </w:numPr>
            <w:spacing w:after="0" w:line="360" w:lineRule="auto"/>
            <w:ind w:left="0" w:hanging="360"/>
          </w:pPr>
        </w:pPrChange>
      </w:pPr>
      <m:oMathPara>
        <m:oMathParaPr>
          <m:jc m:val="left"/>
        </m:oMathParaPr>
        <m:oMath>
          <m:sSub>
            <m:sSubPr>
              <m:ctrlPr>
                <w:ins w:id="6233" w:author="The Si Tran" w:date="2012-12-06T02:13:00Z">
                  <w:rPr>
                    <w:rFonts w:ascii="Cambria Math" w:hAnsi="Cambria Math"/>
                    <w:szCs w:val="26"/>
                  </w:rPr>
                </w:ins>
              </m:ctrlPr>
            </m:sSubPr>
            <m:e>
              <w:ins w:id="6234" w:author="The Si Tran" w:date="2012-12-06T02:13:00Z">
                <m:r>
                  <w:rPr>
                    <w:rFonts w:ascii="Cambria Math" w:hAnsi="Cambria Math"/>
                    <w:szCs w:val="26"/>
                  </w:rPr>
                  <m:t>w</m:t>
                </m:r>
              </w:ins>
            </m:e>
            <m:sub>
              <w:ins w:id="6235" w:author="The Si Tran" w:date="2012-12-06T02:13:00Z">
                <m:r>
                  <w:rPr>
                    <w:rFonts w:ascii="Cambria Math" w:hAnsi="Cambria Math"/>
                    <w:szCs w:val="26"/>
                  </w:rPr>
                  <m:t>i</m:t>
                </m:r>
              </w:ins>
            </m:sub>
          </m:sSub>
          <w:ins w:id="6236" w:author="The Si Tran" w:date="2012-12-06T02:14:00Z">
            <m:r>
              <w:rPr>
                <w:rFonts w:ascii="Cambria Math" w:hAnsi="Cambria Math"/>
                <w:szCs w:val="26"/>
              </w:rPr>
              <m:t>←</m:t>
            </m:r>
          </w:ins>
          <m:sSub>
            <m:sSubPr>
              <m:ctrlPr>
                <w:ins w:id="6237" w:author="The Si Tran" w:date="2012-12-06T02:14:00Z">
                  <w:rPr>
                    <w:rFonts w:ascii="Cambria Math" w:hAnsi="Cambria Math"/>
                    <w:szCs w:val="26"/>
                  </w:rPr>
                </w:ins>
              </m:ctrlPr>
            </m:sSubPr>
            <m:e>
              <w:ins w:id="6238" w:author="The Si Tran" w:date="2012-12-06T02:14:00Z">
                <m:r>
                  <w:rPr>
                    <w:rFonts w:ascii="Cambria Math" w:hAnsi="Cambria Math"/>
                    <w:szCs w:val="26"/>
                  </w:rPr>
                  <m:t>w</m:t>
                </m:r>
              </w:ins>
            </m:e>
            <m:sub>
              <w:ins w:id="6239" w:author="The Si Tran" w:date="2012-12-06T02:14:00Z">
                <m:r>
                  <w:rPr>
                    <w:rFonts w:ascii="Cambria Math" w:hAnsi="Cambria Math"/>
                    <w:szCs w:val="26"/>
                  </w:rPr>
                  <m:t>i</m:t>
                </m:r>
              </w:ins>
            </m:sub>
          </m:sSub>
          <w:ins w:id="6240" w:author="The Si Tran" w:date="2012-12-06T02:14:00Z">
            <m:r>
              <w:rPr>
                <w:rFonts w:ascii="Cambria Math" w:hAnsi="Cambria Math"/>
                <w:szCs w:val="26"/>
              </w:rPr>
              <m:t>+</m:t>
            </m:r>
          </w:ins>
          <m:sSub>
            <m:sSubPr>
              <m:ctrlPr>
                <w:ins w:id="6241" w:author="The Si Tran" w:date="2012-12-06T02:14:00Z">
                  <w:rPr>
                    <w:rFonts w:ascii="Cambria Math" w:hAnsi="Cambria Math"/>
                    <w:szCs w:val="26"/>
                  </w:rPr>
                </w:ins>
              </m:ctrlPr>
            </m:sSubPr>
            <m:e>
              <w:ins w:id="6242" w:author="The Si Tran" w:date="2012-12-06T02:14:00Z">
                <m:r>
                  <w:rPr>
                    <w:rFonts w:ascii="Cambria Math" w:hAnsi="Cambria Math"/>
                    <w:szCs w:val="26"/>
                  </w:rPr>
                  <m:t>∆w</m:t>
                </m:r>
              </w:ins>
            </m:e>
            <m:sub>
              <w:ins w:id="6243" w:author="The Si Tran" w:date="2012-12-06T02:14:00Z">
                <m:r>
                  <w:rPr>
                    <w:rFonts w:ascii="Cambria Math" w:hAnsi="Cambria Math"/>
                    <w:szCs w:val="26"/>
                  </w:rPr>
                  <m:t>i</m:t>
                </m:r>
              </w:ins>
            </m:sub>
          </m:sSub>
        </m:oMath>
      </m:oMathPara>
    </w:p>
    <w:p w14:paraId="35EF2FE2" w14:textId="77777777" w:rsidR="00A40DAF" w:rsidRPr="00A40DAF" w:rsidDel="00A40DAF" w:rsidRDefault="00350BDD">
      <w:pPr>
        <w:ind w:left="1440"/>
        <w:rPr>
          <w:del w:id="6244" w:author="The Si Tran" w:date="2012-12-06T02:15:00Z"/>
          <w:szCs w:val="26"/>
          <w:u w:val="single"/>
          <w:rPrChange w:id="6245" w:author="The Si Tran" w:date="2012-12-06T02:15:00Z">
            <w:rPr>
              <w:del w:id="6246" w:author="The Si Tran" w:date="2012-12-06T02:15:00Z"/>
              <w:rFonts w:ascii="Times New Roman" w:hAnsi="Times New Roman"/>
              <w:i/>
              <w:sz w:val="26"/>
              <w:szCs w:val="26"/>
              <w:u w:val="single"/>
            </w:rPr>
          </w:rPrChange>
        </w:rPr>
        <w:pPrChange w:id="6247" w:author="The Si Tran" w:date="2012-12-06T02:13:00Z">
          <w:pPr>
            <w:pStyle w:val="ListParagraph"/>
            <w:numPr>
              <w:numId w:val="10"/>
            </w:numPr>
            <w:spacing w:after="0" w:line="360" w:lineRule="auto"/>
            <w:ind w:left="0" w:hanging="360"/>
          </w:pPr>
        </w:pPrChange>
      </w:pPr>
      <m:oMathPara>
        <m:oMathParaPr>
          <m:jc m:val="left"/>
        </m:oMathParaPr>
        <m:oMath>
          <m:sSub>
            <m:sSubPr>
              <m:ctrlPr>
                <w:ins w:id="6248" w:author="The Si Tran" w:date="2012-12-06T02:14:00Z">
                  <w:rPr>
                    <w:rFonts w:ascii="Cambria Math" w:hAnsi="Cambria Math"/>
                    <w:szCs w:val="26"/>
                  </w:rPr>
                </w:ins>
              </m:ctrlPr>
            </m:sSubPr>
            <m:e>
              <w:ins w:id="6249" w:author="The Si Tran" w:date="2012-12-06T02:14:00Z">
                <m:r>
                  <w:rPr>
                    <w:rFonts w:ascii="Cambria Math" w:hAnsi="Cambria Math"/>
                    <w:szCs w:val="26"/>
                  </w:rPr>
                  <m:t>∆w</m:t>
                </m:r>
              </w:ins>
            </m:e>
            <m:sub>
              <w:ins w:id="6250" w:author="The Si Tran" w:date="2012-12-06T02:14:00Z">
                <m:r>
                  <w:rPr>
                    <w:rFonts w:ascii="Cambria Math" w:hAnsi="Cambria Math"/>
                    <w:szCs w:val="26"/>
                  </w:rPr>
                  <m:t>i</m:t>
                </m:r>
              </w:ins>
            </m:sub>
          </m:sSub>
          <w:ins w:id="6251" w:author="The Si Tran" w:date="2012-12-06T02:14:00Z">
            <m:r>
              <w:rPr>
                <w:rFonts w:ascii="Cambria Math" w:hAnsi="Cambria Math"/>
                <w:szCs w:val="26"/>
              </w:rPr>
              <m:t>=</m:t>
            </m:r>
          </w:ins>
          <w:ins w:id="6252" w:author="The Si Tran" w:date="2012-12-06T02:15:00Z">
            <m:r>
              <w:rPr>
                <w:rFonts w:ascii="Cambria Math" w:hAnsi="Cambria Math"/>
                <w:szCs w:val="26"/>
              </w:rPr>
              <m:t>η(t-o)</m:t>
            </m:r>
          </w:ins>
          <m:sSub>
            <m:sSubPr>
              <m:ctrlPr>
                <w:ins w:id="6253" w:author="The Si Tran" w:date="2012-12-06T02:15:00Z">
                  <w:rPr>
                    <w:rFonts w:ascii="Cambria Math" w:hAnsi="Cambria Math"/>
                    <w:i/>
                    <w:szCs w:val="26"/>
                  </w:rPr>
                </w:ins>
              </m:ctrlPr>
            </m:sSubPr>
            <m:e>
              <w:ins w:id="6254" w:author="The Si Tran" w:date="2012-12-06T02:15:00Z">
                <m:r>
                  <w:rPr>
                    <w:rFonts w:ascii="Cambria Math" w:hAnsi="Cambria Math"/>
                    <w:szCs w:val="26"/>
                  </w:rPr>
                  <m:t>x</m:t>
                </m:r>
              </w:ins>
            </m:e>
            <m:sub>
              <w:ins w:id="6255"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256" w:author="The Si Tran" w:date="2012-12-06T02:15:00Z"/>
          <w:rFonts w:ascii="Times New Roman" w:hAnsi="Times New Roman"/>
          <w:sz w:val="26"/>
          <w:szCs w:val="26"/>
        </w:rPr>
      </w:pPr>
      <w:del w:id="6257"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258" w:author="Unknown">
              <w:rPr>
                <w:noProof/>
              </w:rPr>
            </w:rPrChange>
          </w:rPr>
          <w:drawing>
            <wp:inline distT="0" distB="0" distL="0" distR="0" wp14:anchorId="1F564A10" wp14:editId="002C1531">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259" w:author="The Si Tran" w:date="2012-12-06T02:15:00Z">
          <w:pPr>
            <w:pStyle w:val="ListParagraph"/>
            <w:spacing w:after="0" w:line="360" w:lineRule="auto"/>
            <w:ind w:left="0"/>
          </w:pPr>
        </w:pPrChange>
      </w:pPr>
      <w:del w:id="6260" w:author="The Si Tran" w:date="2012-12-06T02:15:00Z">
        <w:r w:rsidRPr="0049233F" w:rsidDel="00A40DAF">
          <w:delText xml:space="preserve">                   </w:delText>
        </w:r>
        <w:r w:rsidRPr="00097101" w:rsidDel="00A40DAF">
          <w:rPr>
            <w:noProof/>
            <w:rPrChange w:id="6261" w:author="Unknown">
              <w:rPr>
                <w:noProof/>
              </w:rPr>
            </w:rPrChange>
          </w:rPr>
          <w:drawing>
            <wp:inline distT="0" distB="0" distL="0" distR="0" wp14:anchorId="357AB739" wp14:editId="3635BB57">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3" type="#_x0000_t75" style="width:7.55pt;height:14.25pt" o:ole="">
            <v:imagedata r:id="rId209" o:title=""/>
          </v:shape>
          <o:OLEObject Type="Embed" ProgID="Equation.DSMT4" ShapeID="_x0000_i1113" DrawAspect="Content" ObjectID="_1417184590" r:id="rId210"/>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6262" w:author="The Si Tran" w:date="2012-12-06T02:16:00Z"/>
          <w:rFonts w:ascii="Times New Roman" w:hAnsi="Times New Roman"/>
          <w:i/>
          <w:sz w:val="26"/>
          <w:szCs w:val="26"/>
          <w:u w:val="single"/>
          <w:rPrChange w:id="6263" w:author="The Si Tran" w:date="2012-12-06T02:16:00Z">
            <w:rPr>
              <w:ins w:id="6264"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265" w:author="The Si Tran" w:date="2012-12-06T02:17:00Z">
            <w:rPr>
              <w:rFonts w:ascii="Times New Roman" w:hAnsi="Times New Roman"/>
              <w:i/>
              <w:sz w:val="26"/>
              <w:szCs w:val="26"/>
              <w:u w:val="single"/>
            </w:rPr>
          </w:rPrChange>
        </w:rPr>
        <w:pPrChange w:id="6266" w:author="The Si Tran" w:date="2012-12-06T02:16:00Z">
          <w:pPr>
            <w:pStyle w:val="ListParagraph"/>
            <w:numPr>
              <w:numId w:val="10"/>
            </w:numPr>
            <w:spacing w:after="0" w:line="360" w:lineRule="auto"/>
            <w:ind w:left="0" w:hanging="360"/>
          </w:pPr>
        </w:pPrChange>
      </w:pPr>
      <w:ins w:id="6267"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268" w:author="The Si Tran" w:date="2012-12-06T02:16:00Z"/>
          <w:rFonts w:ascii="Times New Roman" w:hAnsi="Times New Roman"/>
          <w:b/>
          <w:i/>
          <w:sz w:val="26"/>
          <w:szCs w:val="26"/>
        </w:rPr>
      </w:pPr>
      <w:del w:id="6269" w:author="The Si Tran" w:date="2012-12-06T02:17:00Z">
        <w:r w:rsidRPr="0049233F" w:rsidDel="00C841C4">
          <w:rPr>
            <w:rFonts w:ascii="Times New Roman" w:hAnsi="Times New Roman"/>
            <w:b/>
            <w:i/>
            <w:sz w:val="26"/>
            <w:szCs w:val="26"/>
          </w:rPr>
          <w:delText xml:space="preserve">             </w:delText>
        </w:r>
      </w:del>
      <w:del w:id="6270"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271" w:author="Unknown">
              <w:rPr>
                <w:noProof/>
              </w:rPr>
            </w:rPrChange>
          </w:rPr>
          <w:drawing>
            <wp:inline distT="0" distB="0" distL="0" distR="0" wp14:anchorId="2F618E5D" wp14:editId="4660B779">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272"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273" w:author="The Si Tran" w:date="2012-12-06T02:19:00Z"/>
          <w:rFonts w:ascii="Times New Roman" w:hAnsi="Times New Roman"/>
          <w:sz w:val="26"/>
          <w:szCs w:val="26"/>
        </w:rPr>
        <w:pPrChange w:id="6274" w:author="The Si Tran" w:date="2012-12-06T02:19:00Z">
          <w:pPr>
            <w:pStyle w:val="ListParagraph"/>
            <w:spacing w:after="0" w:line="360" w:lineRule="auto"/>
            <w:ind w:left="0"/>
          </w:pPr>
        </w:pPrChange>
      </w:pPr>
      <w:ins w:id="6275"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276" w:author="The Si Tran" w:date="2012-12-06T02:19:00Z">
            <w:rPr>
              <w:noProof/>
            </w:rPr>
          </w:rPrChange>
        </w:rPr>
        <w:pPrChange w:id="6277" w:author="The Si Tran" w:date="2012-12-06T02:19:00Z">
          <w:pPr>
            <w:pStyle w:val="ListParagraph"/>
            <w:spacing w:after="0" w:line="360" w:lineRule="auto"/>
            <w:ind w:firstLine="720"/>
          </w:pPr>
        </w:pPrChange>
      </w:pPr>
      <w:del w:id="6278" w:author="The Si Tran" w:date="2012-12-06T02:19:00Z">
        <w:r w:rsidRPr="002B1464" w:rsidDel="00DF09B3">
          <w:rPr>
            <w:noProof/>
          </w:rPr>
          <w:drawing>
            <wp:inline distT="0" distB="0" distL="0" distR="0" wp14:anchorId="15785917" wp14:editId="076B6E09">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w14:anchorId="7264A76B">
          <v:shape id="_x0000_i1114" type="#_x0000_t75" style="width:14.25pt;height:14.25pt" o:ole="">
            <v:imagedata r:id="rId195" o:title=""/>
          </v:shape>
          <o:OLEObject Type="Embed" ProgID="Equation.DSMT4" ShapeID="_x0000_i1114" DrawAspect="Content" ObjectID="_1417184591" r:id="rId213"/>
        </w:object>
      </w:r>
      <w:r w:rsidRPr="0049233F">
        <w:rPr>
          <w:rFonts w:ascii="Times New Roman" w:hAnsi="Times New Roman"/>
          <w:sz w:val="26"/>
          <w:szCs w:val="26"/>
        </w:rPr>
        <w:t xml:space="preserve"> sau </w:t>
      </w:r>
      <w:r w:rsidRPr="0049233F">
        <w:rPr>
          <w:rFonts w:ascii="Times New Roman" w:hAnsi="Times New Roman"/>
          <w:sz w:val="26"/>
          <w:szCs w:val="26"/>
        </w:rPr>
        <w:lastRenderedPageBreak/>
        <w:t xml:space="preserve">cho </w:t>
      </w:r>
      <w:r w:rsidRPr="00AF1345">
        <w:rPr>
          <w:rFonts w:ascii="Times New Roman" w:hAnsi="Times New Roman"/>
          <w:position w:val="-10"/>
          <w:sz w:val="26"/>
          <w:szCs w:val="26"/>
        </w:rPr>
        <w:object w:dxaOrig="580" w:dyaOrig="320" w14:anchorId="1A77A6AA">
          <v:shape id="_x0000_i1115" type="#_x0000_t75" style="width:28.45pt;height:14.25pt" o:ole="">
            <v:imagedata r:id="rId214" o:title=""/>
          </v:shape>
          <o:OLEObject Type="Embed" ProgID="Equation.DSMT4" ShapeID="_x0000_i1115" DrawAspect="Content" ObjectID="_1417184592" r:id="rId215"/>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Phương pháp giảm độ dốc bắt đầu tìm với một vector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77777777" w:rsidR="0088753F" w:rsidRDefault="0088753F" w:rsidP="0088753F">
      <w:pPr>
        <w:pStyle w:val="ListParagraph"/>
        <w:spacing w:after="0" w:line="360" w:lineRule="auto"/>
        <w:ind w:left="0"/>
        <w:rPr>
          <w:ins w:id="6279"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6280"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281" w:author="The Si Tran" w:date="2012-12-06T02:22:00Z">
        <w:r w:rsidRPr="0049233F" w:rsidDel="008A19A3">
          <w:rPr>
            <w:rFonts w:ascii="Times New Roman" w:hAnsi="Times New Roman"/>
            <w:i/>
            <w:sz w:val="26"/>
            <w:szCs w:val="26"/>
          </w:rPr>
          <w:delText>E</w:delText>
        </w:r>
      </w:del>
      <w:del w:id="6282"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6" type="#_x0000_t75" style="width:14.25pt;height:14.25pt" o:ole="">
              <v:imagedata r:id="rId195" o:title=""/>
            </v:shape>
            <o:OLEObject Type="Embed" ProgID="Equation.DSMT4" ShapeID="_x0000_i1116" DrawAspect="Content" ObjectID="_1417184593" r:id="rId216"/>
          </w:object>
        </w:r>
        <w:r w:rsidRPr="0049233F" w:rsidDel="008A19A3">
          <w:rPr>
            <w:rFonts w:ascii="Times New Roman" w:hAnsi="Times New Roman"/>
            <w:sz w:val="26"/>
            <w:szCs w:val="26"/>
          </w:rPr>
          <w:delText xml:space="preserve">, ký hiệu là </w:delText>
        </w:r>
      </w:del>
      <w:del w:id="6283" w:author="The Si Tran" w:date="2012-12-06T02:19:00Z">
        <w:r w:rsidRPr="00AF1345" w:rsidDel="00DF09B3">
          <w:rPr>
            <w:rFonts w:ascii="Times New Roman" w:hAnsi="Times New Roman"/>
            <w:position w:val="-10"/>
            <w:sz w:val="26"/>
            <w:szCs w:val="26"/>
          </w:rPr>
          <w:object w:dxaOrig="740" w:dyaOrig="320" w14:anchorId="1BB3EC5E">
            <v:shape id="_x0000_i1117" type="#_x0000_t75" style="width:36pt;height:14.25pt" o:ole="">
              <v:imagedata r:id="rId217" o:title=""/>
            </v:shape>
            <o:OLEObject Type="Embed" ProgID="Equation.DSMT4" ShapeID="_x0000_i1117" DrawAspect="Content" ObjectID="_1417184594" r:id="rId218"/>
          </w:object>
        </w:r>
      </w:del>
      <w:ins w:id="6284"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285" w:author="The Si Tran" w:date="2012-12-06T02:22:00Z"/>
          <w:rFonts w:ascii="Times New Roman" w:hAnsi="Times New Roman"/>
          <w:sz w:val="26"/>
          <w:szCs w:val="26"/>
        </w:rPr>
        <w:pPrChange w:id="6286" w:author="The Si Tran" w:date="2012-12-14T06:06:00Z">
          <w:pPr>
            <w:pStyle w:val="ListParagraph"/>
            <w:spacing w:after="0" w:line="360" w:lineRule="auto"/>
            <w:ind w:left="0"/>
          </w:pPr>
        </w:pPrChange>
      </w:pPr>
      <w:ins w:id="6287" w:author="The Si Tran" w:date="2012-12-06T02:20:00Z">
        <w:r>
          <w:rPr>
            <w:rFonts w:ascii="Times New Roman" w:hAnsi="Times New Roman"/>
            <w:sz w:val="26"/>
            <w:szCs w:val="26"/>
          </w:rPr>
          <w:tab/>
        </w:r>
        <w:r>
          <w:rPr>
            <w:rFonts w:ascii="Times New Roman" w:hAnsi="Times New Roman"/>
            <w:sz w:val="26"/>
            <w:szCs w:val="26"/>
          </w:rPr>
          <w:tab/>
        </w:r>
      </w:ins>
      <w:ins w:id="6288"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289" w:author="The Si Tran" w:date="2012-12-14T06:06:00Z">
          <w:pPr>
            <w:pStyle w:val="ListParagraph"/>
            <w:spacing w:after="0" w:line="360" w:lineRule="auto"/>
            <w:ind w:left="0"/>
          </w:pPr>
        </w:pPrChange>
      </w:pPr>
      <w:del w:id="6290"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291" w:author="Unknown">
              <w:rPr>
                <w:noProof/>
              </w:rPr>
            </w:rPrChange>
          </w:rPr>
          <w:drawing>
            <wp:inline distT="0" distB="0" distL="0" distR="0" wp14:anchorId="607F83D3" wp14:editId="3F68F0EA">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77777777" w:rsidR="0008713C" w:rsidRDefault="0088753F">
      <w:pPr>
        <w:rPr>
          <w:ins w:id="6292" w:author="The Si Tran" w:date="2012-12-06T02:25:00Z"/>
        </w:rPr>
        <w:pPrChange w:id="6293"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6294" w:author="The Si Tran" w:date="2012-12-06T02:24:00Z">
        <w:r w:rsidR="008A19A3">
          <w:t>-</w:t>
        </w:r>
      </w:ins>
      <w:del w:id="6295" w:author="The Si Tran" w:date="2012-12-06T02:23:00Z">
        <w:r w:rsidRPr="00AF1345" w:rsidDel="008A19A3">
          <w:rPr>
            <w:position w:val="-10"/>
          </w:rPr>
          <w:object w:dxaOrig="859" w:dyaOrig="320" w14:anchorId="3B61AA20">
            <v:shape id="_x0000_i1118" type="#_x0000_t75" style="width:43.55pt;height:14.25pt" o:ole="">
              <v:imagedata r:id="rId220" o:title=""/>
            </v:shape>
            <o:OLEObject Type="Embed" ProgID="Equation.DSMT4" ShapeID="_x0000_i1118" DrawAspect="Content" ObjectID="_1417184595" r:id="rId221"/>
          </w:object>
        </w:r>
      </w:del>
      <w:ins w:id="6296"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297" w:author="The Si Tran" w:date="2012-12-06T02:24:00Z">
        <m:oMath>
          <m:r>
            <w:rPr>
              <w:rFonts w:ascii="Cambria Math" w:hAnsi="Cambria Math"/>
            </w:rPr>
            <m:t>E</m:t>
          </m:r>
        </m:oMath>
      </w:ins>
      <w:del w:id="6298" w:author="The Si Tran" w:date="2012-12-06T02:24:00Z">
        <w:r w:rsidRPr="0049233F" w:rsidDel="008A19A3">
          <w:rPr>
            <w:i/>
          </w:rPr>
          <w:delText>E</w:delText>
        </w:r>
      </w:del>
      <w:r w:rsidRPr="0049233F">
        <w:t>. Trong hình 2.7 nó được biểu diễn bằng dấu mũi tên. Các trọng số sẽ được cập nhập theo quy luật sau:</w:t>
      </w:r>
    </w:p>
    <w:p w14:paraId="501AD038" w14:textId="304CCB6E" w:rsidR="009F1B0B" w:rsidRDefault="00350BDD">
      <w:pPr>
        <w:spacing w:before="0"/>
        <w:rPr>
          <w:ins w:id="6299" w:author="The Si Tran" w:date="2012-12-06T02:27:00Z"/>
        </w:rPr>
        <w:pPrChange w:id="6300" w:author="The Si Tran" w:date="2012-12-14T06:08:00Z">
          <w:pPr>
            <w:pStyle w:val="ListParagraph"/>
            <w:spacing w:after="0" w:line="360" w:lineRule="auto"/>
            <w:ind w:left="0"/>
          </w:pPr>
        </w:pPrChange>
      </w:pPr>
      <m:oMathPara>
        <m:oMath>
          <m:acc>
            <m:accPr>
              <m:chr m:val="⃗"/>
              <m:ctrlPr>
                <w:ins w:id="6301" w:author="The Si Tran" w:date="2012-12-06T02:26:00Z">
                  <w:rPr>
                    <w:rFonts w:ascii="Cambria Math" w:hAnsi="Cambria Math"/>
                    <w:i/>
                  </w:rPr>
                </w:ins>
              </m:ctrlPr>
            </m:accPr>
            <m:e>
              <w:ins w:id="6302" w:author="The Si Tran" w:date="2012-12-06T02:26:00Z">
                <m:r>
                  <w:rPr>
                    <w:rFonts w:ascii="Cambria Math" w:hAnsi="Cambria Math"/>
                  </w:rPr>
                  <m:t>w</m:t>
                </m:r>
              </w:ins>
            </m:e>
          </m:acc>
          <w:ins w:id="6303" w:author="The Si Tran" w:date="2012-12-06T02:26:00Z">
            <m:r>
              <w:rPr>
                <w:rFonts w:ascii="Cambria Math" w:hAnsi="Cambria Math"/>
              </w:rPr>
              <m:t>←</m:t>
            </m:r>
          </w:ins>
          <m:acc>
            <m:accPr>
              <m:chr m:val="⃗"/>
              <m:ctrlPr>
                <w:ins w:id="6304" w:author="The Si Tran" w:date="2012-12-06T02:26:00Z">
                  <w:rPr>
                    <w:rFonts w:ascii="Cambria Math" w:hAnsi="Cambria Math"/>
                    <w:i/>
                  </w:rPr>
                </w:ins>
              </m:ctrlPr>
            </m:accPr>
            <m:e>
              <w:ins w:id="6305" w:author="The Si Tran" w:date="2012-12-06T02:26:00Z">
                <m:r>
                  <w:rPr>
                    <w:rFonts w:ascii="Cambria Math" w:hAnsi="Cambria Math"/>
                  </w:rPr>
                  <m:t>w</m:t>
                </m:r>
              </w:ins>
            </m:e>
          </m:acc>
          <w:ins w:id="6306" w:author="The Si Tran" w:date="2012-12-06T02:27:00Z">
            <m:r>
              <w:rPr>
                <w:rFonts w:ascii="Cambria Math" w:hAnsi="Cambria Math"/>
              </w:rPr>
              <m:t>+</m:t>
            </m:r>
          </w:ins>
          <m:acc>
            <m:accPr>
              <m:chr m:val="⃗"/>
              <m:ctrlPr>
                <w:ins w:id="6307" w:author="The Si Tran" w:date="2012-12-06T02:27:00Z">
                  <w:rPr>
                    <w:rFonts w:ascii="Cambria Math" w:hAnsi="Cambria Math"/>
                    <w:i/>
                  </w:rPr>
                </w:ins>
              </m:ctrlPr>
            </m:accPr>
            <m:e>
              <w:ins w:id="6308"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309" w:author="The Si Tran" w:date="2012-12-06T02:29:00Z"/>
          <w:rFonts w:ascii="Times New Roman" w:hAnsi="Times New Roman"/>
          <w:sz w:val="26"/>
          <w:szCs w:val="26"/>
        </w:rPr>
      </w:pPr>
      <w:ins w:id="6310" w:author="The Si Tran" w:date="2012-12-06T02:28:00Z">
        <m:oMathPara>
          <m:oMath>
            <m:r>
              <w:rPr>
                <w:rFonts w:ascii="Cambria Math" w:hAnsi="Cambria Math"/>
                <w:sz w:val="26"/>
                <w:szCs w:val="26"/>
              </w:rPr>
              <m:t>∆</m:t>
            </m:r>
          </m:oMath>
        </m:oMathPara>
      </w:ins>
      <m:oMathPara>
        <m:oMath>
          <m:acc>
            <m:accPr>
              <m:chr m:val="⃗"/>
              <m:ctrlPr>
                <w:ins w:id="6311" w:author="The Si Tran" w:date="2012-12-06T02:27:00Z">
                  <w:rPr>
                    <w:rFonts w:ascii="Cambria Math" w:hAnsi="Cambria Math"/>
                    <w:i/>
                    <w:sz w:val="26"/>
                    <w:szCs w:val="26"/>
                  </w:rPr>
                </w:ins>
              </m:ctrlPr>
            </m:accPr>
            <m:e>
              <w:ins w:id="6312" w:author="The Si Tran" w:date="2012-12-06T02:28:00Z">
                <m:r>
                  <w:rPr>
                    <w:rFonts w:ascii="Cambria Math" w:hAnsi="Cambria Math"/>
                    <w:sz w:val="26"/>
                    <w:szCs w:val="26"/>
                  </w:rPr>
                  <m:t>w</m:t>
                </m:r>
              </w:ins>
            </m:e>
          </m:acc>
          <w:ins w:id="6313"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314" w:author="The Si Tran" w:date="2012-12-06T02:28:00Z">
                  <w:rPr>
                    <w:rFonts w:ascii="Cambria Math" w:hAnsi="Cambria Math"/>
                    <w:i/>
                    <w:sz w:val="26"/>
                    <w:szCs w:val="26"/>
                  </w:rPr>
                </w:ins>
              </m:ctrlPr>
            </m:accPr>
            <m:e>
              <w:ins w:id="6315" w:author="The Si Tran" w:date="2012-12-06T02:28:00Z">
                <m:r>
                  <w:rPr>
                    <w:rFonts w:ascii="Cambria Math" w:hAnsi="Cambria Math"/>
                    <w:sz w:val="26"/>
                    <w:szCs w:val="26"/>
                  </w:rPr>
                  <m:t>w</m:t>
                </m:r>
              </w:ins>
            </m:e>
          </m:acc>
          <w:ins w:id="6316"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317" w:author="The Si Tran" w:date="2012-12-06T02:29:00Z"/>
          <w:rFonts w:ascii="Times New Roman" w:hAnsi="Times New Roman"/>
          <w:sz w:val="26"/>
          <w:szCs w:val="26"/>
        </w:rPr>
      </w:pPr>
      <w:del w:id="6318"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319" w:author="Unknown">
              <w:rPr>
                <w:noProof/>
              </w:rPr>
            </w:rPrChange>
          </w:rPr>
          <w:drawing>
            <wp:inline distT="0" distB="0" distL="0" distR="0" wp14:anchorId="2CC852DC" wp14:editId="37EF09D7">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320"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321" w:author="The Si Tran" w:date="2012-12-06T02:29:00Z"/>
          <w:rFonts w:ascii="Times New Roman" w:hAnsi="Times New Roman"/>
          <w:sz w:val="26"/>
          <w:szCs w:val="26"/>
        </w:rPr>
      </w:pPr>
      <w:del w:id="6322"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323" w:author="The Si Tran" w:date="2012-12-06T02:29:00Z">
        <w:r w:rsidRPr="002B1464" w:rsidDel="004D3F55">
          <w:rPr>
            <w:rFonts w:ascii="Times New Roman" w:hAnsi="Times New Roman"/>
            <w:noProof/>
            <w:sz w:val="26"/>
            <w:szCs w:val="26"/>
            <w:rPrChange w:id="6324" w:author="Unknown">
              <w:rPr>
                <w:noProof/>
              </w:rPr>
            </w:rPrChange>
          </w:rPr>
          <w:drawing>
            <wp:inline distT="0" distB="0" distL="0" distR="0" wp14:anchorId="02B5E461" wp14:editId="685945DC">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325"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350BDD">
      <w:pPr>
        <w:pStyle w:val="EquationIndex"/>
        <w:rPr>
          <w:ins w:id="6326" w:author="The Si Tran" w:date="2012-12-06T02:30:00Z"/>
        </w:rPr>
        <w:pPrChange w:id="6327" w:author="The Si Tran" w:date="2012-12-15T08:05:00Z">
          <w:pPr>
            <w:ind w:left="1440"/>
          </w:pPr>
        </w:pPrChange>
      </w:pPr>
      <m:oMathPara>
        <m:oMath>
          <m:sSub>
            <m:sSubPr>
              <m:ctrlPr>
                <w:ins w:id="6328" w:author="The Si Tran" w:date="2012-12-06T02:30:00Z">
                  <w:rPr>
                    <w:rFonts w:ascii="Cambria Math" w:hAnsi="Cambria Math"/>
                  </w:rPr>
                </w:ins>
              </m:ctrlPr>
            </m:sSubPr>
            <m:e>
              <w:ins w:id="6329" w:author="The Si Tran" w:date="2012-12-06T02:30:00Z">
                <m:r>
                  <w:rPr>
                    <w:rFonts w:ascii="Cambria Math" w:hAnsi="Cambria Math"/>
                  </w:rPr>
                  <m:t>w</m:t>
                </m:r>
              </w:ins>
            </m:e>
            <m:sub>
              <w:ins w:id="6330" w:author="The Si Tran" w:date="2012-12-06T02:30:00Z">
                <m:r>
                  <w:rPr>
                    <w:rFonts w:ascii="Cambria Math" w:hAnsi="Cambria Math"/>
                  </w:rPr>
                  <m:t>i</m:t>
                </m:r>
              </w:ins>
            </m:sub>
          </m:sSub>
          <w:ins w:id="6331" w:author="The Si Tran" w:date="2012-12-06T02:30:00Z">
            <m:r>
              <m:rPr>
                <m:sty m:val="p"/>
              </m:rPr>
              <w:rPr>
                <w:rFonts w:ascii="Cambria Math" w:hAnsi="Cambria Math"/>
              </w:rPr>
              <m:t>←</m:t>
            </m:r>
          </w:ins>
          <m:sSub>
            <m:sSubPr>
              <m:ctrlPr>
                <w:ins w:id="6332" w:author="The Si Tran" w:date="2012-12-06T02:30:00Z">
                  <w:rPr>
                    <w:rFonts w:ascii="Cambria Math" w:hAnsi="Cambria Math"/>
                  </w:rPr>
                </w:ins>
              </m:ctrlPr>
            </m:sSubPr>
            <m:e>
              <w:ins w:id="6333" w:author="The Si Tran" w:date="2012-12-06T02:30:00Z">
                <m:r>
                  <w:rPr>
                    <w:rFonts w:ascii="Cambria Math" w:hAnsi="Cambria Math"/>
                  </w:rPr>
                  <m:t>w</m:t>
                </m:r>
              </w:ins>
            </m:e>
            <m:sub>
              <w:ins w:id="6334" w:author="The Si Tran" w:date="2012-12-06T02:30:00Z">
                <m:r>
                  <w:rPr>
                    <w:rFonts w:ascii="Cambria Math" w:hAnsi="Cambria Math"/>
                  </w:rPr>
                  <m:t>i</m:t>
                </m:r>
              </w:ins>
            </m:sub>
          </m:sSub>
          <w:ins w:id="6335" w:author="The Si Tran" w:date="2012-12-06T02:30:00Z">
            <m:r>
              <m:rPr>
                <m:sty m:val="p"/>
              </m:rPr>
              <w:rPr>
                <w:rFonts w:ascii="Cambria Math" w:hAnsi="Cambria Math"/>
              </w:rPr>
              <m:t>+</m:t>
            </m:r>
          </w:ins>
          <m:sSub>
            <m:sSubPr>
              <m:ctrlPr>
                <w:ins w:id="6336" w:author="The Si Tran" w:date="2012-12-06T02:30:00Z">
                  <w:rPr>
                    <w:rFonts w:ascii="Cambria Math" w:hAnsi="Cambria Math"/>
                  </w:rPr>
                </w:ins>
              </m:ctrlPr>
            </m:sSubPr>
            <m:e>
              <w:ins w:id="6337" w:author="The Si Tran" w:date="2012-12-06T02:30:00Z">
                <m:r>
                  <m:rPr>
                    <m:sty m:val="p"/>
                  </m:rPr>
                  <w:rPr>
                    <w:rFonts w:ascii="Cambria Math" w:hAnsi="Cambria Math"/>
                  </w:rPr>
                  <m:t>∆</m:t>
                </m:r>
                <m:r>
                  <w:rPr>
                    <w:rFonts w:ascii="Cambria Math" w:hAnsi="Cambria Math"/>
                  </w:rPr>
                  <m:t>w</m:t>
                </m:r>
              </w:ins>
            </m:e>
            <m:sub>
              <w:ins w:id="6338" w:author="The Si Tran" w:date="2012-12-06T02:30:00Z">
                <m:r>
                  <w:rPr>
                    <w:rFonts w:ascii="Cambria Math" w:hAnsi="Cambria Math"/>
                  </w:rPr>
                  <m:t>i</m:t>
                </m:r>
              </w:ins>
            </m:sub>
          </m:sSub>
        </m:oMath>
      </m:oMathPara>
    </w:p>
    <w:p w14:paraId="14A84423" w14:textId="77777777" w:rsidR="004D3F55" w:rsidRPr="00097101" w:rsidRDefault="00350BDD">
      <w:pPr>
        <w:pStyle w:val="EquationIndex"/>
        <w:rPr>
          <w:ins w:id="6339" w:author="The Si Tran" w:date="2012-12-06T02:30:00Z"/>
        </w:rPr>
        <w:pPrChange w:id="6340" w:author="The Si Tran" w:date="2012-12-15T08:05:00Z">
          <w:pPr>
            <w:ind w:left="1440"/>
          </w:pPr>
        </w:pPrChange>
      </w:pPr>
      <m:oMathPara>
        <m:oMath>
          <m:sSub>
            <m:sSubPr>
              <m:ctrlPr>
                <w:ins w:id="6341" w:author="The Si Tran" w:date="2012-12-06T02:30:00Z">
                  <w:rPr>
                    <w:rFonts w:ascii="Cambria Math" w:hAnsi="Cambria Math"/>
                  </w:rPr>
                </w:ins>
              </m:ctrlPr>
            </m:sSubPr>
            <m:e>
              <w:ins w:id="6342" w:author="The Si Tran" w:date="2012-12-06T02:30:00Z">
                <m:r>
                  <m:rPr>
                    <m:sty m:val="p"/>
                  </m:rPr>
                  <w:rPr>
                    <w:rFonts w:ascii="Cambria Math" w:hAnsi="Cambria Math"/>
                  </w:rPr>
                  <m:t>∆</m:t>
                </m:r>
                <m:r>
                  <w:rPr>
                    <w:rFonts w:ascii="Cambria Math" w:hAnsi="Cambria Math"/>
                  </w:rPr>
                  <m:t>w</m:t>
                </m:r>
              </w:ins>
            </m:e>
            <m:sub>
              <w:ins w:id="6343" w:author="The Si Tran" w:date="2012-12-06T02:30:00Z">
                <m:r>
                  <w:rPr>
                    <w:rFonts w:ascii="Cambria Math" w:hAnsi="Cambria Math"/>
                  </w:rPr>
                  <m:t>i</m:t>
                </m:r>
              </w:ins>
            </m:sub>
          </m:sSub>
          <w:ins w:id="6344" w:author="The Si Tran" w:date="2012-12-06T02:30:00Z">
            <m:r>
              <m:rPr>
                <m:sty m:val="p"/>
              </m:rPr>
              <w:rPr>
                <w:rFonts w:ascii="Cambria Math" w:hAnsi="Cambria Math"/>
              </w:rPr>
              <m:t>=-</m:t>
            </m:r>
            <m:r>
              <w:rPr>
                <w:rFonts w:ascii="Cambria Math" w:hAnsi="Cambria Math"/>
              </w:rPr>
              <m:t>η</m:t>
            </m:r>
          </w:ins>
          <m:f>
            <m:fPr>
              <m:ctrlPr>
                <w:ins w:id="6345" w:author="The Si Tran" w:date="2012-12-06T02:30:00Z">
                  <w:rPr>
                    <w:rFonts w:ascii="Cambria Math" w:hAnsi="Cambria Math"/>
                  </w:rPr>
                </w:ins>
              </m:ctrlPr>
            </m:fPr>
            <m:num>
              <w:ins w:id="6346" w:author="The Si Tran" w:date="2012-12-06T02:30:00Z">
                <m:r>
                  <w:rPr>
                    <w:rFonts w:ascii="Cambria Math" w:hAnsi="Cambria Math"/>
                  </w:rPr>
                  <m:t>∂E</m:t>
                </m:r>
              </w:ins>
            </m:num>
            <m:den>
              <w:ins w:id="6347" w:author="The Si Tran" w:date="2012-12-06T02:30:00Z">
                <m:r>
                  <w:rPr>
                    <w:rFonts w:ascii="Cambria Math" w:hAnsi="Cambria Math"/>
                  </w:rPr>
                  <m:t>∂</m:t>
                </m:r>
              </w:ins>
              <m:sSub>
                <m:sSubPr>
                  <m:ctrlPr>
                    <w:ins w:id="6348" w:author="The Si Tran" w:date="2012-12-06T02:30:00Z">
                      <w:rPr>
                        <w:rFonts w:ascii="Cambria Math" w:hAnsi="Cambria Math"/>
                      </w:rPr>
                    </w:ins>
                  </m:ctrlPr>
                </m:sSubPr>
                <m:e>
                  <w:ins w:id="6349" w:author="The Si Tran" w:date="2012-12-06T02:31:00Z">
                    <m:r>
                      <w:rPr>
                        <w:rFonts w:ascii="Cambria Math" w:hAnsi="Cambria Math"/>
                      </w:rPr>
                      <m:t>w</m:t>
                    </m:r>
                  </w:ins>
                </m:e>
                <m:sub>
                  <w:ins w:id="6350"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351"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352" w:author="The Si Tran" w:date="2012-12-06T02:31:00Z"/>
          <w:rFonts w:ascii="Times New Roman" w:hAnsi="Times New Roman"/>
          <w:sz w:val="26"/>
          <w:szCs w:val="26"/>
        </w:rPr>
      </w:pPr>
      <w:del w:id="6353" w:author="The Si Tran" w:date="2012-12-06T02:31:00Z">
        <w:r w:rsidRPr="0049233F" w:rsidDel="00FC5644">
          <w:rPr>
            <w:rFonts w:ascii="Times New Roman" w:hAnsi="Times New Roman"/>
            <w:sz w:val="26"/>
            <w:szCs w:val="26"/>
          </w:rPr>
          <w:delText xml:space="preserve">                      </w:delText>
        </w:r>
        <w:r w:rsidRPr="002B1464" w:rsidDel="00FC5644">
          <w:rPr>
            <w:noProof/>
            <w:szCs w:val="26"/>
            <w:rPrChange w:id="6354" w:author="Unknown">
              <w:rPr>
                <w:noProof/>
              </w:rPr>
            </w:rPrChange>
          </w:rPr>
          <w:drawing>
            <wp:inline distT="0" distB="0" distL="0" distR="0" wp14:anchorId="052A4D62" wp14:editId="43D9F113">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355"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356" w:author="Unknown">
              <w:rPr>
                <w:rFonts w:ascii="Times New Roman" w:eastAsiaTheme="minorHAnsi" w:hAnsi="Times New Roman"/>
                <w:noProof/>
                <w:sz w:val="26"/>
              </w:rPr>
            </w:rPrChange>
          </w:rPr>
          <w:drawing>
            <wp:inline distT="0" distB="0" distL="0" distR="0" wp14:anchorId="4070E0B0" wp14:editId="1B022BD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lastRenderedPageBreak/>
        <w:drawing>
          <wp:inline distT="0" distB="0" distL="0" distR="0" wp14:anchorId="5978921C" wp14:editId="3D579019">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38644B3F" w14:textId="77777777" w:rsidR="0088753F" w:rsidRPr="0049233F" w:rsidRDefault="0088753F">
      <w:pPr>
        <w:pStyle w:val="Hinh"/>
        <w:pPrChange w:id="6357" w:author="The Si Tran" w:date="2012-12-16T10:10:00Z">
          <w:pPr>
            <w:pStyle w:val="Caption"/>
          </w:pPr>
        </w:pPrChange>
      </w:pPr>
      <w:r w:rsidRPr="0049233F">
        <w:t xml:space="preserve">                                   </w:t>
      </w:r>
      <w:r w:rsidRPr="0049233F">
        <w:tab/>
        <w:t xml:space="preserve"> </w:t>
      </w:r>
      <w:bookmarkStart w:id="6358" w:name="_Toc327348215"/>
      <w:bookmarkStart w:id="6359" w:name="_Toc343029965"/>
      <w:bookmarkStart w:id="6360" w:name="_Toc343415657"/>
      <w:r w:rsidRPr="0049233F">
        <w:t>Hình</w:t>
      </w:r>
      <w:ins w:id="6361" w:author="The Si Tran" w:date="2012-12-11T23:35:00Z">
        <w:r w:rsidR="003E4F58">
          <w:t xml:space="preserve"> 4.6</w:t>
        </w:r>
      </w:ins>
      <w:del w:id="6362"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6363"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6364"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rPrChange w:id="6365" w:author="The Si Tran" w:date="2012-12-11T23:36:00Z">
            <w:rPr>
              <w:b w:val="0"/>
            </w:rPr>
          </w:rPrChange>
        </w:rPr>
        <w:t>Hàm lỗi của một đơn vị tuyến tính</w:t>
      </w:r>
      <w:bookmarkEnd w:id="6358"/>
      <w:bookmarkEnd w:id="6359"/>
      <w:bookmarkEnd w:id="6360"/>
    </w:p>
    <w:p w14:paraId="7AA782D4" w14:textId="77777777" w:rsidR="0088753F" w:rsidRPr="0049233F" w:rsidRDefault="0088753F" w:rsidP="0088753F">
      <w:pPr>
        <w:spacing w:before="0"/>
        <w:rPr>
          <w:szCs w:val="26"/>
        </w:rPr>
      </w:pPr>
    </w:p>
    <w:p w14:paraId="07530225" w14:textId="2953EADE" w:rsidR="0088753F" w:rsidRDefault="002972CB" w:rsidP="0088753F">
      <w:pPr>
        <w:spacing w:before="0"/>
        <w:rPr>
          <w:ins w:id="6366" w:author="The Si Tran" w:date="2012-12-06T02:32:00Z"/>
          <w:szCs w:val="26"/>
        </w:rPr>
      </w:pPr>
      <w:ins w:id="6367" w:author="The Si Tran" w:date="2012-12-06T02:42:00Z">
        <w:r w:rsidRPr="008E61D1">
          <w:rPr>
            <w:noProof/>
            <w:szCs w:val="26"/>
            <w:rPrChange w:id="6368" w:author="Unknown">
              <w:rPr>
                <w:b/>
                <w:bCs/>
                <w:noProof/>
                <w:sz w:val="20"/>
                <w:szCs w:val="20"/>
              </w:rPr>
            </w:rPrChange>
          </w:rPr>
          <mc:AlternateContent>
            <mc:Choice Requires="wps">
              <w:drawing>
                <wp:anchor distT="0" distB="0" distL="114300" distR="114300" simplePos="0" relativeHeight="251643904" behindDoc="0" locked="0" layoutInCell="1" allowOverlap="1" wp14:anchorId="2B2D4F3C" wp14:editId="633FD823">
                  <wp:simplePos x="0" y="0"/>
                  <wp:positionH relativeFrom="column">
                    <wp:posOffset>5183505</wp:posOffset>
                  </wp:positionH>
                  <wp:positionV relativeFrom="paragraph">
                    <wp:posOffset>1370965</wp:posOffset>
                  </wp:positionV>
                  <wp:extent cx="574055" cy="3619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350BDD" w:rsidRDefault="00350BDD">
                              <w:pPr>
                                <w:pStyle w:val="EquationIndex"/>
                                <w:pPrChange w:id="6369" w:author="The Si Tran" w:date="2012-12-16T08:23:00Z">
                                  <w:pPr/>
                                </w:pPrChange>
                              </w:pPr>
                              <w:ins w:id="6370"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 o:spid="_x0000_s1091" type="#_x0000_t202" style="position:absolute;left:0;text-align:left;margin-left:408.15pt;margin-top:107.95pt;width:45.2pt;height:28.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zY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" fillcolor="white [3201]" stroked="f" strokeweight=".5pt">
                  <v:textbox>
                    <w:txbxContent>
                      <w:p w14:paraId="69EB1AF7" w14:textId="403282D5" w:rsidR="00350BDD" w:rsidRDefault="00350BDD">
                        <w:pPr>
                          <w:pStyle w:val="EquationIndex"/>
                          <w:pPrChange w:id="6371" w:author="The Si Tran" w:date="2012-12-16T08:23:00Z">
                            <w:pPr/>
                          </w:pPrChange>
                        </w:pPr>
                        <w:ins w:id="6372" w:author="The Si Tran" w:date="2012-12-06T02:41:00Z">
                          <w:r>
                            <w:t>(4.1)</w:t>
                          </w:r>
                        </w:ins>
                      </w:p>
                    </w:txbxContent>
                  </v:textbox>
                </v:shape>
              </w:pict>
            </mc:Fallback>
          </mc:AlternateContent>
        </w:r>
      </w:ins>
      <w:del w:id="6373" w:author="The Si Tran" w:date="2012-12-14T06:12:00Z">
        <w:r w:rsidR="0088753F" w:rsidRPr="0049233F" w:rsidDel="0008713C">
          <w:rPr>
            <w:szCs w:val="26"/>
          </w:rPr>
          <w:delText>Để  thực</w:delText>
        </w:r>
      </w:del>
      <w:ins w:id="6374" w:author="The Si Tran" w:date="2012-12-14T06:12:00Z">
        <w:r w:rsidR="0008713C" w:rsidRPr="0049233F">
          <w:rPr>
            <w:szCs w:val="26"/>
          </w:rPr>
          <w:t>Để thực</w:t>
        </w:r>
      </w:ins>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14:paraId="1685F420" w14:textId="77777777" w:rsidR="002972CB" w:rsidRPr="002972CB" w:rsidRDefault="00350BDD" w:rsidP="0088753F">
      <w:pPr>
        <w:spacing w:before="0"/>
        <w:rPr>
          <w:ins w:id="6375" w:author="The Si Tran" w:date="2012-12-06T02:42:00Z"/>
          <w:szCs w:val="26"/>
          <w:rPrChange w:id="6376" w:author="The Si Tran" w:date="2012-12-06T02:42:00Z">
            <w:rPr>
              <w:ins w:id="6377" w:author="The Si Tran" w:date="2012-12-06T02:42:00Z"/>
              <w:rFonts w:ascii="Cambria Math" w:hAnsi="Cambria Math"/>
              <w:i/>
              <w:szCs w:val="26"/>
            </w:rPr>
          </w:rPrChange>
        </w:rPr>
      </w:pPr>
      <m:oMathPara>
        <m:oMath>
          <m:f>
            <m:fPr>
              <m:ctrlPr>
                <w:ins w:id="6378" w:author="The Si Tran" w:date="2012-12-06T02:32:00Z">
                  <w:rPr>
                    <w:rFonts w:ascii="Cambria Math" w:hAnsi="Cambria Math"/>
                    <w:i/>
                    <w:szCs w:val="26"/>
                  </w:rPr>
                </w:ins>
              </m:ctrlPr>
            </m:fPr>
            <m:num>
              <w:ins w:id="6379" w:author="The Si Tran" w:date="2012-12-06T02:32:00Z">
                <m:r>
                  <w:rPr>
                    <w:rFonts w:ascii="Cambria Math" w:hAnsi="Cambria Math"/>
                    <w:szCs w:val="26"/>
                  </w:rPr>
                  <m:t>∂E</m:t>
                </m:r>
              </w:ins>
            </m:num>
            <m:den>
              <w:ins w:id="6380" w:author="The Si Tran" w:date="2012-12-06T02:32:00Z">
                <m:r>
                  <w:rPr>
                    <w:rFonts w:ascii="Cambria Math" w:hAnsi="Cambria Math"/>
                    <w:szCs w:val="26"/>
                  </w:rPr>
                  <m:t>∂</m:t>
                </m:r>
              </w:ins>
              <m:sSub>
                <m:sSubPr>
                  <m:ctrlPr>
                    <w:ins w:id="6381" w:author="The Si Tran" w:date="2012-12-06T02:32:00Z">
                      <w:rPr>
                        <w:rFonts w:ascii="Cambria Math" w:hAnsi="Cambria Math"/>
                        <w:i/>
                        <w:szCs w:val="26"/>
                      </w:rPr>
                    </w:ins>
                  </m:ctrlPr>
                </m:sSubPr>
                <m:e>
                  <w:ins w:id="6382" w:author="The Si Tran" w:date="2012-12-06T02:32:00Z">
                    <m:r>
                      <w:rPr>
                        <w:rFonts w:ascii="Cambria Math" w:hAnsi="Cambria Math"/>
                        <w:szCs w:val="26"/>
                      </w:rPr>
                      <m:t>w</m:t>
                    </m:r>
                  </w:ins>
                </m:e>
                <m:sub>
                  <w:ins w:id="6383" w:author="The Si Tran" w:date="2012-12-06T02:32:00Z">
                    <m:r>
                      <w:rPr>
                        <w:rFonts w:ascii="Cambria Math" w:hAnsi="Cambria Math"/>
                        <w:szCs w:val="26"/>
                      </w:rPr>
                      <m:t>i</m:t>
                    </m:r>
                  </w:ins>
                </m:sub>
              </m:sSub>
            </m:den>
          </m:f>
          <w:ins w:id="6384" w:author="The Si Tran" w:date="2012-12-06T02:32:00Z">
            <m:r>
              <w:rPr>
                <w:rFonts w:ascii="Cambria Math" w:hAnsi="Cambria Math"/>
                <w:szCs w:val="26"/>
              </w:rPr>
              <m:t>=</m:t>
            </m:r>
          </w:ins>
          <m:f>
            <m:fPr>
              <m:ctrlPr>
                <w:ins w:id="6385" w:author="The Si Tran" w:date="2012-12-06T02:32:00Z">
                  <w:rPr>
                    <w:rFonts w:ascii="Cambria Math" w:hAnsi="Cambria Math"/>
                    <w:i/>
                    <w:szCs w:val="26"/>
                  </w:rPr>
                </w:ins>
              </m:ctrlPr>
            </m:fPr>
            <m:num>
              <w:ins w:id="6386" w:author="The Si Tran" w:date="2012-12-06T02:33:00Z">
                <m:r>
                  <w:rPr>
                    <w:rFonts w:ascii="Cambria Math" w:hAnsi="Cambria Math"/>
                    <w:szCs w:val="26"/>
                  </w:rPr>
                  <m:t>∂</m:t>
                </m:r>
              </w:ins>
            </m:num>
            <m:den>
              <w:ins w:id="6387" w:author="The Si Tran" w:date="2012-12-06T02:33:00Z">
                <m:r>
                  <w:rPr>
                    <w:rFonts w:ascii="Cambria Math" w:hAnsi="Cambria Math"/>
                    <w:szCs w:val="26"/>
                  </w:rPr>
                  <m:t>∂</m:t>
                </m:r>
              </w:ins>
              <m:sSub>
                <m:sSubPr>
                  <m:ctrlPr>
                    <w:ins w:id="6388" w:author="The Si Tran" w:date="2012-12-06T02:33:00Z">
                      <w:rPr>
                        <w:rFonts w:ascii="Cambria Math" w:hAnsi="Cambria Math"/>
                        <w:i/>
                        <w:szCs w:val="26"/>
                      </w:rPr>
                    </w:ins>
                  </m:ctrlPr>
                </m:sSubPr>
                <m:e>
                  <w:ins w:id="6389" w:author="The Si Tran" w:date="2012-12-06T02:33:00Z">
                    <m:r>
                      <w:rPr>
                        <w:rFonts w:ascii="Cambria Math" w:hAnsi="Cambria Math"/>
                        <w:szCs w:val="26"/>
                      </w:rPr>
                      <m:t>w</m:t>
                    </m:r>
                  </w:ins>
                </m:e>
                <m:sub>
                  <w:ins w:id="6390" w:author="The Si Tran" w:date="2012-12-06T02:33:00Z">
                    <m:r>
                      <w:rPr>
                        <w:rFonts w:ascii="Cambria Math" w:hAnsi="Cambria Math"/>
                        <w:szCs w:val="26"/>
                      </w:rPr>
                      <m:t>i</m:t>
                    </m:r>
                  </w:ins>
                </m:sub>
              </m:sSub>
            </m:den>
          </m:f>
          <m:f>
            <m:fPr>
              <m:ctrlPr>
                <w:ins w:id="6391" w:author="The Si Tran" w:date="2012-12-06T02:33:00Z">
                  <w:rPr>
                    <w:rFonts w:ascii="Cambria Math" w:hAnsi="Cambria Math"/>
                    <w:i/>
                    <w:szCs w:val="26"/>
                  </w:rPr>
                </w:ins>
              </m:ctrlPr>
            </m:fPr>
            <m:num>
              <w:ins w:id="6392" w:author="The Si Tran" w:date="2012-12-06T02:33:00Z">
                <m:r>
                  <w:rPr>
                    <w:rFonts w:ascii="Cambria Math" w:hAnsi="Cambria Math"/>
                    <w:szCs w:val="26"/>
                  </w:rPr>
                  <m:t>1</m:t>
                </m:r>
              </w:ins>
            </m:num>
            <m:den>
              <w:ins w:id="6393" w:author="The Si Tran" w:date="2012-12-06T02:33:00Z">
                <m:r>
                  <w:rPr>
                    <w:rFonts w:ascii="Cambria Math" w:hAnsi="Cambria Math"/>
                    <w:szCs w:val="26"/>
                  </w:rPr>
                  <m:t>2</m:t>
                </m:r>
              </w:ins>
            </m:den>
          </m:f>
          <m:nary>
            <m:naryPr>
              <m:chr m:val="∑"/>
              <m:limLoc m:val="subSup"/>
              <m:supHide m:val="1"/>
              <m:ctrlPr>
                <w:ins w:id="6394" w:author="The Si Tran" w:date="2012-12-06T02:33:00Z">
                  <w:rPr>
                    <w:rFonts w:ascii="Cambria Math" w:hAnsi="Cambria Math"/>
                    <w:i/>
                    <w:szCs w:val="26"/>
                  </w:rPr>
                </w:ins>
              </m:ctrlPr>
            </m:naryPr>
            <m:sub>
              <w:ins w:id="6395" w:author="The Si Tran" w:date="2012-12-06T02:33:00Z">
                <m:r>
                  <w:rPr>
                    <w:rFonts w:ascii="Cambria Math" w:hAnsi="Cambria Math"/>
                    <w:szCs w:val="26"/>
                  </w:rPr>
                  <m:t>d∈D</m:t>
                </m:r>
              </w:ins>
            </m:sub>
            <m:sup/>
            <m:e>
              <m:sSup>
                <m:sSupPr>
                  <m:ctrlPr>
                    <w:ins w:id="6396" w:author="The Si Tran" w:date="2012-12-06T02:33:00Z">
                      <w:rPr>
                        <w:rFonts w:ascii="Cambria Math" w:hAnsi="Cambria Math"/>
                        <w:i/>
                        <w:szCs w:val="26"/>
                      </w:rPr>
                    </w:ins>
                  </m:ctrlPr>
                </m:sSupPr>
                <m:e>
                  <m:d>
                    <m:dPr>
                      <m:ctrlPr>
                        <w:ins w:id="6397" w:author="The Si Tran" w:date="2012-12-06T02:33:00Z">
                          <w:rPr>
                            <w:rFonts w:ascii="Cambria Math" w:hAnsi="Cambria Math"/>
                            <w:i/>
                            <w:szCs w:val="26"/>
                          </w:rPr>
                        </w:ins>
                      </m:ctrlPr>
                    </m:dPr>
                    <m:e>
                      <m:sSub>
                        <m:sSubPr>
                          <m:ctrlPr>
                            <w:ins w:id="6398" w:author="The Si Tran" w:date="2012-12-06T02:33:00Z">
                              <w:rPr>
                                <w:rFonts w:ascii="Cambria Math" w:hAnsi="Cambria Math"/>
                                <w:i/>
                                <w:szCs w:val="26"/>
                              </w:rPr>
                            </w:ins>
                          </m:ctrlPr>
                        </m:sSubPr>
                        <m:e>
                          <w:ins w:id="6399" w:author="The Si Tran" w:date="2012-12-06T02:33:00Z">
                            <m:r>
                              <w:rPr>
                                <w:rFonts w:ascii="Cambria Math" w:hAnsi="Cambria Math"/>
                                <w:szCs w:val="26"/>
                              </w:rPr>
                              <m:t>t</m:t>
                            </m:r>
                          </w:ins>
                        </m:e>
                        <m:sub>
                          <w:ins w:id="6400" w:author="The Si Tran" w:date="2012-12-06T02:33:00Z">
                            <m:r>
                              <w:rPr>
                                <w:rFonts w:ascii="Cambria Math" w:hAnsi="Cambria Math"/>
                                <w:szCs w:val="26"/>
                              </w:rPr>
                              <m:t>d</m:t>
                            </m:r>
                          </w:ins>
                        </m:sub>
                      </m:sSub>
                      <w:ins w:id="6401" w:author="The Si Tran" w:date="2012-12-06T02:33:00Z">
                        <m:r>
                          <w:rPr>
                            <w:rFonts w:ascii="Cambria Math" w:hAnsi="Cambria Math"/>
                            <w:szCs w:val="26"/>
                          </w:rPr>
                          <m:t>-</m:t>
                        </m:r>
                      </w:ins>
                      <m:sSub>
                        <m:sSubPr>
                          <m:ctrlPr>
                            <w:ins w:id="6402" w:author="The Si Tran" w:date="2012-12-06T02:33:00Z">
                              <w:rPr>
                                <w:rFonts w:ascii="Cambria Math" w:hAnsi="Cambria Math"/>
                                <w:i/>
                                <w:szCs w:val="26"/>
                              </w:rPr>
                            </w:ins>
                          </m:ctrlPr>
                        </m:sSubPr>
                        <m:e>
                          <w:ins w:id="6403" w:author="The Si Tran" w:date="2012-12-06T02:34:00Z">
                            <m:r>
                              <w:rPr>
                                <w:rFonts w:ascii="Cambria Math" w:hAnsi="Cambria Math"/>
                                <w:szCs w:val="26"/>
                              </w:rPr>
                              <m:t>o</m:t>
                            </m:r>
                          </w:ins>
                        </m:e>
                        <m:sub>
                          <w:ins w:id="6404" w:author="The Si Tran" w:date="2012-12-06T02:34:00Z">
                            <m:r>
                              <w:rPr>
                                <w:rFonts w:ascii="Cambria Math" w:hAnsi="Cambria Math"/>
                                <w:szCs w:val="26"/>
                              </w:rPr>
                              <m:t>d</m:t>
                            </m:r>
                          </w:ins>
                        </m:sub>
                      </m:sSub>
                    </m:e>
                  </m:d>
                </m:e>
                <m:sup>
                  <w:ins w:id="6405" w:author="The Si Tran" w:date="2012-12-06T02:33:00Z">
                    <m:r>
                      <w:rPr>
                        <w:rFonts w:ascii="Cambria Math" w:hAnsi="Cambria Math"/>
                        <w:szCs w:val="26"/>
                      </w:rPr>
                      <m:t>2</m:t>
                    </m:r>
                  </w:ins>
                </m:sup>
              </m:sSup>
              <w:ins w:id="6406" w:author="The Si Tran" w:date="2012-12-06T02:34:00Z">
                <m:r>
                  <w:rPr>
                    <w:rFonts w:ascii="Cambria Math" w:hAnsi="Cambria Math"/>
                    <w:szCs w:val="26"/>
                  </w:rPr>
                  <m:t>=</m:t>
                </m:r>
              </w:ins>
              <m:f>
                <m:fPr>
                  <m:ctrlPr>
                    <w:ins w:id="6407" w:author="The Si Tran" w:date="2012-12-06T02:34:00Z">
                      <w:rPr>
                        <w:rFonts w:ascii="Cambria Math" w:hAnsi="Cambria Math"/>
                        <w:i/>
                        <w:szCs w:val="26"/>
                      </w:rPr>
                    </w:ins>
                  </m:ctrlPr>
                </m:fPr>
                <m:num>
                  <w:ins w:id="6408" w:author="The Si Tran" w:date="2012-12-06T02:34:00Z">
                    <m:r>
                      <w:rPr>
                        <w:rFonts w:ascii="Cambria Math" w:hAnsi="Cambria Math"/>
                        <w:szCs w:val="26"/>
                      </w:rPr>
                      <m:t>1</m:t>
                    </m:r>
                  </w:ins>
                </m:num>
                <m:den>
                  <w:ins w:id="6409" w:author="The Si Tran" w:date="2012-12-06T02:34:00Z">
                    <m:r>
                      <w:rPr>
                        <w:rFonts w:ascii="Cambria Math" w:hAnsi="Cambria Math"/>
                        <w:szCs w:val="26"/>
                      </w:rPr>
                      <m:t>2</m:t>
                    </m:r>
                  </w:ins>
                </m:den>
              </m:f>
            </m:e>
          </m:nary>
          <m:nary>
            <m:naryPr>
              <m:chr m:val="∑"/>
              <m:limLoc m:val="subSup"/>
              <m:supHide m:val="1"/>
              <m:ctrlPr>
                <w:ins w:id="6410" w:author="The Si Tran" w:date="2012-12-06T02:34:00Z">
                  <w:rPr>
                    <w:rFonts w:ascii="Cambria Math" w:hAnsi="Cambria Math"/>
                    <w:i/>
                    <w:szCs w:val="26"/>
                  </w:rPr>
                </w:ins>
              </m:ctrlPr>
            </m:naryPr>
            <m:sub>
              <w:ins w:id="6411" w:author="The Si Tran" w:date="2012-12-06T02:34:00Z">
                <m:r>
                  <w:rPr>
                    <w:rFonts w:ascii="Cambria Math" w:hAnsi="Cambria Math"/>
                    <w:szCs w:val="26"/>
                  </w:rPr>
                  <m:t>d∈D</m:t>
                </m:r>
              </w:ins>
            </m:sub>
            <m:sup/>
            <m:e>
              <m:f>
                <m:fPr>
                  <m:ctrlPr>
                    <w:ins w:id="6412" w:author="The Si Tran" w:date="2012-12-06T02:34:00Z">
                      <w:rPr>
                        <w:rFonts w:ascii="Cambria Math" w:hAnsi="Cambria Math"/>
                        <w:i/>
                        <w:szCs w:val="26"/>
                      </w:rPr>
                    </w:ins>
                  </m:ctrlPr>
                </m:fPr>
                <m:num>
                  <w:ins w:id="6413" w:author="The Si Tran" w:date="2012-12-06T02:35:00Z">
                    <m:r>
                      <w:rPr>
                        <w:rFonts w:ascii="Cambria Math" w:hAnsi="Cambria Math"/>
                        <w:szCs w:val="26"/>
                      </w:rPr>
                      <m:t>∂</m:t>
                    </m:r>
                  </w:ins>
                </m:num>
                <m:den>
                  <w:ins w:id="6414" w:author="The Si Tran" w:date="2012-12-06T02:35:00Z">
                    <m:r>
                      <w:rPr>
                        <w:rFonts w:ascii="Cambria Math" w:hAnsi="Cambria Math"/>
                        <w:szCs w:val="26"/>
                      </w:rPr>
                      <m:t>∂</m:t>
                    </m:r>
                  </w:ins>
                  <m:sSub>
                    <m:sSubPr>
                      <m:ctrlPr>
                        <w:ins w:id="6415" w:author="The Si Tran" w:date="2012-12-06T02:35:00Z">
                          <w:rPr>
                            <w:rFonts w:ascii="Cambria Math" w:hAnsi="Cambria Math"/>
                            <w:i/>
                            <w:szCs w:val="26"/>
                          </w:rPr>
                        </w:ins>
                      </m:ctrlPr>
                    </m:sSubPr>
                    <m:e>
                      <w:ins w:id="6416" w:author="The Si Tran" w:date="2012-12-06T02:35:00Z">
                        <m:r>
                          <w:rPr>
                            <w:rFonts w:ascii="Cambria Math" w:hAnsi="Cambria Math"/>
                            <w:szCs w:val="26"/>
                          </w:rPr>
                          <m:t>w</m:t>
                        </m:r>
                      </w:ins>
                    </m:e>
                    <m:sub>
                      <w:ins w:id="6417" w:author="The Si Tran" w:date="2012-12-06T02:35:00Z">
                        <m:r>
                          <w:rPr>
                            <w:rFonts w:ascii="Cambria Math" w:hAnsi="Cambria Math"/>
                            <w:szCs w:val="26"/>
                          </w:rPr>
                          <m:t>i</m:t>
                        </m:r>
                      </w:ins>
                    </m:sub>
                  </m:sSub>
                </m:den>
              </m:f>
            </m:e>
          </m:nary>
          <m:sSup>
            <m:sSupPr>
              <m:ctrlPr>
                <w:ins w:id="6418" w:author="The Si Tran" w:date="2012-12-06T02:35:00Z">
                  <w:rPr>
                    <w:rFonts w:ascii="Cambria Math" w:hAnsi="Cambria Math"/>
                    <w:i/>
                    <w:szCs w:val="26"/>
                  </w:rPr>
                </w:ins>
              </m:ctrlPr>
            </m:sSupPr>
            <m:e>
              <m:d>
                <m:dPr>
                  <m:ctrlPr>
                    <w:ins w:id="6419" w:author="The Si Tran" w:date="2012-12-06T02:35:00Z">
                      <w:rPr>
                        <w:rFonts w:ascii="Cambria Math" w:hAnsi="Cambria Math"/>
                        <w:i/>
                        <w:szCs w:val="26"/>
                      </w:rPr>
                    </w:ins>
                  </m:ctrlPr>
                </m:dPr>
                <m:e>
                  <m:sSub>
                    <m:sSubPr>
                      <m:ctrlPr>
                        <w:ins w:id="6420" w:author="The Si Tran" w:date="2012-12-06T02:35:00Z">
                          <w:rPr>
                            <w:rFonts w:ascii="Cambria Math" w:hAnsi="Cambria Math"/>
                            <w:i/>
                            <w:szCs w:val="26"/>
                          </w:rPr>
                        </w:ins>
                      </m:ctrlPr>
                    </m:sSubPr>
                    <m:e>
                      <w:ins w:id="6421" w:author="The Si Tran" w:date="2012-12-06T02:35:00Z">
                        <m:r>
                          <w:rPr>
                            <w:rFonts w:ascii="Cambria Math" w:hAnsi="Cambria Math"/>
                            <w:szCs w:val="26"/>
                          </w:rPr>
                          <m:t>t</m:t>
                        </m:r>
                      </w:ins>
                    </m:e>
                    <m:sub>
                      <w:ins w:id="6422" w:author="The Si Tran" w:date="2012-12-06T02:35:00Z">
                        <m:r>
                          <w:rPr>
                            <w:rFonts w:ascii="Cambria Math" w:hAnsi="Cambria Math"/>
                            <w:szCs w:val="26"/>
                          </w:rPr>
                          <m:t>d</m:t>
                        </m:r>
                      </w:ins>
                    </m:sub>
                  </m:sSub>
                  <w:ins w:id="6423" w:author="The Si Tran" w:date="2012-12-06T02:35:00Z">
                    <m:r>
                      <w:rPr>
                        <w:rFonts w:ascii="Cambria Math" w:hAnsi="Cambria Math"/>
                        <w:szCs w:val="26"/>
                      </w:rPr>
                      <m:t>-</m:t>
                    </m:r>
                  </w:ins>
                  <m:sSub>
                    <m:sSubPr>
                      <m:ctrlPr>
                        <w:ins w:id="6424" w:author="The Si Tran" w:date="2012-12-06T02:35:00Z">
                          <w:rPr>
                            <w:rFonts w:ascii="Cambria Math" w:hAnsi="Cambria Math"/>
                            <w:i/>
                            <w:szCs w:val="26"/>
                          </w:rPr>
                        </w:ins>
                      </m:ctrlPr>
                    </m:sSubPr>
                    <m:e>
                      <w:ins w:id="6425" w:author="The Si Tran" w:date="2012-12-06T02:35:00Z">
                        <m:r>
                          <w:rPr>
                            <w:rFonts w:ascii="Cambria Math" w:hAnsi="Cambria Math"/>
                            <w:szCs w:val="26"/>
                          </w:rPr>
                          <m:t>o</m:t>
                        </m:r>
                      </w:ins>
                    </m:e>
                    <m:sub>
                      <w:ins w:id="6426" w:author="The Si Tran" w:date="2012-12-06T02:35:00Z">
                        <m:r>
                          <w:rPr>
                            <w:rFonts w:ascii="Cambria Math" w:hAnsi="Cambria Math"/>
                            <w:szCs w:val="26"/>
                          </w:rPr>
                          <m:t>d</m:t>
                        </m:r>
                      </w:ins>
                    </m:sub>
                  </m:sSub>
                </m:e>
              </m:d>
            </m:e>
            <m:sup>
              <w:ins w:id="6427" w:author="The Si Tran" w:date="2012-12-06T02:35:00Z">
                <m:r>
                  <w:rPr>
                    <w:rFonts w:ascii="Cambria Math" w:hAnsi="Cambria Math"/>
                    <w:szCs w:val="26"/>
                  </w:rPr>
                  <m:t>2</m:t>
                </m:r>
              </w:ins>
            </m:sup>
          </m:sSup>
          <w:ins w:id="6428" w:author="The Si Tran" w:date="2012-12-06T02:35:00Z">
            <m:r>
              <w:rPr>
                <w:rFonts w:ascii="Cambria Math" w:hAnsi="Cambria Math"/>
                <w:szCs w:val="26"/>
              </w:rPr>
              <m:t>=</m:t>
            </m:r>
          </w:ins>
          <m:f>
            <m:fPr>
              <m:ctrlPr>
                <w:ins w:id="6429" w:author="The Si Tran" w:date="2012-12-06T02:35:00Z">
                  <w:rPr>
                    <w:rFonts w:ascii="Cambria Math" w:hAnsi="Cambria Math"/>
                    <w:i/>
                    <w:szCs w:val="26"/>
                  </w:rPr>
                </w:ins>
              </m:ctrlPr>
            </m:fPr>
            <m:num>
              <w:ins w:id="6430" w:author="The Si Tran" w:date="2012-12-06T02:35:00Z">
                <m:r>
                  <w:rPr>
                    <w:rFonts w:ascii="Cambria Math" w:hAnsi="Cambria Math"/>
                    <w:szCs w:val="26"/>
                  </w:rPr>
                  <m:t>1</m:t>
                </m:r>
              </w:ins>
            </m:num>
            <m:den>
              <w:ins w:id="6431" w:author="The Si Tran" w:date="2012-12-06T02:35:00Z">
                <m:r>
                  <w:rPr>
                    <w:rFonts w:ascii="Cambria Math" w:hAnsi="Cambria Math"/>
                    <w:szCs w:val="26"/>
                  </w:rPr>
                  <m:t>2</m:t>
                </m:r>
              </w:ins>
            </m:den>
          </m:f>
          <m:nary>
            <m:naryPr>
              <m:chr m:val="∑"/>
              <m:limLoc m:val="subSup"/>
              <m:supHide m:val="1"/>
              <m:ctrlPr>
                <w:ins w:id="6432" w:author="The Si Tran" w:date="2012-12-06T02:35:00Z">
                  <w:rPr>
                    <w:rFonts w:ascii="Cambria Math" w:hAnsi="Cambria Math"/>
                    <w:i/>
                    <w:szCs w:val="26"/>
                  </w:rPr>
                </w:ins>
              </m:ctrlPr>
            </m:naryPr>
            <m:sub>
              <w:ins w:id="6433" w:author="The Si Tran" w:date="2012-12-06T02:35:00Z">
                <m:r>
                  <w:rPr>
                    <w:rFonts w:ascii="Cambria Math" w:hAnsi="Cambria Math"/>
                    <w:szCs w:val="26"/>
                  </w:rPr>
                  <m:t>d∈D</m:t>
                </m:r>
              </w:ins>
            </m:sub>
            <m:sup/>
            <m:e>
              <w:ins w:id="6434" w:author="The Si Tran" w:date="2012-12-06T02:36:00Z">
                <m:r>
                  <w:rPr>
                    <w:rFonts w:ascii="Cambria Math" w:hAnsi="Cambria Math"/>
                    <w:szCs w:val="26"/>
                  </w:rPr>
                  <m:t>2</m:t>
                </m:r>
              </w:ins>
              <m:d>
                <m:dPr>
                  <m:ctrlPr>
                    <w:ins w:id="6435" w:author="The Si Tran" w:date="2012-12-06T02:36:00Z">
                      <w:rPr>
                        <w:rFonts w:ascii="Cambria Math" w:hAnsi="Cambria Math"/>
                        <w:i/>
                        <w:szCs w:val="26"/>
                      </w:rPr>
                    </w:ins>
                  </m:ctrlPr>
                </m:dPr>
                <m:e>
                  <m:sSub>
                    <m:sSubPr>
                      <m:ctrlPr>
                        <w:ins w:id="6436" w:author="The Si Tran" w:date="2012-12-06T02:36:00Z">
                          <w:rPr>
                            <w:rFonts w:ascii="Cambria Math" w:hAnsi="Cambria Math"/>
                            <w:i/>
                            <w:szCs w:val="26"/>
                          </w:rPr>
                        </w:ins>
                      </m:ctrlPr>
                    </m:sSubPr>
                    <m:e>
                      <w:ins w:id="6437" w:author="The Si Tran" w:date="2012-12-06T02:36:00Z">
                        <m:r>
                          <w:rPr>
                            <w:rFonts w:ascii="Cambria Math" w:hAnsi="Cambria Math"/>
                            <w:szCs w:val="26"/>
                          </w:rPr>
                          <m:t>t</m:t>
                        </m:r>
                      </w:ins>
                    </m:e>
                    <m:sub>
                      <w:ins w:id="6438" w:author="The Si Tran" w:date="2012-12-06T02:36:00Z">
                        <m:r>
                          <w:rPr>
                            <w:rFonts w:ascii="Cambria Math" w:hAnsi="Cambria Math"/>
                            <w:szCs w:val="26"/>
                          </w:rPr>
                          <m:t>d</m:t>
                        </m:r>
                      </w:ins>
                    </m:sub>
                  </m:sSub>
                  <w:ins w:id="6439" w:author="The Si Tran" w:date="2012-12-06T02:36:00Z">
                    <m:r>
                      <w:rPr>
                        <w:rFonts w:ascii="Cambria Math" w:hAnsi="Cambria Math"/>
                        <w:szCs w:val="26"/>
                      </w:rPr>
                      <m:t>-</m:t>
                    </m:r>
                  </w:ins>
                  <m:sSub>
                    <m:sSubPr>
                      <m:ctrlPr>
                        <w:ins w:id="6440" w:author="The Si Tran" w:date="2012-12-06T02:36:00Z">
                          <w:rPr>
                            <w:rFonts w:ascii="Cambria Math" w:hAnsi="Cambria Math"/>
                            <w:i/>
                            <w:szCs w:val="26"/>
                          </w:rPr>
                        </w:ins>
                      </m:ctrlPr>
                    </m:sSubPr>
                    <m:e>
                      <w:ins w:id="6441" w:author="The Si Tran" w:date="2012-12-06T02:36:00Z">
                        <m:r>
                          <w:rPr>
                            <w:rFonts w:ascii="Cambria Math" w:hAnsi="Cambria Math"/>
                            <w:szCs w:val="26"/>
                          </w:rPr>
                          <m:t>o</m:t>
                        </m:r>
                      </w:ins>
                    </m:e>
                    <m:sub>
                      <w:ins w:id="6442" w:author="The Si Tran" w:date="2012-12-06T02:36:00Z">
                        <m:r>
                          <w:rPr>
                            <w:rFonts w:ascii="Cambria Math" w:hAnsi="Cambria Math"/>
                            <w:szCs w:val="26"/>
                          </w:rPr>
                          <m:t>d</m:t>
                        </m:r>
                      </w:ins>
                    </m:sub>
                  </m:sSub>
                </m:e>
              </m:d>
            </m:e>
          </m:nary>
          <m:f>
            <m:fPr>
              <m:ctrlPr>
                <w:ins w:id="6443" w:author="The Si Tran" w:date="2012-12-06T02:36:00Z">
                  <w:rPr>
                    <w:rFonts w:ascii="Cambria Math" w:hAnsi="Cambria Math"/>
                    <w:i/>
                    <w:szCs w:val="26"/>
                  </w:rPr>
                </w:ins>
              </m:ctrlPr>
            </m:fPr>
            <m:num>
              <w:ins w:id="6444" w:author="The Si Tran" w:date="2012-12-06T02:36:00Z">
                <m:r>
                  <w:rPr>
                    <w:rFonts w:ascii="Cambria Math" w:hAnsi="Cambria Math"/>
                    <w:szCs w:val="26"/>
                  </w:rPr>
                  <m:t>∂</m:t>
                </m:r>
              </w:ins>
            </m:num>
            <m:den>
              <w:ins w:id="6445" w:author="The Si Tran" w:date="2012-12-06T02:36:00Z">
                <m:r>
                  <w:rPr>
                    <w:rFonts w:ascii="Cambria Math" w:hAnsi="Cambria Math"/>
                    <w:szCs w:val="26"/>
                  </w:rPr>
                  <m:t>∂</m:t>
                </m:r>
              </w:ins>
              <m:sSub>
                <m:sSubPr>
                  <m:ctrlPr>
                    <w:ins w:id="6446" w:author="The Si Tran" w:date="2012-12-06T02:36:00Z">
                      <w:rPr>
                        <w:rFonts w:ascii="Cambria Math" w:hAnsi="Cambria Math"/>
                        <w:i/>
                        <w:szCs w:val="26"/>
                      </w:rPr>
                    </w:ins>
                  </m:ctrlPr>
                </m:sSubPr>
                <m:e>
                  <w:ins w:id="6447" w:author="The Si Tran" w:date="2012-12-06T02:36:00Z">
                    <m:r>
                      <w:rPr>
                        <w:rFonts w:ascii="Cambria Math" w:hAnsi="Cambria Math"/>
                        <w:szCs w:val="26"/>
                      </w:rPr>
                      <m:t>w</m:t>
                    </m:r>
                  </w:ins>
                </m:e>
                <m:sub>
                  <w:ins w:id="6448" w:author="The Si Tran" w:date="2012-12-06T02:36:00Z">
                    <m:r>
                      <w:rPr>
                        <w:rFonts w:ascii="Cambria Math" w:hAnsi="Cambria Math"/>
                        <w:szCs w:val="26"/>
                      </w:rPr>
                      <m:t>i</m:t>
                    </m:r>
                  </w:ins>
                </m:sub>
              </m:sSub>
            </m:den>
          </m:f>
          <m:d>
            <m:dPr>
              <m:ctrlPr>
                <w:ins w:id="6449" w:author="The Si Tran" w:date="2012-12-06T02:36:00Z">
                  <w:rPr>
                    <w:rFonts w:ascii="Cambria Math" w:hAnsi="Cambria Math"/>
                    <w:i/>
                    <w:szCs w:val="26"/>
                  </w:rPr>
                </w:ins>
              </m:ctrlPr>
            </m:dPr>
            <m:e>
              <m:sSub>
                <m:sSubPr>
                  <m:ctrlPr>
                    <w:ins w:id="6450" w:author="The Si Tran" w:date="2012-12-06T02:36:00Z">
                      <w:rPr>
                        <w:rFonts w:ascii="Cambria Math" w:hAnsi="Cambria Math"/>
                        <w:i/>
                        <w:szCs w:val="26"/>
                      </w:rPr>
                    </w:ins>
                  </m:ctrlPr>
                </m:sSubPr>
                <m:e>
                  <w:ins w:id="6451" w:author="The Si Tran" w:date="2012-12-06T02:36:00Z">
                    <m:r>
                      <w:rPr>
                        <w:rFonts w:ascii="Cambria Math" w:hAnsi="Cambria Math"/>
                        <w:szCs w:val="26"/>
                      </w:rPr>
                      <m:t>t</m:t>
                    </m:r>
                  </w:ins>
                </m:e>
                <m:sub>
                  <w:ins w:id="6452" w:author="The Si Tran" w:date="2012-12-06T02:36:00Z">
                    <m:r>
                      <w:rPr>
                        <w:rFonts w:ascii="Cambria Math" w:hAnsi="Cambria Math"/>
                        <w:szCs w:val="26"/>
                      </w:rPr>
                      <m:t>d</m:t>
                    </m:r>
                  </w:ins>
                </m:sub>
              </m:sSub>
              <w:ins w:id="6453" w:author="The Si Tran" w:date="2012-12-06T02:36:00Z">
                <m:r>
                  <w:rPr>
                    <w:rFonts w:ascii="Cambria Math" w:hAnsi="Cambria Math"/>
                    <w:szCs w:val="26"/>
                  </w:rPr>
                  <m:t>-</m:t>
                </m:r>
              </w:ins>
              <m:sSub>
                <m:sSubPr>
                  <m:ctrlPr>
                    <w:ins w:id="6454" w:author="The Si Tran" w:date="2012-12-06T02:36:00Z">
                      <w:rPr>
                        <w:rFonts w:ascii="Cambria Math" w:hAnsi="Cambria Math"/>
                        <w:i/>
                        <w:szCs w:val="26"/>
                      </w:rPr>
                    </w:ins>
                  </m:ctrlPr>
                </m:sSubPr>
                <m:e>
                  <w:ins w:id="6455" w:author="The Si Tran" w:date="2012-12-06T02:36:00Z">
                    <m:r>
                      <w:rPr>
                        <w:rFonts w:ascii="Cambria Math" w:hAnsi="Cambria Math"/>
                        <w:szCs w:val="26"/>
                      </w:rPr>
                      <m:t>o</m:t>
                    </m:r>
                  </w:ins>
                </m:e>
                <m:sub>
                  <w:ins w:id="6456" w:author="The Si Tran" w:date="2012-12-06T02:36:00Z">
                    <m:r>
                      <w:rPr>
                        <w:rFonts w:ascii="Cambria Math" w:hAnsi="Cambria Math"/>
                        <w:szCs w:val="26"/>
                      </w:rPr>
                      <m:t>d</m:t>
                    </m:r>
                  </w:ins>
                </m:sub>
              </m:sSub>
            </m:e>
          </m:d>
        </m:oMath>
      </m:oMathPara>
    </w:p>
    <w:p w14:paraId="2BF32952" w14:textId="77777777" w:rsidR="00A74146" w:rsidRPr="00A74146" w:rsidRDefault="002972CB" w:rsidP="0088753F">
      <w:pPr>
        <w:spacing w:before="0"/>
        <w:rPr>
          <w:szCs w:val="26"/>
        </w:rPr>
      </w:pPr>
      <w:ins w:id="6457" w:author="The Si Tran" w:date="2012-12-06T02:42:00Z">
        <w:r>
          <w:rPr>
            <w:szCs w:val="26"/>
          </w:rPr>
          <w:t xml:space="preserve">   </w:t>
        </w:r>
        <w:r>
          <w:rPr>
            <w:szCs w:val="26"/>
          </w:rPr>
          <w:tab/>
        </w:r>
        <w:r>
          <w:rPr>
            <w:szCs w:val="26"/>
          </w:rPr>
          <w:tab/>
        </w:r>
        <w:r>
          <w:rPr>
            <w:szCs w:val="26"/>
          </w:rPr>
          <w:tab/>
        </w:r>
        <w:r>
          <w:rPr>
            <w:szCs w:val="26"/>
          </w:rPr>
          <w:tab/>
          <w:t xml:space="preserve">   </w:t>
        </w:r>
      </w:ins>
      <w:ins w:id="6458"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459" w:author="The Si Tran" w:date="2012-12-06T02:44:00Z">
          <w:pPr>
            <w:spacing w:before="0"/>
          </w:pPr>
        </w:pPrChange>
      </w:pPr>
      <w:ins w:id="6460" w:author="The Si Tran" w:date="2012-12-06T02:41:00Z">
        <w:r w:rsidRPr="00097101">
          <w:rPr>
            <w:noProof/>
            <w:szCs w:val="26"/>
            <w:rPrChange w:id="6461" w:author="Unknown">
              <w:rPr>
                <w:noProof/>
              </w:rPr>
            </w:rPrChange>
          </w:rPr>
          <mc:AlternateContent>
            <mc:Choice Requires="wps">
              <w:drawing>
                <wp:anchor distT="0" distB="0" distL="114300" distR="114300" simplePos="0" relativeHeight="251642880" behindDoc="0" locked="0" layoutInCell="1" allowOverlap="1" wp14:anchorId="798E5BC6" wp14:editId="23539461">
                  <wp:simplePos x="0" y="0"/>
                  <wp:positionH relativeFrom="column">
                    <wp:posOffset>5204977</wp:posOffset>
                  </wp:positionH>
                  <wp:positionV relativeFrom="paragraph">
                    <wp:posOffset>5996</wp:posOffset>
                  </wp:positionV>
                  <wp:extent cx="531628" cy="361950"/>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350BDD" w:rsidRDefault="00350BDD">
                              <w:pPr>
                                <w:pStyle w:val="EquationIndex"/>
                                <w:pPrChange w:id="6462" w:author="The Si Tran" w:date="2012-12-16T08:23:00Z">
                                  <w:pPr/>
                                </w:pPrChange>
                              </w:pPr>
                              <w:ins w:id="6463"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 o:spid="_x0000_s1092" type="#_x0000_t202" style="position:absolute;left:0;text-align:left;margin-left:409.85pt;margin-top:.45pt;width:41.85pt;height:28.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" fillcolor="white [3201]" stroked="f" strokeweight=".5pt">
                  <v:textbox>
                    <w:txbxContent>
                      <w:p w14:paraId="06DFAE4F" w14:textId="4F4178A1" w:rsidR="00350BDD" w:rsidRDefault="00350BDD">
                        <w:pPr>
                          <w:pStyle w:val="EquationIndex"/>
                          <w:pPrChange w:id="6464" w:author="The Si Tran" w:date="2012-12-16T08:23:00Z">
                            <w:pPr/>
                          </w:pPrChange>
                        </w:pPr>
                        <w:ins w:id="6465" w:author="The Si Tran" w:date="2012-12-06T02:41:00Z">
                          <w:r>
                            <w:t>(4.2)</w:t>
                          </w:r>
                        </w:ins>
                      </w:p>
                    </w:txbxContent>
                  </v:textbox>
                </v:shape>
              </w:pict>
            </mc:Fallback>
          </mc:AlternateContent>
        </w:r>
      </w:ins>
      <w:r w:rsidR="0088753F" w:rsidRPr="0049233F">
        <w:rPr>
          <w:szCs w:val="26"/>
        </w:rPr>
        <w:t xml:space="preserve">            </w:t>
      </w:r>
      <w:del w:id="6466" w:author="The Si Tran" w:date="2012-12-06T02:44:00Z">
        <w:r w:rsidR="0088753F" w:rsidRPr="0049233F" w:rsidDel="0020765F">
          <w:rPr>
            <w:szCs w:val="26"/>
          </w:rPr>
          <w:delText xml:space="preserve">     </w:delText>
        </w:r>
      </w:del>
      <m:oMath>
        <m:f>
          <m:fPr>
            <m:ctrlPr>
              <w:ins w:id="6467" w:author="The Si Tran" w:date="2012-12-06T02:39:00Z">
                <w:rPr>
                  <w:rFonts w:ascii="Cambria Math" w:hAnsi="Cambria Math"/>
                  <w:i/>
                  <w:szCs w:val="26"/>
                </w:rPr>
              </w:ins>
            </m:ctrlPr>
          </m:fPr>
          <m:num>
            <w:ins w:id="6468" w:author="The Si Tran" w:date="2012-12-06T02:39:00Z">
              <m:r>
                <w:rPr>
                  <w:rFonts w:ascii="Cambria Math" w:hAnsi="Cambria Math"/>
                  <w:szCs w:val="26"/>
                </w:rPr>
                <m:t>∂E</m:t>
              </m:r>
            </w:ins>
          </m:num>
          <m:den>
            <w:ins w:id="6469" w:author="The Si Tran" w:date="2012-12-06T02:39:00Z">
              <m:r>
                <w:rPr>
                  <w:rFonts w:ascii="Cambria Math" w:hAnsi="Cambria Math"/>
                  <w:szCs w:val="26"/>
                </w:rPr>
                <m:t>∂</m:t>
              </m:r>
            </w:ins>
            <m:sSub>
              <m:sSubPr>
                <m:ctrlPr>
                  <w:ins w:id="6470" w:author="The Si Tran" w:date="2012-12-06T02:39:00Z">
                    <w:rPr>
                      <w:rFonts w:ascii="Cambria Math" w:hAnsi="Cambria Math"/>
                      <w:i/>
                      <w:szCs w:val="26"/>
                    </w:rPr>
                  </w:ins>
                </m:ctrlPr>
              </m:sSubPr>
              <m:e>
                <w:ins w:id="6471" w:author="The Si Tran" w:date="2012-12-06T02:39:00Z">
                  <m:r>
                    <w:rPr>
                      <w:rFonts w:ascii="Cambria Math" w:hAnsi="Cambria Math"/>
                      <w:szCs w:val="26"/>
                    </w:rPr>
                    <m:t>w</m:t>
                  </m:r>
                </w:ins>
              </m:e>
              <m:sub>
                <w:ins w:id="6472" w:author="The Si Tran" w:date="2012-12-06T02:39:00Z">
                  <m:r>
                    <w:rPr>
                      <w:rFonts w:ascii="Cambria Math" w:hAnsi="Cambria Math"/>
                      <w:szCs w:val="26"/>
                    </w:rPr>
                    <m:t>i</m:t>
                  </m:r>
                </w:ins>
              </m:sub>
            </m:sSub>
          </m:den>
        </m:f>
        <w:ins w:id="6473" w:author="The Si Tran" w:date="2012-12-06T02:39:00Z">
          <m:r>
            <w:rPr>
              <w:rFonts w:ascii="Cambria Math" w:hAnsi="Cambria Math"/>
              <w:szCs w:val="26"/>
            </w:rPr>
            <m:t>=</m:t>
          </m:r>
        </w:ins>
        <m:nary>
          <m:naryPr>
            <m:chr m:val="∑"/>
            <m:limLoc m:val="subSup"/>
            <m:supHide m:val="1"/>
            <m:ctrlPr>
              <w:ins w:id="6474" w:author="The Si Tran" w:date="2012-12-06T02:40:00Z">
                <w:rPr>
                  <w:rFonts w:ascii="Cambria Math" w:hAnsi="Cambria Math"/>
                  <w:i/>
                  <w:szCs w:val="26"/>
                </w:rPr>
              </w:ins>
            </m:ctrlPr>
          </m:naryPr>
          <m:sub>
            <w:ins w:id="6475" w:author="The Si Tran" w:date="2012-12-06T02:40:00Z">
              <m:r>
                <w:rPr>
                  <w:rFonts w:ascii="Cambria Math" w:hAnsi="Cambria Math"/>
                  <w:szCs w:val="26"/>
                </w:rPr>
                <m:t>d∈D</m:t>
              </m:r>
            </w:ins>
          </m:sub>
          <m:sup/>
          <m:e>
            <w:ins w:id="6476" w:author="The Si Tran" w:date="2012-12-06T02:40:00Z">
              <m:r>
                <w:rPr>
                  <w:rFonts w:ascii="Cambria Math" w:hAnsi="Cambria Math"/>
                  <w:szCs w:val="26"/>
                </w:rPr>
                <m:t>(</m:t>
              </m:r>
            </w:ins>
            <m:sSub>
              <m:sSubPr>
                <m:ctrlPr>
                  <w:ins w:id="6477" w:author="The Si Tran" w:date="2012-12-06T02:40:00Z">
                    <w:rPr>
                      <w:rFonts w:ascii="Cambria Math" w:hAnsi="Cambria Math"/>
                      <w:i/>
                      <w:szCs w:val="26"/>
                    </w:rPr>
                  </w:ins>
                </m:ctrlPr>
              </m:sSubPr>
              <m:e>
                <w:ins w:id="6478" w:author="The Si Tran" w:date="2012-12-06T02:40:00Z">
                  <m:r>
                    <w:rPr>
                      <w:rFonts w:ascii="Cambria Math" w:hAnsi="Cambria Math"/>
                      <w:szCs w:val="26"/>
                    </w:rPr>
                    <m:t>t</m:t>
                  </m:r>
                </w:ins>
              </m:e>
              <m:sub>
                <w:ins w:id="6479" w:author="The Si Tran" w:date="2012-12-06T02:40:00Z">
                  <m:r>
                    <w:rPr>
                      <w:rFonts w:ascii="Cambria Math" w:hAnsi="Cambria Math"/>
                      <w:szCs w:val="26"/>
                    </w:rPr>
                    <m:t>d</m:t>
                  </m:r>
                </w:ins>
              </m:sub>
            </m:sSub>
            <w:ins w:id="6480" w:author="The Si Tran" w:date="2012-12-06T02:40:00Z">
              <m:r>
                <w:rPr>
                  <w:rFonts w:ascii="Cambria Math" w:hAnsi="Cambria Math"/>
                  <w:szCs w:val="26"/>
                </w:rPr>
                <m:t>-</m:t>
              </m:r>
            </w:ins>
            <m:sSub>
              <m:sSubPr>
                <m:ctrlPr>
                  <w:ins w:id="6481" w:author="The Si Tran" w:date="2012-12-06T02:40:00Z">
                    <w:rPr>
                      <w:rFonts w:ascii="Cambria Math" w:hAnsi="Cambria Math"/>
                      <w:i/>
                      <w:szCs w:val="26"/>
                    </w:rPr>
                  </w:ins>
                </m:ctrlPr>
              </m:sSubPr>
              <m:e>
                <w:ins w:id="6482" w:author="The Si Tran" w:date="2012-12-06T02:40:00Z">
                  <m:r>
                    <w:rPr>
                      <w:rFonts w:ascii="Cambria Math" w:hAnsi="Cambria Math"/>
                      <w:szCs w:val="26"/>
                    </w:rPr>
                    <m:t>o</m:t>
                  </m:r>
                </w:ins>
              </m:e>
              <m:sub>
                <w:ins w:id="6483" w:author="The Si Tran" w:date="2012-12-06T02:40:00Z">
                  <m:r>
                    <w:rPr>
                      <w:rFonts w:ascii="Cambria Math" w:hAnsi="Cambria Math"/>
                      <w:szCs w:val="26"/>
                    </w:rPr>
                    <m:t>d</m:t>
                  </m:r>
                </w:ins>
              </m:sub>
            </m:sSub>
            <w:ins w:id="6484" w:author="The Si Tran" w:date="2012-12-06T02:40:00Z">
              <m:r>
                <w:rPr>
                  <w:rFonts w:ascii="Cambria Math" w:hAnsi="Cambria Math"/>
                  <w:szCs w:val="26"/>
                </w:rPr>
                <m:t>)(-</m:t>
              </m:r>
            </w:ins>
            <m:sSub>
              <m:sSubPr>
                <m:ctrlPr>
                  <w:ins w:id="6485" w:author="The Si Tran" w:date="2012-12-06T02:40:00Z">
                    <w:rPr>
                      <w:rFonts w:ascii="Cambria Math" w:hAnsi="Cambria Math"/>
                      <w:i/>
                      <w:szCs w:val="26"/>
                    </w:rPr>
                  </w:ins>
                </m:ctrlPr>
              </m:sSubPr>
              <m:e>
                <w:ins w:id="6486" w:author="The Si Tran" w:date="2012-12-06T02:40:00Z">
                  <m:r>
                    <w:rPr>
                      <w:rFonts w:ascii="Cambria Math" w:hAnsi="Cambria Math"/>
                      <w:szCs w:val="26"/>
                    </w:rPr>
                    <m:t>x</m:t>
                  </m:r>
                </w:ins>
              </m:e>
              <m:sub>
                <w:ins w:id="6487" w:author="The Si Tran" w:date="2012-12-06T02:40:00Z">
                  <m:r>
                    <w:rPr>
                      <w:rFonts w:ascii="Cambria Math" w:hAnsi="Cambria Math"/>
                      <w:szCs w:val="26"/>
                    </w:rPr>
                    <m:t>id</m:t>
                  </m:r>
                </w:ins>
              </m:sub>
            </m:sSub>
            <w:ins w:id="6488" w:author="The Si Tran" w:date="2012-12-06T02:40:00Z">
              <m:r>
                <w:rPr>
                  <w:rFonts w:ascii="Cambria Math" w:hAnsi="Cambria Math"/>
                  <w:szCs w:val="26"/>
                </w:rPr>
                <m:t>)</m:t>
              </m:r>
            </w:ins>
          </m:e>
        </m:nary>
      </m:oMath>
      <w:ins w:id="6489" w:author="The Si Tran" w:date="2012-12-06T02:41:00Z">
        <w:r>
          <w:rPr>
            <w:szCs w:val="26"/>
          </w:rPr>
          <w:t xml:space="preserve">  </w:t>
        </w:r>
      </w:ins>
      <w:del w:id="6490" w:author="The Si Tran" w:date="2012-12-06T02:38:00Z">
        <w:r w:rsidR="0088753F" w:rsidRPr="00097101" w:rsidDel="00CA1FAD">
          <w:rPr>
            <w:noProof/>
            <w:szCs w:val="26"/>
            <w:rPrChange w:id="6491" w:author="Unknown">
              <w:rPr>
                <w:noProof/>
              </w:rPr>
            </w:rPrChange>
          </w:rPr>
          <w:drawing>
            <wp:inline distT="0" distB="0" distL="0" distR="0" wp14:anchorId="3EF07EE9" wp14:editId="587002A9">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492" w:author="The Si Tran" w:date="2012-12-06T02:41:00Z">
        <w:r w:rsidRPr="00097101" w:rsidDel="002972CB">
          <w:rPr>
            <w:noProof/>
            <w:szCs w:val="26"/>
            <w:rPrChange w:id="6493" w:author="Unknown">
              <w:rPr>
                <w:noProof/>
              </w:rPr>
            </w:rPrChange>
          </w:rPr>
          <w:drawing>
            <wp:inline distT="0" distB="0" distL="0" distR="0" wp14:anchorId="0A624021" wp14:editId="5C22FACA">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494" w:author="The Si Tran" w:date="2012-12-06T02:43:00Z"/>
          <w:szCs w:val="26"/>
        </w:rPr>
      </w:pPr>
      <w:ins w:id="6495" w:author="The Si Tran" w:date="2012-12-06T02:44:00Z">
        <w:r w:rsidRPr="00097101">
          <w:rPr>
            <w:noProof/>
            <w:szCs w:val="26"/>
            <w:rPrChange w:id="6496" w:author="Unknown">
              <w:rPr>
                <w:noProof/>
              </w:rPr>
            </w:rPrChange>
          </w:rPr>
          <mc:AlternateContent>
            <mc:Choice Requires="wps">
              <w:drawing>
                <wp:anchor distT="0" distB="0" distL="114300" distR="114300" simplePos="0" relativeHeight="251644928" behindDoc="0" locked="0" layoutInCell="1" allowOverlap="1" wp14:anchorId="01E51B53" wp14:editId="44FBF8B7">
                  <wp:simplePos x="0" y="0"/>
                  <wp:positionH relativeFrom="column">
                    <wp:posOffset>5215255</wp:posOffset>
                  </wp:positionH>
                  <wp:positionV relativeFrom="paragraph">
                    <wp:posOffset>286001</wp:posOffset>
                  </wp:positionV>
                  <wp:extent cx="542260" cy="3619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350BDD" w:rsidRDefault="00350BDD">
                              <w:pPr>
                                <w:pStyle w:val="EquationIndex"/>
                                <w:pPrChange w:id="6497" w:author="The Si Tran" w:date="2012-12-16T08:23:00Z">
                                  <w:pPr/>
                                </w:pPrChange>
                              </w:pPr>
                              <w:ins w:id="6498" w:author="The Si Tran" w:date="2012-12-06T02:41:00Z">
                                <w:r>
                                  <w:t>(4.</w:t>
                                </w:r>
                              </w:ins>
                              <w:ins w:id="6499" w:author="The Si Tran" w:date="2012-12-06T02:44:00Z">
                                <w:r>
                                  <w:t>3</w:t>
                                </w:r>
                              </w:ins>
                              <w:ins w:id="650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93" type="#_x0000_t202" style="position:absolute;left:0;text-align:left;margin-left:410.65pt;margin-top:22.5pt;width:42.7pt;height:28.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W5jQ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" fillcolor="white [3201]" stroked="f" strokeweight=".5pt">
                  <v:textbox>
                    <w:txbxContent>
                      <w:p w14:paraId="6FF46E05" w14:textId="0ABAC82D" w:rsidR="00350BDD" w:rsidRDefault="00350BDD">
                        <w:pPr>
                          <w:pStyle w:val="EquationIndex"/>
                          <w:pPrChange w:id="6501" w:author="The Si Tran" w:date="2012-12-16T08:23:00Z">
                            <w:pPr/>
                          </w:pPrChange>
                        </w:pPr>
                        <w:ins w:id="6502" w:author="The Si Tran" w:date="2012-12-06T02:41:00Z">
                          <w:r>
                            <w:t>(4.</w:t>
                          </w:r>
                        </w:ins>
                        <w:ins w:id="6503" w:author="The Si Tran" w:date="2012-12-06T02:44:00Z">
                          <w:r>
                            <w:t>3</w:t>
                          </w:r>
                        </w:ins>
                        <w:ins w:id="6504" w:author="The Si Tran" w:date="2012-12-06T02:41:00Z">
                          <w:r>
                            <w:t>)</w:t>
                          </w:r>
                        </w:ins>
                      </w:p>
                    </w:txbxContent>
                  </v:textbox>
                </v:shape>
              </w:pict>
            </mc:Fallback>
          </mc:AlternateContent>
        </w:r>
      </w:ins>
      <w:r w:rsidR="0088753F" w:rsidRPr="0049233F">
        <w:rPr>
          <w:szCs w:val="26"/>
        </w:rPr>
        <w:t>Thay (</w:t>
      </w:r>
      <w:ins w:id="6505" w:author="The Si Tran" w:date="2012-12-14T06:11:00Z">
        <w:r>
          <w:rPr>
            <w:szCs w:val="26"/>
          </w:rPr>
          <w:t>4</w:t>
        </w:r>
      </w:ins>
      <w:del w:id="6506" w:author="The Si Tran" w:date="2012-12-14T06:11:00Z">
        <w:r w:rsidR="0088753F" w:rsidRPr="0049233F" w:rsidDel="0008713C">
          <w:rPr>
            <w:szCs w:val="26"/>
          </w:rPr>
          <w:delText>2</w:delText>
        </w:r>
      </w:del>
      <w:r w:rsidR="0088753F" w:rsidRPr="0049233F">
        <w:rPr>
          <w:szCs w:val="26"/>
        </w:rPr>
        <w:t>.2) vào (</w:t>
      </w:r>
      <w:ins w:id="6507" w:author="The Si Tran" w:date="2012-12-14T06:11:00Z">
        <w:r>
          <w:rPr>
            <w:szCs w:val="26"/>
          </w:rPr>
          <w:t>4</w:t>
        </w:r>
      </w:ins>
      <w:del w:id="6508"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20765F" w:rsidRDefault="00350BDD">
      <w:pPr>
        <w:spacing w:before="0"/>
        <w:ind w:left="1440" w:firstLine="720"/>
        <w:rPr>
          <w:szCs w:val="26"/>
        </w:rPr>
        <w:pPrChange w:id="6509" w:author="The Si Tran" w:date="2012-12-06T02:44:00Z">
          <w:pPr>
            <w:spacing w:before="0"/>
          </w:pPr>
        </w:pPrChange>
      </w:pPr>
      <m:oMathPara>
        <m:oMathParaPr>
          <m:jc m:val="left"/>
        </m:oMathParaPr>
        <m:oMath>
          <m:sSub>
            <m:sSubPr>
              <m:ctrlPr>
                <w:ins w:id="6510" w:author="The Si Tran" w:date="2012-12-06T02:43:00Z">
                  <w:rPr>
                    <w:rFonts w:ascii="Cambria Math" w:hAnsi="Cambria Math"/>
                    <w:szCs w:val="26"/>
                  </w:rPr>
                </w:ins>
              </m:ctrlPr>
            </m:sSubPr>
            <m:e>
              <w:ins w:id="6511" w:author="The Si Tran" w:date="2012-12-06T02:43:00Z">
                <m:r>
                  <w:rPr>
                    <w:rFonts w:ascii="Cambria Math" w:hAnsi="Cambria Math"/>
                    <w:szCs w:val="26"/>
                  </w:rPr>
                  <m:t>∆w</m:t>
                </m:r>
              </w:ins>
            </m:e>
            <m:sub>
              <w:ins w:id="6512" w:author="The Si Tran" w:date="2012-12-06T02:43:00Z">
                <m:r>
                  <w:rPr>
                    <w:rFonts w:ascii="Cambria Math" w:hAnsi="Cambria Math"/>
                    <w:szCs w:val="26"/>
                  </w:rPr>
                  <m:t>i</m:t>
                </m:r>
              </w:ins>
            </m:sub>
          </m:sSub>
          <w:ins w:id="6513" w:author="The Si Tran" w:date="2012-12-06T02:43:00Z">
            <m:r>
              <w:rPr>
                <w:rFonts w:ascii="Cambria Math" w:hAnsi="Cambria Math"/>
                <w:szCs w:val="26"/>
              </w:rPr>
              <m:t>=</m:t>
            </m:r>
          </w:ins>
          <w:ins w:id="6514" w:author="The Si Tran" w:date="2012-12-06T02:44:00Z">
            <m:r>
              <w:rPr>
                <w:rFonts w:ascii="Cambria Math" w:hAnsi="Cambria Math"/>
                <w:szCs w:val="26"/>
              </w:rPr>
              <m:t>η</m:t>
            </m:r>
          </w:ins>
          <m:nary>
            <m:naryPr>
              <m:chr m:val="∑"/>
              <m:limLoc m:val="subSup"/>
              <m:supHide m:val="1"/>
              <m:ctrlPr>
                <w:ins w:id="6515" w:author="The Si Tran" w:date="2012-12-06T02:43:00Z">
                  <w:rPr>
                    <w:rFonts w:ascii="Cambria Math" w:hAnsi="Cambria Math"/>
                    <w:i/>
                    <w:szCs w:val="26"/>
                  </w:rPr>
                </w:ins>
              </m:ctrlPr>
            </m:naryPr>
            <m:sub>
              <w:ins w:id="6516" w:author="The Si Tran" w:date="2012-12-06T02:43:00Z">
                <m:r>
                  <w:rPr>
                    <w:rFonts w:ascii="Cambria Math" w:hAnsi="Cambria Math"/>
                    <w:szCs w:val="26"/>
                  </w:rPr>
                  <m:t>d∈D</m:t>
                </m:r>
              </w:ins>
            </m:sub>
            <m:sup/>
            <m:e>
              <w:ins w:id="6517" w:author="The Si Tran" w:date="2012-12-06T02:43:00Z">
                <m:r>
                  <w:rPr>
                    <w:rFonts w:ascii="Cambria Math" w:hAnsi="Cambria Math"/>
                    <w:szCs w:val="26"/>
                  </w:rPr>
                  <m:t>(</m:t>
                </m:r>
              </w:ins>
              <m:sSub>
                <m:sSubPr>
                  <m:ctrlPr>
                    <w:ins w:id="6518" w:author="The Si Tran" w:date="2012-12-06T02:43:00Z">
                      <w:rPr>
                        <w:rFonts w:ascii="Cambria Math" w:hAnsi="Cambria Math"/>
                        <w:i/>
                        <w:szCs w:val="26"/>
                      </w:rPr>
                    </w:ins>
                  </m:ctrlPr>
                </m:sSubPr>
                <m:e>
                  <w:ins w:id="6519" w:author="The Si Tran" w:date="2012-12-06T02:43:00Z">
                    <m:r>
                      <w:rPr>
                        <w:rFonts w:ascii="Cambria Math" w:hAnsi="Cambria Math"/>
                        <w:szCs w:val="26"/>
                      </w:rPr>
                      <m:t>t</m:t>
                    </m:r>
                  </w:ins>
                </m:e>
                <m:sub>
                  <w:ins w:id="6520" w:author="The Si Tran" w:date="2012-12-06T02:43:00Z">
                    <m:r>
                      <w:rPr>
                        <w:rFonts w:ascii="Cambria Math" w:hAnsi="Cambria Math"/>
                        <w:szCs w:val="26"/>
                      </w:rPr>
                      <m:t>d</m:t>
                    </m:r>
                  </w:ins>
                </m:sub>
              </m:sSub>
              <w:ins w:id="6521" w:author="The Si Tran" w:date="2012-12-06T02:43:00Z">
                <m:r>
                  <w:rPr>
                    <w:rFonts w:ascii="Cambria Math" w:hAnsi="Cambria Math"/>
                    <w:szCs w:val="26"/>
                  </w:rPr>
                  <m:t>-</m:t>
                </m:r>
              </w:ins>
              <m:sSub>
                <m:sSubPr>
                  <m:ctrlPr>
                    <w:ins w:id="6522" w:author="The Si Tran" w:date="2012-12-06T02:43:00Z">
                      <w:rPr>
                        <w:rFonts w:ascii="Cambria Math" w:hAnsi="Cambria Math"/>
                        <w:i/>
                        <w:szCs w:val="26"/>
                      </w:rPr>
                    </w:ins>
                  </m:ctrlPr>
                </m:sSubPr>
                <m:e>
                  <w:ins w:id="6523" w:author="The Si Tran" w:date="2012-12-06T02:43:00Z">
                    <m:r>
                      <w:rPr>
                        <w:rFonts w:ascii="Cambria Math" w:hAnsi="Cambria Math"/>
                        <w:szCs w:val="26"/>
                      </w:rPr>
                      <m:t>o</m:t>
                    </m:r>
                  </w:ins>
                </m:e>
                <m:sub>
                  <w:ins w:id="6524" w:author="The Si Tran" w:date="2012-12-06T02:43:00Z">
                    <m:r>
                      <w:rPr>
                        <w:rFonts w:ascii="Cambria Math" w:hAnsi="Cambria Math"/>
                        <w:szCs w:val="26"/>
                      </w:rPr>
                      <m:t>d</m:t>
                    </m:r>
                  </w:ins>
                </m:sub>
              </m:sSub>
              <w:ins w:id="6525" w:author="The Si Tran" w:date="2012-12-06T02:43:00Z">
                <m:r>
                  <w:rPr>
                    <w:rFonts w:ascii="Cambria Math" w:hAnsi="Cambria Math"/>
                    <w:szCs w:val="26"/>
                  </w:rPr>
                  <m:t>)(</m:t>
                </m:r>
              </w:ins>
              <m:sSub>
                <m:sSubPr>
                  <m:ctrlPr>
                    <w:ins w:id="6526" w:author="The Si Tran" w:date="2012-12-06T02:43:00Z">
                      <w:rPr>
                        <w:rFonts w:ascii="Cambria Math" w:hAnsi="Cambria Math"/>
                        <w:i/>
                        <w:szCs w:val="26"/>
                      </w:rPr>
                    </w:ins>
                  </m:ctrlPr>
                </m:sSubPr>
                <m:e>
                  <w:ins w:id="6527" w:author="The Si Tran" w:date="2012-12-06T02:43:00Z">
                    <m:r>
                      <w:rPr>
                        <w:rFonts w:ascii="Cambria Math" w:hAnsi="Cambria Math"/>
                        <w:szCs w:val="26"/>
                      </w:rPr>
                      <m:t>x</m:t>
                    </m:r>
                  </w:ins>
                </m:e>
                <m:sub>
                  <w:ins w:id="6528" w:author="The Si Tran" w:date="2012-12-06T02:43:00Z">
                    <m:r>
                      <w:rPr>
                        <w:rFonts w:ascii="Cambria Math" w:hAnsi="Cambria Math"/>
                        <w:szCs w:val="26"/>
                      </w:rPr>
                      <m:t>id</m:t>
                    </m:r>
                  </w:ins>
                </m:sub>
              </m:sSub>
              <w:ins w:id="6529" w:author="The Si Tran" w:date="2012-12-06T02:43:00Z">
                <m:r>
                  <w:rPr>
                    <w:rFonts w:ascii="Cambria Math" w:hAnsi="Cambria Math"/>
                    <w:szCs w:val="26"/>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530" w:author="The Si Tran" w:date="2012-12-06T02:44:00Z">
        <w:r w:rsidRPr="00097101" w:rsidDel="00DF1A0E">
          <w:rPr>
            <w:noProof/>
            <w:szCs w:val="26"/>
            <w:rPrChange w:id="6531" w:author="Unknown">
              <w:rPr>
                <w:noProof/>
              </w:rPr>
            </w:rPrChange>
          </w:rPr>
          <w:drawing>
            <wp:inline distT="0" distB="0" distL="0" distR="0" wp14:anchorId="76B9CB9B" wp14:editId="11815C73">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532" w:author="The Si Tran" w:date="2012-12-06T02:45:00Z">
                <w:rPr>
                  <w:rFonts w:ascii="Cambria Math" w:hAnsi="Cambria Math"/>
                  <w:i/>
                  <w:szCs w:val="26"/>
                </w:rPr>
              </w:ins>
            </m:ctrlPr>
          </m:sSubPr>
          <m:e>
            <w:ins w:id="6533" w:author="The Si Tran" w:date="2012-12-06T02:45:00Z">
              <m:r>
                <w:rPr>
                  <w:rFonts w:ascii="Cambria Math" w:hAnsi="Cambria Math"/>
                  <w:szCs w:val="26"/>
                </w:rPr>
                <m:t>x</m:t>
              </m:r>
            </w:ins>
          </m:e>
          <m:sub>
            <w:ins w:id="6534" w:author="The Si Tran" w:date="2012-12-06T02:45:00Z">
              <m:r>
                <w:rPr>
                  <w:rFonts w:ascii="Cambria Math" w:hAnsi="Cambria Math"/>
                  <w:szCs w:val="26"/>
                </w:rPr>
                <m:t>id</m:t>
              </m:r>
            </w:ins>
          </m:sub>
        </m:sSub>
      </m:oMath>
      <w:ins w:id="6535" w:author="The Si Tran" w:date="2012-12-06T02:45:00Z">
        <w:r w:rsidR="00F84346">
          <w:rPr>
            <w:szCs w:val="26"/>
          </w:rPr>
          <w:t xml:space="preserve"> </w:t>
        </w:r>
      </w:ins>
      <w:del w:id="6536"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14:paraId="09CC2529" w14:textId="77777777" w:rsidR="0088753F" w:rsidRDefault="00A55FB2">
      <w:pPr>
        <w:rPr>
          <w:ins w:id="6537" w:author="The Si Tran" w:date="2012-12-06T02:46:00Z"/>
        </w:rPr>
        <w:pPrChange w:id="6538" w:author="The Si Tran" w:date="2012-12-16T08:23:00Z">
          <w:pPr>
            <w:spacing w:before="0"/>
          </w:pPr>
        </w:pPrChange>
      </w:pPr>
      <w:ins w:id="6539" w:author="The Si Tran" w:date="2012-12-06T02:47:00Z">
        <w:r w:rsidRPr="00097101">
          <w:rPr>
            <w:noProof/>
            <w:rPrChange w:id="6540" w:author="Unknown">
              <w:rPr>
                <w:noProof/>
              </w:rPr>
            </w:rPrChange>
          </w:rPr>
          <mc:AlternateContent>
            <mc:Choice Requires="wps">
              <w:drawing>
                <wp:anchor distT="0" distB="0" distL="114300" distR="114300" simplePos="0" relativeHeight="251645952" behindDoc="0" locked="0" layoutInCell="1" allowOverlap="1" wp14:anchorId="2EB652FF" wp14:editId="2AC464B2">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350BDD" w:rsidRDefault="00350BDD">
                              <w:pPr>
                                <w:pStyle w:val="EquationIndex"/>
                                <w:pPrChange w:id="6541" w:author="The Si Tran" w:date="2012-12-16T08:23:00Z">
                                  <w:pPr/>
                                </w:pPrChange>
                              </w:pPr>
                              <w:ins w:id="6542" w:author="The Si Tran" w:date="2012-12-06T02:41:00Z">
                                <w:r>
                                  <w:t>(4.</w:t>
                                </w:r>
                              </w:ins>
                              <w:ins w:id="6543" w:author="The Si Tran" w:date="2012-12-06T02:44:00Z">
                                <w:r>
                                  <w:t>4</w:t>
                                </w:r>
                              </w:ins>
                              <w:ins w:id="654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 o:spid="_x0000_s1094" type="#_x0000_t202" style="position:absolute;left:0;text-align:left;margin-left:411.45pt;margin-top:172.5pt;width:41.85pt;height:28.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" fillcolor="white [3201]" stroked="f" strokeweight=".5pt">
                  <v:textbox>
                    <w:txbxContent>
                      <w:p w14:paraId="67287583" w14:textId="2C4C3D93" w:rsidR="00350BDD" w:rsidRDefault="00350BDD">
                        <w:pPr>
                          <w:pStyle w:val="EquationIndex"/>
                          <w:pPrChange w:id="6545" w:author="The Si Tran" w:date="2012-12-16T08:23:00Z">
                            <w:pPr/>
                          </w:pPrChange>
                        </w:pPr>
                        <w:ins w:id="6546" w:author="The Si Tran" w:date="2012-12-06T02:41:00Z">
                          <w:r>
                            <w:t>(4.</w:t>
                          </w:r>
                        </w:ins>
                        <w:ins w:id="6547" w:author="The Si Tran" w:date="2012-12-06T02:44:00Z">
                          <w:r>
                            <w:t>4</w:t>
                          </w:r>
                        </w:ins>
                        <w:ins w:id="6548"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trên  bề mặt của hàm lỗi thì giải thuật dễ rơi vào cực tiểu cục bộ mà không đạt được </w:t>
      </w:r>
      <w:r w:rsidR="0088753F" w:rsidRPr="0049233F">
        <w:rPr>
          <w:i/>
        </w:rPr>
        <w:t>cực tiểu toàn cục</w:t>
      </w:r>
      <w:r w:rsidR="0088753F" w:rsidRPr="0049233F">
        <w:t xml:space="preserve"> (global minimum). Để </w:t>
      </w:r>
      <w:r w:rsidR="0088753F" w:rsidRPr="0049233F">
        <w:lastRenderedPageBreak/>
        <w:t xml:space="preserve">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B576B9" w:rsidDel="00A55FB2" w:rsidRDefault="00B576B9">
      <w:pPr>
        <w:spacing w:before="0"/>
        <w:ind w:left="1440" w:firstLine="720"/>
        <w:rPr>
          <w:del w:id="6549" w:author="The Si Tran" w:date="2012-12-06T02:47:00Z"/>
          <w:szCs w:val="26"/>
        </w:rPr>
        <w:pPrChange w:id="6550" w:author="The Si Tran" w:date="2012-12-06T02:47:00Z">
          <w:pPr>
            <w:spacing w:before="0"/>
          </w:pPr>
        </w:pPrChange>
      </w:pPr>
      <w:ins w:id="6551"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6552"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14:paraId="408F33D5" w14:textId="77777777" w:rsidR="0088753F" w:rsidRPr="0049233F" w:rsidRDefault="0088753F">
      <w:pPr>
        <w:spacing w:before="0"/>
        <w:ind w:left="1440" w:firstLine="720"/>
        <w:rPr>
          <w:szCs w:val="26"/>
        </w:rPr>
        <w:pPrChange w:id="6553" w:author="The Si Tran" w:date="2012-12-06T02:47:00Z">
          <w:pPr>
            <w:spacing w:before="0"/>
          </w:pPr>
        </w:pPrChange>
      </w:pPr>
      <w:del w:id="6554" w:author="The Si Tran" w:date="2012-12-06T02:47:00Z">
        <w:r w:rsidRPr="0049233F" w:rsidDel="00A55FB2">
          <w:rPr>
            <w:szCs w:val="26"/>
          </w:rPr>
          <w:delText xml:space="preserve">       </w:delText>
        </w:r>
      </w:del>
      <w:r w:rsidRPr="0049233F">
        <w:rPr>
          <w:szCs w:val="26"/>
        </w:rPr>
        <w:t xml:space="preserve">                </w:t>
      </w:r>
      <w:del w:id="6555" w:author="The Si Tran" w:date="2012-12-06T02:47:00Z">
        <w:r w:rsidRPr="00097101" w:rsidDel="00A55FB2">
          <w:rPr>
            <w:noProof/>
            <w:szCs w:val="26"/>
            <w:rPrChange w:id="6556" w:author="Unknown">
              <w:rPr>
                <w:noProof/>
              </w:rPr>
            </w:rPrChange>
          </w:rPr>
          <w:drawing>
            <wp:inline distT="0" distB="0" distL="0" distR="0" wp14:anchorId="062F7255" wp14:editId="4B57CDF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557" w:author="The Si Tran" w:date="2012-12-06T02:48:00Z"/>
        </w:rPr>
        <w:pPrChange w:id="6558"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77777777" w:rsidR="0056222E" w:rsidRPr="0049233F" w:rsidDel="00AF56B2" w:rsidRDefault="0056222E" w:rsidP="0088753F">
      <w:pPr>
        <w:spacing w:before="0"/>
        <w:rPr>
          <w:del w:id="6559" w:author="The Si Tran" w:date="2012-12-06T02:49:00Z"/>
          <w:szCs w:val="26"/>
        </w:rPr>
      </w:pPr>
      <w:ins w:id="6560" w:author="The Si Tran" w:date="2012-12-06T02:48:00Z">
        <w:r>
          <w:rPr>
            <w:szCs w:val="26"/>
          </w:rPr>
          <w:tab/>
        </w:r>
        <w:r>
          <w:rPr>
            <w:szCs w:val="26"/>
          </w:rPr>
          <w:tab/>
        </w:r>
      </w:ins>
      <m:oMath>
        <m:sSub>
          <m:sSubPr>
            <m:ctrlPr>
              <w:ins w:id="6561" w:author="The Si Tran" w:date="2012-12-06T02:49:00Z">
                <w:rPr>
                  <w:rFonts w:ascii="Cambria Math" w:hAnsi="Cambria Math"/>
                  <w:i/>
                  <w:szCs w:val="26"/>
                </w:rPr>
              </w:ins>
            </m:ctrlPr>
          </m:sSubPr>
          <m:e>
            <w:ins w:id="6562" w:author="The Si Tran" w:date="2012-12-06T02:49:00Z">
              <m:r>
                <w:rPr>
                  <w:rFonts w:ascii="Cambria Math" w:hAnsi="Cambria Math"/>
                  <w:szCs w:val="26"/>
                </w:rPr>
                <m:t>E</m:t>
              </m:r>
            </w:ins>
          </m:e>
          <m:sub>
            <w:ins w:id="6563" w:author="The Si Tran" w:date="2012-12-06T02:49:00Z">
              <m:r>
                <w:rPr>
                  <w:rFonts w:ascii="Cambria Math" w:hAnsi="Cambria Math"/>
                  <w:szCs w:val="26"/>
                </w:rPr>
                <m:t>d</m:t>
              </m:r>
            </w:ins>
          </m:sub>
        </m:sSub>
        <m:d>
          <m:dPr>
            <m:ctrlPr>
              <w:ins w:id="6564" w:author="The Si Tran" w:date="2012-12-06T02:49:00Z">
                <w:rPr>
                  <w:rFonts w:ascii="Cambria Math" w:hAnsi="Cambria Math"/>
                  <w:i/>
                  <w:szCs w:val="26"/>
                </w:rPr>
              </w:ins>
            </m:ctrlPr>
          </m:dPr>
          <m:e>
            <m:acc>
              <m:accPr>
                <m:chr m:val="⃗"/>
                <m:ctrlPr>
                  <w:ins w:id="6565" w:author="The Si Tran" w:date="2012-12-06T02:49:00Z">
                    <w:rPr>
                      <w:rFonts w:ascii="Cambria Math" w:hAnsi="Cambria Math"/>
                      <w:i/>
                      <w:szCs w:val="26"/>
                    </w:rPr>
                  </w:ins>
                </m:ctrlPr>
              </m:accPr>
              <m:e>
                <w:ins w:id="6566" w:author="The Si Tran" w:date="2012-12-06T02:49:00Z">
                  <m:r>
                    <w:rPr>
                      <w:rFonts w:ascii="Cambria Math" w:hAnsi="Cambria Math"/>
                      <w:szCs w:val="26"/>
                    </w:rPr>
                    <m:t>w</m:t>
                  </m:r>
                </w:ins>
              </m:e>
            </m:acc>
          </m:e>
        </m:d>
        <w:ins w:id="6567" w:author="The Si Tran" w:date="2012-12-06T02:49:00Z">
          <m:r>
            <w:rPr>
              <w:rFonts w:ascii="Cambria Math" w:hAnsi="Cambria Math"/>
              <w:szCs w:val="26"/>
            </w:rPr>
            <m:t>=</m:t>
          </m:r>
        </w:ins>
        <m:f>
          <m:fPr>
            <m:ctrlPr>
              <w:ins w:id="6568" w:author="The Si Tran" w:date="2012-12-06T02:49:00Z">
                <w:rPr>
                  <w:rFonts w:ascii="Cambria Math" w:hAnsi="Cambria Math"/>
                  <w:i/>
                  <w:szCs w:val="26"/>
                </w:rPr>
              </w:ins>
            </m:ctrlPr>
          </m:fPr>
          <m:num>
            <w:ins w:id="6569" w:author="The Si Tran" w:date="2012-12-06T02:49:00Z">
              <m:r>
                <w:rPr>
                  <w:rFonts w:ascii="Cambria Math" w:hAnsi="Cambria Math"/>
                  <w:szCs w:val="26"/>
                </w:rPr>
                <m:t>1</m:t>
              </m:r>
            </w:ins>
          </m:num>
          <m:den>
            <w:ins w:id="6570" w:author="The Si Tran" w:date="2012-12-06T02:49:00Z">
              <m:r>
                <w:rPr>
                  <w:rFonts w:ascii="Cambria Math" w:hAnsi="Cambria Math"/>
                  <w:szCs w:val="26"/>
                </w:rPr>
                <m:t>2</m:t>
              </m:r>
            </w:ins>
          </m:den>
        </m:f>
        <m:sSup>
          <m:sSupPr>
            <m:ctrlPr>
              <w:ins w:id="6571" w:author="The Si Tran" w:date="2012-12-06T02:49:00Z">
                <w:rPr>
                  <w:rFonts w:ascii="Cambria Math" w:hAnsi="Cambria Math"/>
                  <w:i/>
                  <w:szCs w:val="26"/>
                </w:rPr>
              </w:ins>
            </m:ctrlPr>
          </m:sSupPr>
          <m:e>
            <w:ins w:id="6572" w:author="The Si Tran" w:date="2012-12-06T02:49:00Z">
              <m:r>
                <w:rPr>
                  <w:rFonts w:ascii="Cambria Math" w:hAnsi="Cambria Math"/>
                  <w:szCs w:val="26"/>
                </w:rPr>
                <m:t>(</m:t>
              </m:r>
            </w:ins>
            <m:sSub>
              <m:sSubPr>
                <m:ctrlPr>
                  <w:ins w:id="6573" w:author="The Si Tran" w:date="2012-12-06T02:49:00Z">
                    <w:rPr>
                      <w:rFonts w:ascii="Cambria Math" w:hAnsi="Cambria Math"/>
                      <w:i/>
                      <w:szCs w:val="26"/>
                    </w:rPr>
                  </w:ins>
                </m:ctrlPr>
              </m:sSubPr>
              <m:e>
                <w:ins w:id="6574" w:author="The Si Tran" w:date="2012-12-06T02:49:00Z">
                  <m:r>
                    <w:rPr>
                      <w:rFonts w:ascii="Cambria Math" w:hAnsi="Cambria Math"/>
                      <w:szCs w:val="26"/>
                    </w:rPr>
                    <m:t>t</m:t>
                  </m:r>
                </w:ins>
              </m:e>
              <m:sub>
                <w:ins w:id="6575" w:author="The Si Tran" w:date="2012-12-06T02:49:00Z">
                  <m:r>
                    <w:rPr>
                      <w:rFonts w:ascii="Cambria Math" w:hAnsi="Cambria Math"/>
                      <w:szCs w:val="26"/>
                    </w:rPr>
                    <m:t>d</m:t>
                  </m:r>
                </w:ins>
              </m:sub>
            </m:sSub>
            <w:ins w:id="6576" w:author="The Si Tran" w:date="2012-12-06T02:49:00Z">
              <m:r>
                <w:rPr>
                  <w:rFonts w:ascii="Cambria Math" w:hAnsi="Cambria Math"/>
                  <w:szCs w:val="26"/>
                </w:rPr>
                <m:t>-</m:t>
              </m:r>
            </w:ins>
            <m:sSub>
              <m:sSubPr>
                <m:ctrlPr>
                  <w:ins w:id="6577" w:author="The Si Tran" w:date="2012-12-06T02:49:00Z">
                    <w:rPr>
                      <w:rFonts w:ascii="Cambria Math" w:hAnsi="Cambria Math"/>
                      <w:i/>
                      <w:szCs w:val="26"/>
                    </w:rPr>
                  </w:ins>
                </m:ctrlPr>
              </m:sSubPr>
              <m:e>
                <w:ins w:id="6578" w:author="The Si Tran" w:date="2012-12-06T02:49:00Z">
                  <m:r>
                    <w:rPr>
                      <w:rFonts w:ascii="Cambria Math" w:hAnsi="Cambria Math"/>
                      <w:szCs w:val="26"/>
                    </w:rPr>
                    <m:t>o</m:t>
                  </m:r>
                </w:ins>
              </m:e>
              <m:sub>
                <w:ins w:id="6579" w:author="The Si Tran" w:date="2012-12-06T02:49:00Z">
                  <m:r>
                    <w:rPr>
                      <w:rFonts w:ascii="Cambria Math" w:hAnsi="Cambria Math"/>
                      <w:szCs w:val="26"/>
                    </w:rPr>
                    <m:t>d</m:t>
                  </m:r>
                </w:ins>
              </m:sub>
            </m:sSub>
            <w:ins w:id="6580" w:author="The Si Tran" w:date="2012-12-06T02:49:00Z">
              <m:r>
                <w:rPr>
                  <w:rFonts w:ascii="Cambria Math" w:hAnsi="Cambria Math"/>
                  <w:szCs w:val="26"/>
                </w:rPr>
                <m:t>)</m:t>
              </m:r>
            </w:ins>
          </m:e>
          <m:sup>
            <w:ins w:id="6581" w:author="The Si Tran" w:date="2012-12-06T02:49:00Z">
              <m:r>
                <w:rPr>
                  <w:rFonts w:ascii="Cambria Math" w:hAnsi="Cambria Math"/>
                  <w:szCs w:val="26"/>
                </w:rPr>
                <m:t>2</m:t>
              </m:r>
            </w:ins>
          </m:sup>
        </m:sSup>
      </m:oMath>
    </w:p>
    <w:p w14:paraId="6371A34D" w14:textId="77777777" w:rsidR="0088753F" w:rsidRPr="0049233F" w:rsidRDefault="0088753F" w:rsidP="0088753F">
      <w:pPr>
        <w:spacing w:before="0"/>
        <w:rPr>
          <w:szCs w:val="26"/>
        </w:rPr>
      </w:pPr>
      <w:del w:id="6582" w:author="The Si Tran" w:date="2012-12-06T02:49:00Z">
        <w:r w:rsidRPr="0049233F" w:rsidDel="00AF56B2">
          <w:rPr>
            <w:szCs w:val="26"/>
          </w:rPr>
          <w:delText xml:space="preserve">                      </w:delText>
        </w:r>
        <w:r w:rsidRPr="00097101" w:rsidDel="00AF56B2">
          <w:rPr>
            <w:noProof/>
            <w:szCs w:val="26"/>
            <w:rPrChange w:id="6583" w:author="Unknown">
              <w:rPr>
                <w:noProof/>
              </w:rPr>
            </w:rPrChange>
          </w:rPr>
          <w:drawing>
            <wp:inline distT="0" distB="0" distL="0" distR="0" wp14:anchorId="2BD5760D" wp14:editId="02864E23">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584" w:author="The Si Tran" w:date="2012-12-16T08:23:00Z">
          <w:pPr>
            <w:spacing w:before="0"/>
          </w:pPr>
        </w:pPrChange>
      </w:pPr>
      <w:r w:rsidRPr="0049233F">
        <w:t xml:space="preserve">Ở đây giá trị </w:t>
      </w:r>
      <m:oMath>
        <m:sSub>
          <m:sSubPr>
            <m:ctrlPr>
              <w:ins w:id="6585" w:author="The Si Tran" w:date="2012-12-06T02:49:00Z">
                <w:rPr>
                  <w:rFonts w:ascii="Cambria Math" w:hAnsi="Cambria Math"/>
                  <w:i/>
                </w:rPr>
              </w:ins>
            </m:ctrlPr>
          </m:sSubPr>
          <m:e>
            <w:ins w:id="6586" w:author="The Si Tran" w:date="2012-12-06T02:49:00Z">
              <m:r>
                <w:rPr>
                  <w:rFonts w:ascii="Cambria Math" w:hAnsi="Cambria Math"/>
                </w:rPr>
                <m:t>t</m:t>
              </m:r>
            </w:ins>
          </m:e>
          <m:sub>
            <w:ins w:id="6587" w:author="The Si Tran" w:date="2012-12-06T02:49:00Z">
              <m:r>
                <w:rPr>
                  <w:rFonts w:ascii="Cambria Math" w:hAnsi="Cambria Math"/>
                </w:rPr>
                <m:t>d</m:t>
              </m:r>
            </w:ins>
          </m:sub>
        </m:sSub>
      </m:oMath>
      <w:del w:id="6588"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589" w:author="The Si Tran" w:date="2012-12-06T02:49:00Z">
                <w:rPr>
                  <w:rFonts w:ascii="Cambria Math" w:hAnsi="Cambria Math"/>
                  <w:i/>
                </w:rPr>
              </w:ins>
            </m:ctrlPr>
          </m:sSubPr>
          <m:e>
            <w:ins w:id="6590" w:author="The Si Tran" w:date="2012-12-06T02:49:00Z">
              <m:r>
                <w:rPr>
                  <w:rFonts w:ascii="Cambria Math" w:hAnsi="Cambria Math"/>
                </w:rPr>
                <m:t>o</m:t>
              </m:r>
            </w:ins>
          </m:e>
          <m:sub>
            <w:ins w:id="6591" w:author="The Si Tran" w:date="2012-12-06T02:49:00Z">
              <m:r>
                <w:rPr>
                  <w:rFonts w:ascii="Cambria Math" w:hAnsi="Cambria Math"/>
                </w:rPr>
                <m:t>d</m:t>
              </m:r>
            </w:ins>
          </m:sub>
        </m:sSub>
      </m:oMath>
      <w:del w:id="6592"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593"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594" w:author="The Si Tran" w:date="2012-12-06T02:50:00Z">
        <w:r w:rsidRPr="00AF1345" w:rsidDel="00FB4B5C">
          <w:rPr>
            <w:position w:val="-12"/>
          </w:rPr>
          <w:object w:dxaOrig="820" w:dyaOrig="360" w14:anchorId="29830189">
            <v:shape id="_x0000_i1119" type="#_x0000_t75" style="width:43.55pt;height:14.25pt" o:ole="">
              <v:imagedata r:id="rId232" o:title=""/>
            </v:shape>
            <o:OLEObject Type="Embed" ProgID="Equation.DSMT4" ShapeID="_x0000_i1119" DrawAspect="Content" ObjectID="_1417184596" r:id="rId233"/>
          </w:object>
        </w:r>
        <w:r w:rsidRPr="0049233F" w:rsidDel="00FB4B5C">
          <w:delText xml:space="preserve"> </w:delText>
        </w:r>
      </w:del>
      <w:r w:rsidRPr="0049233F">
        <w:t>thay cho</w:t>
      </w:r>
      <w:ins w:id="6595"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596" w:author="The Si Tran" w:date="2012-12-06T02:51:00Z">
        <w:r w:rsidRPr="00AF1345" w:rsidDel="00FB4B5C">
          <w:rPr>
            <w:position w:val="-10"/>
          </w:rPr>
          <w:object w:dxaOrig="740" w:dyaOrig="320" w14:anchorId="21DEB698">
            <v:shape id="_x0000_i1120" type="#_x0000_t75" style="width:36pt;height:14.25pt" o:ole="">
              <v:imagedata r:id="rId234" o:title=""/>
            </v:shape>
            <o:OLEObject Type="Embed" ProgID="Equation.DSMT4" ShapeID="_x0000_i1120" DrawAspect="Content" ObjectID="_1417184597" r:id="rId235"/>
          </w:object>
        </w:r>
        <w:r w:rsidRPr="0049233F" w:rsidDel="003264F7">
          <w:delText xml:space="preserve"> </w:delText>
        </w:r>
      </w:del>
      <w:r w:rsidRPr="0049233F">
        <w:t>để tìm kiếm.</w:t>
      </w:r>
    </w:p>
    <w:p w14:paraId="2A35791F" w14:textId="77777777" w:rsidR="0088753F" w:rsidRPr="0049233F" w:rsidRDefault="0088753F">
      <w:pPr>
        <w:pPrChange w:id="6597" w:author="The Si Tran" w:date="2012-12-16T08:23:00Z">
          <w:pPr>
            <w:spacing w:before="0"/>
            <w:ind w:firstLine="720"/>
          </w:pPr>
        </w:pPrChange>
      </w:pPr>
      <w:r w:rsidRPr="0049233F">
        <w:t>Sự khác biệt g</w:t>
      </w:r>
      <w:r w:rsidRPr="00334CAD">
        <w:rPr>
          <w:rPrChange w:id="6598" w:author="The Si Tran" w:date="2012-12-16T08:23:00Z">
            <w:rPr>
              <w:szCs w:val="26"/>
            </w:rPr>
          </w:rPrChange>
        </w:rPr>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599" w:name="_Toc327348174"/>
      <w:bookmarkStart w:id="6600" w:name="_Toc343415822"/>
      <w:r w:rsidRPr="0049233F">
        <w:lastRenderedPageBreak/>
        <w:t>Mạng nhiều lớp và giải thuật lan truyền ngược</w:t>
      </w:r>
      <w:bookmarkEnd w:id="6599"/>
      <w:bookmarkEnd w:id="6600"/>
    </w:p>
    <w:p w14:paraId="6C665455" w14:textId="77777777" w:rsidR="0088753F" w:rsidRPr="0049233F" w:rsidRDefault="0088753F">
      <w:pPr>
        <w:pPrChange w:id="6601" w:author="The Si Tran" w:date="2012-12-16T08:23:00Z">
          <w:pPr>
            <w:spacing w:before="0"/>
            <w:ind w:firstLine="720"/>
          </w:pPr>
        </w:pPrChange>
      </w:pPr>
      <w:r w:rsidRPr="0049233F">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14:paraId="2CBE3E9C" w14:textId="77777777" w:rsidR="0088753F" w:rsidRPr="0049233F" w:rsidRDefault="0088753F">
      <w:pPr>
        <w:pPrChange w:id="6602"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keepNext/>
        <w:spacing w:before="0"/>
        <w:ind w:firstLine="720"/>
        <w:jc w:val="center"/>
        <w:rPr>
          <w:szCs w:val="26"/>
        </w:rPr>
        <w:pPrChange w:id="6603" w:author="The Si Tran" w:date="2012-12-11T23:36:00Z">
          <w:pPr>
            <w:keepNext/>
            <w:spacing w:before="0"/>
            <w:ind w:firstLine="720"/>
          </w:pPr>
        </w:pPrChange>
      </w:pPr>
      <w:r w:rsidRPr="002B1464">
        <w:rPr>
          <w:noProof/>
          <w:szCs w:val="26"/>
        </w:rPr>
        <w:drawing>
          <wp:inline distT="0" distB="0" distL="0" distR="0" wp14:anchorId="780FA62E" wp14:editId="7570456A">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77777777" w:rsidR="0088753F" w:rsidRPr="0049233F" w:rsidDel="00334CAD" w:rsidRDefault="0088753F">
      <w:pPr>
        <w:pStyle w:val="Hinh"/>
        <w:rPr>
          <w:del w:id="6604" w:author="The Si Tran" w:date="2012-12-16T08:23:00Z"/>
        </w:rPr>
        <w:pPrChange w:id="6605" w:author="The Si Tran" w:date="2012-12-16T10:10:00Z">
          <w:pPr>
            <w:pStyle w:val="Caption"/>
          </w:pPr>
        </w:pPrChange>
      </w:pPr>
      <w:r w:rsidRPr="0049233F">
        <w:t xml:space="preserve">                                        </w:t>
      </w:r>
      <w:bookmarkStart w:id="6606" w:name="_Toc327348216"/>
      <w:bookmarkStart w:id="6607" w:name="_Toc343029966"/>
      <w:bookmarkStart w:id="6608" w:name="_Toc343415658"/>
      <w:r w:rsidRPr="0049233F">
        <w:t>Hình</w:t>
      </w:r>
      <w:ins w:id="6609" w:author="The Si Tran" w:date="2012-12-11T23:36:00Z">
        <w:r w:rsidR="002400FD">
          <w:t xml:space="preserve"> 4.7</w:t>
        </w:r>
      </w:ins>
      <w:del w:id="6610"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6611"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6612"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2400FD">
        <w:rPr>
          <w:bCs w:val="0"/>
          <w:rPrChange w:id="6613" w:author="The Si Tran" w:date="2012-12-11T23:36:00Z">
            <w:rPr>
              <w:b w:val="0"/>
              <w:bCs w:val="0"/>
            </w:rPr>
          </w:rPrChange>
        </w:rPr>
        <w:t>Đơn vị sigmoid</w:t>
      </w:r>
      <w:bookmarkEnd w:id="6606"/>
      <w:bookmarkEnd w:id="6607"/>
      <w:bookmarkEnd w:id="6608"/>
    </w:p>
    <w:p w14:paraId="68C26619" w14:textId="77777777" w:rsidR="0088753F" w:rsidRPr="0049233F" w:rsidRDefault="0088753F">
      <w:pPr>
        <w:pStyle w:val="Hinh"/>
        <w:pPrChange w:id="6614" w:author="The Si Tran" w:date="2012-12-16T10:10:00Z">
          <w:pPr>
            <w:spacing w:before="0"/>
            <w:ind w:firstLine="720"/>
          </w:pPr>
        </w:pPrChange>
      </w:pPr>
    </w:p>
    <w:p w14:paraId="04D3C113" w14:textId="77777777" w:rsidR="0088753F" w:rsidRDefault="0088753F">
      <w:pPr>
        <w:rPr>
          <w:ins w:id="6615" w:author="The Si Tran" w:date="2012-12-06T02:51:00Z"/>
        </w:rPr>
        <w:pPrChange w:id="6616" w:author="The Si Tran" w:date="2012-12-16T08:23:00Z">
          <w:pPr>
            <w:spacing w:before="0"/>
            <w:ind w:firstLine="720"/>
          </w:pPr>
        </w:pPrChange>
      </w:pPr>
      <w:r w:rsidRPr="0049233F">
        <w:t>Công thức tính giá trị đầu ra của đơn vị sigmoid là</w:t>
      </w:r>
    </w:p>
    <w:p w14:paraId="4AA2B045" w14:textId="77777777" w:rsidR="00E46E0A" w:rsidRPr="0008713C" w:rsidDel="00E46E0A" w:rsidRDefault="00E46E0A">
      <w:pPr>
        <w:pStyle w:val="EquationIndex"/>
        <w:rPr>
          <w:del w:id="6617" w:author="The Si Tran" w:date="2012-12-06T02:52:00Z"/>
          <w:rPrChange w:id="6618" w:author="The Si Tran" w:date="2012-12-14T06:14:00Z">
            <w:rPr>
              <w:del w:id="6619" w:author="The Si Tran" w:date="2012-12-06T02:52:00Z"/>
            </w:rPr>
          </w:rPrChange>
        </w:rPr>
        <w:pPrChange w:id="6620" w:author="The Si Tran" w:date="2012-12-15T08:05:00Z">
          <w:pPr>
            <w:spacing w:before="0"/>
            <w:ind w:firstLine="720"/>
          </w:pPr>
        </w:pPrChange>
      </w:pPr>
      <w:ins w:id="6621"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622" w:author="The Si Tran" w:date="2012-12-06T02:52:00Z">
                  <w:rPr>
                    <w:rFonts w:ascii="Cambria Math" w:hAnsi="Cambria Math"/>
                  </w:rPr>
                </w:ins>
              </m:ctrlPr>
            </m:accPr>
            <m:e>
              <w:ins w:id="6623" w:author="The Si Tran" w:date="2012-12-06T02:52:00Z">
                <m:r>
                  <w:rPr>
                    <w:rFonts w:ascii="Cambria Math" w:hAnsi="Cambria Math"/>
                  </w:rPr>
                  <m:t>w</m:t>
                </m:r>
              </w:ins>
            </m:e>
          </m:acc>
          <w:ins w:id="6624" w:author="The Si Tran" w:date="2012-12-06T02:52:00Z">
            <m:r>
              <m:rPr>
                <m:sty m:val="p"/>
              </m:rPr>
              <w:rPr>
                <w:rFonts w:ascii="Cambria Math" w:hAnsi="Cambria Math"/>
              </w:rPr>
              <m:t>∙</m:t>
            </m:r>
          </w:ins>
          <m:acc>
            <m:accPr>
              <m:chr m:val="⃗"/>
              <m:ctrlPr>
                <w:ins w:id="6625" w:author="The Si Tran" w:date="2012-12-06T02:52:00Z">
                  <w:rPr>
                    <w:rFonts w:ascii="Cambria Math" w:hAnsi="Cambria Math"/>
                  </w:rPr>
                </w:ins>
              </m:ctrlPr>
            </m:accPr>
            <m:e>
              <w:ins w:id="6626" w:author="The Si Tran" w:date="2012-12-06T02:52:00Z">
                <m:r>
                  <w:rPr>
                    <w:rFonts w:ascii="Cambria Math" w:hAnsi="Cambria Math"/>
                  </w:rPr>
                  <m:t>x</m:t>
                </m:r>
              </w:ins>
            </m:e>
          </m:acc>
          <w:ins w:id="6627"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628" w:author="The Si Tran" w:date="2012-12-15T08:05:00Z">
          <w:pPr>
            <w:spacing w:before="0"/>
            <w:ind w:firstLine="720"/>
          </w:pPr>
        </w:pPrChange>
      </w:pPr>
      <w:del w:id="6629" w:author="The Si Tran" w:date="2012-12-06T02:52:00Z">
        <w:r w:rsidRPr="0049233F" w:rsidDel="00E46E0A">
          <w:delText xml:space="preserve">          </w:delText>
        </w:r>
        <w:r w:rsidRPr="00097101" w:rsidDel="00E46E0A">
          <w:rPr>
            <w:noProof/>
            <w:rPrChange w:id="6630" w:author="Unknown">
              <w:rPr>
                <w:noProof/>
              </w:rPr>
            </w:rPrChange>
          </w:rPr>
          <w:drawing>
            <wp:inline distT="0" distB="0" distL="0" distR="0" wp14:anchorId="0E1F4F1B" wp14:editId="6F23F642">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631" w:author="The Si Tran" w:date="2012-12-06T02:52:00Z"/>
        </w:rPr>
        <w:pPrChange w:id="6632"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633" w:author="The Si Tran" w:date="2012-12-06T02:53:00Z"/>
        </w:rPr>
        <w:pPrChange w:id="6634" w:author="The Si Tran" w:date="2012-12-15T08:05:00Z">
          <w:pPr>
            <w:spacing w:before="0"/>
            <w:ind w:firstLine="720"/>
          </w:pPr>
        </w:pPrChange>
      </w:pPr>
      <w:ins w:id="6635" w:author="The Si Tran" w:date="2012-12-06T02:52:00Z">
        <m:oMathPara>
          <m:oMathParaPr>
            <m:jc m:val="center"/>
          </m:oMathParaPr>
          <m:oMath>
            <m:r>
              <w:rPr>
                <w:rFonts w:ascii="Cambria Math" w:hAnsi="Cambria Math"/>
                <w:rPrChange w:id="6636" w:author="The Si Tran" w:date="2012-12-14T06:15:00Z">
                  <w:rPr/>
                </w:rPrChange>
              </w:rPr>
              <m:t>σ</m:t>
            </m:r>
          </m:oMath>
        </m:oMathPara>
      </w:ins>
      <m:oMathPara>
        <m:oMathParaPr>
          <m:jc m:val="center"/>
        </m:oMathParaPr>
        <m:oMath>
          <m:d>
            <m:dPr>
              <m:ctrlPr>
                <w:ins w:id="6637" w:author="The Si Tran" w:date="2012-12-06T02:53:00Z">
                  <w:rPr>
                    <w:rFonts w:ascii="Cambria Math" w:hAnsi="Cambria Math"/>
                  </w:rPr>
                </w:ins>
              </m:ctrlPr>
            </m:dPr>
            <m:e>
              <w:ins w:id="6638" w:author="The Si Tran" w:date="2012-12-06T02:53:00Z">
                <m:r>
                  <m:rPr>
                    <m:sty m:val="p"/>
                  </m:rPr>
                  <w:rPr>
                    <w:rFonts w:ascii="Cambria Math" w:hAnsi="Cambria Math"/>
                  </w:rPr>
                  <m:t>y</m:t>
                </m:r>
              </w:ins>
            </m:e>
          </m:d>
          <w:ins w:id="6639" w:author="The Si Tran" w:date="2012-12-06T02:53:00Z">
            <m:r>
              <m:rPr>
                <m:sty m:val="p"/>
              </m:rPr>
              <w:rPr>
                <w:rFonts w:ascii="Cambria Math" w:hAnsi="Cambria Math"/>
              </w:rPr>
              <m:t>=</m:t>
            </m:r>
          </w:ins>
          <m:f>
            <m:fPr>
              <m:ctrlPr>
                <w:ins w:id="6640" w:author="The Si Tran" w:date="2012-12-06T02:53:00Z">
                  <w:rPr>
                    <w:rFonts w:ascii="Cambria Math" w:hAnsi="Cambria Math"/>
                  </w:rPr>
                </w:ins>
              </m:ctrlPr>
            </m:fPr>
            <m:num>
              <w:ins w:id="6641" w:author="The Si Tran" w:date="2012-12-06T02:53:00Z">
                <m:r>
                  <m:rPr>
                    <m:sty m:val="p"/>
                  </m:rPr>
                  <w:rPr>
                    <w:rFonts w:ascii="Cambria Math" w:hAnsi="Cambria Math"/>
                  </w:rPr>
                  <m:t>1</m:t>
                </m:r>
              </w:ins>
            </m:num>
            <m:den>
              <w:ins w:id="6642" w:author="The Si Tran" w:date="2012-12-06T02:53:00Z">
                <m:r>
                  <m:rPr>
                    <m:sty m:val="p"/>
                  </m:rPr>
                  <w:rPr>
                    <w:rFonts w:ascii="Cambria Math" w:hAnsi="Cambria Math"/>
                  </w:rPr>
                  <m:t>1+</m:t>
                </m:r>
              </w:ins>
              <m:sSup>
                <m:sSupPr>
                  <m:ctrlPr>
                    <w:ins w:id="6643" w:author="The Si Tran" w:date="2012-12-06T02:53:00Z">
                      <w:rPr>
                        <w:rFonts w:ascii="Cambria Math" w:hAnsi="Cambria Math"/>
                      </w:rPr>
                    </w:ins>
                  </m:ctrlPr>
                </m:sSupPr>
                <m:e>
                  <w:ins w:id="6644" w:author="The Si Tran" w:date="2012-12-06T02:53:00Z">
                    <m:r>
                      <m:rPr>
                        <m:sty m:val="p"/>
                      </m:rPr>
                      <w:rPr>
                        <w:rFonts w:ascii="Cambria Math" w:hAnsi="Cambria Math"/>
                      </w:rPr>
                      <m:t>e</m:t>
                    </m:r>
                  </w:ins>
                </m:e>
                <m:sup>
                  <w:ins w:id="6645" w:author="The Si Tran" w:date="2012-12-06T02:53:00Z">
                    <m:r>
                      <m:rPr>
                        <m:sty m:val="p"/>
                      </m:rPr>
                      <w:rPr>
                        <w:rFonts w:ascii="Cambria Math" w:hAnsi="Cambria Math"/>
                      </w:rPr>
                      <m:t>-</m:t>
                    </m:r>
                    <m:r>
                      <m:rPr>
                        <m:sty m:val="p"/>
                      </m:rPr>
                      <w:rPr>
                        <w:rFonts w:ascii="Cambria Math" w:hAnsi="Cambria Math"/>
                        <w:rPrChange w:id="6646" w:author="The Si Tran" w:date="2012-12-14T06:15:00Z">
                          <w:rPr/>
                        </w:rPrChange>
                      </w:rPr>
                      <m:t>y</m:t>
                    </m:r>
                  </w:ins>
                </m:sup>
              </m:sSup>
            </m:den>
          </m:f>
        </m:oMath>
      </m:oMathPara>
    </w:p>
    <w:p w14:paraId="57B403D6" w14:textId="77777777" w:rsidR="0088753F" w:rsidRPr="0049233F" w:rsidRDefault="0088753F">
      <w:pPr>
        <w:pStyle w:val="EquationIndex"/>
        <w:pPrChange w:id="6647" w:author="The Si Tran" w:date="2012-12-15T08:05:00Z">
          <w:pPr>
            <w:spacing w:before="0"/>
            <w:ind w:firstLine="720"/>
          </w:pPr>
        </w:pPrChange>
      </w:pPr>
      <w:del w:id="6648" w:author="The Si Tran" w:date="2012-12-06T02:53:00Z">
        <w:r w:rsidRPr="0049233F" w:rsidDel="00E46E0A">
          <w:delText xml:space="preserve">           </w:delText>
        </w:r>
        <w:r w:rsidRPr="00097101" w:rsidDel="00E46E0A">
          <w:rPr>
            <w:noProof/>
            <w:rPrChange w:id="6649" w:author="Unknown">
              <w:rPr>
                <w:noProof/>
              </w:rPr>
            </w:rPrChange>
          </w:rPr>
          <w:drawing>
            <wp:inline distT="0" distB="0" distL="0" distR="0" wp14:anchorId="1063D839" wp14:editId="51AB3165">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650" w:author="The Si Tran" w:date="2012-12-16T08:24:00Z">
          <w:pPr>
            <w:spacing w:before="0"/>
            <w:ind w:firstLine="720"/>
          </w:pPr>
        </w:pPrChange>
      </w:pPr>
      <w:r w:rsidRPr="0049233F">
        <w:t>Một thuận lợi khi sử dụng các đơn vị sigmoid là nhờ đạo hàm của hàm sigmoid rất dễ tính</w:t>
      </w:r>
      <w:ins w:id="6651" w:author="The Si Tran" w:date="2012-12-06T02:54:00Z">
        <w:r w:rsidR="00E46E0A">
          <w:t xml:space="preserve"> </w:t>
        </w:r>
      </w:ins>
      <w:ins w:id="6652" w:author="The Si Tran" w:date="2012-12-06T02:55:00Z">
        <w:r w:rsidR="00E46E0A">
          <w:t>(</w:t>
        </w:r>
      </w:ins>
      <m:oMath>
        <m:sSup>
          <m:sSupPr>
            <m:ctrlPr>
              <w:ins w:id="6653" w:author="The Si Tran" w:date="2012-12-06T02:54:00Z">
                <w:rPr>
                  <w:rFonts w:ascii="Cambria Math" w:hAnsi="Cambria Math"/>
                  <w:i/>
                </w:rPr>
              </w:ins>
            </m:ctrlPr>
          </m:sSupPr>
          <m:e>
            <w:ins w:id="6654" w:author="The Si Tran" w:date="2012-12-06T02:54:00Z">
              <m:r>
                <w:rPr>
                  <w:rFonts w:ascii="Cambria Math" w:hAnsi="Cambria Math"/>
                </w:rPr>
                <m:t>σ</m:t>
              </m:r>
            </w:ins>
          </m:e>
          <m:sup>
            <w:ins w:id="6655" w:author="The Si Tran" w:date="2012-12-06T02:54:00Z">
              <m:r>
                <w:rPr>
                  <w:rFonts w:ascii="Cambria Math" w:hAnsi="Cambria Math"/>
                </w:rPr>
                <m:t>'</m:t>
              </m:r>
            </w:ins>
          </m:sup>
        </m:sSup>
        <m:d>
          <m:dPr>
            <m:ctrlPr>
              <w:ins w:id="6656" w:author="The Si Tran" w:date="2012-12-06T02:54:00Z">
                <w:rPr>
                  <w:rFonts w:ascii="Cambria Math" w:hAnsi="Cambria Math"/>
                  <w:i/>
                </w:rPr>
              </w:ins>
            </m:ctrlPr>
          </m:dPr>
          <m:e>
            <w:ins w:id="6657" w:author="The Si Tran" w:date="2012-12-06T02:54:00Z">
              <m:r>
                <w:rPr>
                  <w:rFonts w:ascii="Cambria Math" w:hAnsi="Cambria Math"/>
                </w:rPr>
                <m:t>y</m:t>
              </m:r>
            </w:ins>
          </m:e>
        </m:d>
        <w:ins w:id="6658" w:author="The Si Tran" w:date="2012-12-06T02:54:00Z">
          <m:r>
            <w:rPr>
              <w:rFonts w:ascii="Cambria Math" w:hAnsi="Cambria Math"/>
            </w:rPr>
            <m:t>=σ</m:t>
          </m:r>
        </w:ins>
        <m:d>
          <m:dPr>
            <m:ctrlPr>
              <w:ins w:id="6659" w:author="The Si Tran" w:date="2012-12-06T02:54:00Z">
                <w:rPr>
                  <w:rFonts w:ascii="Cambria Math" w:hAnsi="Cambria Math"/>
                  <w:i/>
                </w:rPr>
              </w:ins>
            </m:ctrlPr>
          </m:dPr>
          <m:e>
            <w:ins w:id="6660" w:author="The Si Tran" w:date="2012-12-06T02:54:00Z">
              <m:r>
                <w:rPr>
                  <w:rFonts w:ascii="Cambria Math" w:hAnsi="Cambria Math"/>
                </w:rPr>
                <m:t>y</m:t>
              </m:r>
            </w:ins>
          </m:e>
        </m:d>
        <w:ins w:id="6661" w:author="The Si Tran" w:date="2012-12-06T02:54:00Z">
          <m:r>
            <w:rPr>
              <w:rFonts w:ascii="Cambria Math" w:hAnsi="Cambria Math"/>
            </w:rPr>
            <m:t>*(1-σ</m:t>
          </m:r>
        </w:ins>
        <m:d>
          <m:dPr>
            <m:ctrlPr>
              <w:ins w:id="6662" w:author="The Si Tran" w:date="2012-12-06T02:54:00Z">
                <w:rPr>
                  <w:rFonts w:ascii="Cambria Math" w:hAnsi="Cambria Math"/>
                  <w:i/>
                </w:rPr>
              </w:ins>
            </m:ctrlPr>
          </m:dPr>
          <m:e>
            <w:ins w:id="6663" w:author="The Si Tran" w:date="2012-12-06T02:54:00Z">
              <m:r>
                <w:rPr>
                  <w:rFonts w:ascii="Cambria Math" w:hAnsi="Cambria Math"/>
                </w:rPr>
                <m:t>y</m:t>
              </m:r>
            </w:ins>
          </m:e>
        </m:d>
        <w:ins w:id="6664" w:author="The Si Tran" w:date="2012-12-06T02:55:00Z">
          <m:r>
            <w:rPr>
              <w:rFonts w:ascii="Cambria Math" w:hAnsi="Cambria Math"/>
            </w:rPr>
            <m:t>)</m:t>
          </m:r>
        </w:ins>
      </m:oMath>
      <w:ins w:id="6665" w:author="The Si Tran" w:date="2012-12-06T02:55:00Z">
        <w:r w:rsidR="00E46E0A">
          <w:t>).</w:t>
        </w:r>
      </w:ins>
      <w:r w:rsidRPr="0049233F">
        <w:t xml:space="preserve"> </w:t>
      </w:r>
      <w:del w:id="6666" w:author="The Si Tran" w:date="2012-12-06T02:55:00Z">
        <w:r w:rsidRPr="0049233F" w:rsidDel="00E46E0A">
          <w:delText>(</w:delText>
        </w:r>
        <w:r w:rsidRPr="00AF1345" w:rsidDel="00E46E0A">
          <w:rPr>
            <w:position w:val="-10"/>
          </w:rPr>
          <w:object w:dxaOrig="2400" w:dyaOrig="320" w14:anchorId="55BC5C2B">
            <v:shape id="_x0000_i1121" type="#_x0000_t75" style="width:122.25pt;height:14.25pt" o:ole="">
              <v:imagedata r:id="rId239" o:title=""/>
            </v:shape>
            <o:OLEObject Type="Embed" ProgID="Equation.DSMT4" ShapeID="_x0000_i1121" DrawAspect="Content" ObjectID="_1417184598" r:id="rId240"/>
          </w:object>
        </w:r>
        <w:r w:rsidRPr="0049233F" w:rsidDel="00E46E0A">
          <w:delText xml:space="preserve">). </w:delText>
        </w:r>
      </w:del>
      <w:r w:rsidRPr="0049233F">
        <w:t>Điều này làm cho việc áp dụng phương pháp giảm độ dốc được dễ dàng.</w:t>
      </w:r>
    </w:p>
    <w:p w14:paraId="262E70EE" w14:textId="77777777" w:rsidR="0088753F" w:rsidRPr="0049233F" w:rsidRDefault="0088753F">
      <w:pPr>
        <w:rPr>
          <w:position w:val="-6"/>
        </w:rPr>
        <w:pPrChange w:id="6667" w:author="The Si Tran" w:date="2012-12-16T08:24:00Z">
          <w:pPr>
            <w:spacing w:before="0"/>
            <w:ind w:firstLine="720"/>
          </w:pPr>
        </w:pPrChange>
      </w:pPr>
      <w:r w:rsidRPr="0049233F">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rPr>
        <w:object w:dxaOrig="740" w:dyaOrig="320" w14:anchorId="3628BDFB">
          <v:shape id="_x0000_i1122" type="#_x0000_t75" style="width:36pt;height:14.25pt" o:ole="">
            <v:imagedata r:id="rId241" o:title=""/>
          </v:shape>
          <o:OLEObject Type="Embed" ProgID="Equation.DSMT4" ShapeID="_x0000_i1122" DrawAspect="Content" ObjectID="_1417184599" r:id="rId242"/>
        </w:object>
      </w:r>
    </w:p>
    <w:p w14:paraId="5EAF2649" w14:textId="77777777" w:rsidR="00783376" w:rsidRDefault="0088753F">
      <w:pPr>
        <w:rPr>
          <w:ins w:id="6668" w:author="The Si Tran" w:date="2012-12-06T02:56:00Z"/>
        </w:rPr>
        <w:pPrChange w:id="6669" w:author="The Si Tran" w:date="2012-12-16T08:24:00Z">
          <w:pPr>
            <w:spacing w:before="0"/>
            <w:ind w:firstLine="720"/>
          </w:pPr>
        </w:pPrChange>
      </w:pPr>
      <w:r w:rsidRPr="0049233F">
        <w:lastRenderedPageBreak/>
        <w:t>Hàm lỗi của giải thuật lan truyền ngược được định nghĩa tổng quát như sau</w:t>
      </w:r>
    </w:p>
    <w:p w14:paraId="005CB7D5" w14:textId="77777777" w:rsidR="00783376" w:rsidRPr="00097101" w:rsidDel="00783376" w:rsidRDefault="00783376">
      <w:pPr>
        <w:pStyle w:val="EquationIndex"/>
        <w:rPr>
          <w:del w:id="6670" w:author="The Si Tran" w:date="2012-12-06T02:58:00Z"/>
          <w:position w:val="-6"/>
        </w:rPr>
        <w:pPrChange w:id="6671" w:author="The Si Tran" w:date="2012-12-15T08:05:00Z">
          <w:pPr>
            <w:spacing w:before="0"/>
            <w:ind w:firstLine="720"/>
          </w:pPr>
        </w:pPrChange>
      </w:pPr>
      <w:ins w:id="6672"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673" w:author="The Si Tran" w:date="2012-12-06T02:57:00Z">
                    <m:r>
                      <w:rPr>
                        <w:rFonts w:ascii="Cambria Math" w:hAnsi="Cambria Math"/>
                      </w:rPr>
                      <m:t>w</m:t>
                    </m:r>
                  </w:ins>
                </m:e>
              </m:acc>
            </m:e>
          </m:d>
          <w:ins w:id="6674" w:author="The Si Tran" w:date="2012-12-06T02:57:00Z">
            <m:r>
              <m:rPr>
                <m:sty m:val="p"/>
              </m:rPr>
              <w:rPr>
                <w:rFonts w:ascii="Cambria Math" w:hAnsi="Cambria Math"/>
              </w:rPr>
              <m:t>=</m:t>
            </m:r>
          </w:ins>
          <m:f>
            <m:fPr>
              <m:ctrlPr>
                <w:rPr>
                  <w:rFonts w:ascii="Cambria Math" w:hAnsi="Cambria Math"/>
                </w:rPr>
              </m:ctrlPr>
            </m:fPr>
            <m:num>
              <w:ins w:id="6675" w:author="The Si Tran" w:date="2012-12-06T02:57:00Z">
                <m:r>
                  <m:rPr>
                    <m:sty m:val="p"/>
                  </m:rPr>
                  <w:rPr>
                    <w:rFonts w:ascii="Cambria Math" w:hAnsi="Cambria Math"/>
                  </w:rPr>
                  <m:t>1</m:t>
                </m:r>
              </w:ins>
            </m:num>
            <m:den>
              <w:ins w:id="6676" w:author="The Si Tran" w:date="2012-12-06T02:57:00Z">
                <m:r>
                  <m:rPr>
                    <m:sty m:val="p"/>
                  </m:rPr>
                  <w:rPr>
                    <w:rFonts w:ascii="Cambria Math" w:hAnsi="Cambria Math"/>
                  </w:rPr>
                  <m:t>2</m:t>
                </m:r>
              </w:ins>
            </m:den>
          </m:f>
          <m:nary>
            <m:naryPr>
              <m:chr m:val="∑"/>
              <m:limLoc m:val="subSup"/>
              <m:supHide m:val="1"/>
              <m:ctrlPr>
                <w:ins w:id="6677" w:author="The Si Tran" w:date="2012-12-06T02:58:00Z">
                  <w:rPr>
                    <w:rFonts w:ascii="Cambria Math" w:hAnsi="Cambria Math"/>
                  </w:rPr>
                </w:ins>
              </m:ctrlPr>
            </m:naryPr>
            <m:sub>
              <w:ins w:id="6678"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679" w:author="The Si Tran" w:date="2012-12-06T02:58:00Z">
                      <w:rPr>
                        <w:rFonts w:ascii="Cambria Math" w:hAnsi="Cambria Math"/>
                      </w:rPr>
                    </w:ins>
                  </m:ctrlPr>
                </m:naryPr>
                <m:sub>
                  <w:ins w:id="6680"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681" w:author="The Si Tran" w:date="2012-12-06T02:58:00Z">
                          <w:rPr>
                            <w:rFonts w:ascii="Cambria Math" w:hAnsi="Cambria Math"/>
                          </w:rPr>
                        </w:ins>
                      </m:ctrlPr>
                    </m:sSupPr>
                    <m:e>
                      <w:ins w:id="6682" w:author="The Si Tran" w:date="2012-12-06T02:58:00Z">
                        <m:r>
                          <m:rPr>
                            <m:sty m:val="p"/>
                          </m:rPr>
                          <w:rPr>
                            <w:rFonts w:ascii="Cambria Math" w:hAnsi="Cambria Math"/>
                          </w:rPr>
                          <m:t>(</m:t>
                        </m:r>
                      </w:ins>
                      <m:sSub>
                        <m:sSubPr>
                          <m:ctrlPr>
                            <w:ins w:id="6683" w:author="The Si Tran" w:date="2012-12-06T02:58:00Z">
                              <w:rPr>
                                <w:rFonts w:ascii="Cambria Math" w:hAnsi="Cambria Math"/>
                              </w:rPr>
                            </w:ins>
                          </m:ctrlPr>
                        </m:sSubPr>
                        <m:e>
                          <w:ins w:id="6684" w:author="The Si Tran" w:date="2012-12-06T02:58:00Z">
                            <m:r>
                              <w:rPr>
                                <w:rFonts w:ascii="Cambria Math" w:hAnsi="Cambria Math"/>
                              </w:rPr>
                              <m:t>t</m:t>
                            </m:r>
                          </w:ins>
                        </m:e>
                        <m:sub>
                          <w:ins w:id="6685" w:author="The Si Tran" w:date="2012-12-06T02:58:00Z">
                            <m:r>
                              <w:rPr>
                                <w:rFonts w:ascii="Cambria Math" w:hAnsi="Cambria Math"/>
                              </w:rPr>
                              <m:t>kd</m:t>
                            </m:r>
                          </w:ins>
                        </m:sub>
                      </m:sSub>
                      <w:ins w:id="6686" w:author="The Si Tran" w:date="2012-12-06T02:58:00Z">
                        <m:r>
                          <m:rPr>
                            <m:sty m:val="p"/>
                          </m:rPr>
                          <w:rPr>
                            <w:rFonts w:ascii="Cambria Math" w:hAnsi="Cambria Math"/>
                          </w:rPr>
                          <m:t>-</m:t>
                        </m:r>
                      </w:ins>
                      <m:sSub>
                        <m:sSubPr>
                          <m:ctrlPr>
                            <w:ins w:id="6687" w:author="The Si Tran" w:date="2012-12-06T02:58:00Z">
                              <w:rPr>
                                <w:rFonts w:ascii="Cambria Math" w:hAnsi="Cambria Math"/>
                              </w:rPr>
                            </w:ins>
                          </m:ctrlPr>
                        </m:sSubPr>
                        <m:e>
                          <w:ins w:id="6688" w:author="The Si Tran" w:date="2012-12-06T02:58:00Z">
                            <m:r>
                              <w:rPr>
                                <w:rFonts w:ascii="Cambria Math" w:hAnsi="Cambria Math"/>
                              </w:rPr>
                              <m:t>o</m:t>
                            </m:r>
                          </w:ins>
                        </m:e>
                        <m:sub>
                          <w:ins w:id="6689" w:author="The Si Tran" w:date="2012-12-06T02:58:00Z">
                            <m:r>
                              <w:rPr>
                                <w:rFonts w:ascii="Cambria Math" w:hAnsi="Cambria Math"/>
                              </w:rPr>
                              <m:t>kd</m:t>
                            </m:r>
                          </w:ins>
                        </m:sub>
                      </m:sSub>
                      <w:ins w:id="6690" w:author="The Si Tran" w:date="2012-12-06T02:58:00Z">
                        <m:r>
                          <m:rPr>
                            <m:sty m:val="p"/>
                          </m:rPr>
                          <w:rPr>
                            <w:rFonts w:ascii="Cambria Math" w:hAnsi="Cambria Math"/>
                          </w:rPr>
                          <m:t>)</m:t>
                        </m:r>
                      </w:ins>
                    </m:e>
                    <m:sup>
                      <w:ins w:id="6691"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692" w:author="The Si Tran" w:date="2012-12-15T08:05:00Z">
          <w:pPr>
            <w:spacing w:before="0"/>
            <w:ind w:firstLine="720"/>
          </w:pPr>
        </w:pPrChange>
      </w:pPr>
      <w:del w:id="6693" w:author="The Si Tran" w:date="2012-12-06T02:58:00Z">
        <w:r w:rsidRPr="0049233F" w:rsidDel="00783376">
          <w:delText xml:space="preserve">   </w:delText>
        </w:r>
      </w:del>
      <w:r w:rsidRPr="0049233F">
        <w:t xml:space="preserve">           </w:t>
      </w:r>
      <w:del w:id="6694" w:author="The Si Tran" w:date="2012-12-06T02:58:00Z">
        <w:r w:rsidRPr="00097101" w:rsidDel="00783376">
          <w:rPr>
            <w:noProof/>
            <w:rPrChange w:id="6695" w:author="Unknown">
              <w:rPr>
                <w:noProof/>
              </w:rPr>
            </w:rPrChange>
          </w:rPr>
          <w:drawing>
            <wp:inline distT="0" distB="0" distL="0" distR="0" wp14:anchorId="540D1049" wp14:editId="2F92CD6E">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pPr>
        <w:pPrChange w:id="6696"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pPr>
        <w:pPrChange w:id="6697" w:author="The Si Tran" w:date="2012-12-16T08:24:00Z">
          <w:pPr>
            <w:spacing w:before="0"/>
            <w:ind w:firstLine="720"/>
          </w:pPr>
        </w:pPrChange>
      </w:pPr>
      <w:r w:rsidRPr="0049233F">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pPr>
        <w:pPrChange w:id="6698"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699" w:author="The Si Tran" w:date="2012-12-06T02:59:00Z"/>
        </w:rPr>
        <w:pPrChange w:id="6700" w:author="The Si Tran" w:date="2012-12-16T08:24:00Z">
          <w:pPr>
            <w:spacing w:before="0"/>
            <w:ind w:firstLine="720"/>
          </w:pPr>
        </w:pPrChange>
      </w:pPr>
      <w:ins w:id="6701" w:author="The Si Tran" w:date="2012-12-14T05:37:00Z">
        <w:r w:rsidRPr="00097101">
          <w:rPr>
            <w:noProof/>
            <w:rPrChange w:id="6702" w:author="Unknown">
              <w:rPr>
                <w:noProof/>
              </w:rPr>
            </w:rPrChange>
          </w:rPr>
          <mc:AlternateContent>
            <mc:Choice Requires="wps">
              <w:drawing>
                <wp:anchor distT="0" distB="0" distL="114300" distR="114300" simplePos="0" relativeHeight="251649024" behindDoc="0" locked="0" layoutInCell="1" allowOverlap="1" wp14:anchorId="0F7263C0" wp14:editId="2DDFB15B">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350BDD" w:rsidRDefault="00350BDD">
                              <w:pPr>
                                <w:pStyle w:val="EquationIndex"/>
                                <w:pPrChange w:id="6703" w:author="The Si Tran" w:date="2012-12-16T08:24:00Z">
                                  <w:pPr/>
                                </w:pPrChange>
                              </w:pPr>
                              <w:ins w:id="6704" w:author="The Si Tran" w:date="2012-12-06T02:41:00Z">
                                <w:r>
                                  <w:t>(4.</w:t>
                                </w:r>
                              </w:ins>
                              <w:ins w:id="6705" w:author="The Si Tran" w:date="2012-12-06T02:44:00Z">
                                <w:r>
                                  <w:t>5</w:t>
                                </w:r>
                              </w:ins>
                              <w:ins w:id="67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5" o:spid="_x0000_s1095" type="#_x0000_t202" style="position:absolute;left:0;text-align:left;margin-left:411.9pt;margin-top:35.15pt;width:41.85pt;height:28.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" fillcolor="white [3201]" stroked="f" strokeweight=".5pt">
                  <v:textbox>
                    <w:txbxContent>
                      <w:p w14:paraId="2B107E9C" w14:textId="76E66719" w:rsidR="00350BDD" w:rsidRDefault="00350BDD">
                        <w:pPr>
                          <w:pStyle w:val="EquationIndex"/>
                          <w:pPrChange w:id="6707" w:author="The Si Tran" w:date="2012-12-16T08:24:00Z">
                            <w:pPr/>
                          </w:pPrChange>
                        </w:pPr>
                        <w:ins w:id="6708" w:author="The Si Tran" w:date="2012-12-06T02:41:00Z">
                          <w:r>
                            <w:t>(4.</w:t>
                          </w:r>
                        </w:ins>
                        <w:ins w:id="6709" w:author="The Si Tran" w:date="2012-12-06T02:44:00Z">
                          <w:r>
                            <w:t>5</w:t>
                          </w:r>
                        </w:ins>
                        <w:ins w:id="6710" w:author="The Si Tran" w:date="2012-12-06T02:41:00Z">
                          <w:r>
                            <w:t>)</w:t>
                          </w:r>
                        </w:ins>
                      </w:p>
                    </w:txbxContent>
                  </v:textbox>
                </v:shape>
              </w:pict>
            </mc:Fallback>
          </mc:AlternateContent>
        </w:r>
      </w:ins>
      <w:r w:rsidR="0088753F" w:rsidRPr="0049233F">
        <w:t>Ta tính đạo hàm riêng phần này như sau:</w:t>
      </w:r>
      <w:ins w:id="6711" w:author="The Si Tran" w:date="2012-12-14T05:37:00Z">
        <w:r w:rsidRPr="00686079">
          <w:rPr>
            <w:noProof/>
          </w:rPr>
          <w:t xml:space="preserve"> </w:t>
        </w:r>
      </w:ins>
    </w:p>
    <w:p w14:paraId="56B5ADCF" w14:textId="0830EBB0" w:rsidR="00783376" w:rsidRPr="0008713C" w:rsidDel="00783376" w:rsidRDefault="00350BDD">
      <w:pPr>
        <w:pStyle w:val="EquationIndex"/>
        <w:rPr>
          <w:del w:id="6712" w:author="The Si Tran" w:date="2012-12-06T03:01:00Z"/>
        </w:rPr>
        <w:pPrChange w:id="6713" w:author="The Si Tran" w:date="2012-12-15T08:05:00Z">
          <w:pPr>
            <w:spacing w:before="0"/>
            <w:ind w:firstLine="720"/>
          </w:pPr>
        </w:pPrChange>
      </w:pPr>
      <m:oMathPara>
        <m:oMathParaPr>
          <m:jc m:val="center"/>
        </m:oMathParaPr>
        <m:oMath>
          <m:f>
            <m:fPr>
              <m:ctrlPr>
                <w:ins w:id="6714" w:author="The Si Tran" w:date="2012-12-06T02:59:00Z">
                  <w:rPr>
                    <w:rFonts w:ascii="Cambria Math" w:hAnsi="Cambria Math"/>
                  </w:rPr>
                </w:ins>
              </m:ctrlPr>
            </m:fPr>
            <m:num>
              <w:ins w:id="6715" w:author="The Si Tran" w:date="2012-12-06T02:59:00Z">
                <m:r>
                  <w:rPr>
                    <w:rFonts w:ascii="Cambria Math" w:hAnsi="Cambria Math"/>
                  </w:rPr>
                  <m:t>∂E</m:t>
                </m:r>
              </w:ins>
            </m:num>
            <m:den>
              <w:ins w:id="6716" w:author="The Si Tran" w:date="2012-12-06T02:59:00Z">
                <m:r>
                  <w:rPr>
                    <w:rFonts w:ascii="Cambria Math" w:hAnsi="Cambria Math"/>
                  </w:rPr>
                  <m:t>∂</m:t>
                </m:r>
              </w:ins>
              <m:sSub>
                <m:sSubPr>
                  <m:ctrlPr>
                    <w:ins w:id="6717" w:author="The Si Tran" w:date="2012-12-06T02:59:00Z">
                      <w:rPr>
                        <w:rFonts w:ascii="Cambria Math" w:hAnsi="Cambria Math"/>
                      </w:rPr>
                    </w:ins>
                  </m:ctrlPr>
                </m:sSubPr>
                <m:e>
                  <w:ins w:id="6718" w:author="The Si Tran" w:date="2012-12-06T02:59:00Z">
                    <m:r>
                      <w:rPr>
                        <w:rFonts w:ascii="Cambria Math" w:hAnsi="Cambria Math"/>
                      </w:rPr>
                      <m:t>w</m:t>
                    </m:r>
                  </w:ins>
                </m:e>
                <m:sub>
                  <w:ins w:id="6719" w:author="The Si Tran" w:date="2012-12-06T02:59:00Z">
                    <m:r>
                      <w:rPr>
                        <w:rFonts w:ascii="Cambria Math" w:hAnsi="Cambria Math"/>
                      </w:rPr>
                      <m:t>ij</m:t>
                    </m:r>
                  </w:ins>
                </m:sub>
              </m:sSub>
            </m:den>
          </m:f>
          <w:ins w:id="6720" w:author="The Si Tran" w:date="2012-12-06T02:59:00Z">
            <m:r>
              <m:rPr>
                <m:sty m:val="p"/>
              </m:rPr>
              <w:rPr>
                <w:rFonts w:ascii="Cambria Math" w:hAnsi="Cambria Math"/>
              </w:rPr>
              <m:t>=</m:t>
            </m:r>
          </w:ins>
          <m:f>
            <m:fPr>
              <m:ctrlPr>
                <w:ins w:id="6721" w:author="The Si Tran" w:date="2012-12-06T03:00:00Z">
                  <w:rPr>
                    <w:rFonts w:ascii="Cambria Math" w:hAnsi="Cambria Math"/>
                  </w:rPr>
                </w:ins>
              </m:ctrlPr>
            </m:fPr>
            <m:num>
              <w:ins w:id="6722" w:author="The Si Tran" w:date="2012-12-06T03:00:00Z">
                <m:r>
                  <m:rPr>
                    <m:sty m:val="p"/>
                  </m:rPr>
                  <w:rPr>
                    <w:rFonts w:ascii="Cambria Math" w:hAnsi="Cambria Math"/>
                  </w:rPr>
                  <m:t>∂E</m:t>
                </m:r>
              </w:ins>
            </m:num>
            <m:den>
              <w:ins w:id="6723" w:author="The Si Tran" w:date="2012-12-06T03:00:00Z">
                <m:r>
                  <w:rPr>
                    <w:rFonts w:ascii="Cambria Math" w:hAnsi="Cambria Math"/>
                  </w:rPr>
                  <m:t>∂</m:t>
                </m:r>
              </w:ins>
              <m:sSub>
                <m:sSubPr>
                  <m:ctrlPr>
                    <w:ins w:id="6724" w:author="The Si Tran" w:date="2012-12-06T03:00:00Z">
                      <w:rPr>
                        <w:rFonts w:ascii="Cambria Math" w:hAnsi="Cambria Math"/>
                      </w:rPr>
                    </w:ins>
                  </m:ctrlPr>
                </m:sSubPr>
                <m:e>
                  <w:ins w:id="6725" w:author="The Si Tran" w:date="2012-12-06T03:00:00Z">
                    <m:r>
                      <w:rPr>
                        <w:rFonts w:ascii="Cambria Math" w:hAnsi="Cambria Math"/>
                      </w:rPr>
                      <m:t>o</m:t>
                    </m:r>
                  </w:ins>
                </m:e>
                <m:sub>
                  <w:ins w:id="6726" w:author="The Si Tran" w:date="2012-12-06T03:00:00Z">
                    <m:r>
                      <w:rPr>
                        <w:rFonts w:ascii="Cambria Math" w:hAnsi="Cambria Math"/>
                      </w:rPr>
                      <m:t>i</m:t>
                    </m:r>
                  </w:ins>
                </m:sub>
              </m:sSub>
            </m:den>
          </m:f>
          <m:f>
            <m:fPr>
              <m:ctrlPr>
                <w:ins w:id="6727" w:author="The Si Tran" w:date="2012-12-06T03:00:00Z">
                  <w:rPr>
                    <w:rFonts w:ascii="Cambria Math" w:hAnsi="Cambria Math"/>
                  </w:rPr>
                </w:ins>
              </m:ctrlPr>
            </m:fPr>
            <m:num>
              <w:ins w:id="6728" w:author="The Si Tran" w:date="2012-12-06T03:00:00Z">
                <m:r>
                  <w:rPr>
                    <w:rFonts w:ascii="Cambria Math" w:hAnsi="Cambria Math"/>
                  </w:rPr>
                  <m:t>∂</m:t>
                </m:r>
              </w:ins>
              <m:sSub>
                <m:sSubPr>
                  <m:ctrlPr>
                    <w:ins w:id="6729" w:author="The Si Tran" w:date="2012-12-06T03:00:00Z">
                      <w:rPr>
                        <w:rFonts w:ascii="Cambria Math" w:hAnsi="Cambria Math"/>
                      </w:rPr>
                    </w:ins>
                  </m:ctrlPr>
                </m:sSubPr>
                <m:e>
                  <w:ins w:id="6730" w:author="The Si Tran" w:date="2012-12-06T03:00:00Z">
                    <m:r>
                      <w:rPr>
                        <w:rFonts w:ascii="Cambria Math" w:hAnsi="Cambria Math"/>
                      </w:rPr>
                      <m:t>o</m:t>
                    </m:r>
                  </w:ins>
                </m:e>
                <m:sub>
                  <w:ins w:id="6731" w:author="The Si Tran" w:date="2012-12-06T03:00:00Z">
                    <m:r>
                      <w:rPr>
                        <w:rFonts w:ascii="Cambria Math" w:hAnsi="Cambria Math"/>
                      </w:rPr>
                      <m:t>i</m:t>
                    </m:r>
                  </w:ins>
                </m:sub>
              </m:sSub>
            </m:num>
            <m:den>
              <w:ins w:id="6732" w:author="The Si Tran" w:date="2012-12-06T03:00:00Z">
                <m:r>
                  <w:rPr>
                    <w:rFonts w:ascii="Cambria Math" w:hAnsi="Cambria Math"/>
                  </w:rPr>
                  <m:t>∂</m:t>
                </m:r>
              </w:ins>
              <m:sSub>
                <m:sSubPr>
                  <m:ctrlPr>
                    <w:ins w:id="6733" w:author="The Si Tran" w:date="2012-12-06T03:00:00Z">
                      <w:rPr>
                        <w:rFonts w:ascii="Cambria Math" w:hAnsi="Cambria Math"/>
                      </w:rPr>
                    </w:ins>
                  </m:ctrlPr>
                </m:sSubPr>
                <m:e>
                  <w:ins w:id="6734" w:author="The Si Tran" w:date="2012-12-06T03:00:00Z">
                    <m:r>
                      <w:rPr>
                        <w:rFonts w:ascii="Cambria Math" w:hAnsi="Cambria Math"/>
                      </w:rPr>
                      <m:t>w</m:t>
                    </m:r>
                  </w:ins>
                </m:e>
                <m:sub>
                  <w:ins w:id="6735" w:author="The Si Tran" w:date="2012-12-06T03:00:00Z">
                    <m:r>
                      <w:rPr>
                        <w:rFonts w:ascii="Cambria Math" w:hAnsi="Cambria Math"/>
                      </w:rPr>
                      <m:t>ij</m:t>
                    </m:r>
                  </w:ins>
                </m:sub>
              </m:sSub>
            </m:den>
          </m:f>
          <w:ins w:id="6736"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737" w:author="The Si Tran" w:date="2012-12-06T03:01:00Z"/>
        </w:rPr>
        <w:pPrChange w:id="6738" w:author="The Si Tran" w:date="2012-12-15T08:05:00Z">
          <w:pPr>
            <w:spacing w:before="0"/>
            <w:ind w:firstLine="720"/>
          </w:pPr>
        </w:pPrChange>
      </w:pPr>
    </w:p>
    <w:p w14:paraId="48A68493" w14:textId="7E0039FB" w:rsidR="00FA0144" w:rsidRDefault="00686079">
      <w:pPr>
        <w:rPr>
          <w:ins w:id="6739" w:author="The Si Tran" w:date="2012-12-06T03:07:00Z"/>
        </w:rPr>
        <w:pPrChange w:id="6740" w:author="The Si Tran" w:date="2012-12-16T08:24:00Z">
          <w:pPr>
            <w:spacing w:before="0"/>
            <w:ind w:firstLine="720"/>
          </w:pPr>
        </w:pPrChange>
      </w:pPr>
      <w:ins w:id="6741" w:author="The Si Tran" w:date="2012-12-14T05:37:00Z">
        <w:r w:rsidRPr="00097101">
          <w:rPr>
            <w:noProof/>
            <w:rPrChange w:id="6742" w:author="Unknown">
              <w:rPr>
                <w:noProof/>
              </w:rPr>
            </w:rPrChange>
          </w:rPr>
          <mc:AlternateContent>
            <mc:Choice Requires="wps">
              <w:drawing>
                <wp:anchor distT="0" distB="0" distL="114300" distR="114300" simplePos="0" relativeHeight="251651072" behindDoc="0" locked="0" layoutInCell="1" allowOverlap="1" wp14:anchorId="22345B2F" wp14:editId="79A3B2F7">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350BDD" w:rsidRDefault="00350BDD">
                              <w:pPr>
                                <w:pStyle w:val="EquationIndex"/>
                                <w:pPrChange w:id="6743" w:author="The Si Tran" w:date="2012-12-16T08:24:00Z">
                                  <w:pPr/>
                                </w:pPrChange>
                              </w:pPr>
                              <w:ins w:id="6744" w:author="The Si Tran" w:date="2012-12-06T02:41:00Z">
                                <w:r>
                                  <w:t>(4.</w:t>
                                </w:r>
                              </w:ins>
                              <w:ins w:id="6745" w:author="The Si Tran" w:date="2012-12-06T02:44:00Z">
                                <w:r>
                                  <w:t>6</w:t>
                                </w:r>
                              </w:ins>
                              <w:ins w:id="674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6" o:spid="_x0000_s1096" type="#_x0000_t202" style="position:absolute;left:0;text-align:left;margin-left:411.85pt;margin-top:17.85pt;width:41.85pt;height:28.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KV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u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KxyMpW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350BDD" w:rsidRDefault="00350BDD">
                        <w:pPr>
                          <w:pStyle w:val="EquationIndex"/>
                          <w:pPrChange w:id="6747" w:author="The Si Tran" w:date="2012-12-16T08:24:00Z">
                            <w:pPr/>
                          </w:pPrChange>
                        </w:pPr>
                        <w:ins w:id="6748" w:author="The Si Tran" w:date="2012-12-06T02:41:00Z">
                          <w:r>
                            <w:t>(4.</w:t>
                          </w:r>
                        </w:ins>
                        <w:ins w:id="6749" w:author="The Si Tran" w:date="2012-12-06T02:44:00Z">
                          <w:r>
                            <w:t>6</w:t>
                          </w:r>
                        </w:ins>
                        <w:ins w:id="6750" w:author="The Si Tran" w:date="2012-12-06T02:41:00Z">
                          <w:r>
                            <w:t>)</w:t>
                          </w:r>
                        </w:ins>
                      </w:p>
                    </w:txbxContent>
                  </v:textbox>
                </v:shape>
              </w:pict>
            </mc:Fallback>
          </mc:AlternateContent>
        </w:r>
      </w:ins>
      <w:ins w:id="6751" w:author="The Si Tran" w:date="2012-12-14T05:38:00Z">
        <w:r w:rsidRPr="007C782C">
          <w:rPr>
            <w:noProof/>
            <w:rPrChange w:id="6752" w:author="Unknown">
              <w:rPr>
                <w:noProof/>
              </w:rPr>
            </w:rPrChange>
          </w:rPr>
          <mc:AlternateContent>
            <mc:Choice Requires="wps">
              <w:drawing>
                <wp:anchor distT="0" distB="0" distL="114300" distR="114300" simplePos="0" relativeHeight="251653120" behindDoc="0" locked="0" layoutInCell="1" allowOverlap="1" wp14:anchorId="318CF997" wp14:editId="1815B5CE">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350BDD" w:rsidRDefault="00350BDD">
                              <w:pPr>
                                <w:pStyle w:val="EquationIndex"/>
                                <w:pPrChange w:id="6753" w:author="The Si Tran" w:date="2012-12-16T08:25:00Z">
                                  <w:pPr/>
                                </w:pPrChange>
                              </w:pPr>
                              <w:ins w:id="6754" w:author="The Si Tran" w:date="2012-12-06T02:41:00Z">
                                <w:r>
                                  <w:t>(4.</w:t>
                                </w:r>
                              </w:ins>
                              <w:ins w:id="6755" w:author="The Si Tran" w:date="2012-12-06T02:44:00Z">
                                <w:r>
                                  <w:t>7</w:t>
                                </w:r>
                              </w:ins>
                              <w:ins w:id="675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7" o:spid="_x0000_s1097" type="#_x0000_t202" style="position:absolute;left:0;text-align:left;margin-left:411.85pt;margin-top:64.85pt;width:41.85pt;height:28.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DeW6b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350BDD" w:rsidRDefault="00350BDD">
                        <w:pPr>
                          <w:pStyle w:val="EquationIndex"/>
                          <w:pPrChange w:id="6757" w:author="The Si Tran" w:date="2012-12-16T08:25:00Z">
                            <w:pPr/>
                          </w:pPrChange>
                        </w:pPr>
                        <w:ins w:id="6758" w:author="The Si Tran" w:date="2012-12-06T02:41:00Z">
                          <w:r>
                            <w:t>(4.</w:t>
                          </w:r>
                        </w:ins>
                        <w:ins w:id="6759" w:author="The Si Tran" w:date="2012-12-06T02:44:00Z">
                          <w:r>
                            <w:t>7</w:t>
                          </w:r>
                        </w:ins>
                        <w:ins w:id="6760" w:author="The Si Tran" w:date="2012-12-06T02:41:00Z">
                          <w:r>
                            <w:t>)</w:t>
                          </w:r>
                        </w:ins>
                      </w:p>
                    </w:txbxContent>
                  </v:textbox>
                </v:shape>
              </w:pict>
            </mc:Fallback>
          </mc:AlternateContent>
        </w:r>
      </w:ins>
      <w:ins w:id="6761" w:author="The Si Tran" w:date="2012-12-06T03:07:00Z">
        <w:r w:rsidR="00FA0144">
          <w:t>Với</w:t>
        </w:r>
      </w:ins>
    </w:p>
    <w:p w14:paraId="3738E7AD" w14:textId="229B1307" w:rsidR="00FA0144" w:rsidRPr="0008713C" w:rsidRDefault="00350BDD">
      <w:pPr>
        <w:pStyle w:val="EquationIndex"/>
        <w:rPr>
          <w:ins w:id="6762" w:author="The Si Tran" w:date="2012-12-06T03:04:00Z"/>
          <w:rPrChange w:id="6763" w:author="The Si Tran" w:date="2012-12-14T06:16:00Z">
            <w:rPr>
              <w:ins w:id="6764" w:author="The Si Tran" w:date="2012-12-06T03:04:00Z"/>
            </w:rPr>
          </w:rPrChange>
        </w:rPr>
        <w:pPrChange w:id="6765" w:author="The Si Tran" w:date="2012-12-15T08:05:00Z">
          <w:pPr>
            <w:spacing w:before="0"/>
            <w:ind w:firstLine="720"/>
          </w:pPr>
        </w:pPrChange>
      </w:pPr>
      <m:oMathPara>
        <m:oMathParaPr>
          <m:jc m:val="center"/>
        </m:oMathParaPr>
        <m:oMath>
          <m:f>
            <m:fPr>
              <m:ctrlPr>
                <w:ins w:id="6766" w:author="The Si Tran" w:date="2012-12-06T03:07:00Z">
                  <w:rPr>
                    <w:rFonts w:ascii="Cambria Math" w:hAnsi="Cambria Math"/>
                  </w:rPr>
                </w:ins>
              </m:ctrlPr>
            </m:fPr>
            <m:num>
              <w:ins w:id="6767" w:author="The Si Tran" w:date="2012-12-06T03:07:00Z">
                <m:r>
                  <w:rPr>
                    <w:rFonts w:ascii="Cambria Math" w:hAnsi="Cambria Math"/>
                  </w:rPr>
                  <m:t>∂</m:t>
                </m:r>
              </w:ins>
              <m:sSub>
                <m:sSubPr>
                  <m:ctrlPr>
                    <w:ins w:id="6768" w:author="The Si Tran" w:date="2012-12-06T03:07:00Z">
                      <w:rPr>
                        <w:rFonts w:ascii="Cambria Math" w:hAnsi="Cambria Math"/>
                      </w:rPr>
                    </w:ins>
                  </m:ctrlPr>
                </m:sSubPr>
                <m:e>
                  <w:ins w:id="6769" w:author="The Si Tran" w:date="2012-12-06T03:07:00Z">
                    <m:r>
                      <w:rPr>
                        <w:rFonts w:ascii="Cambria Math" w:hAnsi="Cambria Math"/>
                      </w:rPr>
                      <m:t>o</m:t>
                    </m:r>
                  </w:ins>
                </m:e>
                <m:sub>
                  <w:ins w:id="6770" w:author="The Si Tran" w:date="2012-12-06T03:07:00Z">
                    <m:r>
                      <w:rPr>
                        <w:rFonts w:ascii="Cambria Math" w:hAnsi="Cambria Math"/>
                      </w:rPr>
                      <m:t>i</m:t>
                    </m:r>
                  </w:ins>
                </m:sub>
              </m:sSub>
            </m:num>
            <m:den>
              <w:ins w:id="6771" w:author="The Si Tran" w:date="2012-12-06T03:07:00Z">
                <m:r>
                  <w:rPr>
                    <w:rFonts w:ascii="Cambria Math" w:hAnsi="Cambria Math"/>
                  </w:rPr>
                  <m:t>∂</m:t>
                </m:r>
              </w:ins>
              <m:sSub>
                <m:sSubPr>
                  <m:ctrlPr>
                    <w:ins w:id="6772" w:author="The Si Tran" w:date="2012-12-06T03:07:00Z">
                      <w:rPr>
                        <w:rFonts w:ascii="Cambria Math" w:hAnsi="Cambria Math"/>
                      </w:rPr>
                    </w:ins>
                  </m:ctrlPr>
                </m:sSubPr>
                <m:e>
                  <w:ins w:id="6773" w:author="The Si Tran" w:date="2012-12-06T03:07:00Z">
                    <m:r>
                      <w:rPr>
                        <w:rFonts w:ascii="Cambria Math" w:hAnsi="Cambria Math"/>
                      </w:rPr>
                      <m:t>w</m:t>
                    </m:r>
                  </w:ins>
                </m:e>
                <m:sub>
                  <w:ins w:id="6774" w:author="The Si Tran" w:date="2012-12-06T03:07:00Z">
                    <m:r>
                      <w:rPr>
                        <w:rFonts w:ascii="Cambria Math" w:hAnsi="Cambria Math"/>
                      </w:rPr>
                      <m:t>ij</m:t>
                    </m:r>
                  </w:ins>
                </m:sub>
              </m:sSub>
            </m:den>
          </m:f>
          <w:ins w:id="6775" w:author="The Si Tran" w:date="2012-12-06T03:07:00Z">
            <m:r>
              <m:rPr>
                <m:sty m:val="p"/>
              </m:rPr>
              <w:rPr>
                <w:rFonts w:ascii="Cambria Math" w:hAnsi="Cambria Math"/>
              </w:rPr>
              <m:t>=</m:t>
            </m:r>
          </w:ins>
          <m:f>
            <m:fPr>
              <m:ctrlPr>
                <w:ins w:id="6776" w:author="The Si Tran" w:date="2012-12-06T03:07:00Z">
                  <w:rPr>
                    <w:rFonts w:ascii="Cambria Math" w:hAnsi="Cambria Math"/>
                  </w:rPr>
                </w:ins>
              </m:ctrlPr>
            </m:fPr>
            <m:num>
              <w:ins w:id="6777" w:author="The Si Tran" w:date="2012-12-06T03:07:00Z">
                <m:r>
                  <w:rPr>
                    <w:rFonts w:ascii="Cambria Math" w:hAnsi="Cambria Math"/>
                  </w:rPr>
                  <m:t>∂</m:t>
                </m:r>
              </w:ins>
              <m:sSub>
                <m:sSubPr>
                  <m:ctrlPr>
                    <w:ins w:id="6778" w:author="The Si Tran" w:date="2012-12-06T03:07:00Z">
                      <w:rPr>
                        <w:rFonts w:ascii="Cambria Math" w:hAnsi="Cambria Math"/>
                      </w:rPr>
                    </w:ins>
                  </m:ctrlPr>
                </m:sSubPr>
                <m:e>
                  <w:ins w:id="6779" w:author="The Si Tran" w:date="2012-12-06T03:07:00Z">
                    <m:r>
                      <w:rPr>
                        <w:rFonts w:ascii="Cambria Math" w:hAnsi="Cambria Math"/>
                      </w:rPr>
                      <m:t>o</m:t>
                    </m:r>
                  </w:ins>
                </m:e>
                <m:sub>
                  <w:ins w:id="6780" w:author="The Si Tran" w:date="2012-12-06T03:07:00Z">
                    <m:r>
                      <w:rPr>
                        <w:rFonts w:ascii="Cambria Math" w:hAnsi="Cambria Math"/>
                      </w:rPr>
                      <m:t>i</m:t>
                    </m:r>
                  </w:ins>
                </m:sub>
              </m:sSub>
            </m:num>
            <m:den>
              <w:ins w:id="6781" w:author="The Si Tran" w:date="2012-12-06T03:07:00Z">
                <m:r>
                  <w:rPr>
                    <w:rFonts w:ascii="Cambria Math" w:hAnsi="Cambria Math"/>
                  </w:rPr>
                  <m:t>∂</m:t>
                </m:r>
              </w:ins>
              <m:sSub>
                <m:sSubPr>
                  <m:ctrlPr>
                    <w:ins w:id="6782" w:author="The Si Tran" w:date="2012-12-06T03:07:00Z">
                      <w:rPr>
                        <w:rFonts w:ascii="Cambria Math" w:hAnsi="Cambria Math"/>
                      </w:rPr>
                    </w:ins>
                  </m:ctrlPr>
                </m:sSubPr>
                <m:e>
                  <w:ins w:id="6783" w:author="The Si Tran" w:date="2012-12-06T03:07:00Z">
                    <m:r>
                      <w:rPr>
                        <w:rFonts w:ascii="Cambria Math" w:hAnsi="Cambria Math"/>
                      </w:rPr>
                      <m:t>net</m:t>
                    </m:r>
                  </w:ins>
                </m:e>
                <m:sub>
                  <w:ins w:id="6784" w:author="The Si Tran" w:date="2012-12-06T03:07:00Z">
                    <m:r>
                      <w:rPr>
                        <w:rFonts w:ascii="Cambria Math" w:hAnsi="Cambria Math"/>
                      </w:rPr>
                      <m:t>i</m:t>
                    </m:r>
                  </w:ins>
                </m:sub>
              </m:sSub>
            </m:den>
          </m:f>
          <m:f>
            <m:fPr>
              <m:ctrlPr>
                <w:ins w:id="6785" w:author="The Si Tran" w:date="2012-12-06T03:07:00Z">
                  <w:rPr>
                    <w:rFonts w:ascii="Cambria Math" w:hAnsi="Cambria Math"/>
                  </w:rPr>
                </w:ins>
              </m:ctrlPr>
            </m:fPr>
            <m:num>
              <w:ins w:id="6786" w:author="The Si Tran" w:date="2012-12-06T03:07:00Z">
                <m:r>
                  <w:rPr>
                    <w:rFonts w:ascii="Cambria Math" w:hAnsi="Cambria Math"/>
                  </w:rPr>
                  <m:t>∂</m:t>
                </m:r>
              </w:ins>
              <m:sSub>
                <m:sSubPr>
                  <m:ctrlPr>
                    <w:ins w:id="6787" w:author="The Si Tran" w:date="2012-12-06T03:07:00Z">
                      <w:rPr>
                        <w:rFonts w:ascii="Cambria Math" w:hAnsi="Cambria Math"/>
                      </w:rPr>
                    </w:ins>
                  </m:ctrlPr>
                </m:sSubPr>
                <m:e>
                  <w:ins w:id="6788" w:author="The Si Tran" w:date="2012-12-06T03:07:00Z">
                    <m:r>
                      <w:rPr>
                        <w:rFonts w:ascii="Cambria Math" w:hAnsi="Cambria Math"/>
                      </w:rPr>
                      <m:t>net</m:t>
                    </m:r>
                  </w:ins>
                </m:e>
                <m:sub>
                  <w:ins w:id="6789" w:author="The Si Tran" w:date="2012-12-06T03:07:00Z">
                    <m:r>
                      <w:rPr>
                        <w:rFonts w:ascii="Cambria Math" w:hAnsi="Cambria Math"/>
                      </w:rPr>
                      <m:t>i</m:t>
                    </m:r>
                  </w:ins>
                </m:sub>
              </m:sSub>
            </m:num>
            <m:den>
              <w:ins w:id="6790" w:author="The Si Tran" w:date="2012-12-06T03:07:00Z">
                <m:r>
                  <w:rPr>
                    <w:rFonts w:ascii="Cambria Math" w:hAnsi="Cambria Math"/>
                  </w:rPr>
                  <m:t>∂</m:t>
                </m:r>
              </w:ins>
              <m:sSub>
                <m:sSubPr>
                  <m:ctrlPr>
                    <w:ins w:id="6791" w:author="The Si Tran" w:date="2012-12-06T03:07:00Z">
                      <w:rPr>
                        <w:rFonts w:ascii="Cambria Math" w:hAnsi="Cambria Math"/>
                      </w:rPr>
                    </w:ins>
                  </m:ctrlPr>
                </m:sSubPr>
                <m:e>
                  <w:ins w:id="6792" w:author="The Si Tran" w:date="2012-12-06T03:07:00Z">
                    <m:r>
                      <w:rPr>
                        <w:rFonts w:ascii="Cambria Math" w:hAnsi="Cambria Math"/>
                      </w:rPr>
                      <m:t>w</m:t>
                    </m:r>
                  </w:ins>
                </m:e>
                <m:sub>
                  <w:ins w:id="6793" w:author="The Si Tran" w:date="2012-12-06T03:07:00Z">
                    <m:r>
                      <w:rPr>
                        <w:rFonts w:ascii="Cambria Math" w:hAnsi="Cambria Math"/>
                      </w:rPr>
                      <m:t>ij</m:t>
                    </m:r>
                  </w:ins>
                </m:sub>
              </m:sSub>
            </m:den>
          </m:f>
          <w:ins w:id="6794" w:author="The Si Tran" w:date="2012-12-06T03:07:00Z">
            <m:r>
              <m:rPr>
                <m:sty m:val="p"/>
              </m:rPr>
              <w:rPr>
                <w:rFonts w:ascii="Cambria Math" w:hAnsi="Cambria Math"/>
              </w:rPr>
              <m:t>=</m:t>
            </m:r>
          </w:ins>
          <m:sSup>
            <m:sSupPr>
              <m:ctrlPr>
                <w:ins w:id="6795" w:author="The Si Tran" w:date="2012-12-06T03:07:00Z">
                  <w:rPr>
                    <w:rFonts w:ascii="Cambria Math" w:hAnsi="Cambria Math"/>
                  </w:rPr>
                </w:ins>
              </m:ctrlPr>
            </m:sSupPr>
            <m:e>
              <w:ins w:id="6796" w:author="The Si Tran" w:date="2012-12-06T03:07:00Z">
                <m:r>
                  <w:rPr>
                    <w:rFonts w:ascii="Cambria Math" w:hAnsi="Cambria Math"/>
                  </w:rPr>
                  <m:t>f</m:t>
                </m:r>
              </w:ins>
            </m:e>
            <m:sup>
              <w:ins w:id="6797" w:author="The Si Tran" w:date="2012-12-06T03:07:00Z">
                <m:r>
                  <m:rPr>
                    <m:sty m:val="p"/>
                  </m:rPr>
                  <w:rPr>
                    <w:rFonts w:ascii="Cambria Math" w:hAnsi="Cambria Math"/>
                  </w:rPr>
                  <m:t>'</m:t>
                </m:r>
              </w:ins>
            </m:sup>
          </m:sSup>
          <m:d>
            <m:dPr>
              <m:ctrlPr>
                <w:ins w:id="6798" w:author="The Si Tran" w:date="2012-12-06T03:07:00Z">
                  <w:rPr>
                    <w:rFonts w:ascii="Cambria Math" w:hAnsi="Cambria Math"/>
                  </w:rPr>
                </w:ins>
              </m:ctrlPr>
            </m:dPr>
            <m:e>
              <m:sSub>
                <m:sSubPr>
                  <m:ctrlPr>
                    <w:ins w:id="6799" w:author="The Si Tran" w:date="2012-12-06T03:07:00Z">
                      <w:rPr>
                        <w:rFonts w:ascii="Cambria Math" w:hAnsi="Cambria Math"/>
                      </w:rPr>
                    </w:ins>
                  </m:ctrlPr>
                </m:sSubPr>
                <m:e>
                  <w:ins w:id="6800" w:author="The Si Tran" w:date="2012-12-06T03:07:00Z">
                    <m:r>
                      <w:rPr>
                        <w:rFonts w:ascii="Cambria Math" w:hAnsi="Cambria Math"/>
                      </w:rPr>
                      <m:t>net</m:t>
                    </m:r>
                  </w:ins>
                </m:e>
                <m:sub>
                  <w:ins w:id="6801" w:author="The Si Tran" w:date="2012-12-06T03:07:00Z">
                    <m:r>
                      <w:rPr>
                        <w:rFonts w:ascii="Cambria Math" w:hAnsi="Cambria Math"/>
                      </w:rPr>
                      <m:t>i</m:t>
                    </m:r>
                  </w:ins>
                </m:sub>
              </m:sSub>
            </m:e>
          </m:d>
          <m:sSub>
            <m:sSubPr>
              <m:ctrlPr>
                <w:ins w:id="6802" w:author="The Si Tran" w:date="2012-12-06T03:07:00Z">
                  <w:rPr>
                    <w:rFonts w:ascii="Cambria Math" w:hAnsi="Cambria Math"/>
                  </w:rPr>
                </w:ins>
              </m:ctrlPr>
            </m:sSubPr>
            <m:e>
              <w:ins w:id="6803" w:author="The Si Tran" w:date="2012-12-06T03:07:00Z">
                <m:r>
                  <w:rPr>
                    <w:rFonts w:ascii="Cambria Math" w:hAnsi="Cambria Math"/>
                  </w:rPr>
                  <m:t>o</m:t>
                </m:r>
              </w:ins>
            </m:e>
            <m:sub>
              <w:ins w:id="6804" w:author="The Si Tran" w:date="2012-12-06T03:07:00Z">
                <m:r>
                  <w:rPr>
                    <w:rFonts w:ascii="Cambria Math" w:hAnsi="Cambria Math"/>
                  </w:rPr>
                  <m:t>j</m:t>
                </m:r>
              </w:ins>
            </m:sub>
          </m:sSub>
          <w:ins w:id="6805" w:author="The Si Tran" w:date="2012-12-06T03:07:00Z">
            <m:r>
              <m:rPr>
                <m:sty m:val="p"/>
              </m:rPr>
              <w:rPr>
                <w:rFonts w:ascii="Cambria Math" w:hAnsi="Cambria Math"/>
              </w:rPr>
              <m:t xml:space="preserve"> </m:t>
            </m:r>
          </w:ins>
        </m:oMath>
      </m:oMathPara>
    </w:p>
    <w:p w14:paraId="6DCE81A7" w14:textId="56C52D35" w:rsidR="00FA0144" w:rsidRDefault="00350BDD">
      <w:pPr>
        <w:pStyle w:val="EquationIndex"/>
        <w:rPr>
          <w:ins w:id="6806" w:author="The Si Tran" w:date="2012-12-06T03:03:00Z"/>
        </w:rPr>
        <w:pPrChange w:id="6807" w:author="The Si Tran" w:date="2012-12-16T08:25:00Z">
          <w:pPr>
            <w:spacing w:before="0"/>
            <w:ind w:firstLine="720"/>
          </w:pPr>
        </w:pPrChange>
      </w:pPr>
      <m:oMathPara>
        <m:oMath>
          <m:sSub>
            <m:sSubPr>
              <m:ctrlPr>
                <w:ins w:id="6808" w:author="The Si Tran" w:date="2012-12-06T03:04:00Z">
                  <w:rPr>
                    <w:rFonts w:ascii="Cambria Math" w:hAnsi="Cambria Math"/>
                  </w:rPr>
                </w:ins>
              </m:ctrlPr>
            </m:sSubPr>
            <m:e>
              <w:ins w:id="6809" w:author="The Si Tran" w:date="2012-12-06T03:04:00Z">
                <m:r>
                  <w:rPr>
                    <w:rFonts w:ascii="Cambria Math" w:hAnsi="Cambria Math"/>
                  </w:rPr>
                  <m:t>net</m:t>
                </m:r>
              </w:ins>
            </m:e>
            <m:sub>
              <w:ins w:id="6810" w:author="The Si Tran" w:date="2012-12-06T03:04:00Z">
                <m:r>
                  <w:rPr>
                    <w:rFonts w:ascii="Cambria Math" w:hAnsi="Cambria Math"/>
                  </w:rPr>
                  <m:t>i</m:t>
                </m:r>
              </w:ins>
            </m:sub>
          </m:sSub>
          <w:ins w:id="6811" w:author="The Si Tran" w:date="2012-12-06T03:04:00Z">
            <m:r>
              <m:rPr>
                <m:sty m:val="p"/>
              </m:rPr>
              <w:rPr>
                <w:rFonts w:ascii="Cambria Math" w:hAnsi="Cambria Math"/>
              </w:rPr>
              <m:t>=</m:t>
            </m:r>
          </w:ins>
          <m:nary>
            <m:naryPr>
              <m:chr m:val="∑"/>
              <m:limLoc m:val="subSup"/>
              <m:supHide m:val="1"/>
              <m:ctrlPr>
                <w:ins w:id="6812" w:author="The Si Tran" w:date="2012-12-06T03:04:00Z">
                  <w:rPr>
                    <w:rFonts w:ascii="Cambria Math" w:hAnsi="Cambria Math"/>
                  </w:rPr>
                </w:ins>
              </m:ctrlPr>
            </m:naryPr>
            <m:sub>
              <w:ins w:id="6813"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814" w:author="The Si Tran" w:date="2012-12-06T03:05:00Z">
                      <w:rPr>
                        <w:rFonts w:ascii="Cambria Math" w:hAnsi="Cambria Math"/>
                      </w:rPr>
                    </w:ins>
                  </m:ctrlPr>
                </m:sSubPr>
                <m:e>
                  <w:ins w:id="6815" w:author="The Si Tran" w:date="2012-12-06T03:05:00Z">
                    <m:r>
                      <w:rPr>
                        <w:rFonts w:ascii="Cambria Math" w:hAnsi="Cambria Math"/>
                      </w:rPr>
                      <m:t>s</m:t>
                    </m:r>
                  </w:ins>
                </m:e>
                <m:sub>
                  <w:ins w:id="6816" w:author="The Si Tran" w:date="2012-12-06T03:05:00Z">
                    <m:r>
                      <w:rPr>
                        <w:rFonts w:ascii="Cambria Math" w:hAnsi="Cambria Math"/>
                      </w:rPr>
                      <m:t>j</m:t>
                    </m:r>
                  </w:ins>
                </m:sub>
              </m:sSub>
              <m:sSub>
                <m:sSubPr>
                  <m:ctrlPr>
                    <w:ins w:id="6817" w:author="The Si Tran" w:date="2012-12-06T03:05:00Z">
                      <w:rPr>
                        <w:rFonts w:ascii="Cambria Math" w:hAnsi="Cambria Math"/>
                      </w:rPr>
                    </w:ins>
                  </m:ctrlPr>
                </m:sSubPr>
                <m:e>
                  <w:ins w:id="6818" w:author="The Si Tran" w:date="2012-12-06T03:05:00Z">
                    <m:r>
                      <w:rPr>
                        <w:rFonts w:ascii="Cambria Math" w:hAnsi="Cambria Math"/>
                      </w:rPr>
                      <m:t>w</m:t>
                    </m:r>
                  </w:ins>
                </m:e>
                <m:sub>
                  <w:ins w:id="6819" w:author="The Si Tran" w:date="2012-12-06T03:05:00Z">
                    <m:r>
                      <w:rPr>
                        <w:rFonts w:ascii="Cambria Math" w:hAnsi="Cambria Math"/>
                      </w:rPr>
                      <m:t>ij</m:t>
                    </m:r>
                  </w:ins>
                </m:sub>
              </m:sSub>
              <w:ins w:id="6820" w:author="The Si Tran" w:date="2012-12-06T03:05:00Z">
                <m:r>
                  <m:rPr>
                    <m:sty m:val="p"/>
                  </m:rPr>
                  <w:rPr>
                    <w:rFonts w:ascii="Cambria Math" w:hAnsi="Cambria Math"/>
                  </w:rPr>
                  <m:t>-</m:t>
                </m:r>
              </w:ins>
              <m:sSub>
                <m:sSubPr>
                  <m:ctrlPr>
                    <w:ins w:id="6821" w:author="The Si Tran" w:date="2012-12-06T03:05:00Z">
                      <w:rPr>
                        <w:rFonts w:ascii="Cambria Math" w:hAnsi="Cambria Math"/>
                      </w:rPr>
                    </w:ins>
                  </m:ctrlPr>
                </m:sSubPr>
                <m:e>
                  <w:ins w:id="6822" w:author="The Si Tran" w:date="2012-12-06T03:05:00Z">
                    <m:r>
                      <w:rPr>
                        <w:rFonts w:ascii="Cambria Math" w:hAnsi="Cambria Math"/>
                      </w:rPr>
                      <m:t>θ</m:t>
                    </m:r>
                  </w:ins>
                </m:e>
                <m:sub>
                  <w:ins w:id="6823" w:author="The Si Tran" w:date="2012-12-06T03:05:00Z">
                    <m:r>
                      <w:rPr>
                        <w:rFonts w:ascii="Cambria Math" w:hAnsi="Cambria Math"/>
                      </w:rPr>
                      <m:t>i</m:t>
                    </m:r>
                  </w:ins>
                </m:sub>
              </m:sSub>
              <w:ins w:id="6824"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6825" w:author="The Si Tran" w:date="2012-12-06T03:04:00Z"/>
        </w:rPr>
        <w:pPrChange w:id="6826" w:author="The Si Tran" w:date="2012-12-16T08:25:00Z">
          <w:pPr>
            <w:spacing w:before="0"/>
            <w:ind w:firstLine="720"/>
          </w:pPr>
        </w:pPrChange>
      </w:pPr>
      <w:del w:id="6827" w:author="The Si Tran" w:date="2012-12-06T03:01:00Z">
        <w:r w:rsidRPr="00AF1345" w:rsidDel="00783376">
          <w:object w:dxaOrig="2160" w:dyaOrig="700" w14:anchorId="117E428C">
            <v:shape id="_x0000_i1123" type="#_x0000_t75" style="width:2in;height:50.25pt" o:ole="">
              <v:imagedata r:id="rId244" o:title=""/>
            </v:shape>
            <o:OLEObject Type="Embed" ProgID="Equation.DSMT4" ShapeID="_x0000_i1123" DrawAspect="Content" ObjectID="_1417184600" r:id="rId245"/>
          </w:object>
        </w:r>
      </w:del>
    </w:p>
    <w:p w14:paraId="08D54D3E" w14:textId="77777777" w:rsidR="0088753F" w:rsidRPr="0049233F" w:rsidDel="00FA0144" w:rsidRDefault="0088753F">
      <w:pPr>
        <w:rPr>
          <w:del w:id="6828" w:author="The Si Tran" w:date="2012-12-06T03:08:00Z"/>
        </w:rPr>
        <w:pPrChange w:id="6829" w:author="The Si Tran" w:date="2012-12-16T08:25:00Z">
          <w:pPr>
            <w:spacing w:before="0"/>
            <w:ind w:firstLine="720"/>
          </w:pPr>
        </w:pPrChange>
      </w:pPr>
      <w:del w:id="6830" w:author="The Si Tran" w:date="2012-12-06T03:08:00Z">
        <w:r w:rsidRPr="0049233F" w:rsidDel="00FA0144">
          <w:delText xml:space="preserve">với  </w:delText>
        </w:r>
      </w:del>
      <w:del w:id="6831" w:author="The Si Tran" w:date="2012-12-06T03:06:00Z">
        <w:r w:rsidRPr="00AF1345" w:rsidDel="00FA0144">
          <w:object w:dxaOrig="3700" w:dyaOrig="700" w14:anchorId="33CBC123">
            <v:shape id="_x0000_i1124" type="#_x0000_t75" style="width:237.75pt;height:50.25pt" o:ole="">
              <v:imagedata r:id="rId246" o:title=""/>
            </v:shape>
            <o:OLEObject Type="Embed" ProgID="Equation.DSMT4" ShapeID="_x0000_i1124" DrawAspect="Content" ObjectID="_1417184601" r:id="rId247"/>
          </w:object>
        </w:r>
      </w:del>
    </w:p>
    <w:p w14:paraId="7A00F220" w14:textId="77777777" w:rsidR="0088753F" w:rsidRPr="0049233F" w:rsidDel="00FA0144" w:rsidRDefault="0088753F">
      <w:pPr>
        <w:rPr>
          <w:del w:id="6832" w:author="The Si Tran" w:date="2012-12-06T03:08:00Z"/>
        </w:rPr>
        <w:pPrChange w:id="6833" w:author="The Si Tran" w:date="2012-12-16T08:25:00Z">
          <w:pPr>
            <w:spacing w:before="0"/>
            <w:ind w:firstLine="720"/>
          </w:pPr>
        </w:pPrChange>
      </w:pPr>
      <w:del w:id="6834" w:author="The Si Tran" w:date="2012-12-06T03:08:00Z">
        <w:r w:rsidRPr="0049233F" w:rsidDel="00FA0144">
          <w:delText xml:space="preserve">       </w:delText>
        </w:r>
        <w:r w:rsidRPr="00AF1345" w:rsidDel="00FA0144">
          <w:rPr>
            <w:position w:val="-30"/>
          </w:rPr>
          <w:object w:dxaOrig="2860" w:dyaOrig="560" w14:anchorId="2ABD321C">
            <v:shape id="_x0000_i1125" type="#_x0000_t75" style="width:172.45pt;height:36pt" o:ole="">
              <v:imagedata r:id="rId248" o:title=""/>
            </v:shape>
            <o:OLEObject Type="Embed" ProgID="Equation.DSMT4" ShapeID="_x0000_i1125" DrawAspect="Content" ObjectID="_1417184602" r:id="rId249"/>
          </w:object>
        </w:r>
      </w:del>
    </w:p>
    <w:p w14:paraId="1155B515" w14:textId="77777777" w:rsidR="0088753F" w:rsidRPr="0049233F" w:rsidRDefault="0088753F">
      <w:pPr>
        <w:pPrChange w:id="6835" w:author="The Si Tran" w:date="2012-12-16T08:25:00Z">
          <w:pPr>
            <w:spacing w:before="0"/>
          </w:pPr>
        </w:pPrChange>
      </w:pPr>
      <w:r w:rsidRPr="0049233F">
        <w:t>Ở đây:</w:t>
      </w:r>
    </w:p>
    <w:p w14:paraId="2010990F" w14:textId="77777777" w:rsidR="0088753F" w:rsidRPr="0049233F" w:rsidRDefault="00350BDD">
      <w:pPr>
        <w:numPr>
          <w:ilvl w:val="0"/>
          <w:numId w:val="61"/>
        </w:numPr>
        <w:spacing w:before="0"/>
        <w:rPr>
          <w:szCs w:val="26"/>
        </w:rPr>
        <w:pPrChange w:id="6836" w:author="The Si Tran" w:date="2012-12-14T05:39:00Z">
          <w:pPr>
            <w:numPr>
              <w:numId w:val="9"/>
            </w:numPr>
            <w:spacing w:before="0"/>
            <w:ind w:left="2160" w:hanging="360"/>
          </w:pPr>
        </w:pPrChange>
      </w:pPr>
      <m:oMath>
        <m:sSub>
          <m:sSubPr>
            <m:ctrlPr>
              <w:ins w:id="6837" w:author="The Si Tran" w:date="2012-12-06T03:08:00Z">
                <w:rPr>
                  <w:rFonts w:ascii="Cambria Math" w:hAnsi="Cambria Math"/>
                  <w:i/>
                  <w:szCs w:val="26"/>
                </w:rPr>
              </w:ins>
            </m:ctrlPr>
          </m:sSubPr>
          <m:e>
            <w:ins w:id="6838" w:author="The Si Tran" w:date="2012-12-06T03:08:00Z">
              <m:r>
                <w:rPr>
                  <w:rFonts w:ascii="Cambria Math" w:hAnsi="Cambria Math"/>
                  <w:szCs w:val="26"/>
                </w:rPr>
                <m:t>w</m:t>
              </m:r>
            </w:ins>
          </m:e>
          <m:sub>
            <w:ins w:id="6839" w:author="The Si Tran" w:date="2012-12-06T03:08:00Z">
              <m:r>
                <w:rPr>
                  <w:rFonts w:ascii="Cambria Math" w:hAnsi="Cambria Math"/>
                  <w:szCs w:val="26"/>
                </w:rPr>
                <m:t>ij</m:t>
              </m:r>
            </w:ins>
          </m:sub>
        </m:sSub>
      </m:oMath>
      <w:del w:id="6840"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350BDD">
      <w:pPr>
        <w:numPr>
          <w:ilvl w:val="0"/>
          <w:numId w:val="61"/>
        </w:numPr>
        <w:spacing w:before="0"/>
        <w:rPr>
          <w:szCs w:val="26"/>
        </w:rPr>
        <w:pPrChange w:id="6841" w:author="The Si Tran" w:date="2012-12-14T05:39:00Z">
          <w:pPr>
            <w:numPr>
              <w:numId w:val="9"/>
            </w:numPr>
            <w:spacing w:before="0"/>
            <w:ind w:left="2160" w:hanging="360"/>
          </w:pPr>
        </w:pPrChange>
      </w:pPr>
      <m:oMath>
        <m:sSub>
          <m:sSubPr>
            <m:ctrlPr>
              <w:ins w:id="6842" w:author="The Si Tran" w:date="2012-12-06T03:09:00Z">
                <w:rPr>
                  <w:rFonts w:ascii="Cambria Math" w:hAnsi="Cambria Math"/>
                  <w:i/>
                  <w:szCs w:val="26"/>
                </w:rPr>
              </w:ins>
            </m:ctrlPr>
          </m:sSubPr>
          <m:e>
            <w:ins w:id="6843" w:author="The Si Tran" w:date="2012-12-06T03:09:00Z">
              <m:r>
                <w:rPr>
                  <w:rFonts w:ascii="Cambria Math" w:hAnsi="Cambria Math"/>
                  <w:szCs w:val="26"/>
                </w:rPr>
                <m:t>o</m:t>
              </m:r>
            </w:ins>
          </m:e>
          <m:sub>
            <w:ins w:id="6844" w:author="The Si Tran" w:date="2012-12-06T03:09:00Z">
              <m:r>
                <w:rPr>
                  <w:rFonts w:ascii="Cambria Math" w:hAnsi="Cambria Math"/>
                  <w:szCs w:val="26"/>
                </w:rPr>
                <m:t>j</m:t>
              </m:r>
            </w:ins>
          </m:sub>
        </m:sSub>
      </m:oMath>
      <w:ins w:id="6845" w:author="The Si Tran" w:date="2012-12-06T03:09:00Z">
        <w:r w:rsidR="00FA0144">
          <w:rPr>
            <w:i/>
            <w:szCs w:val="26"/>
          </w:rPr>
          <w:t xml:space="preserve"> </w:t>
        </w:r>
      </w:ins>
      <w:del w:id="6846"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847" w:author="The Si Tran" w:date="2012-12-14T05:39:00Z">
          <w:pPr>
            <w:numPr>
              <w:numId w:val="9"/>
            </w:numPr>
            <w:spacing w:before="0"/>
            <w:ind w:left="2160" w:hanging="360"/>
          </w:pPr>
        </w:pPrChange>
      </w:pPr>
      <w:ins w:id="6848" w:author="The Si Tran" w:date="2012-12-06T03:09:00Z">
        <m:oMath>
          <m:r>
            <w:rPr>
              <w:rFonts w:ascii="Cambria Math" w:hAnsi="Cambria Math"/>
              <w:szCs w:val="26"/>
            </w:rPr>
            <m:t>f()</m:t>
          </m:r>
        </m:oMath>
        <w:r w:rsidR="001164BE">
          <w:rPr>
            <w:i/>
            <w:szCs w:val="26"/>
          </w:rPr>
          <w:t xml:space="preserve"> </w:t>
        </w:r>
      </w:ins>
      <w:del w:id="6849"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850" w:author="The Si Tran" w:date="2012-12-14T05:39:00Z">
          <w:pPr>
            <w:numPr>
              <w:numId w:val="9"/>
            </w:numPr>
            <w:spacing w:before="0"/>
            <w:ind w:left="2160" w:hanging="360"/>
          </w:pPr>
        </w:pPrChange>
      </w:pPr>
      <w:ins w:id="6851" w:author="The Si Tran" w:date="2012-12-06T03:09:00Z">
        <m:oMath>
          <m:r>
            <w:rPr>
              <w:rFonts w:ascii="Cambria Math" w:hAnsi="Cambria Math"/>
              <w:szCs w:val="26"/>
            </w:rPr>
            <m:t>pred</m:t>
          </m:r>
        </m:oMath>
      </w:ins>
      <w:ins w:id="6852" w:author="The Si Tran" w:date="2012-12-06T03:10:00Z">
        <m:oMath>
          <m:r>
            <w:rPr>
              <w:rFonts w:ascii="Cambria Math" w:hAnsi="Cambria Math"/>
              <w:szCs w:val="26"/>
            </w:rPr>
            <m:t>(i)</m:t>
          </m:r>
        </m:oMath>
      </w:ins>
      <w:del w:id="6853"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6854" w:author="The Si Tran" w:date="2012-12-16T08:25:00Z">
          <w:pPr>
            <w:spacing w:before="0"/>
            <w:ind w:firstLine="720"/>
          </w:pPr>
        </w:pPrChange>
      </w:pPr>
      <w:r w:rsidRPr="0049233F">
        <w:t xml:space="preserve">Giá trị </w:t>
      </w:r>
      <w:del w:id="6855" w:author="The Si Tran" w:date="2012-12-06T03:10:00Z">
        <w:r w:rsidRPr="0049233F" w:rsidDel="00EF4DD4">
          <w:rPr>
            <w:position w:val="-30"/>
            <w:rPrChange w:id="6856" w:author="The Si Tran" w:date="2012-12-05T23:02:00Z">
              <w:rPr>
                <w:position w:val="-30"/>
              </w:rPr>
            </w:rPrChange>
          </w:rPr>
          <w:object w:dxaOrig="400" w:dyaOrig="680" w14:anchorId="37382035">
            <v:shape id="_x0000_i1126" type="#_x0000_t75" style="width:21.75pt;height:43.55pt" o:ole="">
              <v:imagedata r:id="rId250" o:title=""/>
            </v:shape>
            <o:OLEObject Type="Embed" ProgID="Equation.DSMT4" ShapeID="_x0000_i1126" DrawAspect="Content" ObjectID="_1417184603" r:id="rId251"/>
          </w:object>
        </w:r>
      </w:del>
      <m:oMath>
        <m:f>
          <m:fPr>
            <m:ctrlPr>
              <w:ins w:id="6857" w:author="The Si Tran" w:date="2012-12-06T03:10:00Z">
                <w:rPr>
                  <w:rFonts w:ascii="Cambria Math" w:hAnsi="Cambria Math"/>
                  <w:i/>
                  <w:sz w:val="30"/>
                  <w:szCs w:val="30"/>
                </w:rPr>
              </w:ins>
            </m:ctrlPr>
          </m:fPr>
          <m:num>
            <w:ins w:id="6858" w:author="The Si Tran" w:date="2012-12-06T03:10:00Z">
              <m:r>
                <w:rPr>
                  <w:rFonts w:ascii="Cambria Math" w:hAnsi="Cambria Math"/>
                  <w:sz w:val="30"/>
                  <w:szCs w:val="30"/>
                  <w:rPrChange w:id="6859" w:author="The Si Tran" w:date="2012-12-06T03:10:00Z">
                    <w:rPr>
                      <w:rFonts w:ascii="Cambria Math" w:hAnsi="Cambria Math"/>
                      <w:szCs w:val="26"/>
                    </w:rPr>
                  </w:rPrChange>
                </w:rPr>
                <m:t>∂E</m:t>
              </m:r>
            </w:ins>
          </m:num>
          <m:den>
            <w:ins w:id="6860" w:author="The Si Tran" w:date="2012-12-06T03:10:00Z">
              <m:r>
                <w:rPr>
                  <w:rFonts w:ascii="Cambria Math" w:hAnsi="Cambria Math"/>
                  <w:sz w:val="30"/>
                  <w:szCs w:val="30"/>
                  <w:rPrChange w:id="6861" w:author="The Si Tran" w:date="2012-12-06T03:10:00Z">
                    <w:rPr>
                      <w:rFonts w:ascii="Cambria Math" w:hAnsi="Cambria Math"/>
                      <w:szCs w:val="26"/>
                    </w:rPr>
                  </w:rPrChange>
                </w:rPr>
                <m:t>∂</m:t>
              </m:r>
            </w:ins>
            <m:sSub>
              <m:sSubPr>
                <m:ctrlPr>
                  <w:ins w:id="6862" w:author="The Si Tran" w:date="2012-12-06T03:10:00Z">
                    <w:rPr>
                      <w:rFonts w:ascii="Cambria Math" w:hAnsi="Cambria Math"/>
                      <w:i/>
                      <w:sz w:val="30"/>
                      <w:szCs w:val="30"/>
                    </w:rPr>
                  </w:ins>
                </m:ctrlPr>
              </m:sSubPr>
              <m:e>
                <w:ins w:id="6863" w:author="The Si Tran" w:date="2012-12-06T03:10:00Z">
                  <m:r>
                    <w:rPr>
                      <w:rFonts w:ascii="Cambria Math" w:hAnsi="Cambria Math"/>
                      <w:sz w:val="30"/>
                      <w:szCs w:val="30"/>
                      <w:rPrChange w:id="6864" w:author="The Si Tran" w:date="2012-12-06T03:10:00Z">
                        <w:rPr>
                          <w:rFonts w:ascii="Cambria Math" w:hAnsi="Cambria Math"/>
                          <w:szCs w:val="26"/>
                        </w:rPr>
                      </w:rPrChange>
                    </w:rPr>
                    <m:t>o</m:t>
                  </m:r>
                </w:ins>
              </m:e>
              <m:sub>
                <w:ins w:id="6865" w:author="The Si Tran" w:date="2012-12-06T03:10:00Z">
                  <m:r>
                    <w:rPr>
                      <w:rFonts w:ascii="Cambria Math" w:hAnsi="Cambria Math"/>
                      <w:sz w:val="30"/>
                      <w:szCs w:val="30"/>
                      <w:rPrChange w:id="6866" w:author="The Si Tran" w:date="2012-12-06T03:10:00Z">
                        <w:rPr>
                          <w:rFonts w:ascii="Cambria Math" w:hAnsi="Cambria Math"/>
                          <w:szCs w:val="26"/>
                        </w:rPr>
                      </w:rPrChange>
                    </w:rPr>
                    <m:t>i</m:t>
                  </m:r>
                </w:ins>
              </m:sub>
            </m:sSub>
          </m:den>
        </m:f>
      </m:oMath>
      <w:ins w:id="6867"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rsidP="0088753F">
      <w:pPr>
        <w:pStyle w:val="ListParagraph"/>
        <w:numPr>
          <w:ilvl w:val="0"/>
          <w:numId w:val="4"/>
        </w:numPr>
        <w:spacing w:after="0" w:line="360" w:lineRule="auto"/>
        <w:ind w:left="0"/>
        <w:rPr>
          <w:ins w:id="6868"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14:paraId="238C82B9" w14:textId="77777777" w:rsidR="00EF4DD4" w:rsidRPr="00097101" w:rsidRDefault="00350BDD">
      <w:pPr>
        <w:pStyle w:val="EquationIndex"/>
        <w:pPrChange w:id="6869" w:author="The Si Tran" w:date="2012-12-15T08:05:00Z">
          <w:pPr>
            <w:pStyle w:val="ListParagraph"/>
            <w:numPr>
              <w:numId w:val="4"/>
            </w:numPr>
            <w:spacing w:after="0" w:line="360" w:lineRule="auto"/>
            <w:ind w:left="0" w:hanging="360"/>
          </w:pPr>
        </w:pPrChange>
      </w:pPr>
      <m:oMathPara>
        <m:oMath>
          <m:f>
            <m:fPr>
              <m:ctrlPr>
                <w:ins w:id="6870" w:author="The Si Tran" w:date="2012-12-06T03:11:00Z">
                  <w:rPr>
                    <w:rFonts w:ascii="Cambria Math" w:hAnsi="Cambria Math"/>
                  </w:rPr>
                </w:ins>
              </m:ctrlPr>
            </m:fPr>
            <m:num>
              <w:ins w:id="6871" w:author="The Si Tran" w:date="2012-12-06T03:11:00Z">
                <m:r>
                  <w:rPr>
                    <w:rFonts w:ascii="Cambria Math" w:hAnsi="Cambria Math"/>
                  </w:rPr>
                  <m:t>∂E</m:t>
                </m:r>
              </w:ins>
            </m:num>
            <m:den>
              <w:ins w:id="6872" w:author="The Si Tran" w:date="2012-12-06T03:11:00Z">
                <m:r>
                  <w:rPr>
                    <w:rFonts w:ascii="Cambria Math" w:hAnsi="Cambria Math"/>
                  </w:rPr>
                  <m:t>∂</m:t>
                </m:r>
              </w:ins>
              <m:sSub>
                <m:sSubPr>
                  <m:ctrlPr>
                    <w:ins w:id="6873" w:author="The Si Tran" w:date="2012-12-06T03:11:00Z">
                      <w:rPr>
                        <w:rFonts w:ascii="Cambria Math" w:hAnsi="Cambria Math"/>
                      </w:rPr>
                    </w:ins>
                  </m:ctrlPr>
                </m:sSubPr>
                <m:e>
                  <w:ins w:id="6874" w:author="The Si Tran" w:date="2012-12-06T03:11:00Z">
                    <m:r>
                      <w:rPr>
                        <w:rFonts w:ascii="Cambria Math" w:hAnsi="Cambria Math"/>
                      </w:rPr>
                      <m:t>o</m:t>
                    </m:r>
                  </w:ins>
                </m:e>
                <m:sub>
                  <w:ins w:id="6875" w:author="The Si Tran" w:date="2012-12-06T03:11:00Z">
                    <m:r>
                      <w:rPr>
                        <w:rFonts w:ascii="Cambria Math" w:hAnsi="Cambria Math"/>
                      </w:rPr>
                      <m:t>i</m:t>
                    </m:r>
                  </w:ins>
                </m:sub>
              </m:sSub>
            </m:den>
          </m:f>
          <w:ins w:id="6876" w:author="The Si Tran" w:date="2012-12-06T03:11:00Z">
            <m:r>
              <m:rPr>
                <m:sty m:val="p"/>
              </m:rPr>
              <w:rPr>
                <w:rFonts w:ascii="Cambria Math" w:hAnsi="Cambria Math"/>
              </w:rPr>
              <m:t>=</m:t>
            </m:r>
          </w:ins>
          <m:f>
            <m:fPr>
              <m:ctrlPr>
                <w:ins w:id="6877" w:author="The Si Tran" w:date="2012-12-06T03:11:00Z">
                  <w:rPr>
                    <w:rFonts w:ascii="Cambria Math" w:hAnsi="Cambria Math"/>
                  </w:rPr>
                </w:ins>
              </m:ctrlPr>
            </m:fPr>
            <m:num>
              <w:ins w:id="6878" w:author="The Si Tran" w:date="2012-12-06T03:11:00Z">
                <m:r>
                  <w:rPr>
                    <w:rFonts w:ascii="Cambria Math" w:hAnsi="Cambria Math"/>
                  </w:rPr>
                  <m:t>∂</m:t>
                </m:r>
              </w:ins>
            </m:num>
            <m:den>
              <w:ins w:id="6879" w:author="The Si Tran" w:date="2012-12-06T03:11:00Z">
                <m:r>
                  <w:rPr>
                    <w:rFonts w:ascii="Cambria Math" w:hAnsi="Cambria Math"/>
                  </w:rPr>
                  <m:t>∂</m:t>
                </m:r>
              </w:ins>
              <m:sSub>
                <m:sSubPr>
                  <m:ctrlPr>
                    <w:ins w:id="6880" w:author="The Si Tran" w:date="2012-12-06T03:11:00Z">
                      <w:rPr>
                        <w:rFonts w:ascii="Cambria Math" w:hAnsi="Cambria Math"/>
                      </w:rPr>
                    </w:ins>
                  </m:ctrlPr>
                </m:sSubPr>
                <m:e>
                  <w:ins w:id="6881" w:author="The Si Tran" w:date="2012-12-06T03:11:00Z">
                    <m:r>
                      <w:rPr>
                        <w:rFonts w:ascii="Cambria Math" w:hAnsi="Cambria Math"/>
                      </w:rPr>
                      <m:t>o</m:t>
                    </m:r>
                  </w:ins>
                </m:e>
                <m:sub>
                  <w:ins w:id="6882" w:author="The Si Tran" w:date="2012-12-06T03:11:00Z">
                    <m:r>
                      <w:rPr>
                        <w:rFonts w:ascii="Cambria Math" w:hAnsi="Cambria Math"/>
                      </w:rPr>
                      <m:t>i</m:t>
                    </m:r>
                  </w:ins>
                </m:sub>
              </m:sSub>
            </m:den>
          </m:f>
          <m:f>
            <m:fPr>
              <m:ctrlPr>
                <w:ins w:id="6883" w:author="The Si Tran" w:date="2012-12-06T03:11:00Z">
                  <w:rPr>
                    <w:rFonts w:ascii="Cambria Math" w:hAnsi="Cambria Math"/>
                  </w:rPr>
                </w:ins>
              </m:ctrlPr>
            </m:fPr>
            <m:num>
              <w:ins w:id="6884" w:author="The Si Tran" w:date="2012-12-06T03:11:00Z">
                <m:r>
                  <m:rPr>
                    <m:sty m:val="p"/>
                  </m:rPr>
                  <w:rPr>
                    <w:rFonts w:ascii="Cambria Math" w:hAnsi="Cambria Math"/>
                  </w:rPr>
                  <m:t>1</m:t>
                </m:r>
              </w:ins>
            </m:num>
            <m:den>
              <w:ins w:id="6885" w:author="The Si Tran" w:date="2012-12-06T03:11:00Z">
                <m:r>
                  <m:rPr>
                    <m:sty m:val="p"/>
                  </m:rPr>
                  <w:rPr>
                    <w:rFonts w:ascii="Cambria Math" w:hAnsi="Cambria Math"/>
                  </w:rPr>
                  <m:t>2</m:t>
                </m:r>
              </w:ins>
            </m:den>
          </m:f>
          <m:nary>
            <m:naryPr>
              <m:chr m:val="∑"/>
              <m:limLoc m:val="subSup"/>
              <m:supHide m:val="1"/>
              <m:ctrlPr>
                <w:ins w:id="6886" w:author="The Si Tran" w:date="2012-12-06T03:11:00Z">
                  <w:rPr>
                    <w:rFonts w:ascii="Cambria Math" w:hAnsi="Cambria Math"/>
                  </w:rPr>
                </w:ins>
              </m:ctrlPr>
            </m:naryPr>
            <m:sub>
              <w:ins w:id="6887"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888" w:author="The Si Tran" w:date="2012-12-06T03:11:00Z">
                      <w:rPr>
                        <w:rFonts w:ascii="Cambria Math" w:hAnsi="Cambria Math"/>
                      </w:rPr>
                    </w:ins>
                  </m:ctrlPr>
                </m:sSupPr>
                <m:e>
                  <w:ins w:id="6889" w:author="The Si Tran" w:date="2012-12-06T03:11:00Z">
                    <m:r>
                      <m:rPr>
                        <m:sty m:val="p"/>
                      </m:rPr>
                      <w:rPr>
                        <w:rFonts w:ascii="Cambria Math" w:hAnsi="Cambria Math"/>
                      </w:rPr>
                      <m:t>(</m:t>
                    </m:r>
                  </w:ins>
                  <m:sSub>
                    <m:sSubPr>
                      <m:ctrlPr>
                        <w:ins w:id="6890" w:author="The Si Tran" w:date="2012-12-06T03:11:00Z">
                          <w:rPr>
                            <w:rFonts w:ascii="Cambria Math" w:hAnsi="Cambria Math"/>
                          </w:rPr>
                        </w:ins>
                      </m:ctrlPr>
                    </m:sSubPr>
                    <m:e>
                      <w:ins w:id="6891" w:author="The Si Tran" w:date="2012-12-06T03:12:00Z">
                        <m:r>
                          <w:rPr>
                            <w:rFonts w:ascii="Cambria Math" w:hAnsi="Cambria Math"/>
                          </w:rPr>
                          <m:t>t</m:t>
                        </m:r>
                      </w:ins>
                    </m:e>
                    <m:sub>
                      <w:ins w:id="6892" w:author="The Si Tran" w:date="2012-12-06T03:12:00Z">
                        <m:r>
                          <w:rPr>
                            <w:rFonts w:ascii="Cambria Math" w:hAnsi="Cambria Math"/>
                          </w:rPr>
                          <m:t>k</m:t>
                        </m:r>
                      </w:ins>
                    </m:sub>
                  </m:sSub>
                  <w:ins w:id="6893" w:author="The Si Tran" w:date="2012-12-06T03:12:00Z">
                    <m:r>
                      <m:rPr>
                        <m:sty m:val="p"/>
                      </m:rPr>
                      <w:rPr>
                        <w:rFonts w:ascii="Cambria Math" w:hAnsi="Cambria Math"/>
                      </w:rPr>
                      <m:t>-</m:t>
                    </m:r>
                  </w:ins>
                  <m:sSub>
                    <m:sSubPr>
                      <m:ctrlPr>
                        <w:ins w:id="6894" w:author="The Si Tran" w:date="2012-12-06T03:12:00Z">
                          <w:rPr>
                            <w:rFonts w:ascii="Cambria Math" w:hAnsi="Cambria Math"/>
                          </w:rPr>
                        </w:ins>
                      </m:ctrlPr>
                    </m:sSubPr>
                    <m:e>
                      <w:ins w:id="6895" w:author="The Si Tran" w:date="2012-12-06T03:12:00Z">
                        <m:r>
                          <w:rPr>
                            <w:rFonts w:ascii="Cambria Math" w:hAnsi="Cambria Math"/>
                          </w:rPr>
                          <m:t>o</m:t>
                        </m:r>
                      </w:ins>
                    </m:e>
                    <m:sub>
                      <w:ins w:id="6896" w:author="The Si Tran" w:date="2012-12-06T03:12:00Z">
                        <m:r>
                          <w:rPr>
                            <w:rFonts w:ascii="Cambria Math" w:hAnsi="Cambria Math"/>
                          </w:rPr>
                          <m:t>k</m:t>
                        </m:r>
                      </w:ins>
                    </m:sub>
                  </m:sSub>
                  <w:ins w:id="6897" w:author="The Si Tran" w:date="2012-12-06T03:11:00Z">
                    <m:r>
                      <m:rPr>
                        <m:sty m:val="p"/>
                      </m:rPr>
                      <w:rPr>
                        <w:rFonts w:ascii="Cambria Math" w:hAnsi="Cambria Math"/>
                      </w:rPr>
                      <m:t>)</m:t>
                    </m:r>
                  </w:ins>
                </m:e>
                <m:sup>
                  <w:ins w:id="6898"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899" w:author="The Si Tran" w:date="2012-12-06T03:13:00Z"/>
          <w:rFonts w:ascii="Times New Roman" w:hAnsi="Times New Roman"/>
          <w:sz w:val="26"/>
          <w:szCs w:val="26"/>
        </w:rPr>
      </w:pPr>
      <w:ins w:id="6900" w:author="The Si Tran" w:date="2012-12-14T05:40:00Z">
        <w:r w:rsidRPr="00097101">
          <w:rPr>
            <w:noProof/>
            <w:szCs w:val="26"/>
            <w:rPrChange w:id="6901" w:author="Unknown">
              <w:rPr>
                <w:noProof/>
              </w:rPr>
            </w:rPrChange>
          </w:rPr>
          <mc:AlternateContent>
            <mc:Choice Requires="wps">
              <w:drawing>
                <wp:anchor distT="0" distB="0" distL="114300" distR="114300" simplePos="0" relativeHeight="251655168" behindDoc="0" locked="0" layoutInCell="1" allowOverlap="1" wp14:anchorId="0B6A6565" wp14:editId="13EC4DEB">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350BDD" w:rsidRDefault="00350BDD" w:rsidP="00BC0EFC">
                              <w:ins w:id="6902" w:author="The Si Tran" w:date="2012-12-06T02:41:00Z">
                                <w:r>
                                  <w:t>(4.</w:t>
                                </w:r>
                              </w:ins>
                              <w:ins w:id="6903" w:author="The Si Tran" w:date="2012-12-06T02:44:00Z">
                                <w:r>
                                  <w:t>8</w:t>
                                </w:r>
                              </w:ins>
                              <w:ins w:id="690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9" o:spid="_x0000_s1098" type="#_x0000_t202" style="position:absolute;left:0;text-align:left;margin-left:411.05pt;margin-top:32.6pt;width:41.85pt;height:28.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MkAIAAJUFAAAOAAAAZHJzL2Uyb0RvYy54bWysVMFuGyEQvVfqPyDuzdqO49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AxCP4y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350BDD" w:rsidRDefault="00350BDD" w:rsidP="00BC0EFC">
                        <w:ins w:id="6905" w:author="The Si Tran" w:date="2012-12-06T02:41:00Z">
                          <w:r>
                            <w:t>(4.</w:t>
                          </w:r>
                        </w:ins>
                        <w:ins w:id="6906" w:author="The Si Tran" w:date="2012-12-06T02:44:00Z">
                          <w:r>
                            <w:t>8</w:t>
                          </w:r>
                        </w:ins>
                        <w:ins w:id="6907"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908"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7" type="#_x0000_t75" style="width:187.55pt;height:50.25pt" o:ole="">
              <v:imagedata r:id="rId252" o:title=""/>
            </v:shape>
            <o:OLEObject Type="Embed" ProgID="Equation.DSMT4" ShapeID="_x0000_i1127" DrawAspect="Content" ObjectID="_1417184604" r:id="rId253"/>
          </w:object>
        </w:r>
      </w:del>
    </w:p>
    <w:p w14:paraId="1DD0E63D" w14:textId="5A6E6883" w:rsidR="0088753F" w:rsidRDefault="0088753F" w:rsidP="0088753F">
      <w:pPr>
        <w:pStyle w:val="ListParagraph"/>
        <w:spacing w:after="0" w:line="360" w:lineRule="auto"/>
        <w:ind w:left="0"/>
        <w:rPr>
          <w:ins w:id="6909"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910" w:author="The Si Tran" w:date="2012-12-06T03:13:00Z">
                <w:rPr>
                  <w:rFonts w:ascii="Cambria Math" w:eastAsia="Times New Roman" w:hAnsi="Cambria Math"/>
                  <w:i/>
                  <w:sz w:val="26"/>
                  <w:szCs w:val="26"/>
                </w:rPr>
              </w:ins>
            </m:ctrlPr>
          </m:fPr>
          <m:num>
            <w:ins w:id="6911" w:author="The Si Tran" w:date="2012-12-06T03:13:00Z">
              <m:r>
                <w:rPr>
                  <w:rFonts w:ascii="Cambria Math" w:eastAsia="Times New Roman" w:hAnsi="Cambria Math"/>
                  <w:sz w:val="26"/>
                  <w:szCs w:val="26"/>
                </w:rPr>
                <m:t>∂</m:t>
              </m:r>
            </w:ins>
          </m:num>
          <m:den>
            <w:ins w:id="6912" w:author="The Si Tran" w:date="2012-12-06T03:13:00Z">
              <m:r>
                <w:rPr>
                  <w:rFonts w:ascii="Cambria Math" w:eastAsia="Times New Roman" w:hAnsi="Cambria Math"/>
                  <w:sz w:val="26"/>
                  <w:szCs w:val="26"/>
                </w:rPr>
                <m:t>∂</m:t>
              </m:r>
            </w:ins>
            <m:sSub>
              <m:sSubPr>
                <m:ctrlPr>
                  <w:ins w:id="6913" w:author="The Si Tran" w:date="2012-12-06T03:13:00Z">
                    <w:rPr>
                      <w:rFonts w:ascii="Cambria Math" w:eastAsia="Times New Roman" w:hAnsi="Cambria Math"/>
                      <w:i/>
                      <w:sz w:val="26"/>
                      <w:szCs w:val="26"/>
                    </w:rPr>
                  </w:ins>
                </m:ctrlPr>
              </m:sSubPr>
              <m:e>
                <w:ins w:id="6914" w:author="The Si Tran" w:date="2012-12-06T03:13:00Z">
                  <m:r>
                    <w:rPr>
                      <w:rFonts w:ascii="Cambria Math" w:eastAsia="Times New Roman" w:hAnsi="Cambria Math"/>
                      <w:sz w:val="26"/>
                      <w:szCs w:val="26"/>
                    </w:rPr>
                    <m:t>o</m:t>
                  </m:r>
                </w:ins>
              </m:e>
              <m:sub>
                <w:ins w:id="6915" w:author="The Si Tran" w:date="2012-12-06T03:13:00Z">
                  <m:r>
                    <w:rPr>
                      <w:rFonts w:ascii="Cambria Math" w:eastAsia="Times New Roman" w:hAnsi="Cambria Math"/>
                      <w:sz w:val="26"/>
                      <w:szCs w:val="26"/>
                    </w:rPr>
                    <m:t>i</m:t>
                  </m:r>
                </w:ins>
              </m:sub>
            </m:sSub>
          </m:den>
        </m:f>
        <m:sSup>
          <m:sSupPr>
            <m:ctrlPr>
              <w:ins w:id="6916" w:author="The Si Tran" w:date="2012-12-06T03:13:00Z">
                <w:rPr>
                  <w:rFonts w:ascii="Cambria Math" w:eastAsia="Times New Roman" w:hAnsi="Cambria Math"/>
                  <w:i/>
                  <w:sz w:val="26"/>
                  <w:szCs w:val="26"/>
                </w:rPr>
              </w:ins>
            </m:ctrlPr>
          </m:sSupPr>
          <m:e>
            <w:ins w:id="6917" w:author="The Si Tran" w:date="2012-12-06T03:13:00Z">
              <m:r>
                <w:rPr>
                  <w:rFonts w:ascii="Cambria Math" w:eastAsia="Times New Roman" w:hAnsi="Cambria Math"/>
                  <w:sz w:val="26"/>
                  <w:szCs w:val="26"/>
                </w:rPr>
                <m:t>(</m:t>
              </m:r>
            </w:ins>
            <m:sSub>
              <m:sSubPr>
                <m:ctrlPr>
                  <w:ins w:id="6918" w:author="The Si Tran" w:date="2012-12-06T03:13:00Z">
                    <w:rPr>
                      <w:rFonts w:ascii="Cambria Math" w:eastAsia="Times New Roman" w:hAnsi="Cambria Math"/>
                      <w:i/>
                      <w:sz w:val="26"/>
                      <w:szCs w:val="26"/>
                    </w:rPr>
                  </w:ins>
                </m:ctrlPr>
              </m:sSubPr>
              <m:e>
                <w:ins w:id="6919" w:author="The Si Tran" w:date="2012-12-06T03:13:00Z">
                  <m:r>
                    <w:rPr>
                      <w:rFonts w:ascii="Cambria Math" w:eastAsia="Times New Roman" w:hAnsi="Cambria Math"/>
                      <w:sz w:val="26"/>
                      <w:szCs w:val="26"/>
                    </w:rPr>
                    <m:t>t</m:t>
                  </m:r>
                </w:ins>
              </m:e>
              <m:sub>
                <w:ins w:id="6920" w:author="The Si Tran" w:date="2012-12-06T03:13:00Z">
                  <m:r>
                    <w:rPr>
                      <w:rFonts w:ascii="Cambria Math" w:eastAsia="Times New Roman" w:hAnsi="Cambria Math"/>
                      <w:sz w:val="26"/>
                      <w:szCs w:val="26"/>
                    </w:rPr>
                    <m:t>k</m:t>
                  </m:r>
                </w:ins>
              </m:sub>
            </m:sSub>
            <w:ins w:id="6921" w:author="The Si Tran" w:date="2012-12-06T03:13:00Z">
              <m:r>
                <w:rPr>
                  <w:rFonts w:ascii="Cambria Math" w:eastAsia="Times New Roman" w:hAnsi="Cambria Math"/>
                  <w:sz w:val="26"/>
                  <w:szCs w:val="26"/>
                </w:rPr>
                <m:t>-</m:t>
              </m:r>
            </w:ins>
            <m:sSub>
              <m:sSubPr>
                <m:ctrlPr>
                  <w:ins w:id="6922" w:author="The Si Tran" w:date="2012-12-06T03:13:00Z">
                    <w:rPr>
                      <w:rFonts w:ascii="Cambria Math" w:eastAsia="Times New Roman" w:hAnsi="Cambria Math"/>
                      <w:i/>
                      <w:sz w:val="26"/>
                      <w:szCs w:val="26"/>
                    </w:rPr>
                  </w:ins>
                </m:ctrlPr>
              </m:sSubPr>
              <m:e>
                <w:ins w:id="6923" w:author="The Si Tran" w:date="2012-12-06T03:13:00Z">
                  <m:r>
                    <w:rPr>
                      <w:rFonts w:ascii="Cambria Math" w:eastAsia="Times New Roman" w:hAnsi="Cambria Math"/>
                      <w:sz w:val="26"/>
                      <w:szCs w:val="26"/>
                    </w:rPr>
                    <m:t>o</m:t>
                  </m:r>
                </w:ins>
              </m:e>
              <m:sub>
                <w:ins w:id="6924" w:author="The Si Tran" w:date="2012-12-06T03:13:00Z">
                  <m:r>
                    <w:rPr>
                      <w:rFonts w:ascii="Cambria Math" w:eastAsia="Times New Roman" w:hAnsi="Cambria Math"/>
                      <w:sz w:val="26"/>
                      <w:szCs w:val="26"/>
                    </w:rPr>
                    <m:t>k</m:t>
                  </m:r>
                </w:ins>
              </m:sub>
            </m:sSub>
            <w:ins w:id="6925" w:author="The Si Tran" w:date="2012-12-06T03:13:00Z">
              <m:r>
                <w:rPr>
                  <w:rFonts w:ascii="Cambria Math" w:eastAsia="Times New Roman" w:hAnsi="Cambria Math"/>
                  <w:sz w:val="26"/>
                  <w:szCs w:val="26"/>
                </w:rPr>
                <m:t>)</m:t>
              </m:r>
            </w:ins>
          </m:e>
          <m:sup>
            <w:ins w:id="6926" w:author="The Si Tran" w:date="2012-12-06T03:13:00Z">
              <m:r>
                <w:rPr>
                  <w:rFonts w:ascii="Cambria Math" w:eastAsia="Times New Roman" w:hAnsi="Cambria Math"/>
                  <w:sz w:val="26"/>
                  <w:szCs w:val="26"/>
                </w:rPr>
                <m:t>2</m:t>
              </m:r>
            </w:ins>
          </m:sup>
        </m:sSup>
      </m:oMath>
      <w:del w:id="6927" w:author="The Si Tran" w:date="2012-12-06T03:13:00Z">
        <w:r w:rsidRPr="00AF1345" w:rsidDel="00EF4DD4">
          <w:rPr>
            <w:rFonts w:ascii="Times New Roman" w:hAnsi="Times New Roman"/>
            <w:position w:val="-32"/>
            <w:sz w:val="26"/>
            <w:szCs w:val="26"/>
          </w:rPr>
          <w:object w:dxaOrig="1300" w:dyaOrig="700" w14:anchorId="3209CE0C">
            <v:shape id="_x0000_i1128" type="#_x0000_t75" style="width:64.45pt;height:36pt" o:ole="">
              <v:imagedata r:id="rId254" o:title=""/>
            </v:shape>
            <o:OLEObject Type="Embed" ProgID="Equation.DSMT4" ShapeID="_x0000_i1128" DrawAspect="Content" ObjectID="_1417184605" r:id="rId255"/>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6928" w:author="The Si Tran" w:date="2012-12-14T05:40:00Z">
        <w:r w:rsidR="00BC0EFC">
          <w:rPr>
            <w:rFonts w:ascii="Times New Roman" w:hAnsi="Times New Roman"/>
            <w:sz w:val="26"/>
            <w:szCs w:val="26"/>
          </w:rPr>
          <w:t xml:space="preserve"> </w:t>
        </w:r>
      </w:ins>
    </w:p>
    <w:p w14:paraId="721D6D33" w14:textId="706DA5D1" w:rsidR="00EF4DD4" w:rsidRPr="00097101" w:rsidRDefault="00350BDD">
      <w:pPr>
        <w:pStyle w:val="EquationIndex"/>
        <w:pPrChange w:id="6929" w:author="The Si Tran" w:date="2012-12-15T08:05:00Z">
          <w:pPr>
            <w:pStyle w:val="ListParagraph"/>
            <w:spacing w:after="0" w:line="360" w:lineRule="auto"/>
            <w:ind w:left="0"/>
          </w:pPr>
        </w:pPrChange>
      </w:pPr>
      <m:oMathPara>
        <m:oMathParaPr>
          <m:jc m:val="center"/>
        </m:oMathParaPr>
        <m:oMath>
          <m:f>
            <m:fPr>
              <m:ctrlPr>
                <w:ins w:id="6930" w:author="The Si Tran" w:date="2012-12-06T03:13:00Z">
                  <w:rPr>
                    <w:rFonts w:ascii="Cambria Math" w:hAnsi="Cambria Math"/>
                  </w:rPr>
                </w:ins>
              </m:ctrlPr>
            </m:fPr>
            <m:num>
              <w:ins w:id="6931" w:author="The Si Tran" w:date="2012-12-06T03:13:00Z">
                <m:r>
                  <w:rPr>
                    <w:rFonts w:ascii="Cambria Math" w:hAnsi="Cambria Math"/>
                  </w:rPr>
                  <m:t>∂E</m:t>
                </m:r>
              </w:ins>
            </m:num>
            <m:den>
              <w:ins w:id="6932" w:author="The Si Tran" w:date="2012-12-06T03:13:00Z">
                <m:r>
                  <w:rPr>
                    <w:rFonts w:ascii="Cambria Math" w:hAnsi="Cambria Math"/>
                  </w:rPr>
                  <m:t>∂</m:t>
                </m:r>
              </w:ins>
              <m:sSub>
                <m:sSubPr>
                  <m:ctrlPr>
                    <w:ins w:id="6933" w:author="The Si Tran" w:date="2012-12-06T03:13:00Z">
                      <w:rPr>
                        <w:rFonts w:ascii="Cambria Math" w:hAnsi="Cambria Math"/>
                      </w:rPr>
                    </w:ins>
                  </m:ctrlPr>
                </m:sSubPr>
                <m:e>
                  <w:ins w:id="6934" w:author="The Si Tran" w:date="2012-12-06T03:13:00Z">
                    <m:r>
                      <w:rPr>
                        <w:rFonts w:ascii="Cambria Math" w:hAnsi="Cambria Math"/>
                      </w:rPr>
                      <m:t>o</m:t>
                    </m:r>
                  </w:ins>
                </m:e>
                <m:sub>
                  <w:ins w:id="6935" w:author="The Si Tran" w:date="2012-12-06T03:13:00Z">
                    <m:r>
                      <w:rPr>
                        <w:rFonts w:ascii="Cambria Math" w:hAnsi="Cambria Math"/>
                      </w:rPr>
                      <m:t>i</m:t>
                    </m:r>
                  </w:ins>
                </m:sub>
              </m:sSub>
            </m:den>
          </m:f>
          <w:ins w:id="6936" w:author="The Si Tran" w:date="2012-12-06T03:13:00Z">
            <m:r>
              <m:rPr>
                <m:sty m:val="p"/>
              </m:rPr>
              <w:rPr>
                <w:rFonts w:ascii="Cambria Math" w:hAnsi="Cambria Math"/>
              </w:rPr>
              <m:t>=</m:t>
            </m:r>
          </w:ins>
          <m:f>
            <m:fPr>
              <m:ctrlPr>
                <w:ins w:id="6937" w:author="The Si Tran" w:date="2012-12-06T03:14:00Z">
                  <w:rPr>
                    <w:rFonts w:ascii="Cambria Math" w:hAnsi="Cambria Math"/>
                  </w:rPr>
                </w:ins>
              </m:ctrlPr>
            </m:fPr>
            <m:num>
              <w:ins w:id="6938" w:author="The Si Tran" w:date="2012-12-06T03:14:00Z">
                <m:r>
                  <w:rPr>
                    <w:rFonts w:ascii="Cambria Math" w:hAnsi="Cambria Math"/>
                  </w:rPr>
                  <m:t>∂</m:t>
                </m:r>
              </w:ins>
            </m:num>
            <m:den>
              <w:ins w:id="6939" w:author="The Si Tran" w:date="2012-12-06T03:14:00Z">
                <m:r>
                  <w:rPr>
                    <w:rFonts w:ascii="Cambria Math" w:hAnsi="Cambria Math"/>
                  </w:rPr>
                  <m:t>∂</m:t>
                </m:r>
              </w:ins>
              <m:sSub>
                <m:sSubPr>
                  <m:ctrlPr>
                    <w:ins w:id="6940" w:author="The Si Tran" w:date="2012-12-06T03:14:00Z">
                      <w:rPr>
                        <w:rFonts w:ascii="Cambria Math" w:hAnsi="Cambria Math"/>
                      </w:rPr>
                    </w:ins>
                  </m:ctrlPr>
                </m:sSubPr>
                <m:e>
                  <w:ins w:id="6941" w:author="The Si Tran" w:date="2012-12-06T03:14:00Z">
                    <m:r>
                      <w:rPr>
                        <w:rFonts w:ascii="Cambria Math" w:hAnsi="Cambria Math"/>
                      </w:rPr>
                      <m:t>o</m:t>
                    </m:r>
                  </w:ins>
                </m:e>
                <m:sub>
                  <w:ins w:id="6942" w:author="The Si Tran" w:date="2012-12-06T03:14:00Z">
                    <m:r>
                      <w:rPr>
                        <w:rFonts w:ascii="Cambria Math" w:hAnsi="Cambria Math"/>
                      </w:rPr>
                      <m:t>i</m:t>
                    </m:r>
                  </w:ins>
                </m:sub>
              </m:sSub>
            </m:den>
          </m:f>
          <m:sSup>
            <m:sSupPr>
              <m:ctrlPr>
                <w:ins w:id="6943" w:author="The Si Tran" w:date="2012-12-06T03:14:00Z">
                  <w:rPr>
                    <w:rFonts w:ascii="Cambria Math" w:hAnsi="Cambria Math"/>
                  </w:rPr>
                </w:ins>
              </m:ctrlPr>
            </m:sSupPr>
            <m:e>
              <w:ins w:id="6944" w:author="The Si Tran" w:date="2012-12-06T03:14:00Z">
                <m:r>
                  <m:rPr>
                    <m:sty m:val="p"/>
                  </m:rPr>
                  <w:rPr>
                    <w:rFonts w:ascii="Cambria Math" w:hAnsi="Cambria Math"/>
                  </w:rPr>
                  <m:t>(</m:t>
                </m:r>
              </w:ins>
              <m:sSub>
                <m:sSubPr>
                  <m:ctrlPr>
                    <w:ins w:id="6945" w:author="The Si Tran" w:date="2012-12-06T03:14:00Z">
                      <w:rPr>
                        <w:rFonts w:ascii="Cambria Math" w:hAnsi="Cambria Math"/>
                      </w:rPr>
                    </w:ins>
                  </m:ctrlPr>
                </m:sSubPr>
                <m:e>
                  <w:ins w:id="6946" w:author="The Si Tran" w:date="2012-12-06T03:14:00Z">
                    <m:r>
                      <w:rPr>
                        <w:rFonts w:ascii="Cambria Math" w:hAnsi="Cambria Math"/>
                      </w:rPr>
                      <m:t>t</m:t>
                    </m:r>
                  </w:ins>
                </m:e>
                <m:sub>
                  <w:ins w:id="6947" w:author="The Si Tran" w:date="2012-12-06T03:14:00Z">
                    <m:r>
                      <w:rPr>
                        <w:rFonts w:ascii="Cambria Math" w:hAnsi="Cambria Math"/>
                      </w:rPr>
                      <m:t>i</m:t>
                    </m:r>
                  </w:ins>
                </m:sub>
              </m:sSub>
              <w:ins w:id="6948" w:author="The Si Tran" w:date="2012-12-06T03:14:00Z">
                <m:r>
                  <m:rPr>
                    <m:sty m:val="p"/>
                  </m:rPr>
                  <w:rPr>
                    <w:rFonts w:ascii="Cambria Math" w:hAnsi="Cambria Math"/>
                  </w:rPr>
                  <m:t>-</m:t>
                </m:r>
              </w:ins>
              <m:sSub>
                <m:sSubPr>
                  <m:ctrlPr>
                    <w:ins w:id="6949" w:author="The Si Tran" w:date="2012-12-06T03:14:00Z">
                      <w:rPr>
                        <w:rFonts w:ascii="Cambria Math" w:hAnsi="Cambria Math"/>
                      </w:rPr>
                    </w:ins>
                  </m:ctrlPr>
                </m:sSubPr>
                <m:e>
                  <w:ins w:id="6950" w:author="The Si Tran" w:date="2012-12-06T03:14:00Z">
                    <m:r>
                      <w:rPr>
                        <w:rFonts w:ascii="Cambria Math" w:hAnsi="Cambria Math"/>
                      </w:rPr>
                      <m:t>o</m:t>
                    </m:r>
                  </w:ins>
                </m:e>
                <m:sub>
                  <w:ins w:id="6951" w:author="The Si Tran" w:date="2012-12-06T03:14:00Z">
                    <m:r>
                      <w:rPr>
                        <w:rFonts w:ascii="Cambria Math" w:hAnsi="Cambria Math"/>
                      </w:rPr>
                      <m:t>i</m:t>
                    </m:r>
                  </w:ins>
                </m:sub>
              </m:sSub>
              <w:ins w:id="6952" w:author="The Si Tran" w:date="2012-12-06T03:14:00Z">
                <m:r>
                  <m:rPr>
                    <m:sty m:val="p"/>
                  </m:rPr>
                  <w:rPr>
                    <w:rFonts w:ascii="Cambria Math" w:hAnsi="Cambria Math"/>
                  </w:rPr>
                  <m:t>)</m:t>
                </m:r>
              </w:ins>
            </m:e>
            <m:sup>
              <w:ins w:id="6953" w:author="The Si Tran" w:date="2012-12-06T03:14:00Z">
                <m:r>
                  <m:rPr>
                    <m:sty m:val="p"/>
                  </m:rPr>
                  <w:rPr>
                    <w:rFonts w:ascii="Cambria Math" w:hAnsi="Cambria Math"/>
                  </w:rPr>
                  <m:t>2</m:t>
                </m:r>
              </w:ins>
            </m:sup>
          </m:sSup>
          <w:ins w:id="6954" w:author="The Si Tran" w:date="2012-12-06T03:14:00Z">
            <m:r>
              <m:rPr>
                <m:sty m:val="p"/>
              </m:rPr>
              <w:rPr>
                <w:rFonts w:ascii="Cambria Math" w:hAnsi="Cambria Math"/>
              </w:rPr>
              <m:t>=</m:t>
            </m:r>
          </w:ins>
          <m:f>
            <m:fPr>
              <m:ctrlPr>
                <w:ins w:id="6955" w:author="The Si Tran" w:date="2012-12-06T03:14:00Z">
                  <w:rPr>
                    <w:rFonts w:ascii="Cambria Math" w:hAnsi="Cambria Math"/>
                  </w:rPr>
                </w:ins>
              </m:ctrlPr>
            </m:fPr>
            <m:num>
              <w:ins w:id="6956" w:author="The Si Tran" w:date="2012-12-06T03:14:00Z">
                <m:r>
                  <m:rPr>
                    <m:sty m:val="p"/>
                  </m:rPr>
                  <w:rPr>
                    <w:rFonts w:ascii="Cambria Math" w:hAnsi="Cambria Math"/>
                  </w:rPr>
                  <m:t>1</m:t>
                </m:r>
              </w:ins>
            </m:num>
            <m:den>
              <w:ins w:id="6957" w:author="The Si Tran" w:date="2012-12-06T03:14:00Z">
                <m:r>
                  <m:rPr>
                    <m:sty m:val="p"/>
                  </m:rPr>
                  <w:rPr>
                    <w:rFonts w:ascii="Cambria Math" w:hAnsi="Cambria Math"/>
                  </w:rPr>
                  <m:t>2</m:t>
                </m:r>
              </w:ins>
            </m:den>
          </m:f>
          <w:ins w:id="6958" w:author="The Si Tran" w:date="2012-12-06T03:14:00Z">
            <m:r>
              <m:rPr>
                <m:sty m:val="p"/>
              </m:rPr>
              <w:rPr>
                <w:rFonts w:ascii="Cambria Math" w:hAnsi="Cambria Math"/>
              </w:rPr>
              <m:t>2</m:t>
            </m:r>
          </w:ins>
          <m:d>
            <m:dPr>
              <m:ctrlPr>
                <w:ins w:id="6959" w:author="The Si Tran" w:date="2012-12-06T03:14:00Z">
                  <w:rPr>
                    <w:rFonts w:ascii="Cambria Math" w:hAnsi="Cambria Math"/>
                  </w:rPr>
                </w:ins>
              </m:ctrlPr>
            </m:dPr>
            <m:e>
              <m:sSub>
                <m:sSubPr>
                  <m:ctrlPr>
                    <w:ins w:id="6960" w:author="The Si Tran" w:date="2012-12-06T03:14:00Z">
                      <w:rPr>
                        <w:rFonts w:ascii="Cambria Math" w:hAnsi="Cambria Math"/>
                      </w:rPr>
                    </w:ins>
                  </m:ctrlPr>
                </m:sSubPr>
                <m:e>
                  <w:ins w:id="6961" w:author="The Si Tran" w:date="2012-12-06T03:14:00Z">
                    <m:r>
                      <w:rPr>
                        <w:rFonts w:ascii="Cambria Math" w:hAnsi="Cambria Math"/>
                      </w:rPr>
                      <m:t>t</m:t>
                    </m:r>
                  </w:ins>
                </m:e>
                <m:sub>
                  <w:ins w:id="6962" w:author="The Si Tran" w:date="2012-12-06T03:14:00Z">
                    <m:r>
                      <w:rPr>
                        <w:rFonts w:ascii="Cambria Math" w:hAnsi="Cambria Math"/>
                      </w:rPr>
                      <m:t>i</m:t>
                    </m:r>
                  </w:ins>
                </m:sub>
              </m:sSub>
              <w:ins w:id="6963" w:author="The Si Tran" w:date="2012-12-06T03:14:00Z">
                <m:r>
                  <m:rPr>
                    <m:sty m:val="p"/>
                  </m:rPr>
                  <w:rPr>
                    <w:rFonts w:ascii="Cambria Math" w:hAnsi="Cambria Math"/>
                  </w:rPr>
                  <m:t>-</m:t>
                </m:r>
              </w:ins>
              <m:sSub>
                <m:sSubPr>
                  <m:ctrlPr>
                    <w:ins w:id="6964" w:author="The Si Tran" w:date="2012-12-06T03:14:00Z">
                      <w:rPr>
                        <w:rFonts w:ascii="Cambria Math" w:hAnsi="Cambria Math"/>
                      </w:rPr>
                    </w:ins>
                  </m:ctrlPr>
                </m:sSubPr>
                <m:e>
                  <w:ins w:id="6965" w:author="The Si Tran" w:date="2012-12-06T03:14:00Z">
                    <m:r>
                      <w:rPr>
                        <w:rFonts w:ascii="Cambria Math" w:hAnsi="Cambria Math"/>
                      </w:rPr>
                      <m:t>o</m:t>
                    </m:r>
                  </w:ins>
                </m:e>
                <m:sub>
                  <w:ins w:id="6966" w:author="The Si Tran" w:date="2012-12-06T03:14:00Z">
                    <m:r>
                      <w:rPr>
                        <w:rFonts w:ascii="Cambria Math" w:hAnsi="Cambria Math"/>
                      </w:rPr>
                      <m:t>i</m:t>
                    </m:r>
                  </w:ins>
                </m:sub>
              </m:sSub>
            </m:e>
          </m:d>
          <m:f>
            <m:fPr>
              <m:ctrlPr>
                <w:ins w:id="6967" w:author="The Si Tran" w:date="2012-12-06T03:14:00Z">
                  <w:rPr>
                    <w:rFonts w:ascii="Cambria Math" w:hAnsi="Cambria Math"/>
                  </w:rPr>
                </w:ins>
              </m:ctrlPr>
            </m:fPr>
            <m:num>
              <w:ins w:id="6968" w:author="The Si Tran" w:date="2012-12-06T03:14:00Z">
                <m:r>
                  <w:rPr>
                    <w:rFonts w:ascii="Cambria Math" w:hAnsi="Cambria Math"/>
                  </w:rPr>
                  <m:t>∂</m:t>
                </m:r>
              </w:ins>
              <m:d>
                <m:dPr>
                  <m:ctrlPr>
                    <w:ins w:id="6969" w:author="The Si Tran" w:date="2012-12-06T03:14:00Z">
                      <w:rPr>
                        <w:rFonts w:ascii="Cambria Math" w:hAnsi="Cambria Math"/>
                      </w:rPr>
                    </w:ins>
                  </m:ctrlPr>
                </m:dPr>
                <m:e>
                  <m:sSub>
                    <m:sSubPr>
                      <m:ctrlPr>
                        <w:ins w:id="6970" w:author="The Si Tran" w:date="2012-12-06T03:14:00Z">
                          <w:rPr>
                            <w:rFonts w:ascii="Cambria Math" w:hAnsi="Cambria Math"/>
                          </w:rPr>
                        </w:ins>
                      </m:ctrlPr>
                    </m:sSubPr>
                    <m:e>
                      <w:ins w:id="6971" w:author="The Si Tran" w:date="2012-12-06T03:14:00Z">
                        <m:r>
                          <w:rPr>
                            <w:rFonts w:ascii="Cambria Math" w:hAnsi="Cambria Math"/>
                          </w:rPr>
                          <m:t>t</m:t>
                        </m:r>
                      </w:ins>
                    </m:e>
                    <m:sub>
                      <w:ins w:id="6972" w:author="The Si Tran" w:date="2012-12-06T03:14:00Z">
                        <m:r>
                          <w:rPr>
                            <w:rFonts w:ascii="Cambria Math" w:hAnsi="Cambria Math"/>
                          </w:rPr>
                          <m:t>i</m:t>
                        </m:r>
                      </w:ins>
                    </m:sub>
                  </m:sSub>
                  <w:ins w:id="6973" w:author="The Si Tran" w:date="2012-12-06T03:14:00Z">
                    <m:r>
                      <m:rPr>
                        <m:sty m:val="p"/>
                      </m:rPr>
                      <w:rPr>
                        <w:rFonts w:ascii="Cambria Math" w:hAnsi="Cambria Math"/>
                      </w:rPr>
                      <m:t>-</m:t>
                    </m:r>
                  </w:ins>
                  <m:sSub>
                    <m:sSubPr>
                      <m:ctrlPr>
                        <w:ins w:id="6974" w:author="The Si Tran" w:date="2012-12-06T03:14:00Z">
                          <w:rPr>
                            <w:rFonts w:ascii="Cambria Math" w:hAnsi="Cambria Math"/>
                          </w:rPr>
                        </w:ins>
                      </m:ctrlPr>
                    </m:sSubPr>
                    <m:e>
                      <w:ins w:id="6975" w:author="The Si Tran" w:date="2012-12-06T03:14:00Z">
                        <m:r>
                          <w:rPr>
                            <w:rFonts w:ascii="Cambria Math" w:hAnsi="Cambria Math"/>
                          </w:rPr>
                          <m:t>o</m:t>
                        </m:r>
                      </w:ins>
                    </m:e>
                    <m:sub>
                      <w:ins w:id="6976" w:author="The Si Tran" w:date="2012-12-06T03:14:00Z">
                        <m:r>
                          <w:rPr>
                            <w:rFonts w:ascii="Cambria Math" w:hAnsi="Cambria Math"/>
                          </w:rPr>
                          <m:t>i</m:t>
                        </m:r>
                      </w:ins>
                    </m:sub>
                  </m:sSub>
                </m:e>
              </m:d>
            </m:num>
            <m:den>
              <w:ins w:id="6977" w:author="The Si Tran" w:date="2012-12-06T03:14:00Z">
                <m:r>
                  <w:rPr>
                    <w:rFonts w:ascii="Cambria Math" w:hAnsi="Cambria Math"/>
                  </w:rPr>
                  <m:t>∂</m:t>
                </m:r>
              </w:ins>
              <m:sSub>
                <m:sSubPr>
                  <m:ctrlPr>
                    <w:ins w:id="6978" w:author="The Si Tran" w:date="2012-12-06T03:15:00Z">
                      <w:rPr>
                        <w:rFonts w:ascii="Cambria Math" w:hAnsi="Cambria Math"/>
                      </w:rPr>
                    </w:ins>
                  </m:ctrlPr>
                </m:sSubPr>
                <m:e>
                  <w:ins w:id="6979" w:author="The Si Tran" w:date="2012-12-06T03:15:00Z">
                    <m:r>
                      <w:rPr>
                        <w:rFonts w:ascii="Cambria Math" w:hAnsi="Cambria Math"/>
                      </w:rPr>
                      <m:t>o</m:t>
                    </m:r>
                  </w:ins>
                </m:e>
                <m:sub>
                  <w:ins w:id="6980" w:author="The Si Tran" w:date="2012-12-06T03:15:00Z">
                    <m:r>
                      <w:rPr>
                        <w:rFonts w:ascii="Cambria Math" w:hAnsi="Cambria Math"/>
                      </w:rPr>
                      <m:t>i</m:t>
                    </m:r>
                  </w:ins>
                </m:sub>
              </m:sSub>
            </m:den>
          </m:f>
          <w:ins w:id="6981" w:author="The Si Tran" w:date="2012-12-06T03:17:00Z">
            <m:r>
              <m:rPr>
                <m:sty m:val="p"/>
              </m:rPr>
              <w:rPr>
                <w:rFonts w:ascii="Cambria Math" w:hAnsi="Cambria Math"/>
              </w:rPr>
              <m:t>=-</m:t>
            </m:r>
          </w:ins>
          <m:d>
            <m:dPr>
              <m:ctrlPr>
                <w:ins w:id="6982" w:author="The Si Tran" w:date="2012-12-06T03:17:00Z">
                  <w:rPr>
                    <w:rFonts w:ascii="Cambria Math" w:hAnsi="Cambria Math"/>
                  </w:rPr>
                </w:ins>
              </m:ctrlPr>
            </m:dPr>
            <m:e>
              <m:sSub>
                <m:sSubPr>
                  <m:ctrlPr>
                    <w:ins w:id="6983" w:author="The Si Tran" w:date="2012-12-06T03:17:00Z">
                      <w:rPr>
                        <w:rFonts w:ascii="Cambria Math" w:hAnsi="Cambria Math"/>
                      </w:rPr>
                    </w:ins>
                  </m:ctrlPr>
                </m:sSubPr>
                <m:e>
                  <w:ins w:id="6984" w:author="The Si Tran" w:date="2012-12-06T03:17:00Z">
                    <m:r>
                      <w:rPr>
                        <w:rFonts w:ascii="Cambria Math" w:hAnsi="Cambria Math"/>
                      </w:rPr>
                      <m:t>t</m:t>
                    </m:r>
                  </w:ins>
                </m:e>
                <m:sub>
                  <w:ins w:id="6985" w:author="The Si Tran" w:date="2012-12-06T03:17:00Z">
                    <m:r>
                      <w:rPr>
                        <w:rFonts w:ascii="Cambria Math" w:hAnsi="Cambria Math"/>
                      </w:rPr>
                      <m:t>i</m:t>
                    </m:r>
                  </w:ins>
                </m:sub>
              </m:sSub>
              <w:ins w:id="6986" w:author="The Si Tran" w:date="2012-12-06T03:17:00Z">
                <m:r>
                  <m:rPr>
                    <m:sty m:val="p"/>
                  </m:rPr>
                  <w:rPr>
                    <w:rFonts w:ascii="Cambria Math" w:hAnsi="Cambria Math"/>
                  </w:rPr>
                  <m:t>-</m:t>
                </m:r>
              </w:ins>
              <m:sSub>
                <m:sSubPr>
                  <m:ctrlPr>
                    <w:ins w:id="6987" w:author="The Si Tran" w:date="2012-12-06T03:17:00Z">
                      <w:rPr>
                        <w:rFonts w:ascii="Cambria Math" w:hAnsi="Cambria Math"/>
                      </w:rPr>
                    </w:ins>
                  </m:ctrlPr>
                </m:sSubPr>
                <m:e>
                  <w:ins w:id="6988" w:author="The Si Tran" w:date="2012-12-06T03:17:00Z">
                    <m:r>
                      <w:rPr>
                        <w:rFonts w:ascii="Cambria Math" w:hAnsi="Cambria Math"/>
                      </w:rPr>
                      <m:t>o</m:t>
                    </m:r>
                  </w:ins>
                </m:e>
                <m:sub>
                  <w:ins w:id="6989"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6990" w:author="The Si Tran" w:date="2012-12-06T03:15:00Z">
        <w:r w:rsidRPr="00AF1345" w:rsidDel="00EF4DD4">
          <w:rPr>
            <w:rFonts w:ascii="Times New Roman" w:hAnsi="Times New Roman"/>
            <w:position w:val="-66"/>
            <w:sz w:val="26"/>
            <w:szCs w:val="26"/>
          </w:rPr>
          <w:object w:dxaOrig="3120" w:dyaOrig="1760" w14:anchorId="3D3276CE">
            <v:shape id="_x0000_i1129" type="#_x0000_t75" style="width:201.75pt;height:115.55pt" o:ole="">
              <v:imagedata r:id="rId256" o:title=""/>
            </v:shape>
            <o:OLEObject Type="Embed" ProgID="Equation.DSMT4" ShapeID="_x0000_i1129" DrawAspect="Content" ObjectID="_1417184606" r:id="rId257"/>
          </w:object>
        </w:r>
      </w:del>
    </w:p>
    <w:p w14:paraId="285777E3" w14:textId="1B352A76" w:rsidR="0088753F" w:rsidRDefault="00D21E01" w:rsidP="0088753F">
      <w:pPr>
        <w:pStyle w:val="ListParagraph"/>
        <w:spacing w:after="0" w:line="360" w:lineRule="auto"/>
        <w:ind w:left="0"/>
        <w:rPr>
          <w:ins w:id="6991" w:author="The Si Tran" w:date="2012-12-06T03:16:00Z"/>
          <w:rFonts w:ascii="Times New Roman" w:hAnsi="Times New Roman"/>
          <w:position w:val="-30"/>
          <w:sz w:val="26"/>
          <w:szCs w:val="26"/>
        </w:rPr>
      </w:pPr>
      <w:ins w:id="6992" w:author="The Si Tran" w:date="2012-12-14T05:42:00Z">
        <w:r w:rsidRPr="00097101">
          <w:rPr>
            <w:noProof/>
            <w:szCs w:val="26"/>
            <w:rPrChange w:id="6993" w:author="Unknown">
              <w:rPr>
                <w:noProof/>
              </w:rPr>
            </w:rPrChange>
          </w:rPr>
          <mc:AlternateContent>
            <mc:Choice Requires="wps">
              <w:drawing>
                <wp:anchor distT="0" distB="0" distL="114300" distR="114300" simplePos="0" relativeHeight="251656192" behindDoc="0" locked="0" layoutInCell="1" allowOverlap="1" wp14:anchorId="559E3426" wp14:editId="6B75FF0B">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350BDD" w:rsidRDefault="00350BDD" w:rsidP="00BC0EFC">
                              <w:ins w:id="6994" w:author="The Si Tran" w:date="2012-12-06T02:41:00Z">
                                <w:r>
                                  <w:t>(4.</w:t>
                                </w:r>
                              </w:ins>
                              <w:ins w:id="6995" w:author="The Si Tran" w:date="2012-12-06T02:44:00Z">
                                <w:r>
                                  <w:t>9</w:t>
                                </w:r>
                              </w:ins>
                              <w:ins w:id="699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0" o:spid="_x0000_s1099" type="#_x0000_t202" style="position:absolute;left:0;text-align:left;margin-left:411.9pt;margin-top:39.45pt;width:41.85pt;height:28.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xFPWi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350BDD" w:rsidRDefault="00350BDD" w:rsidP="00BC0EFC">
                        <w:ins w:id="6997" w:author="The Si Tran" w:date="2012-12-06T02:41:00Z">
                          <w:r>
                            <w:t>(4.</w:t>
                          </w:r>
                        </w:ins>
                        <w:ins w:id="6998" w:author="The Si Tran" w:date="2012-12-06T02:44:00Z">
                          <w:r>
                            <w:t>9</w:t>
                          </w:r>
                        </w:ins>
                        <w:ins w:id="6999"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7000" w:author="The Si Tran" w:date="2012-12-14T05:41:00Z">
        <w:r w:rsidR="00BC0EFC">
          <w:rPr>
            <w:rFonts w:ascii="Times New Roman" w:hAnsi="Times New Roman"/>
            <w:position w:val="-30"/>
            <w:sz w:val="26"/>
            <w:szCs w:val="26"/>
          </w:rPr>
          <w:t>4.</w:t>
        </w:r>
      </w:ins>
      <w:del w:id="7001"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7002" w:author="The Si Tran" w:date="2012-12-14T05:41:00Z">
        <w:r w:rsidR="00BC0EFC">
          <w:rPr>
            <w:rFonts w:ascii="Times New Roman" w:hAnsi="Times New Roman"/>
            <w:position w:val="-30"/>
            <w:sz w:val="26"/>
            <w:szCs w:val="26"/>
          </w:rPr>
          <w:t>4</w:t>
        </w:r>
      </w:ins>
      <w:del w:id="700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004" w:author="The Si Tran" w:date="2012-12-14T05:41:00Z">
        <w:r w:rsidR="00BC0EFC">
          <w:rPr>
            <w:rFonts w:ascii="Times New Roman" w:hAnsi="Times New Roman"/>
            <w:position w:val="-30"/>
            <w:sz w:val="26"/>
            <w:szCs w:val="26"/>
          </w:rPr>
          <w:t>4</w:t>
        </w:r>
      </w:ins>
      <w:del w:id="700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350BDD">
      <w:pPr>
        <w:pStyle w:val="EquationIndex"/>
        <w:rPr>
          <w:del w:id="7006" w:author="The Si Tran" w:date="2012-12-06T03:18:00Z"/>
          <w:position w:val="-30"/>
        </w:rPr>
        <w:pPrChange w:id="7007" w:author="The Si Tran" w:date="2012-12-15T08:05:00Z">
          <w:pPr>
            <w:pStyle w:val="ListParagraph"/>
            <w:spacing w:after="0" w:line="360" w:lineRule="auto"/>
            <w:ind w:left="0"/>
          </w:pPr>
        </w:pPrChange>
      </w:pPr>
      <m:oMathPara>
        <m:oMath>
          <m:f>
            <m:fPr>
              <m:ctrlPr>
                <w:ins w:id="7008" w:author="The Si Tran" w:date="2012-12-06T03:16:00Z">
                  <w:rPr>
                    <w:rFonts w:ascii="Cambria Math" w:eastAsia="Times New Roman" w:hAnsi="Cambria Math"/>
                  </w:rPr>
                </w:ins>
              </m:ctrlPr>
            </m:fPr>
            <m:num>
              <w:ins w:id="7009" w:author="The Si Tran" w:date="2012-12-06T03:16:00Z">
                <m:r>
                  <m:rPr>
                    <m:sty m:val="p"/>
                  </m:rPr>
                  <w:rPr>
                    <w:rFonts w:ascii="Cambria Math" w:hAnsi="Cambria Math"/>
                  </w:rPr>
                  <m:t>∂E</m:t>
                </m:r>
              </w:ins>
            </m:num>
            <m:den>
              <w:ins w:id="7010" w:author="The Si Tran" w:date="2012-12-06T03:16:00Z">
                <m:r>
                  <m:rPr>
                    <m:sty m:val="p"/>
                  </m:rPr>
                  <w:rPr>
                    <w:rFonts w:ascii="Cambria Math" w:hAnsi="Cambria Math"/>
                  </w:rPr>
                  <m:t>∂</m:t>
                </m:r>
              </w:ins>
              <m:sSub>
                <m:sSubPr>
                  <m:ctrlPr>
                    <w:ins w:id="7011" w:author="The Si Tran" w:date="2012-12-06T03:16:00Z">
                      <w:rPr>
                        <w:rFonts w:ascii="Cambria Math" w:eastAsia="Times New Roman" w:hAnsi="Cambria Math"/>
                      </w:rPr>
                    </w:ins>
                  </m:ctrlPr>
                </m:sSubPr>
                <m:e>
                  <w:ins w:id="7012" w:author="The Si Tran" w:date="2012-12-06T03:16:00Z">
                    <m:r>
                      <m:rPr>
                        <m:sty m:val="p"/>
                      </m:rPr>
                      <w:rPr>
                        <w:rFonts w:ascii="Cambria Math" w:hAnsi="Cambria Math"/>
                      </w:rPr>
                      <m:t>w</m:t>
                    </m:r>
                  </w:ins>
                </m:e>
                <m:sub>
                  <w:ins w:id="7013" w:author="The Si Tran" w:date="2012-12-06T03:16:00Z">
                    <m:r>
                      <m:rPr>
                        <m:sty m:val="p"/>
                      </m:rPr>
                      <w:rPr>
                        <w:rFonts w:ascii="Cambria Math" w:hAnsi="Cambria Math"/>
                      </w:rPr>
                      <m:t>ij</m:t>
                    </m:r>
                  </w:ins>
                </m:sub>
              </m:sSub>
            </m:den>
          </m:f>
          <w:ins w:id="7014" w:author="The Si Tran" w:date="2012-12-06T03:16:00Z">
            <m:r>
              <m:rPr>
                <m:sty m:val="p"/>
              </m:rPr>
              <w:rPr>
                <w:rFonts w:ascii="Cambria Math" w:hAnsi="Cambria Math"/>
              </w:rPr>
              <m:t>=</m:t>
            </m:r>
          </w:ins>
          <w:ins w:id="7015" w:author="The Si Tran" w:date="2012-12-06T03:18:00Z">
            <m:r>
              <m:rPr>
                <m:sty m:val="p"/>
              </m:rPr>
              <w:rPr>
                <w:rFonts w:ascii="Cambria Math" w:hAnsi="Cambria Math"/>
                <w:rPrChange w:id="7016" w:author="The Si Tran" w:date="2012-12-06T03:19:00Z">
                  <w:rPr>
                    <w:rFonts w:ascii="Cambria Math" w:hAnsi="Cambria Math"/>
                    <w:szCs w:val="26"/>
                  </w:rPr>
                </w:rPrChange>
              </w:rPr>
              <m:t>-</m:t>
            </m:r>
          </w:ins>
          <m:d>
            <m:dPr>
              <m:ctrlPr>
                <w:ins w:id="7017" w:author="The Si Tran" w:date="2012-12-06T03:17:00Z">
                  <w:rPr>
                    <w:rFonts w:ascii="Cambria Math" w:eastAsia="Times New Roman" w:hAnsi="Cambria Math"/>
                  </w:rPr>
                </w:ins>
              </m:ctrlPr>
            </m:dPr>
            <m:e>
              <m:sSub>
                <m:sSubPr>
                  <m:ctrlPr>
                    <w:ins w:id="7018" w:author="The Si Tran" w:date="2012-12-06T03:17:00Z">
                      <w:rPr>
                        <w:rFonts w:ascii="Cambria Math" w:eastAsia="Times New Roman" w:hAnsi="Cambria Math"/>
                      </w:rPr>
                    </w:ins>
                  </m:ctrlPr>
                </m:sSubPr>
                <m:e>
                  <w:ins w:id="7019" w:author="The Si Tran" w:date="2012-12-06T03:17:00Z">
                    <m:r>
                      <w:rPr>
                        <w:rFonts w:ascii="Cambria Math" w:hAnsi="Cambria Math"/>
                      </w:rPr>
                      <m:t>t</m:t>
                    </m:r>
                  </w:ins>
                </m:e>
                <m:sub>
                  <w:ins w:id="7020" w:author="The Si Tran" w:date="2012-12-06T03:17:00Z">
                    <m:r>
                      <w:rPr>
                        <w:rFonts w:ascii="Cambria Math" w:hAnsi="Cambria Math"/>
                      </w:rPr>
                      <m:t>i</m:t>
                    </m:r>
                  </w:ins>
                </m:sub>
              </m:sSub>
              <w:ins w:id="7021" w:author="The Si Tran" w:date="2012-12-06T03:17:00Z">
                <m:r>
                  <m:rPr>
                    <m:sty m:val="p"/>
                  </m:rPr>
                  <w:rPr>
                    <w:rFonts w:ascii="Cambria Math" w:hAnsi="Cambria Math"/>
                  </w:rPr>
                  <m:t>-</m:t>
                </m:r>
              </w:ins>
              <m:sSub>
                <m:sSubPr>
                  <m:ctrlPr>
                    <w:ins w:id="7022" w:author="The Si Tran" w:date="2012-12-06T03:17:00Z">
                      <w:rPr>
                        <w:rFonts w:ascii="Cambria Math" w:eastAsia="Times New Roman" w:hAnsi="Cambria Math"/>
                      </w:rPr>
                    </w:ins>
                  </m:ctrlPr>
                </m:sSubPr>
                <m:e>
                  <w:ins w:id="7023" w:author="The Si Tran" w:date="2012-12-06T03:17:00Z">
                    <m:r>
                      <w:rPr>
                        <w:rFonts w:ascii="Cambria Math" w:hAnsi="Cambria Math"/>
                      </w:rPr>
                      <m:t>o</m:t>
                    </m:r>
                  </w:ins>
                </m:e>
                <m:sub>
                  <w:ins w:id="7024" w:author="The Si Tran" w:date="2012-12-06T03:17:00Z">
                    <m:r>
                      <w:rPr>
                        <w:rFonts w:ascii="Cambria Math" w:hAnsi="Cambria Math"/>
                      </w:rPr>
                      <m:t>i</m:t>
                    </m:r>
                  </w:ins>
                </m:sub>
              </m:sSub>
            </m:e>
          </m:d>
          <w:ins w:id="7025" w:author="The Si Tran" w:date="2012-12-06T03:18:00Z">
            <m:r>
              <m:rPr>
                <m:sty m:val="p"/>
              </m:rPr>
              <w:rPr>
                <w:rFonts w:ascii="Cambria Math" w:hAnsi="Cambria Math"/>
              </w:rPr>
              <m:t>*</m:t>
            </m:r>
          </w:ins>
          <m:sSup>
            <m:sSupPr>
              <m:ctrlPr>
                <w:ins w:id="7026" w:author="The Si Tran" w:date="2012-12-06T03:18:00Z">
                  <w:rPr>
                    <w:rFonts w:ascii="Cambria Math" w:eastAsia="Times New Roman" w:hAnsi="Cambria Math"/>
                  </w:rPr>
                </w:ins>
              </m:ctrlPr>
            </m:sSupPr>
            <m:e>
              <w:ins w:id="7027" w:author="The Si Tran" w:date="2012-12-06T03:18:00Z">
                <m:r>
                  <m:rPr>
                    <m:sty m:val="p"/>
                  </m:rPr>
                  <w:rPr>
                    <w:rFonts w:ascii="Cambria Math" w:hAnsi="Cambria Math"/>
                  </w:rPr>
                  <m:t>f</m:t>
                </m:r>
              </w:ins>
            </m:e>
            <m:sup>
              <w:ins w:id="7028" w:author="The Si Tran" w:date="2012-12-06T03:18:00Z">
                <m:r>
                  <m:rPr>
                    <m:sty m:val="p"/>
                  </m:rPr>
                  <w:rPr>
                    <w:rFonts w:ascii="Cambria Math" w:hAnsi="Cambria Math"/>
                  </w:rPr>
                  <m:t>'</m:t>
                </m:r>
              </w:ins>
            </m:sup>
          </m:sSup>
          <m:d>
            <m:dPr>
              <m:ctrlPr>
                <w:ins w:id="7029" w:author="The Si Tran" w:date="2012-12-06T03:18:00Z">
                  <w:rPr>
                    <w:rFonts w:ascii="Cambria Math" w:hAnsi="Cambria Math"/>
                  </w:rPr>
                </w:ins>
              </m:ctrlPr>
            </m:dPr>
            <m:e>
              <m:sSub>
                <m:sSubPr>
                  <m:ctrlPr>
                    <w:ins w:id="7030" w:author="The Si Tran" w:date="2012-12-06T03:18:00Z">
                      <w:rPr>
                        <w:rFonts w:ascii="Cambria Math" w:eastAsia="Times New Roman" w:hAnsi="Cambria Math"/>
                      </w:rPr>
                    </w:ins>
                  </m:ctrlPr>
                </m:sSubPr>
                <m:e>
                  <w:ins w:id="7031" w:author="The Si Tran" w:date="2012-12-06T03:18:00Z">
                    <m:r>
                      <m:rPr>
                        <m:sty m:val="p"/>
                      </m:rPr>
                      <w:rPr>
                        <w:rFonts w:ascii="Cambria Math" w:hAnsi="Cambria Math"/>
                      </w:rPr>
                      <m:t>net</m:t>
                    </m:r>
                  </w:ins>
                </m:e>
                <m:sub>
                  <w:ins w:id="7032" w:author="The Si Tran" w:date="2012-12-06T03:18:00Z">
                    <m:r>
                      <m:rPr>
                        <m:sty m:val="p"/>
                      </m:rPr>
                      <w:rPr>
                        <w:rFonts w:ascii="Cambria Math" w:hAnsi="Cambria Math"/>
                      </w:rPr>
                      <m:t>i</m:t>
                    </m:r>
                  </w:ins>
                </m:sub>
              </m:sSub>
            </m:e>
          </m:d>
          <m:sSub>
            <m:sSubPr>
              <m:ctrlPr>
                <w:ins w:id="7033" w:author="The Si Tran" w:date="2012-12-06T03:18:00Z">
                  <w:rPr>
                    <w:rFonts w:ascii="Cambria Math" w:eastAsia="Times New Roman" w:hAnsi="Cambria Math"/>
                  </w:rPr>
                </w:ins>
              </m:ctrlPr>
            </m:sSubPr>
            <m:e>
              <w:ins w:id="7034" w:author="The Si Tran" w:date="2012-12-06T03:18:00Z">
                <m:r>
                  <m:rPr>
                    <m:sty m:val="p"/>
                  </m:rPr>
                  <w:rPr>
                    <w:rFonts w:ascii="Cambria Math" w:hAnsi="Cambria Math"/>
                  </w:rPr>
                  <m:t>o</m:t>
                </m:r>
              </w:ins>
            </m:e>
            <m:sub>
              <w:ins w:id="7035" w:author="The Si Tran" w:date="2012-12-06T03:18:00Z">
                <m:r>
                  <m:rPr>
                    <m:sty m:val="p"/>
                  </m:rPr>
                  <w:rPr>
                    <w:rFonts w:ascii="Cambria Math" w:hAnsi="Cambria Math"/>
                  </w:rPr>
                  <m:t>j</m:t>
                </m:r>
              </w:ins>
              <w:ins w:id="7036"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037" w:author="The Si Tran" w:date="2012-12-15T08:05:00Z">
          <w:pPr>
            <w:pStyle w:val="ListParagraph"/>
            <w:spacing w:after="0" w:line="360" w:lineRule="auto"/>
            <w:ind w:left="0"/>
          </w:pPr>
        </w:pPrChange>
      </w:pPr>
      <w:del w:id="7038" w:author="The Si Tran" w:date="2012-12-06T03:18:00Z">
        <w:r w:rsidRPr="0049233F" w:rsidDel="002D525D">
          <w:rPr>
            <w:position w:val="-30"/>
          </w:rPr>
          <w:delText xml:space="preserve">            </w:delText>
        </w:r>
        <w:r w:rsidRPr="00AF1345" w:rsidDel="002D525D">
          <w:object w:dxaOrig="3400" w:dyaOrig="700" w14:anchorId="54048B82">
            <v:shape id="_x0000_i1130" type="#_x0000_t75" style="width:230.25pt;height:50.25pt" o:ole="">
              <v:imagedata r:id="rId258" o:title=""/>
            </v:shape>
            <o:OLEObject Type="Embed" ProgID="Equation.DSMT4" ShapeID="_x0000_i1130" DrawAspect="Content" ObjectID="_1417184607" r:id="rId259"/>
          </w:object>
        </w:r>
      </w:del>
    </w:p>
    <w:p w14:paraId="12EBE08E" w14:textId="61AAC1A3" w:rsidR="0088753F" w:rsidRDefault="00E20E05" w:rsidP="0088753F">
      <w:pPr>
        <w:pStyle w:val="ListParagraph"/>
        <w:numPr>
          <w:ilvl w:val="0"/>
          <w:numId w:val="4"/>
        </w:numPr>
        <w:spacing w:after="0" w:line="360" w:lineRule="auto"/>
        <w:ind w:left="0"/>
        <w:rPr>
          <w:ins w:id="7039" w:author="The Si Tran" w:date="2012-12-06T03:19:00Z"/>
          <w:rFonts w:ascii="Times New Roman" w:hAnsi="Times New Roman"/>
          <w:sz w:val="26"/>
          <w:szCs w:val="26"/>
        </w:rPr>
      </w:pPr>
      <w:ins w:id="7040" w:author="The Si Tran" w:date="2012-12-14T05:43:00Z">
        <w:r w:rsidRPr="00097101">
          <w:rPr>
            <w:noProof/>
            <w:szCs w:val="26"/>
            <w:rPrChange w:id="7041" w:author="Unknown">
              <w:rPr>
                <w:noProof/>
              </w:rPr>
            </w:rPrChange>
          </w:rPr>
          <mc:AlternateContent>
            <mc:Choice Requires="wps">
              <w:drawing>
                <wp:anchor distT="0" distB="0" distL="114300" distR="114300" simplePos="0" relativeHeight="251660288" behindDoc="0" locked="0" layoutInCell="1" allowOverlap="1" wp14:anchorId="0BC2898F" wp14:editId="28C63E8F">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350BDD" w:rsidRDefault="00350BDD">
                              <w:pPr>
                                <w:pStyle w:val="EquationIndex"/>
                                <w:pPrChange w:id="7042" w:author="The Si Tran" w:date="2012-12-16T08:25:00Z">
                                  <w:pPr/>
                                </w:pPrChange>
                              </w:pPr>
                              <w:ins w:id="7043" w:author="The Si Tran" w:date="2012-12-06T02:41:00Z">
                                <w:r>
                                  <w:t>(4.</w:t>
                                </w:r>
                              </w:ins>
                              <w:ins w:id="7044" w:author="The Si Tran" w:date="2012-12-06T02:44:00Z">
                                <w:r>
                                  <w:t>10</w:t>
                                </w:r>
                              </w:ins>
                              <w:ins w:id="704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3" o:spid="_x0000_s1100" type="#_x0000_t202" style="position:absolute;left:0;text-align:left;margin-left:402.3pt;margin-top:74.25pt;width:51pt;height: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" fillcolor="white [3201]" stroked="f" strokeweight=".5pt">
                  <v:textbox>
                    <w:txbxContent>
                      <w:p w14:paraId="31D0E72E" w14:textId="67068AA6" w:rsidR="00350BDD" w:rsidRDefault="00350BDD">
                        <w:pPr>
                          <w:pStyle w:val="EquationIndex"/>
                          <w:pPrChange w:id="7046" w:author="The Si Tran" w:date="2012-12-16T08:25:00Z">
                            <w:pPr/>
                          </w:pPrChange>
                        </w:pPr>
                        <w:ins w:id="7047" w:author="The Si Tran" w:date="2012-12-06T02:41:00Z">
                          <w:r>
                            <w:t>(4.</w:t>
                          </w:r>
                        </w:ins>
                        <w:ins w:id="7048" w:author="The Si Tran" w:date="2012-12-06T02:44:00Z">
                          <w:r>
                            <w:t>10</w:t>
                          </w:r>
                        </w:ins>
                        <w:ins w:id="7049" w:author="The Si Tran" w:date="2012-12-06T02:41:00Z">
                          <w:r>
                            <w:t>)</w:t>
                          </w:r>
                        </w:ins>
                      </w:p>
                    </w:txbxContent>
                  </v:textbox>
                </v:shape>
              </w:pict>
            </mc:Fallback>
          </mc:AlternateContent>
        </w:r>
      </w:ins>
      <w:r w:rsidR="0088753F" w:rsidRPr="0049233F">
        <w:rPr>
          <w:rFonts w:ascii="Times New Roman" w:hAnsi="Times New Roman"/>
          <w:sz w:val="26"/>
          <w:szCs w:val="26"/>
        </w:rPr>
        <w:t xml:space="preserve">Nếu đơn vị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là đơn vị ở tầng ẩn ở tầng ẩn thì việc tính toán phức tạp hơn bởi vì giá trị xuất của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14:paraId="7E125C68" w14:textId="256F4FC4" w:rsidR="002D525D" w:rsidRPr="002D525D" w:rsidRDefault="00350BDD">
      <w:pPr>
        <w:pStyle w:val="ListParagraph"/>
        <w:spacing w:after="0" w:line="360" w:lineRule="auto"/>
        <w:ind w:left="0" w:firstLine="0"/>
        <w:rPr>
          <w:rFonts w:ascii="Times New Roman" w:hAnsi="Times New Roman"/>
          <w:sz w:val="26"/>
          <w:szCs w:val="26"/>
        </w:rPr>
        <w:pPrChange w:id="7050" w:author="The Si Tran" w:date="2012-12-06T03:19:00Z">
          <w:pPr>
            <w:pStyle w:val="ListParagraph"/>
            <w:numPr>
              <w:numId w:val="4"/>
            </w:numPr>
            <w:spacing w:after="0" w:line="360" w:lineRule="auto"/>
            <w:ind w:left="0" w:hanging="360"/>
          </w:pPr>
        </w:pPrChange>
      </w:pPr>
      <m:oMathPara>
        <m:oMath>
          <m:f>
            <m:fPr>
              <m:ctrlPr>
                <w:ins w:id="7051" w:author="The Si Tran" w:date="2012-12-06T03:19:00Z">
                  <w:rPr>
                    <w:rFonts w:ascii="Cambria Math" w:eastAsia="Times New Roman" w:hAnsi="Cambria Math"/>
                    <w:i/>
                    <w:sz w:val="26"/>
                    <w:szCs w:val="26"/>
                  </w:rPr>
                </w:ins>
              </m:ctrlPr>
            </m:fPr>
            <m:num>
              <w:ins w:id="7052" w:author="The Si Tran" w:date="2012-12-06T03:19:00Z">
                <m:r>
                  <w:rPr>
                    <w:rFonts w:ascii="Cambria Math" w:hAnsi="Cambria Math"/>
                    <w:sz w:val="26"/>
                    <w:szCs w:val="26"/>
                    <w:rPrChange w:id="7053" w:author="The Si Tran" w:date="2012-12-06T03:20:00Z">
                      <w:rPr>
                        <w:rFonts w:ascii="Cambria Math" w:hAnsi="Cambria Math"/>
                        <w:szCs w:val="26"/>
                      </w:rPr>
                    </w:rPrChange>
                  </w:rPr>
                  <m:t>∂E</m:t>
                </m:r>
              </w:ins>
            </m:num>
            <m:den>
              <w:ins w:id="7054" w:author="The Si Tran" w:date="2012-12-06T03:19:00Z">
                <m:r>
                  <w:rPr>
                    <w:rFonts w:ascii="Cambria Math" w:hAnsi="Cambria Math"/>
                    <w:sz w:val="26"/>
                    <w:szCs w:val="26"/>
                    <w:rPrChange w:id="7055" w:author="The Si Tran" w:date="2012-12-06T03:20:00Z">
                      <w:rPr>
                        <w:rFonts w:ascii="Cambria Math" w:hAnsi="Cambria Math"/>
                        <w:szCs w:val="26"/>
                      </w:rPr>
                    </w:rPrChange>
                  </w:rPr>
                  <m:t>∂</m:t>
                </m:r>
              </w:ins>
              <m:sSub>
                <m:sSubPr>
                  <m:ctrlPr>
                    <w:ins w:id="7056" w:author="The Si Tran" w:date="2012-12-06T03:19:00Z">
                      <w:rPr>
                        <w:rFonts w:ascii="Cambria Math" w:eastAsia="Times New Roman" w:hAnsi="Cambria Math"/>
                        <w:i/>
                        <w:sz w:val="26"/>
                        <w:szCs w:val="26"/>
                      </w:rPr>
                    </w:ins>
                  </m:ctrlPr>
                </m:sSubPr>
                <m:e>
                  <w:ins w:id="7057" w:author="The Si Tran" w:date="2012-12-06T03:19:00Z">
                    <m:r>
                      <w:rPr>
                        <w:rFonts w:ascii="Cambria Math" w:hAnsi="Cambria Math"/>
                        <w:sz w:val="26"/>
                        <w:szCs w:val="26"/>
                        <w:rPrChange w:id="7058" w:author="The Si Tran" w:date="2012-12-06T03:20:00Z">
                          <w:rPr>
                            <w:rFonts w:ascii="Cambria Math" w:hAnsi="Cambria Math"/>
                            <w:szCs w:val="26"/>
                          </w:rPr>
                        </w:rPrChange>
                      </w:rPr>
                      <m:t>o</m:t>
                    </m:r>
                  </w:ins>
                </m:e>
                <m:sub>
                  <w:ins w:id="7059" w:author="The Si Tran" w:date="2012-12-06T03:19:00Z">
                    <m:r>
                      <w:rPr>
                        <w:rFonts w:ascii="Cambria Math" w:hAnsi="Cambria Math"/>
                        <w:sz w:val="26"/>
                        <w:szCs w:val="26"/>
                        <w:rPrChange w:id="7060" w:author="The Si Tran" w:date="2012-12-06T03:20:00Z">
                          <w:rPr>
                            <w:rFonts w:ascii="Cambria Math" w:hAnsi="Cambria Math"/>
                            <w:szCs w:val="26"/>
                          </w:rPr>
                        </w:rPrChange>
                      </w:rPr>
                      <m:t>i</m:t>
                    </m:r>
                  </w:ins>
                </m:sub>
              </m:sSub>
            </m:den>
          </m:f>
          <w:ins w:id="7061" w:author="The Si Tran" w:date="2012-12-06T03:19:00Z">
            <m:r>
              <w:rPr>
                <w:rFonts w:ascii="Cambria Math" w:eastAsia="Times New Roman" w:hAnsi="Cambria Math"/>
                <w:sz w:val="26"/>
                <w:szCs w:val="26"/>
              </w:rPr>
              <m:t>=</m:t>
            </m:r>
          </w:ins>
          <m:nary>
            <m:naryPr>
              <m:chr m:val="∑"/>
              <m:limLoc m:val="subSup"/>
              <m:supHide m:val="1"/>
              <m:ctrlPr>
                <w:ins w:id="7062" w:author="The Si Tran" w:date="2012-12-06T03:19:00Z">
                  <w:rPr>
                    <w:rFonts w:ascii="Cambria Math" w:eastAsia="Times New Roman" w:hAnsi="Cambria Math"/>
                    <w:i/>
                    <w:sz w:val="26"/>
                    <w:szCs w:val="26"/>
                  </w:rPr>
                </w:ins>
              </m:ctrlPr>
            </m:naryPr>
            <m:sub>
              <w:ins w:id="7063" w:author="The Si Tran" w:date="2012-12-06T03:19:00Z">
                <m:r>
                  <w:rPr>
                    <w:rFonts w:ascii="Cambria Math" w:eastAsia="Times New Roman" w:hAnsi="Cambria Math"/>
                    <w:sz w:val="26"/>
                    <w:szCs w:val="26"/>
                  </w:rPr>
                  <m:t>k∈succ(i)</m:t>
                </m:r>
              </w:ins>
            </m:sub>
            <m:sup/>
            <m:e>
              <m:f>
                <m:fPr>
                  <m:ctrlPr>
                    <w:ins w:id="7064" w:author="The Si Tran" w:date="2012-12-06T03:20:00Z">
                      <w:rPr>
                        <w:rFonts w:ascii="Cambria Math" w:eastAsia="Times New Roman" w:hAnsi="Cambria Math"/>
                        <w:i/>
                        <w:sz w:val="26"/>
                        <w:szCs w:val="26"/>
                      </w:rPr>
                    </w:ins>
                  </m:ctrlPr>
                </m:fPr>
                <m:num>
                  <w:ins w:id="7065" w:author="The Si Tran" w:date="2012-12-06T03:20:00Z">
                    <m:r>
                      <w:rPr>
                        <w:rFonts w:ascii="Cambria Math" w:hAnsi="Cambria Math"/>
                        <w:sz w:val="26"/>
                        <w:szCs w:val="26"/>
                        <w:rPrChange w:id="7066" w:author="The Si Tran" w:date="2012-12-06T03:20:00Z">
                          <w:rPr>
                            <w:rFonts w:ascii="Cambria Math" w:hAnsi="Cambria Math"/>
                            <w:szCs w:val="26"/>
                          </w:rPr>
                        </w:rPrChange>
                      </w:rPr>
                      <m:t>∂E</m:t>
                    </m:r>
                  </w:ins>
                </m:num>
                <m:den>
                  <w:ins w:id="7067" w:author="The Si Tran" w:date="2012-12-06T03:20:00Z">
                    <m:r>
                      <w:rPr>
                        <w:rFonts w:ascii="Cambria Math" w:hAnsi="Cambria Math"/>
                        <w:sz w:val="26"/>
                        <w:szCs w:val="26"/>
                        <w:rPrChange w:id="7068" w:author="The Si Tran" w:date="2012-12-06T03:20:00Z">
                          <w:rPr>
                            <w:rFonts w:ascii="Cambria Math" w:hAnsi="Cambria Math"/>
                            <w:szCs w:val="26"/>
                          </w:rPr>
                        </w:rPrChange>
                      </w:rPr>
                      <m:t>∂</m:t>
                    </m:r>
                  </w:ins>
                  <m:sSub>
                    <m:sSubPr>
                      <m:ctrlPr>
                        <w:ins w:id="7069" w:author="The Si Tran" w:date="2012-12-06T03:20:00Z">
                          <w:rPr>
                            <w:rFonts w:ascii="Cambria Math" w:eastAsia="Times New Roman" w:hAnsi="Cambria Math"/>
                            <w:i/>
                            <w:sz w:val="26"/>
                            <w:szCs w:val="26"/>
                          </w:rPr>
                        </w:ins>
                      </m:ctrlPr>
                    </m:sSubPr>
                    <m:e>
                      <w:ins w:id="7070" w:author="The Si Tran" w:date="2012-12-06T03:20:00Z">
                        <m:r>
                          <w:rPr>
                            <w:rFonts w:ascii="Cambria Math" w:hAnsi="Cambria Math"/>
                            <w:sz w:val="26"/>
                            <w:szCs w:val="26"/>
                            <w:rPrChange w:id="7071" w:author="The Si Tran" w:date="2012-12-06T03:20:00Z">
                              <w:rPr>
                                <w:rFonts w:ascii="Cambria Math" w:hAnsi="Cambria Math"/>
                                <w:szCs w:val="26"/>
                              </w:rPr>
                            </w:rPrChange>
                          </w:rPr>
                          <m:t>o</m:t>
                        </m:r>
                      </w:ins>
                    </m:e>
                    <m:sub>
                      <w:ins w:id="7072" w:author="The Si Tran" w:date="2012-12-06T03:20:00Z">
                        <m:r>
                          <w:rPr>
                            <w:rFonts w:ascii="Cambria Math" w:hAnsi="Cambria Math"/>
                            <w:sz w:val="26"/>
                            <w:szCs w:val="26"/>
                          </w:rPr>
                          <m:t>k</m:t>
                        </m:r>
                      </w:ins>
                    </m:sub>
                  </m:sSub>
                </m:den>
              </m:f>
              <m:f>
                <m:fPr>
                  <m:ctrlPr>
                    <w:ins w:id="7073" w:author="The Si Tran" w:date="2012-12-06T03:20:00Z">
                      <w:rPr>
                        <w:rFonts w:ascii="Cambria Math" w:eastAsia="Times New Roman" w:hAnsi="Cambria Math"/>
                        <w:i/>
                        <w:sz w:val="26"/>
                        <w:szCs w:val="26"/>
                      </w:rPr>
                    </w:ins>
                  </m:ctrlPr>
                </m:fPr>
                <m:num>
                  <w:ins w:id="7074" w:author="The Si Tran" w:date="2012-12-06T03:20:00Z">
                    <m:r>
                      <w:rPr>
                        <w:rFonts w:ascii="Cambria Math" w:hAnsi="Cambria Math"/>
                        <w:sz w:val="26"/>
                        <w:szCs w:val="26"/>
                        <w:rPrChange w:id="7075" w:author="The Si Tran" w:date="2012-12-06T03:20:00Z">
                          <w:rPr>
                            <w:rFonts w:ascii="Cambria Math" w:hAnsi="Cambria Math"/>
                            <w:szCs w:val="26"/>
                          </w:rPr>
                        </w:rPrChange>
                      </w:rPr>
                      <m:t>∂</m:t>
                    </m:r>
                  </w:ins>
                  <m:sSub>
                    <m:sSubPr>
                      <m:ctrlPr>
                        <w:ins w:id="7076" w:author="The Si Tran" w:date="2012-12-06T03:20:00Z">
                          <w:rPr>
                            <w:rFonts w:ascii="Cambria Math" w:eastAsia="Times New Roman" w:hAnsi="Cambria Math"/>
                            <w:i/>
                            <w:sz w:val="26"/>
                            <w:szCs w:val="26"/>
                          </w:rPr>
                        </w:ins>
                      </m:ctrlPr>
                    </m:sSubPr>
                    <m:e>
                      <w:ins w:id="7077" w:author="The Si Tran" w:date="2012-12-06T03:20:00Z">
                        <m:r>
                          <w:rPr>
                            <w:rFonts w:ascii="Cambria Math" w:hAnsi="Cambria Math"/>
                            <w:sz w:val="26"/>
                            <w:szCs w:val="26"/>
                            <w:rPrChange w:id="7078" w:author="The Si Tran" w:date="2012-12-06T03:20:00Z">
                              <w:rPr>
                                <w:rFonts w:ascii="Cambria Math" w:hAnsi="Cambria Math"/>
                                <w:szCs w:val="26"/>
                              </w:rPr>
                            </w:rPrChange>
                          </w:rPr>
                          <m:t>o</m:t>
                        </m:r>
                      </w:ins>
                    </m:e>
                    <m:sub>
                      <w:ins w:id="7079" w:author="The Si Tran" w:date="2012-12-06T03:20:00Z">
                        <m:r>
                          <w:rPr>
                            <w:rFonts w:ascii="Cambria Math" w:hAnsi="Cambria Math"/>
                            <w:sz w:val="26"/>
                            <w:szCs w:val="26"/>
                          </w:rPr>
                          <m:t>k</m:t>
                        </m:r>
                      </w:ins>
                    </m:sub>
                  </m:sSub>
                </m:num>
                <m:den>
                  <w:ins w:id="7080" w:author="The Si Tran" w:date="2012-12-06T03:20:00Z">
                    <m:r>
                      <w:rPr>
                        <w:rFonts w:ascii="Cambria Math" w:hAnsi="Cambria Math"/>
                        <w:sz w:val="26"/>
                        <w:szCs w:val="26"/>
                        <w:rPrChange w:id="7081" w:author="The Si Tran" w:date="2012-12-06T03:20:00Z">
                          <w:rPr>
                            <w:rFonts w:ascii="Cambria Math" w:hAnsi="Cambria Math"/>
                            <w:szCs w:val="26"/>
                          </w:rPr>
                        </w:rPrChange>
                      </w:rPr>
                      <m:t>∂</m:t>
                    </m:r>
                  </w:ins>
                  <m:sSub>
                    <m:sSubPr>
                      <m:ctrlPr>
                        <w:ins w:id="7082" w:author="The Si Tran" w:date="2012-12-06T03:20:00Z">
                          <w:rPr>
                            <w:rFonts w:ascii="Cambria Math" w:eastAsia="Times New Roman" w:hAnsi="Cambria Math"/>
                            <w:i/>
                            <w:sz w:val="26"/>
                            <w:szCs w:val="26"/>
                          </w:rPr>
                        </w:ins>
                      </m:ctrlPr>
                    </m:sSubPr>
                    <m:e>
                      <w:ins w:id="7083" w:author="The Si Tran" w:date="2012-12-06T03:20:00Z">
                        <m:r>
                          <w:rPr>
                            <w:rFonts w:ascii="Cambria Math" w:eastAsia="Times New Roman" w:hAnsi="Cambria Math"/>
                            <w:sz w:val="26"/>
                            <w:szCs w:val="26"/>
                          </w:rPr>
                          <m:t>o</m:t>
                        </m:r>
                      </w:ins>
                    </m:e>
                    <m:sub>
                      <w:ins w:id="7084" w:author="The Si Tran" w:date="2012-12-06T03:20:00Z">
                        <m:r>
                          <w:rPr>
                            <w:rFonts w:ascii="Cambria Math" w:hAnsi="Cambria Math"/>
                            <w:sz w:val="26"/>
                            <w:szCs w:val="26"/>
                          </w:rPr>
                          <m:t>i</m:t>
                        </m:r>
                      </w:ins>
                    </m:sub>
                  </m:sSub>
                </m:den>
              </m:f>
            </m:e>
          </m:nary>
          <w:ins w:id="7085" w:author="The Si Tran" w:date="2012-12-06T03:20:00Z">
            <m:r>
              <w:rPr>
                <w:rFonts w:ascii="Cambria Math" w:eastAsia="Times New Roman" w:hAnsi="Cambria Math"/>
                <w:sz w:val="26"/>
                <w:szCs w:val="26"/>
              </w:rPr>
              <m:t>=</m:t>
            </m:r>
          </w:ins>
          <m:nary>
            <m:naryPr>
              <m:chr m:val="∑"/>
              <m:limLoc m:val="subSup"/>
              <m:supHide m:val="1"/>
              <m:ctrlPr>
                <w:ins w:id="7086" w:author="The Si Tran" w:date="2012-12-06T03:21:00Z">
                  <w:rPr>
                    <w:rFonts w:ascii="Cambria Math" w:eastAsia="Times New Roman" w:hAnsi="Cambria Math"/>
                    <w:i/>
                    <w:sz w:val="26"/>
                    <w:szCs w:val="26"/>
                  </w:rPr>
                </w:ins>
              </m:ctrlPr>
            </m:naryPr>
            <m:sub>
              <w:ins w:id="7087" w:author="The Si Tran" w:date="2012-12-06T03:21:00Z">
                <m:r>
                  <w:rPr>
                    <w:rFonts w:ascii="Cambria Math" w:eastAsia="Times New Roman" w:hAnsi="Cambria Math"/>
                    <w:sz w:val="26"/>
                    <w:szCs w:val="26"/>
                  </w:rPr>
                  <m:t>k∈succ(i)</m:t>
                </m:r>
              </w:ins>
            </m:sub>
            <m:sup/>
            <m:e>
              <m:f>
                <m:fPr>
                  <m:ctrlPr>
                    <w:ins w:id="7088" w:author="The Si Tran" w:date="2012-12-06T03:21:00Z">
                      <w:rPr>
                        <w:rFonts w:ascii="Cambria Math" w:eastAsia="Times New Roman" w:hAnsi="Cambria Math"/>
                        <w:i/>
                        <w:sz w:val="26"/>
                        <w:szCs w:val="26"/>
                      </w:rPr>
                    </w:ins>
                  </m:ctrlPr>
                </m:fPr>
                <m:num>
                  <w:ins w:id="7089" w:author="The Si Tran" w:date="2012-12-06T03:21:00Z">
                    <m:r>
                      <w:rPr>
                        <w:rFonts w:ascii="Cambria Math" w:hAnsi="Cambria Math"/>
                        <w:sz w:val="26"/>
                        <w:szCs w:val="26"/>
                      </w:rPr>
                      <m:t>∂E</m:t>
                    </m:r>
                  </w:ins>
                </m:num>
                <m:den>
                  <w:ins w:id="7090" w:author="The Si Tran" w:date="2012-12-06T03:21:00Z">
                    <m:r>
                      <w:rPr>
                        <w:rFonts w:ascii="Cambria Math" w:hAnsi="Cambria Math"/>
                        <w:sz w:val="26"/>
                        <w:szCs w:val="26"/>
                      </w:rPr>
                      <m:t>∂</m:t>
                    </m:r>
                  </w:ins>
                  <m:sSub>
                    <m:sSubPr>
                      <m:ctrlPr>
                        <w:ins w:id="7091" w:author="The Si Tran" w:date="2012-12-06T03:21:00Z">
                          <w:rPr>
                            <w:rFonts w:ascii="Cambria Math" w:eastAsia="Times New Roman" w:hAnsi="Cambria Math"/>
                            <w:i/>
                            <w:sz w:val="26"/>
                            <w:szCs w:val="26"/>
                          </w:rPr>
                        </w:ins>
                      </m:ctrlPr>
                    </m:sSubPr>
                    <m:e>
                      <w:ins w:id="7092" w:author="The Si Tran" w:date="2012-12-06T03:21:00Z">
                        <m:r>
                          <w:rPr>
                            <w:rFonts w:ascii="Cambria Math" w:hAnsi="Cambria Math"/>
                            <w:sz w:val="26"/>
                            <w:szCs w:val="26"/>
                          </w:rPr>
                          <m:t>o</m:t>
                        </m:r>
                      </w:ins>
                    </m:e>
                    <m:sub>
                      <w:ins w:id="7093" w:author="The Si Tran" w:date="2012-12-06T03:21:00Z">
                        <m:r>
                          <w:rPr>
                            <w:rFonts w:ascii="Cambria Math" w:hAnsi="Cambria Math"/>
                            <w:sz w:val="26"/>
                            <w:szCs w:val="26"/>
                          </w:rPr>
                          <m:t>k</m:t>
                        </m:r>
                      </w:ins>
                    </m:sub>
                  </m:sSub>
                </m:den>
              </m:f>
              <m:f>
                <m:fPr>
                  <m:ctrlPr>
                    <w:ins w:id="7094" w:author="The Si Tran" w:date="2012-12-06T03:21:00Z">
                      <w:rPr>
                        <w:rFonts w:ascii="Cambria Math" w:eastAsia="Times New Roman" w:hAnsi="Cambria Math"/>
                        <w:i/>
                        <w:sz w:val="26"/>
                        <w:szCs w:val="26"/>
                      </w:rPr>
                    </w:ins>
                  </m:ctrlPr>
                </m:fPr>
                <m:num>
                  <w:ins w:id="7095" w:author="The Si Tran" w:date="2012-12-06T03:21:00Z">
                    <m:r>
                      <w:rPr>
                        <w:rFonts w:ascii="Cambria Math" w:hAnsi="Cambria Math"/>
                        <w:sz w:val="26"/>
                        <w:szCs w:val="26"/>
                      </w:rPr>
                      <m:t>∂</m:t>
                    </m:r>
                  </w:ins>
                  <m:sSub>
                    <m:sSubPr>
                      <m:ctrlPr>
                        <w:ins w:id="7096" w:author="The Si Tran" w:date="2012-12-06T03:21:00Z">
                          <w:rPr>
                            <w:rFonts w:ascii="Cambria Math" w:eastAsia="Times New Roman" w:hAnsi="Cambria Math"/>
                            <w:i/>
                            <w:sz w:val="26"/>
                            <w:szCs w:val="26"/>
                          </w:rPr>
                        </w:ins>
                      </m:ctrlPr>
                    </m:sSubPr>
                    <m:e>
                      <w:ins w:id="7097" w:author="The Si Tran" w:date="2012-12-06T03:21:00Z">
                        <m:r>
                          <w:rPr>
                            <w:rFonts w:ascii="Cambria Math" w:hAnsi="Cambria Math"/>
                            <w:sz w:val="26"/>
                            <w:szCs w:val="26"/>
                          </w:rPr>
                          <m:t>o</m:t>
                        </m:r>
                      </w:ins>
                    </m:e>
                    <m:sub>
                      <w:ins w:id="7098" w:author="The Si Tran" w:date="2012-12-06T03:21:00Z">
                        <m:r>
                          <w:rPr>
                            <w:rFonts w:ascii="Cambria Math" w:hAnsi="Cambria Math"/>
                            <w:sz w:val="26"/>
                            <w:szCs w:val="26"/>
                          </w:rPr>
                          <m:t>k</m:t>
                        </m:r>
                      </w:ins>
                    </m:sub>
                  </m:sSub>
                </m:num>
                <m:den>
                  <w:ins w:id="7099" w:author="The Si Tran" w:date="2012-12-06T03:21:00Z">
                    <m:r>
                      <w:rPr>
                        <w:rFonts w:ascii="Cambria Math" w:hAnsi="Cambria Math"/>
                        <w:sz w:val="26"/>
                        <w:szCs w:val="26"/>
                      </w:rPr>
                      <m:t>∂</m:t>
                    </m:r>
                  </w:ins>
                  <m:sSub>
                    <m:sSubPr>
                      <m:ctrlPr>
                        <w:ins w:id="7100" w:author="The Si Tran" w:date="2012-12-06T03:21:00Z">
                          <w:rPr>
                            <w:rFonts w:ascii="Cambria Math" w:eastAsia="Times New Roman" w:hAnsi="Cambria Math"/>
                            <w:i/>
                            <w:sz w:val="26"/>
                            <w:szCs w:val="26"/>
                          </w:rPr>
                        </w:ins>
                      </m:ctrlPr>
                    </m:sSubPr>
                    <m:e>
                      <w:ins w:id="7101" w:author="The Si Tran" w:date="2012-12-06T03:21:00Z">
                        <m:r>
                          <w:rPr>
                            <w:rFonts w:ascii="Cambria Math" w:eastAsia="Times New Roman" w:hAnsi="Cambria Math"/>
                            <w:sz w:val="26"/>
                            <w:szCs w:val="26"/>
                          </w:rPr>
                          <m:t>net</m:t>
                        </m:r>
                      </w:ins>
                    </m:e>
                    <m:sub>
                      <w:ins w:id="7102" w:author="The Si Tran" w:date="2012-12-06T03:21:00Z">
                        <m:r>
                          <w:rPr>
                            <w:rFonts w:ascii="Cambria Math" w:hAnsi="Cambria Math"/>
                            <w:sz w:val="26"/>
                            <w:szCs w:val="26"/>
                          </w:rPr>
                          <m:t>k</m:t>
                        </m:r>
                      </w:ins>
                    </m:sub>
                  </m:sSub>
                </m:den>
              </m:f>
              <m:f>
                <m:fPr>
                  <m:ctrlPr>
                    <w:ins w:id="7103" w:author="The Si Tran" w:date="2012-12-06T03:21:00Z">
                      <w:rPr>
                        <w:rFonts w:ascii="Cambria Math" w:eastAsia="Times New Roman" w:hAnsi="Cambria Math"/>
                        <w:i/>
                        <w:sz w:val="26"/>
                        <w:szCs w:val="26"/>
                      </w:rPr>
                    </w:ins>
                  </m:ctrlPr>
                </m:fPr>
                <m:num>
                  <w:ins w:id="7104" w:author="The Si Tran" w:date="2012-12-06T03:21:00Z">
                    <m:r>
                      <w:rPr>
                        <w:rFonts w:ascii="Cambria Math" w:hAnsi="Cambria Math"/>
                        <w:sz w:val="26"/>
                        <w:szCs w:val="26"/>
                      </w:rPr>
                      <m:t>∂</m:t>
                    </m:r>
                  </w:ins>
                  <m:sSub>
                    <m:sSubPr>
                      <m:ctrlPr>
                        <w:ins w:id="7105" w:author="The Si Tran" w:date="2012-12-06T03:21:00Z">
                          <w:rPr>
                            <w:rFonts w:ascii="Cambria Math" w:eastAsia="Times New Roman" w:hAnsi="Cambria Math"/>
                            <w:i/>
                            <w:sz w:val="26"/>
                            <w:szCs w:val="26"/>
                          </w:rPr>
                        </w:ins>
                      </m:ctrlPr>
                    </m:sSubPr>
                    <m:e>
                      <w:ins w:id="7106" w:author="The Si Tran" w:date="2012-12-06T03:21:00Z">
                        <m:r>
                          <w:rPr>
                            <w:rFonts w:ascii="Cambria Math" w:hAnsi="Cambria Math"/>
                            <w:sz w:val="26"/>
                            <w:szCs w:val="26"/>
                          </w:rPr>
                          <m:t>net</m:t>
                        </m:r>
                      </w:ins>
                    </m:e>
                    <m:sub>
                      <w:ins w:id="7107" w:author="The Si Tran" w:date="2012-12-06T03:21:00Z">
                        <m:r>
                          <w:rPr>
                            <w:rFonts w:ascii="Cambria Math" w:hAnsi="Cambria Math"/>
                            <w:sz w:val="26"/>
                            <w:szCs w:val="26"/>
                          </w:rPr>
                          <m:t>k</m:t>
                        </m:r>
                      </w:ins>
                    </m:sub>
                  </m:sSub>
                </m:num>
                <m:den>
                  <w:ins w:id="7108" w:author="The Si Tran" w:date="2012-12-06T03:21:00Z">
                    <m:r>
                      <w:rPr>
                        <w:rFonts w:ascii="Cambria Math" w:hAnsi="Cambria Math"/>
                        <w:sz w:val="26"/>
                        <w:szCs w:val="26"/>
                      </w:rPr>
                      <m:t>∂</m:t>
                    </m:r>
                  </w:ins>
                  <m:sSub>
                    <m:sSubPr>
                      <m:ctrlPr>
                        <w:ins w:id="7109" w:author="The Si Tran" w:date="2012-12-06T03:21:00Z">
                          <w:rPr>
                            <w:rFonts w:ascii="Cambria Math" w:eastAsia="Times New Roman" w:hAnsi="Cambria Math"/>
                            <w:i/>
                            <w:sz w:val="26"/>
                            <w:szCs w:val="26"/>
                          </w:rPr>
                        </w:ins>
                      </m:ctrlPr>
                    </m:sSubPr>
                    <m:e>
                      <w:ins w:id="7110" w:author="The Si Tran" w:date="2012-12-06T03:21:00Z">
                        <m:r>
                          <w:rPr>
                            <w:rFonts w:ascii="Cambria Math" w:eastAsia="Times New Roman" w:hAnsi="Cambria Math"/>
                            <w:sz w:val="26"/>
                            <w:szCs w:val="26"/>
                          </w:rPr>
                          <m:t>o</m:t>
                        </m:r>
                      </w:ins>
                    </m:e>
                    <m:sub>
                      <w:ins w:id="7111" w:author="The Si Tran" w:date="2012-12-06T03:21:00Z">
                        <m:r>
                          <w:rPr>
                            <w:rFonts w:ascii="Cambria Math" w:hAnsi="Cambria Math"/>
                            <w:sz w:val="26"/>
                            <w:szCs w:val="26"/>
                          </w:rPr>
                          <m:t>i</m:t>
                        </m:r>
                      </w:ins>
                    </m:sub>
                  </m:sSub>
                </m:den>
              </m:f>
              <w:ins w:id="7112" w:author="The Si Tran" w:date="2012-12-06T03:22:00Z">
                <m:r>
                  <w:rPr>
                    <w:rFonts w:ascii="Cambria Math" w:eastAsia="Times New Roman" w:hAnsi="Cambria Math"/>
                    <w:sz w:val="26"/>
                    <w:szCs w:val="26"/>
                  </w:rPr>
                  <m:t>=</m:t>
                </m:r>
              </w:ins>
            </m:e>
          </m:nary>
          <m:nary>
            <m:naryPr>
              <m:chr m:val="∑"/>
              <m:limLoc m:val="subSup"/>
              <m:supHide m:val="1"/>
              <m:ctrlPr>
                <w:ins w:id="7113" w:author="The Si Tran" w:date="2012-12-06T03:22:00Z">
                  <w:rPr>
                    <w:rFonts w:ascii="Cambria Math" w:eastAsia="Times New Roman" w:hAnsi="Cambria Math"/>
                    <w:i/>
                    <w:sz w:val="26"/>
                    <w:szCs w:val="26"/>
                  </w:rPr>
                </w:ins>
              </m:ctrlPr>
            </m:naryPr>
            <m:sub>
              <w:ins w:id="7114" w:author="The Si Tran" w:date="2012-12-06T03:22:00Z">
                <m:r>
                  <w:rPr>
                    <w:rFonts w:ascii="Cambria Math" w:eastAsia="Times New Roman" w:hAnsi="Cambria Math"/>
                    <w:sz w:val="26"/>
                    <w:szCs w:val="26"/>
                  </w:rPr>
                  <m:t>k∈succ(i)</m:t>
                </m:r>
              </w:ins>
            </m:sub>
            <m:sup/>
            <m:e>
              <m:f>
                <m:fPr>
                  <m:ctrlPr>
                    <w:ins w:id="7115" w:author="The Si Tran" w:date="2012-12-06T03:22:00Z">
                      <w:rPr>
                        <w:rFonts w:ascii="Cambria Math" w:eastAsia="Times New Roman" w:hAnsi="Cambria Math"/>
                        <w:i/>
                        <w:sz w:val="26"/>
                        <w:szCs w:val="26"/>
                      </w:rPr>
                    </w:ins>
                  </m:ctrlPr>
                </m:fPr>
                <m:num>
                  <w:ins w:id="7116" w:author="The Si Tran" w:date="2012-12-06T03:22:00Z">
                    <m:r>
                      <w:rPr>
                        <w:rFonts w:ascii="Cambria Math" w:hAnsi="Cambria Math"/>
                        <w:sz w:val="26"/>
                        <w:szCs w:val="26"/>
                      </w:rPr>
                      <m:t>∂E</m:t>
                    </m:r>
                  </w:ins>
                </m:num>
                <m:den>
                  <w:ins w:id="7117" w:author="The Si Tran" w:date="2012-12-06T03:22:00Z">
                    <m:r>
                      <w:rPr>
                        <w:rFonts w:ascii="Cambria Math" w:hAnsi="Cambria Math"/>
                        <w:sz w:val="26"/>
                        <w:szCs w:val="26"/>
                      </w:rPr>
                      <m:t>∂</m:t>
                    </m:r>
                  </w:ins>
                  <m:sSub>
                    <m:sSubPr>
                      <m:ctrlPr>
                        <w:ins w:id="7118" w:author="The Si Tran" w:date="2012-12-06T03:22:00Z">
                          <w:rPr>
                            <w:rFonts w:ascii="Cambria Math" w:eastAsia="Times New Roman" w:hAnsi="Cambria Math"/>
                            <w:i/>
                            <w:sz w:val="26"/>
                            <w:szCs w:val="26"/>
                          </w:rPr>
                        </w:ins>
                      </m:ctrlPr>
                    </m:sSubPr>
                    <m:e>
                      <w:ins w:id="7119" w:author="The Si Tran" w:date="2012-12-06T03:22:00Z">
                        <m:r>
                          <w:rPr>
                            <w:rFonts w:ascii="Cambria Math" w:hAnsi="Cambria Math"/>
                            <w:sz w:val="26"/>
                            <w:szCs w:val="26"/>
                          </w:rPr>
                          <m:t>o</m:t>
                        </m:r>
                      </w:ins>
                    </m:e>
                    <m:sub>
                      <w:ins w:id="7120" w:author="The Si Tran" w:date="2012-12-06T03:22:00Z">
                        <m:r>
                          <w:rPr>
                            <w:rFonts w:ascii="Cambria Math" w:hAnsi="Cambria Math"/>
                            <w:sz w:val="26"/>
                            <w:szCs w:val="26"/>
                          </w:rPr>
                          <m:t>k</m:t>
                        </m:r>
                      </w:ins>
                    </m:sub>
                  </m:sSub>
                </m:den>
              </m:f>
              <m:sSup>
                <m:sSupPr>
                  <m:ctrlPr>
                    <w:ins w:id="7121" w:author="The Si Tran" w:date="2012-12-06T03:22:00Z">
                      <w:rPr>
                        <w:rFonts w:ascii="Cambria Math" w:eastAsia="Times New Roman" w:hAnsi="Cambria Math"/>
                        <w:i/>
                        <w:sz w:val="26"/>
                        <w:szCs w:val="26"/>
                      </w:rPr>
                    </w:ins>
                  </m:ctrlPr>
                </m:sSupPr>
                <m:e>
                  <w:ins w:id="7122" w:author="The Si Tran" w:date="2012-12-06T03:22:00Z">
                    <m:r>
                      <w:rPr>
                        <w:rFonts w:ascii="Cambria Math" w:eastAsia="Times New Roman" w:hAnsi="Cambria Math"/>
                        <w:sz w:val="26"/>
                        <w:szCs w:val="26"/>
                      </w:rPr>
                      <m:t>f</m:t>
                    </m:r>
                  </w:ins>
                </m:e>
                <m:sup>
                  <w:ins w:id="7123" w:author="The Si Tran" w:date="2012-12-06T03:22:00Z">
                    <m:r>
                      <w:rPr>
                        <w:rFonts w:ascii="Cambria Math" w:eastAsia="Times New Roman" w:hAnsi="Cambria Math"/>
                        <w:sz w:val="26"/>
                        <w:szCs w:val="26"/>
                      </w:rPr>
                      <m:t>'</m:t>
                    </m:r>
                  </w:ins>
                </m:sup>
              </m:sSup>
              <m:d>
                <m:dPr>
                  <m:ctrlPr>
                    <w:ins w:id="7124" w:author="The Si Tran" w:date="2012-12-06T03:22:00Z">
                      <w:rPr>
                        <w:rFonts w:ascii="Cambria Math" w:eastAsia="Times New Roman" w:hAnsi="Cambria Math"/>
                        <w:i/>
                        <w:sz w:val="26"/>
                        <w:szCs w:val="26"/>
                      </w:rPr>
                    </w:ins>
                  </m:ctrlPr>
                </m:dPr>
                <m:e>
                  <m:sSub>
                    <m:sSubPr>
                      <m:ctrlPr>
                        <w:ins w:id="7125" w:author="The Si Tran" w:date="2012-12-06T03:22:00Z">
                          <w:rPr>
                            <w:rFonts w:ascii="Cambria Math" w:eastAsia="Times New Roman" w:hAnsi="Cambria Math"/>
                            <w:i/>
                            <w:sz w:val="26"/>
                            <w:szCs w:val="26"/>
                          </w:rPr>
                        </w:ins>
                      </m:ctrlPr>
                    </m:sSubPr>
                    <m:e>
                      <w:ins w:id="7126" w:author="The Si Tran" w:date="2012-12-06T03:23:00Z">
                        <m:r>
                          <w:rPr>
                            <w:rFonts w:ascii="Cambria Math" w:eastAsia="Times New Roman" w:hAnsi="Cambria Math"/>
                            <w:sz w:val="26"/>
                            <w:szCs w:val="26"/>
                          </w:rPr>
                          <m:t>net</m:t>
                        </m:r>
                      </w:ins>
                    </m:e>
                    <m:sub>
                      <w:ins w:id="7127" w:author="The Si Tran" w:date="2012-12-06T03:23:00Z">
                        <m:r>
                          <w:rPr>
                            <w:rFonts w:ascii="Cambria Math" w:eastAsia="Times New Roman" w:hAnsi="Cambria Math"/>
                            <w:sz w:val="26"/>
                            <w:szCs w:val="26"/>
                          </w:rPr>
                          <m:t>k</m:t>
                        </m:r>
                      </w:ins>
                    </m:sub>
                  </m:sSub>
                </m:e>
              </m:d>
              <m:sSub>
                <m:sSubPr>
                  <m:ctrlPr>
                    <w:ins w:id="7128" w:author="The Si Tran" w:date="2012-12-06T03:23:00Z">
                      <w:rPr>
                        <w:rFonts w:ascii="Cambria Math" w:eastAsia="Times New Roman" w:hAnsi="Cambria Math"/>
                        <w:i/>
                        <w:sz w:val="26"/>
                        <w:szCs w:val="26"/>
                      </w:rPr>
                    </w:ins>
                  </m:ctrlPr>
                </m:sSubPr>
                <m:e>
                  <w:ins w:id="7129" w:author="The Si Tran" w:date="2012-12-06T03:23:00Z">
                    <m:r>
                      <w:rPr>
                        <w:rFonts w:ascii="Cambria Math" w:eastAsia="Times New Roman" w:hAnsi="Cambria Math"/>
                        <w:sz w:val="26"/>
                        <w:szCs w:val="26"/>
                      </w:rPr>
                      <m:t>w</m:t>
                    </m:r>
                  </w:ins>
                </m:e>
                <m:sub>
                  <w:ins w:id="7130"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7131" w:author="The Si Tran" w:date="2012-12-06T03:23:00Z">
        <w:r w:rsidRPr="00AF1345" w:rsidDel="008A5312">
          <w:rPr>
            <w:rFonts w:ascii="Times New Roman" w:hAnsi="Times New Roman"/>
            <w:position w:val="-64"/>
            <w:sz w:val="26"/>
            <w:szCs w:val="26"/>
          </w:rPr>
          <w:object w:dxaOrig="5840" w:dyaOrig="1400" w14:anchorId="4D68EFCA">
            <v:shape id="_x0000_i1131" type="#_x0000_t75" style="width:381.75pt;height:93.75pt" o:ole="">
              <v:imagedata r:id="rId260" o:title=""/>
            </v:shape>
            <o:OLEObject Type="Embed" ProgID="Equation.DSMT4" ShapeID="_x0000_i1131" DrawAspect="Content" ObjectID="_1417184608" r:id="rId261"/>
          </w:object>
        </w:r>
      </w:del>
    </w:p>
    <w:p w14:paraId="615C4E77" w14:textId="796CC167" w:rsidR="0088753F" w:rsidRDefault="00E20E05" w:rsidP="0088753F">
      <w:pPr>
        <w:pStyle w:val="ListParagraph"/>
        <w:spacing w:after="0" w:line="360" w:lineRule="auto"/>
        <w:ind w:left="0"/>
        <w:rPr>
          <w:ins w:id="7132" w:author="The Si Tran" w:date="2012-12-06T03:24:00Z"/>
          <w:rFonts w:ascii="Times New Roman" w:hAnsi="Times New Roman"/>
          <w:sz w:val="26"/>
          <w:szCs w:val="26"/>
        </w:rPr>
      </w:pPr>
      <w:ins w:id="7133" w:author="The Si Tran" w:date="2012-12-14T05:43:00Z">
        <w:r w:rsidRPr="00097101">
          <w:rPr>
            <w:noProof/>
            <w:szCs w:val="26"/>
            <w:rPrChange w:id="7134" w:author="Unknown">
              <w:rPr>
                <w:noProof/>
              </w:rPr>
            </w:rPrChange>
          </w:rPr>
          <mc:AlternateContent>
            <mc:Choice Requires="wps">
              <w:drawing>
                <wp:anchor distT="0" distB="0" distL="114300" distR="114300" simplePos="0" relativeHeight="251658240" behindDoc="0" locked="0" layoutInCell="1" allowOverlap="1" wp14:anchorId="04312190" wp14:editId="585ACDA3">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350BDD" w:rsidRDefault="00350BDD">
                              <w:pPr>
                                <w:pStyle w:val="EquationIndex"/>
                                <w:pPrChange w:id="7135" w:author="The Si Tran" w:date="2012-12-16T08:25:00Z">
                                  <w:pPr/>
                                </w:pPrChange>
                              </w:pPr>
                              <w:ins w:id="7136" w:author="The Si Tran" w:date="2012-12-06T02:41:00Z">
                                <w:r>
                                  <w:t>(4.</w:t>
                                </w:r>
                              </w:ins>
                              <w:ins w:id="7137" w:author="The Si Tran" w:date="2012-12-06T02:44:00Z">
                                <w:r>
                                  <w:t>11</w:t>
                                </w:r>
                              </w:ins>
                              <w:ins w:id="71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2" o:spid="_x0000_s1101" type="#_x0000_t202" style="position:absolute;left:0;text-align:left;margin-left:405.65pt;margin-top:46.05pt;width:46.85pt;height:28.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v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" fillcolor="white [3201]" stroked="f" strokeweight=".5pt">
                  <v:textbox>
                    <w:txbxContent>
                      <w:p w14:paraId="66EB77D1" w14:textId="4AFF9F18" w:rsidR="00350BDD" w:rsidRDefault="00350BDD">
                        <w:pPr>
                          <w:pStyle w:val="EquationIndex"/>
                          <w:pPrChange w:id="7139" w:author="The Si Tran" w:date="2012-12-16T08:25:00Z">
                            <w:pPr/>
                          </w:pPrChange>
                        </w:pPr>
                        <w:ins w:id="7140" w:author="The Si Tran" w:date="2012-12-06T02:41:00Z">
                          <w:r>
                            <w:t>(4.</w:t>
                          </w:r>
                        </w:ins>
                        <w:ins w:id="7141" w:author="The Si Tran" w:date="2012-12-06T02:44:00Z">
                          <w:r>
                            <w:t>11</w:t>
                          </w:r>
                        </w:ins>
                        <w:ins w:id="7142" w:author="The Si Tran" w:date="2012-12-06T02:41:00Z">
                          <w:r>
                            <w:t>)</w:t>
                          </w:r>
                        </w:ins>
                      </w:p>
                    </w:txbxContent>
                  </v:textbox>
                </v:shape>
              </w:pict>
            </mc:Fallback>
          </mc:AlternateContent>
        </w:r>
      </w:ins>
      <w:r w:rsidR="0088753F" w:rsidRPr="0049233F">
        <w:rPr>
          <w:rFonts w:ascii="Times New Roman" w:hAnsi="Times New Roman"/>
          <w:sz w:val="26"/>
          <w:szCs w:val="26"/>
        </w:rPr>
        <w:t>Thay (</w:t>
      </w:r>
      <w:ins w:id="7143" w:author="The Si Tran" w:date="2012-12-14T05:45:00Z">
        <w:r>
          <w:rPr>
            <w:rFonts w:ascii="Times New Roman" w:hAnsi="Times New Roman"/>
            <w:sz w:val="26"/>
            <w:szCs w:val="26"/>
          </w:rPr>
          <w:t>4</w:t>
        </w:r>
      </w:ins>
      <w:del w:id="7144"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145" w:author="The Si Tran" w:date="2012-12-14T05:45:00Z">
        <w:r>
          <w:rPr>
            <w:rFonts w:ascii="Times New Roman" w:hAnsi="Times New Roman"/>
            <w:sz w:val="26"/>
            <w:szCs w:val="26"/>
          </w:rPr>
          <w:t>4</w:t>
        </w:r>
      </w:ins>
      <w:del w:id="714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147" w:author="The Si Tran" w:date="2012-12-14T05:45:00Z">
        <w:r>
          <w:rPr>
            <w:rFonts w:ascii="Times New Roman" w:hAnsi="Times New Roman"/>
            <w:sz w:val="26"/>
            <w:szCs w:val="26"/>
          </w:rPr>
          <w:t>4</w:t>
        </w:r>
      </w:ins>
      <w:del w:id="714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350BDD">
      <w:pPr>
        <w:pStyle w:val="ListParagraph"/>
        <w:spacing w:after="0" w:line="360" w:lineRule="auto"/>
        <w:ind w:firstLine="720"/>
        <w:rPr>
          <w:rFonts w:ascii="Times New Roman" w:hAnsi="Times New Roman"/>
          <w:sz w:val="26"/>
          <w:szCs w:val="26"/>
        </w:rPr>
        <w:pPrChange w:id="7149" w:author="The Si Tran" w:date="2012-12-06T03:25:00Z">
          <w:pPr>
            <w:pStyle w:val="ListParagraph"/>
            <w:spacing w:after="0" w:line="360" w:lineRule="auto"/>
            <w:ind w:left="0"/>
          </w:pPr>
        </w:pPrChange>
      </w:pPr>
      <m:oMathPara>
        <m:oMath>
          <m:f>
            <m:fPr>
              <m:ctrlPr>
                <w:ins w:id="7150" w:author="The Si Tran" w:date="2012-12-06T03:24:00Z">
                  <w:rPr>
                    <w:rFonts w:ascii="Cambria Math" w:eastAsia="Times New Roman" w:hAnsi="Cambria Math"/>
                    <w:i/>
                    <w:sz w:val="26"/>
                    <w:szCs w:val="26"/>
                  </w:rPr>
                </w:ins>
              </m:ctrlPr>
            </m:fPr>
            <m:num>
              <w:ins w:id="7151" w:author="The Si Tran" w:date="2012-12-06T03:24:00Z">
                <m:r>
                  <w:rPr>
                    <w:rFonts w:ascii="Cambria Math" w:hAnsi="Cambria Math"/>
                    <w:sz w:val="26"/>
                    <w:szCs w:val="26"/>
                  </w:rPr>
                  <m:t>∂E</m:t>
                </m:r>
              </w:ins>
            </m:num>
            <m:den>
              <w:ins w:id="7152" w:author="The Si Tran" w:date="2012-12-06T03:24:00Z">
                <m:r>
                  <w:rPr>
                    <w:rFonts w:ascii="Cambria Math" w:hAnsi="Cambria Math"/>
                    <w:sz w:val="26"/>
                    <w:szCs w:val="26"/>
                  </w:rPr>
                  <m:t>∂</m:t>
                </m:r>
              </w:ins>
              <m:sSub>
                <m:sSubPr>
                  <m:ctrlPr>
                    <w:ins w:id="7153" w:author="The Si Tran" w:date="2012-12-06T03:24:00Z">
                      <w:rPr>
                        <w:rFonts w:ascii="Cambria Math" w:eastAsia="Times New Roman" w:hAnsi="Cambria Math"/>
                        <w:i/>
                        <w:sz w:val="26"/>
                        <w:szCs w:val="26"/>
                      </w:rPr>
                    </w:ins>
                  </m:ctrlPr>
                </m:sSubPr>
                <m:e>
                  <w:ins w:id="7154" w:author="The Si Tran" w:date="2012-12-06T03:24:00Z">
                    <m:r>
                      <w:rPr>
                        <w:rFonts w:ascii="Cambria Math" w:hAnsi="Cambria Math"/>
                        <w:sz w:val="26"/>
                        <w:szCs w:val="26"/>
                      </w:rPr>
                      <m:t>w</m:t>
                    </m:r>
                  </w:ins>
                </m:e>
                <m:sub>
                  <w:ins w:id="7155" w:author="The Si Tran" w:date="2012-12-06T03:24:00Z">
                    <m:r>
                      <w:rPr>
                        <w:rFonts w:ascii="Cambria Math" w:hAnsi="Cambria Math"/>
                        <w:sz w:val="26"/>
                        <w:szCs w:val="26"/>
                      </w:rPr>
                      <m:t>ij</m:t>
                    </m:r>
                  </w:ins>
                </m:sub>
              </m:sSub>
            </m:den>
          </m:f>
          <w:ins w:id="7156" w:author="The Si Tran" w:date="2012-12-06T03:24:00Z">
            <m:r>
              <w:rPr>
                <w:rFonts w:ascii="Cambria Math" w:hAnsi="Cambria Math"/>
                <w:sz w:val="26"/>
                <w:szCs w:val="26"/>
              </w:rPr>
              <m:t>=</m:t>
            </m:r>
          </w:ins>
          <m:d>
            <m:dPr>
              <m:ctrlPr>
                <w:ins w:id="7157" w:author="The Si Tran" w:date="2012-12-06T03:24:00Z">
                  <w:rPr>
                    <w:rFonts w:ascii="Cambria Math" w:hAnsi="Cambria Math"/>
                    <w:i/>
                    <w:sz w:val="26"/>
                    <w:szCs w:val="26"/>
                  </w:rPr>
                </w:ins>
              </m:ctrlPr>
            </m:dPr>
            <m:e>
              <m:nary>
                <m:naryPr>
                  <m:chr m:val="∑"/>
                  <m:limLoc m:val="subSup"/>
                  <m:supHide m:val="1"/>
                  <m:ctrlPr>
                    <w:ins w:id="7158" w:author="The Si Tran" w:date="2012-12-06T03:24:00Z">
                      <w:rPr>
                        <w:rFonts w:ascii="Cambria Math" w:eastAsia="Times New Roman" w:hAnsi="Cambria Math"/>
                        <w:i/>
                        <w:sz w:val="26"/>
                        <w:szCs w:val="26"/>
                      </w:rPr>
                    </w:ins>
                  </m:ctrlPr>
                </m:naryPr>
                <m:sub>
                  <w:ins w:id="7159" w:author="The Si Tran" w:date="2012-12-06T03:24:00Z">
                    <m:r>
                      <w:rPr>
                        <w:rFonts w:ascii="Cambria Math" w:eastAsia="Times New Roman" w:hAnsi="Cambria Math"/>
                        <w:sz w:val="26"/>
                        <w:szCs w:val="26"/>
                      </w:rPr>
                      <m:t>k∈succ</m:t>
                    </m:r>
                  </w:ins>
                  <m:d>
                    <m:dPr>
                      <m:ctrlPr>
                        <w:ins w:id="7160" w:author="The Si Tran" w:date="2012-12-06T03:24:00Z">
                          <w:rPr>
                            <w:rFonts w:ascii="Cambria Math" w:eastAsia="Times New Roman" w:hAnsi="Cambria Math"/>
                            <w:i/>
                            <w:sz w:val="26"/>
                            <w:szCs w:val="26"/>
                          </w:rPr>
                        </w:ins>
                      </m:ctrlPr>
                    </m:dPr>
                    <m:e>
                      <w:ins w:id="7161" w:author="The Si Tran" w:date="2012-12-06T03:24:00Z">
                        <m:r>
                          <w:rPr>
                            <w:rFonts w:ascii="Cambria Math" w:eastAsia="Times New Roman" w:hAnsi="Cambria Math"/>
                            <w:sz w:val="26"/>
                            <w:szCs w:val="26"/>
                          </w:rPr>
                          <m:t>i</m:t>
                        </m:r>
                      </w:ins>
                    </m:e>
                  </m:d>
                </m:sub>
                <m:sup/>
                <m:e>
                  <m:f>
                    <m:fPr>
                      <m:ctrlPr>
                        <w:ins w:id="7162" w:author="The Si Tran" w:date="2012-12-06T03:24:00Z">
                          <w:rPr>
                            <w:rFonts w:ascii="Cambria Math" w:eastAsia="Times New Roman" w:hAnsi="Cambria Math"/>
                            <w:i/>
                            <w:sz w:val="26"/>
                            <w:szCs w:val="26"/>
                          </w:rPr>
                        </w:ins>
                      </m:ctrlPr>
                    </m:fPr>
                    <m:num>
                      <w:ins w:id="7163" w:author="The Si Tran" w:date="2012-12-06T03:24:00Z">
                        <m:r>
                          <w:rPr>
                            <w:rFonts w:ascii="Cambria Math" w:hAnsi="Cambria Math"/>
                            <w:sz w:val="26"/>
                            <w:szCs w:val="26"/>
                          </w:rPr>
                          <m:t>∂E</m:t>
                        </m:r>
                      </w:ins>
                    </m:num>
                    <m:den>
                      <w:ins w:id="7164" w:author="The Si Tran" w:date="2012-12-06T03:24:00Z">
                        <m:r>
                          <w:rPr>
                            <w:rFonts w:ascii="Cambria Math" w:hAnsi="Cambria Math"/>
                            <w:sz w:val="26"/>
                            <w:szCs w:val="26"/>
                          </w:rPr>
                          <m:t>∂</m:t>
                        </m:r>
                      </w:ins>
                      <m:sSub>
                        <m:sSubPr>
                          <m:ctrlPr>
                            <w:ins w:id="7165" w:author="The Si Tran" w:date="2012-12-06T03:24:00Z">
                              <w:rPr>
                                <w:rFonts w:ascii="Cambria Math" w:eastAsia="Times New Roman" w:hAnsi="Cambria Math"/>
                                <w:i/>
                                <w:sz w:val="26"/>
                                <w:szCs w:val="26"/>
                              </w:rPr>
                            </w:ins>
                          </m:ctrlPr>
                        </m:sSubPr>
                        <m:e>
                          <w:ins w:id="7166" w:author="The Si Tran" w:date="2012-12-06T03:24:00Z">
                            <m:r>
                              <w:rPr>
                                <w:rFonts w:ascii="Cambria Math" w:hAnsi="Cambria Math"/>
                                <w:sz w:val="26"/>
                                <w:szCs w:val="26"/>
                              </w:rPr>
                              <m:t>o</m:t>
                            </m:r>
                          </w:ins>
                        </m:e>
                        <m:sub>
                          <w:ins w:id="7167" w:author="The Si Tran" w:date="2012-12-06T03:24:00Z">
                            <m:r>
                              <w:rPr>
                                <w:rFonts w:ascii="Cambria Math" w:hAnsi="Cambria Math"/>
                                <w:sz w:val="26"/>
                                <w:szCs w:val="26"/>
                              </w:rPr>
                              <m:t>k</m:t>
                            </m:r>
                          </w:ins>
                        </m:sub>
                      </m:sSub>
                    </m:den>
                  </m:f>
                  <m:sSup>
                    <m:sSupPr>
                      <m:ctrlPr>
                        <w:ins w:id="7168" w:author="The Si Tran" w:date="2012-12-06T03:24:00Z">
                          <w:rPr>
                            <w:rFonts w:ascii="Cambria Math" w:eastAsia="Times New Roman" w:hAnsi="Cambria Math"/>
                            <w:i/>
                            <w:sz w:val="26"/>
                            <w:szCs w:val="26"/>
                          </w:rPr>
                        </w:ins>
                      </m:ctrlPr>
                    </m:sSupPr>
                    <m:e>
                      <w:ins w:id="7169" w:author="The Si Tran" w:date="2012-12-06T03:24:00Z">
                        <m:r>
                          <w:rPr>
                            <w:rFonts w:ascii="Cambria Math" w:eastAsia="Times New Roman" w:hAnsi="Cambria Math"/>
                            <w:sz w:val="26"/>
                            <w:szCs w:val="26"/>
                          </w:rPr>
                          <m:t>f</m:t>
                        </m:r>
                      </w:ins>
                    </m:e>
                    <m:sup>
                      <w:ins w:id="7170" w:author="The Si Tran" w:date="2012-12-06T03:24:00Z">
                        <m:r>
                          <w:rPr>
                            <w:rFonts w:ascii="Cambria Math" w:eastAsia="Times New Roman" w:hAnsi="Cambria Math"/>
                            <w:sz w:val="26"/>
                            <w:szCs w:val="26"/>
                          </w:rPr>
                          <m:t>'</m:t>
                        </m:r>
                      </w:ins>
                    </m:sup>
                  </m:sSup>
                  <m:d>
                    <m:dPr>
                      <m:ctrlPr>
                        <w:ins w:id="7171" w:author="The Si Tran" w:date="2012-12-06T03:24:00Z">
                          <w:rPr>
                            <w:rFonts w:ascii="Cambria Math" w:eastAsia="Times New Roman" w:hAnsi="Cambria Math"/>
                            <w:i/>
                            <w:sz w:val="26"/>
                            <w:szCs w:val="26"/>
                          </w:rPr>
                        </w:ins>
                      </m:ctrlPr>
                    </m:dPr>
                    <m:e>
                      <m:sSub>
                        <m:sSubPr>
                          <m:ctrlPr>
                            <w:ins w:id="7172" w:author="The Si Tran" w:date="2012-12-06T03:24:00Z">
                              <w:rPr>
                                <w:rFonts w:ascii="Cambria Math" w:eastAsia="Times New Roman" w:hAnsi="Cambria Math"/>
                                <w:i/>
                                <w:sz w:val="26"/>
                                <w:szCs w:val="26"/>
                              </w:rPr>
                            </w:ins>
                          </m:ctrlPr>
                        </m:sSubPr>
                        <m:e>
                          <w:ins w:id="7173" w:author="The Si Tran" w:date="2012-12-06T03:24:00Z">
                            <m:r>
                              <w:rPr>
                                <w:rFonts w:ascii="Cambria Math" w:eastAsia="Times New Roman" w:hAnsi="Cambria Math"/>
                                <w:sz w:val="26"/>
                                <w:szCs w:val="26"/>
                              </w:rPr>
                              <m:t>net</m:t>
                            </m:r>
                          </w:ins>
                        </m:e>
                        <m:sub>
                          <w:ins w:id="7174" w:author="The Si Tran" w:date="2012-12-06T03:24:00Z">
                            <m:r>
                              <w:rPr>
                                <w:rFonts w:ascii="Cambria Math" w:eastAsia="Times New Roman" w:hAnsi="Cambria Math"/>
                                <w:sz w:val="26"/>
                                <w:szCs w:val="26"/>
                              </w:rPr>
                              <m:t>k</m:t>
                            </m:r>
                          </w:ins>
                        </m:sub>
                      </m:sSub>
                    </m:e>
                  </m:d>
                  <m:sSub>
                    <m:sSubPr>
                      <m:ctrlPr>
                        <w:ins w:id="7175" w:author="The Si Tran" w:date="2012-12-06T03:24:00Z">
                          <w:rPr>
                            <w:rFonts w:ascii="Cambria Math" w:eastAsia="Times New Roman" w:hAnsi="Cambria Math"/>
                            <w:i/>
                            <w:sz w:val="26"/>
                            <w:szCs w:val="26"/>
                          </w:rPr>
                        </w:ins>
                      </m:ctrlPr>
                    </m:sSubPr>
                    <m:e>
                      <w:ins w:id="7176" w:author="The Si Tran" w:date="2012-12-06T03:24:00Z">
                        <m:r>
                          <w:rPr>
                            <w:rFonts w:ascii="Cambria Math" w:eastAsia="Times New Roman" w:hAnsi="Cambria Math"/>
                            <w:sz w:val="26"/>
                            <w:szCs w:val="26"/>
                          </w:rPr>
                          <m:t>w</m:t>
                        </m:r>
                      </w:ins>
                    </m:e>
                    <m:sub>
                      <w:ins w:id="7177" w:author="The Si Tran" w:date="2012-12-06T03:24:00Z">
                        <m:r>
                          <w:rPr>
                            <w:rFonts w:ascii="Cambria Math" w:eastAsia="Times New Roman" w:hAnsi="Cambria Math"/>
                            <w:sz w:val="26"/>
                            <w:szCs w:val="26"/>
                          </w:rPr>
                          <m:t>ki</m:t>
                        </m:r>
                      </w:ins>
                    </m:sub>
                  </m:sSub>
                </m:e>
              </m:nary>
            </m:e>
          </m:d>
          <w:ins w:id="7178" w:author="The Si Tran" w:date="2012-12-06T03:24:00Z">
            <m:r>
              <w:rPr>
                <w:rFonts w:ascii="Cambria Math" w:hAnsi="Cambria Math"/>
                <w:sz w:val="26"/>
                <w:szCs w:val="26"/>
              </w:rPr>
              <m:t>*</m:t>
            </m:r>
          </w:ins>
          <m:sSup>
            <m:sSupPr>
              <m:ctrlPr>
                <w:ins w:id="7179" w:author="The Si Tran" w:date="2012-12-06T03:25:00Z">
                  <w:rPr>
                    <w:rFonts w:ascii="Cambria Math" w:eastAsia="Times New Roman" w:hAnsi="Cambria Math"/>
                    <w:i/>
                    <w:sz w:val="26"/>
                    <w:szCs w:val="26"/>
                  </w:rPr>
                </w:ins>
              </m:ctrlPr>
            </m:sSupPr>
            <m:e>
              <w:ins w:id="7180" w:author="The Si Tran" w:date="2012-12-06T03:25:00Z">
                <m:r>
                  <w:rPr>
                    <w:rFonts w:ascii="Cambria Math" w:hAnsi="Cambria Math"/>
                    <w:sz w:val="26"/>
                    <w:szCs w:val="26"/>
                  </w:rPr>
                  <m:t>f</m:t>
                </m:r>
              </w:ins>
            </m:e>
            <m:sup>
              <w:ins w:id="7181" w:author="The Si Tran" w:date="2012-12-06T03:25:00Z">
                <m:r>
                  <w:rPr>
                    <w:rFonts w:ascii="Cambria Math" w:hAnsi="Cambria Math"/>
                    <w:sz w:val="26"/>
                    <w:szCs w:val="26"/>
                  </w:rPr>
                  <m:t>'</m:t>
                </m:r>
              </w:ins>
            </m:sup>
          </m:sSup>
          <m:d>
            <m:dPr>
              <m:ctrlPr>
                <w:ins w:id="7182" w:author="The Si Tran" w:date="2012-12-06T03:25:00Z">
                  <w:rPr>
                    <w:rFonts w:ascii="Cambria Math" w:hAnsi="Cambria Math"/>
                    <w:i/>
                    <w:sz w:val="26"/>
                    <w:szCs w:val="26"/>
                  </w:rPr>
                </w:ins>
              </m:ctrlPr>
            </m:dPr>
            <m:e>
              <m:sSub>
                <m:sSubPr>
                  <m:ctrlPr>
                    <w:ins w:id="7183" w:author="The Si Tran" w:date="2012-12-06T03:25:00Z">
                      <w:rPr>
                        <w:rFonts w:ascii="Cambria Math" w:eastAsia="Times New Roman" w:hAnsi="Cambria Math"/>
                        <w:i/>
                        <w:sz w:val="26"/>
                        <w:szCs w:val="26"/>
                      </w:rPr>
                    </w:ins>
                  </m:ctrlPr>
                </m:sSubPr>
                <m:e>
                  <w:ins w:id="7184" w:author="The Si Tran" w:date="2012-12-06T03:25:00Z">
                    <m:r>
                      <w:rPr>
                        <w:rFonts w:ascii="Cambria Math" w:hAnsi="Cambria Math"/>
                        <w:sz w:val="26"/>
                        <w:szCs w:val="26"/>
                      </w:rPr>
                      <m:t>net</m:t>
                    </m:r>
                  </w:ins>
                </m:e>
                <m:sub>
                  <w:ins w:id="7185" w:author="The Si Tran" w:date="2012-12-06T03:25:00Z">
                    <m:r>
                      <w:rPr>
                        <w:rFonts w:ascii="Cambria Math" w:hAnsi="Cambria Math"/>
                        <w:sz w:val="26"/>
                        <w:szCs w:val="26"/>
                      </w:rPr>
                      <m:t>i</m:t>
                    </m:r>
                  </w:ins>
                </m:sub>
              </m:sSub>
            </m:e>
          </m:d>
          <m:sSub>
            <m:sSubPr>
              <m:ctrlPr>
                <w:ins w:id="7186" w:author="The Si Tran" w:date="2012-12-06T03:25:00Z">
                  <w:rPr>
                    <w:rFonts w:ascii="Cambria Math" w:eastAsia="Times New Roman" w:hAnsi="Cambria Math"/>
                    <w:i/>
                    <w:sz w:val="26"/>
                    <w:szCs w:val="26"/>
                  </w:rPr>
                </w:ins>
              </m:ctrlPr>
            </m:sSubPr>
            <m:e>
              <w:ins w:id="7187" w:author="The Si Tran" w:date="2012-12-06T03:25:00Z">
                <m:r>
                  <w:rPr>
                    <w:rFonts w:ascii="Cambria Math" w:hAnsi="Cambria Math"/>
                    <w:sz w:val="26"/>
                    <w:szCs w:val="26"/>
                  </w:rPr>
                  <m:t>o</m:t>
                </m:r>
              </w:ins>
            </m:e>
            <m:sub>
              <w:ins w:id="7188"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189" w:author="The Si Tran" w:date="2012-12-06T03:25:00Z">
        <w:r w:rsidRPr="00AF1345" w:rsidDel="005B51B1">
          <w:rPr>
            <w:rFonts w:ascii="Times New Roman" w:hAnsi="Times New Roman"/>
            <w:position w:val="-32"/>
            <w:sz w:val="26"/>
            <w:szCs w:val="26"/>
          </w:rPr>
          <w:object w:dxaOrig="4940" w:dyaOrig="700" w14:anchorId="4DC3F1FF">
            <v:shape id="_x0000_i1132" type="#_x0000_t75" style="width:331.55pt;height:50.25pt" o:ole="">
              <v:imagedata r:id="rId262" o:title=""/>
            </v:shape>
            <o:OLEObject Type="Embed" ProgID="Equation.DSMT4" ShapeID="_x0000_i1132" DrawAspect="Content" ObjectID="_1417184609" r:id="rId263"/>
          </w:object>
        </w:r>
      </w:del>
    </w:p>
    <w:p w14:paraId="1B4AB723" w14:textId="4F7D63EE" w:rsidR="0088753F" w:rsidRPr="0049233F" w:rsidRDefault="0088753F">
      <w:pPr>
        <w:pPrChange w:id="7190"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6602D24C" w:rsidR="0088753F" w:rsidRDefault="00782A72">
      <w:pPr>
        <w:rPr>
          <w:ins w:id="7191" w:author="The Si Tran" w:date="2012-12-06T03:26:00Z"/>
        </w:rPr>
        <w:pPrChange w:id="7192" w:author="The Si Tran" w:date="2012-12-16T08:26:00Z">
          <w:pPr>
            <w:pStyle w:val="ListParagraph"/>
            <w:tabs>
              <w:tab w:val="left" w:pos="720"/>
            </w:tabs>
            <w:spacing w:after="0" w:line="360" w:lineRule="auto"/>
            <w:ind w:left="0" w:firstLine="720"/>
          </w:pPr>
        </w:pPrChange>
      </w:pPr>
      <w:ins w:id="7193" w:author="The Si Tran" w:date="2012-12-14T05:54:00Z">
        <w:r w:rsidRPr="00097101">
          <w:rPr>
            <w:noProof/>
            <w:rPrChange w:id="7194" w:author="Unknown">
              <w:rPr>
                <w:noProof/>
              </w:rPr>
            </w:rPrChange>
          </w:rPr>
          <mc:AlternateContent>
            <mc:Choice Requires="wps">
              <w:drawing>
                <wp:anchor distT="0" distB="0" distL="114300" distR="114300" simplePos="0" relativeHeight="251661312" behindDoc="0" locked="0" layoutInCell="1" allowOverlap="1" wp14:anchorId="404F4B27" wp14:editId="2E8FD051">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350BDD" w:rsidRDefault="00350BDD">
                              <w:pPr>
                                <w:pStyle w:val="EquationIndex"/>
                                <w:pPrChange w:id="7195" w:author="The Si Tran" w:date="2012-12-16T08:25:00Z">
                                  <w:pPr/>
                                </w:pPrChange>
                              </w:pPr>
                              <w:ins w:id="7196" w:author="The Si Tran" w:date="2012-12-06T02:41:00Z">
                                <w:r>
                                  <w:t>(4.</w:t>
                                </w:r>
                              </w:ins>
                              <w:ins w:id="7197" w:author="The Si Tran" w:date="2012-12-06T02:44:00Z">
                                <w:r>
                                  <w:t>12</w:t>
                                </w:r>
                              </w:ins>
                              <w:ins w:id="71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4" o:spid="_x0000_s1102" type="#_x0000_t202" style="position:absolute;left:0;text-align:left;margin-left:406.45pt;margin-top:36.95pt;width:46.85pt;height: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PNjQ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" fillcolor="white [3201]" stroked="f" strokeweight=".5pt">
                  <v:textbox>
                    <w:txbxContent>
                      <w:p w14:paraId="0387FEFB" w14:textId="2F37823D" w:rsidR="00350BDD" w:rsidRDefault="00350BDD">
                        <w:pPr>
                          <w:pStyle w:val="EquationIndex"/>
                          <w:pPrChange w:id="7199" w:author="The Si Tran" w:date="2012-12-16T08:25:00Z">
                            <w:pPr/>
                          </w:pPrChange>
                        </w:pPr>
                        <w:ins w:id="7200" w:author="The Si Tran" w:date="2012-12-06T02:41:00Z">
                          <w:r>
                            <w:t>(4.</w:t>
                          </w:r>
                        </w:ins>
                        <w:ins w:id="7201" w:author="The Si Tran" w:date="2012-12-06T02:44:00Z">
                          <w:r>
                            <w:t>12</w:t>
                          </w:r>
                        </w:ins>
                        <w:ins w:id="7202"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203" w:author="The Si Tran" w:date="2012-12-06T03:30:00Z"/>
          <w:rFonts w:ascii="Times New Roman" w:hAnsi="Times New Roman"/>
          <w:sz w:val="26"/>
          <w:szCs w:val="26"/>
        </w:rPr>
        <w:pPrChange w:id="7204" w:author="The Si Tran" w:date="2012-12-14T06:17:00Z">
          <w:pPr>
            <w:pStyle w:val="ListParagraph"/>
            <w:tabs>
              <w:tab w:val="left" w:pos="720"/>
            </w:tabs>
            <w:spacing w:after="0" w:line="360" w:lineRule="auto"/>
            <w:ind w:left="0" w:firstLine="720"/>
          </w:pPr>
        </w:pPrChange>
      </w:pPr>
      <w:ins w:id="7205" w:author="The Si Tran" w:date="2012-12-14T05:55:00Z">
        <w:r w:rsidRPr="00097101">
          <w:rPr>
            <w:noProof/>
            <w:szCs w:val="26"/>
            <w:rPrChange w:id="7206" w:author="Unknown">
              <w:rPr>
                <w:noProof/>
              </w:rPr>
            </w:rPrChange>
          </w:rPr>
          <mc:AlternateContent>
            <mc:Choice Requires="wps">
              <w:drawing>
                <wp:anchor distT="0" distB="0" distL="114300" distR="114300" simplePos="0" relativeHeight="251662336" behindDoc="0" locked="0" layoutInCell="1" allowOverlap="1" wp14:anchorId="78175529" wp14:editId="5E376EB1">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350BDD" w:rsidRDefault="00350BDD">
                              <w:pPr>
                                <w:pStyle w:val="EquationIndex"/>
                                <w:pPrChange w:id="7207" w:author="The Si Tran" w:date="2012-12-16T08:25:00Z">
                                  <w:pPr/>
                                </w:pPrChange>
                              </w:pPr>
                              <w:ins w:id="7208" w:author="The Si Tran" w:date="2012-12-06T02:41:00Z">
                                <w:r>
                                  <w:t>(4.</w:t>
                                </w:r>
                              </w:ins>
                              <w:ins w:id="7209" w:author="The Si Tran" w:date="2012-12-06T02:44:00Z">
                                <w:r>
                                  <w:t>13</w:t>
                                </w:r>
                              </w:ins>
                              <w:ins w:id="721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5" o:spid="_x0000_s1103" type="#_x0000_t202" style="position:absolute;left:0;text-align:left;margin-left:406.4pt;margin-top:25.55pt;width:46.85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K9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Mtw3wJyqDfrCUzdbwcmbGtW7FSE+&#10;CI9hQsGxIOI9PtoQ2KftibMF+V+vyRMePQ4tZ2sMZ8nDz6XwijPz1aL7R/2zszTN+XI2/DjAxR9r&#10;5scau2yuCC3RxypyMh8TPprdUXtqnrBHpikqVMJKxC553B2vYrcysIekmk4zCPPrRLy1MyeT60Rz&#10;6s3H9kl4t23giM6/o90Yi/GLPu6wydLSdBlJ17nJE9Edq9sCYPZz72/3VFoux/eMOmzTyW8A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ngbyvY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350BDD" w:rsidRDefault="00350BDD">
                        <w:pPr>
                          <w:pStyle w:val="EquationIndex"/>
                          <w:pPrChange w:id="7211" w:author="The Si Tran" w:date="2012-12-16T08:25:00Z">
                            <w:pPr/>
                          </w:pPrChange>
                        </w:pPr>
                        <w:ins w:id="7212" w:author="The Si Tran" w:date="2012-12-06T02:41:00Z">
                          <w:r>
                            <w:t>(4.</w:t>
                          </w:r>
                        </w:ins>
                        <w:ins w:id="7213" w:author="The Si Tran" w:date="2012-12-06T02:44:00Z">
                          <w:r>
                            <w:t>13</w:t>
                          </w:r>
                        </w:ins>
                        <w:ins w:id="7214" w:author="The Si Tran" w:date="2012-12-06T02:41:00Z">
                          <w:r>
                            <w:t>)</w:t>
                          </w:r>
                        </w:ins>
                      </w:p>
                    </w:txbxContent>
                  </v:textbox>
                </v:shape>
              </w:pict>
            </mc:Fallback>
          </mc:AlternateContent>
        </w:r>
      </w:ins>
      <w:ins w:id="7215"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216" w:author="The Si Tran" w:date="2012-12-06T03:30:00Z"/>
          <w:rFonts w:ascii="Times New Roman" w:hAnsi="Times New Roman"/>
          <w:sz w:val="26"/>
          <w:szCs w:val="26"/>
        </w:rPr>
        <w:pPrChange w:id="7217" w:author="The Si Tran" w:date="2012-12-14T06:17:00Z">
          <w:pPr>
            <w:pStyle w:val="ListParagraph"/>
            <w:tabs>
              <w:tab w:val="left" w:pos="720"/>
            </w:tabs>
            <w:spacing w:after="0" w:line="360" w:lineRule="auto"/>
            <w:ind w:left="0" w:firstLine="720"/>
          </w:pPr>
        </w:pPrChange>
      </w:pPr>
      <w:ins w:id="7218"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219" w:author="The Si Tran" w:date="2012-12-06T03:30:00Z">
            <w:rPr/>
          </w:rPrChange>
        </w:rPr>
        <w:pPrChange w:id="7220" w:author="The Si Tran" w:date="2012-12-14T06:17:00Z">
          <w:pPr>
            <w:pStyle w:val="ListParagraph"/>
            <w:spacing w:after="0" w:line="360" w:lineRule="auto"/>
            <w:ind w:left="0" w:firstLine="720"/>
          </w:pPr>
        </w:pPrChange>
      </w:pPr>
      <w:del w:id="7221" w:author="The Si Tran" w:date="2012-12-06T03:30:00Z">
        <w:r w:rsidRPr="00AF1345" w:rsidDel="00962DC9">
          <w:object w:dxaOrig="4040" w:dyaOrig="1040" w14:anchorId="7127A6C4">
            <v:shape id="_x0000_i1133" type="#_x0000_t75" style="width:266.25pt;height:1in" o:ole="">
              <v:imagedata r:id="rId264" o:title=""/>
            </v:shape>
            <o:OLEObject Type="Embed" ProgID="Equation.DSMT4" ShapeID="_x0000_i1133" DrawAspect="Content" ObjectID="_1417184610" r:id="rId265"/>
          </w:object>
        </w:r>
      </w:del>
    </w:p>
    <w:p w14:paraId="41B71683" w14:textId="60BCD495" w:rsidR="0088753F" w:rsidRPr="0049233F" w:rsidRDefault="0088753F">
      <w:pPr>
        <w:pPrChange w:id="7222" w:author="The Si Tran" w:date="2012-12-16T08:26:00Z">
          <w:pPr>
            <w:pStyle w:val="ListParagraph"/>
            <w:spacing w:after="0" w:line="360" w:lineRule="auto"/>
            <w:ind w:left="0" w:firstLine="720"/>
          </w:pPr>
        </w:pPrChange>
      </w:pPr>
      <w:r w:rsidRPr="0049233F">
        <w:lastRenderedPageBreak/>
        <w:t xml:space="preserve">Ở đây </w:t>
      </w:r>
      <w:r w:rsidRPr="00AF1345">
        <w:rPr>
          <w:position w:val="-10"/>
        </w:rPr>
        <w:object w:dxaOrig="200" w:dyaOrig="260" w14:anchorId="193592F5">
          <v:shape id="_x0000_i1134" type="#_x0000_t75" style="width:7.55pt;height:14.25pt" o:ole="">
            <v:imagedata r:id="rId266" o:title=""/>
          </v:shape>
          <o:OLEObject Type="Embed" ProgID="Equation.DSMT4" ShapeID="_x0000_i1134" DrawAspect="Content" ObjectID="_1417184611" r:id="rId267"/>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223"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224"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225"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05FF6ABF" w:rsidR="0088753F" w:rsidRPr="0049233F" w:rsidRDefault="0088753F">
      <w:pPr>
        <w:pPrChange w:id="7226"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227" w:name="OLE_LINK1"/>
      <w:r w:rsidRPr="0049233F">
        <w:t>oscillation</w:t>
      </w:r>
      <w:bookmarkEnd w:id="7227"/>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position w:val="-6"/>
        </w:rPr>
        <w:object w:dxaOrig="380" w:dyaOrig="279" w14:anchorId="37538E41">
          <v:shape id="_x0000_i1135" type="#_x0000_t75" style="width:14.25pt;height:14.25pt" o:ole="">
            <v:imagedata r:id="rId268" o:title=""/>
          </v:shape>
          <o:OLEObject Type="Embed" ProgID="Equation.DSMT4" ShapeID="_x0000_i1135" DrawAspect="Content" ObjectID="_1417184612" r:id="rId269"/>
        </w:object>
      </w:r>
      <w:r w:rsidRPr="0049233F">
        <w:t xml:space="preserve"> nhỏ, nếu đạo hàm riêng phần lớn thì </w:t>
      </w:r>
      <w:r w:rsidRPr="0049233F">
        <w:rPr>
          <w:position w:val="-6"/>
          <w:rPrChange w:id="7228" w:author="The Si Tran" w:date="2012-12-05T23:02:00Z">
            <w:rPr>
              <w:position w:val="-6"/>
            </w:rPr>
          </w:rPrChange>
        </w:rPr>
        <w:object w:dxaOrig="380" w:dyaOrig="279" w14:anchorId="1B8537DF">
          <v:shape id="_x0000_i1136" type="#_x0000_t75" style="width:14.25pt;height:14.25pt" o:ole="">
            <v:imagedata r:id="rId268" o:title=""/>
          </v:shape>
          <o:OLEObject Type="Embed" ProgID="Equation.DSMT4" ShapeID="_x0000_i1136" DrawAspect="Content" ObjectID="_1417184613" r:id="rId270"/>
        </w:object>
      </w:r>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229" w:author="The Si Tran" w:date="2012-12-06T03:34:00Z"/>
        </w:rPr>
        <w:pPrChange w:id="7230" w:author="The Si Tran" w:date="2012-12-16T08:27:00Z">
          <w:pPr>
            <w:pStyle w:val="ListParagraph"/>
            <w:spacing w:after="0" w:line="360" w:lineRule="auto"/>
            <w:ind w:left="0" w:firstLine="720"/>
          </w:pPr>
        </w:pPrChange>
      </w:pPr>
      <w:ins w:id="7231" w:author="The Si Tran" w:date="2012-12-14T05:55:00Z">
        <w:r w:rsidRPr="00097101">
          <w:rPr>
            <w:noProof/>
            <w:rPrChange w:id="7232" w:author="Unknown">
              <w:rPr>
                <w:noProof/>
              </w:rPr>
            </w:rPrChange>
          </w:rPr>
          <mc:AlternateContent>
            <mc:Choice Requires="wps">
              <w:drawing>
                <wp:anchor distT="0" distB="0" distL="114300" distR="114300" simplePos="0" relativeHeight="251663360" behindDoc="0" locked="0" layoutInCell="1" allowOverlap="1" wp14:anchorId="6A99BEC4" wp14:editId="0F9E7025">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350BDD" w:rsidRDefault="00350BDD">
                              <w:pPr>
                                <w:pStyle w:val="EquationIndex"/>
                                <w:pPrChange w:id="7233" w:author="The Si Tran" w:date="2012-12-16T08:27:00Z">
                                  <w:pPr/>
                                </w:pPrChange>
                              </w:pPr>
                              <w:ins w:id="7234" w:author="The Si Tran" w:date="2012-12-06T02:41:00Z">
                                <w:r>
                                  <w:t>(4.</w:t>
                                </w:r>
                              </w:ins>
                              <w:ins w:id="7235" w:author="The Si Tran" w:date="2012-12-06T02:44:00Z">
                                <w:r>
                                  <w:t>14</w:t>
                                </w:r>
                              </w:ins>
                              <w:ins w:id="723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6" o:spid="_x0000_s1104" type="#_x0000_t202" style="position:absolute;left:0;text-align:left;margin-left:406.4pt;margin-top:42.7pt;width:46.85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ahvgBVUe+wLD+1sBcdvFFbvloX4&#10;wDwOExYcF0S8x4/UgOxDd6JkA/7Xa/KExx5HLSU1DmdJw88t84IS/dVi90+HFxdpmvPlYvxxhBd/&#10;qlmdauzWXAG2xBBXkeP5mPBR90fpwTzjHlmmqKhilmPsksb+eBXblYF7iIvlMoNwfh2Lt/bR8eQ6&#10;0Zx686l5Zt51DRyx8++gH2M2e9HHLTZZWlhuI0iVmzwR3bLaFQBnP/d+t6fScjm9Z9Rxmy5+Aw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IX50Sy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350BDD" w:rsidRDefault="00350BDD">
                        <w:pPr>
                          <w:pStyle w:val="EquationIndex"/>
                          <w:pPrChange w:id="7237" w:author="The Si Tran" w:date="2012-12-16T08:27:00Z">
                            <w:pPr/>
                          </w:pPrChange>
                        </w:pPr>
                        <w:ins w:id="7238" w:author="The Si Tran" w:date="2012-12-06T02:41:00Z">
                          <w:r>
                            <w:t>(4.</w:t>
                          </w:r>
                        </w:ins>
                        <w:ins w:id="7239" w:author="The Si Tran" w:date="2012-12-06T02:44:00Z">
                          <w:r>
                            <w:t>14</w:t>
                          </w:r>
                        </w:ins>
                        <w:ins w:id="7240"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241" w:author="The Si Tran" w:date="2012-12-06T03:31:00Z"/>
          <w:rPrChange w:id="7242" w:author="The Si Tran" w:date="2012-12-06T03:34:00Z">
            <w:rPr>
              <w:ins w:id="7243" w:author="The Si Tran" w:date="2012-12-06T03:31:00Z"/>
            </w:rPr>
          </w:rPrChange>
        </w:rPr>
        <w:pPrChange w:id="7244" w:author="The Si Tran" w:date="2012-12-16T08:27:00Z">
          <w:pPr>
            <w:pStyle w:val="ListParagraph"/>
            <w:spacing w:after="0" w:line="360" w:lineRule="auto"/>
            <w:ind w:left="0" w:firstLine="720"/>
          </w:pPr>
        </w:pPrChange>
      </w:pPr>
      <w:del w:id="7245" w:author="The Si Tran" w:date="2012-12-06T03:34:00Z">
        <w:r w:rsidRPr="0049233F" w:rsidDel="003B3962">
          <w:rPr>
            <w:rPrChange w:id="7246" w:author="The Si Tran" w:date="2012-12-05T23:02:00Z">
              <w:rPr/>
            </w:rPrChange>
          </w:rPr>
          <w:object w:dxaOrig="4760" w:dyaOrig="700" w14:anchorId="60BD1AD6">
            <v:shape id="_x0000_i1137" type="#_x0000_t75" style="width:302.25pt;height:43.55pt" o:ole="">
              <v:imagedata r:id="rId271" o:title=""/>
            </v:shape>
            <o:OLEObject Type="Embed" ProgID="Equation.DSMT4" ShapeID="_x0000_i1137" DrawAspect="Content" ObjectID="_1417184614" r:id="rId272"/>
          </w:object>
        </w:r>
      </w:del>
    </w:p>
    <w:p w14:paraId="46D768F1" w14:textId="4DAB363F" w:rsidR="00673068" w:rsidRPr="007E3E87" w:rsidRDefault="00350BDD">
      <w:pPr>
        <w:pStyle w:val="ListParagraph"/>
        <w:spacing w:after="0" w:line="360" w:lineRule="auto"/>
        <w:ind w:firstLine="720"/>
        <w:rPr>
          <w:rFonts w:ascii="Times New Roman" w:hAnsi="Times New Roman"/>
          <w:sz w:val="26"/>
          <w:szCs w:val="26"/>
        </w:rPr>
        <w:pPrChange w:id="7247" w:author="The Si Tran" w:date="2012-12-06T03:34:00Z">
          <w:pPr>
            <w:pStyle w:val="ListParagraph"/>
            <w:spacing w:after="0" w:line="360" w:lineRule="auto"/>
            <w:ind w:left="0" w:firstLine="720"/>
          </w:pPr>
        </w:pPrChange>
      </w:pPr>
      <m:oMathPara>
        <m:oMathParaPr>
          <m:jc m:val="center"/>
        </m:oMathParaPr>
        <m:oMath>
          <m:f>
            <m:fPr>
              <m:ctrlPr>
                <w:ins w:id="7248" w:author="The Si Tran" w:date="2012-12-06T03:32:00Z">
                  <w:rPr>
                    <w:rFonts w:ascii="Cambria Math" w:eastAsia="Times New Roman" w:hAnsi="Cambria Math"/>
                    <w:i/>
                    <w:sz w:val="26"/>
                    <w:szCs w:val="26"/>
                  </w:rPr>
                </w:ins>
              </m:ctrlPr>
            </m:fPr>
            <m:num>
              <w:ins w:id="7249" w:author="The Si Tran" w:date="2012-12-06T03:32:00Z">
                <m:r>
                  <w:rPr>
                    <w:rFonts w:ascii="Cambria Math" w:hAnsi="Cambria Math"/>
                    <w:sz w:val="26"/>
                    <w:szCs w:val="26"/>
                  </w:rPr>
                  <m:t>∂E</m:t>
                </m:r>
              </w:ins>
            </m:num>
            <m:den>
              <w:ins w:id="7250" w:author="The Si Tran" w:date="2012-12-06T03:32:00Z">
                <m:r>
                  <w:rPr>
                    <w:rFonts w:ascii="Cambria Math" w:hAnsi="Cambria Math"/>
                    <w:sz w:val="26"/>
                    <w:szCs w:val="26"/>
                  </w:rPr>
                  <m:t>∂</m:t>
                </m:r>
              </w:ins>
              <m:sSub>
                <m:sSubPr>
                  <m:ctrlPr>
                    <w:ins w:id="7251" w:author="The Si Tran" w:date="2012-12-06T03:32:00Z">
                      <w:rPr>
                        <w:rFonts w:ascii="Cambria Math" w:eastAsia="Times New Roman" w:hAnsi="Cambria Math"/>
                        <w:i/>
                        <w:sz w:val="26"/>
                        <w:szCs w:val="26"/>
                      </w:rPr>
                    </w:ins>
                  </m:ctrlPr>
                </m:sSubPr>
                <m:e>
                  <w:ins w:id="7252" w:author="The Si Tran" w:date="2012-12-06T03:32:00Z">
                    <m:r>
                      <w:rPr>
                        <w:rFonts w:ascii="Cambria Math" w:hAnsi="Cambria Math"/>
                        <w:sz w:val="26"/>
                        <w:szCs w:val="26"/>
                      </w:rPr>
                      <m:t>w</m:t>
                    </m:r>
                  </w:ins>
                </m:e>
                <m:sub>
                  <w:ins w:id="7253" w:author="The Si Tran" w:date="2012-12-06T03:32:00Z">
                    <m:r>
                      <w:rPr>
                        <w:rFonts w:ascii="Cambria Math" w:hAnsi="Cambria Math"/>
                        <w:sz w:val="26"/>
                        <w:szCs w:val="26"/>
                      </w:rPr>
                      <m:t>ij</m:t>
                    </m:r>
                  </w:ins>
                </m:sub>
              </m:sSub>
            </m:den>
          </m:f>
          <w:ins w:id="7254" w:author="The Si Tran" w:date="2012-12-06T03:32:00Z">
            <m:r>
              <w:rPr>
                <w:rFonts w:ascii="Cambria Math" w:hAnsi="Cambria Math"/>
                <w:sz w:val="26"/>
                <w:szCs w:val="26"/>
              </w:rPr>
              <m:t xml:space="preserve">  ∆</m:t>
            </m:r>
          </w:ins>
          <m:sSub>
            <m:sSubPr>
              <m:ctrlPr>
                <w:ins w:id="7255" w:author="The Si Tran" w:date="2012-12-06T03:32:00Z">
                  <w:rPr>
                    <w:rFonts w:ascii="Cambria Math" w:hAnsi="Cambria Math"/>
                    <w:i/>
                    <w:sz w:val="26"/>
                    <w:szCs w:val="26"/>
                  </w:rPr>
                </w:ins>
              </m:ctrlPr>
            </m:sSubPr>
            <m:e>
              <w:ins w:id="7256" w:author="The Si Tran" w:date="2012-12-06T03:32:00Z">
                <m:r>
                  <w:rPr>
                    <w:rFonts w:ascii="Cambria Math" w:hAnsi="Cambria Math"/>
                    <w:sz w:val="26"/>
                    <w:szCs w:val="26"/>
                  </w:rPr>
                  <m:t>w</m:t>
                </m:r>
              </w:ins>
            </m:e>
            <m:sub>
              <w:ins w:id="7257" w:author="The Si Tran" w:date="2012-12-06T03:32:00Z">
                <m:r>
                  <w:rPr>
                    <w:rFonts w:ascii="Cambria Math" w:hAnsi="Cambria Math"/>
                    <w:sz w:val="26"/>
                    <w:szCs w:val="26"/>
                  </w:rPr>
                  <m:t>ij</m:t>
                </m:r>
              </w:ins>
            </m:sub>
          </m:sSub>
          <m:d>
            <m:dPr>
              <m:ctrlPr>
                <w:ins w:id="7258" w:author="The Si Tran" w:date="2012-12-06T03:32:00Z">
                  <w:rPr>
                    <w:rFonts w:ascii="Cambria Math" w:hAnsi="Cambria Math"/>
                    <w:i/>
                    <w:sz w:val="26"/>
                    <w:szCs w:val="26"/>
                  </w:rPr>
                </w:ins>
              </m:ctrlPr>
            </m:dPr>
            <m:e>
              <w:ins w:id="7259" w:author="The Si Tran" w:date="2012-12-06T03:32:00Z">
                <m:r>
                  <w:rPr>
                    <w:rFonts w:ascii="Cambria Math" w:hAnsi="Cambria Math"/>
                    <w:sz w:val="26"/>
                    <w:szCs w:val="26"/>
                  </w:rPr>
                  <m:t>t</m:t>
                </m:r>
              </w:ins>
            </m:e>
          </m:d>
          <w:ins w:id="7260" w:author="The Si Tran" w:date="2012-12-06T03:32:00Z">
            <m:r>
              <w:rPr>
                <w:rFonts w:ascii="Cambria Math" w:hAnsi="Cambria Math"/>
                <w:sz w:val="26"/>
                <w:szCs w:val="26"/>
              </w:rPr>
              <m:t>=-</m:t>
            </m:r>
          </w:ins>
          <w:ins w:id="7261" w:author="The Si Tran" w:date="2012-12-06T03:33:00Z">
            <m:r>
              <w:rPr>
                <w:rFonts w:ascii="Cambria Math" w:hAnsi="Cambria Math"/>
                <w:sz w:val="26"/>
                <w:szCs w:val="26"/>
              </w:rPr>
              <m:t>η</m:t>
            </m:r>
          </w:ins>
          <m:f>
            <m:fPr>
              <m:ctrlPr>
                <w:ins w:id="7262" w:author="The Si Tran" w:date="2012-12-06T03:33:00Z">
                  <w:rPr>
                    <w:rFonts w:ascii="Cambria Math" w:hAnsi="Cambria Math"/>
                    <w:i/>
                    <w:sz w:val="26"/>
                    <w:szCs w:val="26"/>
                  </w:rPr>
                </w:ins>
              </m:ctrlPr>
            </m:fPr>
            <m:num>
              <w:ins w:id="7263" w:author="The Si Tran" w:date="2012-12-06T03:33:00Z">
                <m:r>
                  <w:rPr>
                    <w:rFonts w:ascii="Cambria Math" w:hAnsi="Cambria Math"/>
                    <w:sz w:val="26"/>
                    <w:szCs w:val="26"/>
                  </w:rPr>
                  <m:t>∂E</m:t>
                </m:r>
              </w:ins>
            </m:num>
            <m:den>
              <w:ins w:id="7264" w:author="The Si Tran" w:date="2012-12-06T03:33:00Z">
                <m:r>
                  <w:rPr>
                    <w:rFonts w:ascii="Cambria Math" w:hAnsi="Cambria Math"/>
                    <w:sz w:val="26"/>
                    <w:szCs w:val="26"/>
                  </w:rPr>
                  <m:t>∂</m:t>
                </m:r>
              </w:ins>
              <m:sSub>
                <m:sSubPr>
                  <m:ctrlPr>
                    <w:ins w:id="7265" w:author="The Si Tran" w:date="2012-12-06T03:33:00Z">
                      <w:rPr>
                        <w:rFonts w:ascii="Cambria Math" w:hAnsi="Cambria Math"/>
                        <w:i/>
                        <w:sz w:val="26"/>
                        <w:szCs w:val="26"/>
                      </w:rPr>
                    </w:ins>
                  </m:ctrlPr>
                </m:sSubPr>
                <m:e>
                  <w:ins w:id="7266" w:author="The Si Tran" w:date="2012-12-06T03:33:00Z">
                    <m:r>
                      <w:rPr>
                        <w:rFonts w:ascii="Cambria Math" w:hAnsi="Cambria Math"/>
                        <w:sz w:val="26"/>
                        <w:szCs w:val="26"/>
                      </w:rPr>
                      <m:t>w</m:t>
                    </m:r>
                  </w:ins>
                </m:e>
                <m:sub>
                  <w:ins w:id="7267" w:author="The Si Tran" w:date="2012-12-06T03:33:00Z">
                    <m:r>
                      <w:rPr>
                        <w:rFonts w:ascii="Cambria Math" w:hAnsi="Cambria Math"/>
                        <w:sz w:val="26"/>
                        <w:szCs w:val="26"/>
                      </w:rPr>
                      <m:t>ij</m:t>
                    </m:r>
                  </w:ins>
                </m:sub>
              </m:sSub>
            </m:den>
          </m:f>
          <m:d>
            <m:dPr>
              <m:ctrlPr>
                <w:ins w:id="7268" w:author="The Si Tran" w:date="2012-12-06T03:33:00Z">
                  <w:rPr>
                    <w:rFonts w:ascii="Cambria Math" w:hAnsi="Cambria Math"/>
                    <w:i/>
                    <w:sz w:val="26"/>
                    <w:szCs w:val="26"/>
                  </w:rPr>
                </w:ins>
              </m:ctrlPr>
            </m:dPr>
            <m:e>
              <w:ins w:id="7269" w:author="The Si Tran" w:date="2012-12-06T03:33:00Z">
                <m:r>
                  <w:rPr>
                    <w:rFonts w:ascii="Cambria Math" w:hAnsi="Cambria Math"/>
                    <w:sz w:val="26"/>
                    <w:szCs w:val="26"/>
                  </w:rPr>
                  <m:t>t</m:t>
                </m:r>
              </w:ins>
            </m:e>
          </m:d>
          <w:ins w:id="7270" w:author="The Si Tran" w:date="2012-12-06T03:33:00Z">
            <m:r>
              <w:rPr>
                <w:rFonts w:ascii="Cambria Math" w:hAnsi="Cambria Math"/>
                <w:sz w:val="26"/>
                <w:szCs w:val="26"/>
              </w:rPr>
              <m:t>+μ*∆</m:t>
            </m:r>
          </w:ins>
          <m:sSub>
            <m:sSubPr>
              <m:ctrlPr>
                <w:ins w:id="7271" w:author="The Si Tran" w:date="2012-12-06T03:34:00Z">
                  <w:rPr>
                    <w:rFonts w:ascii="Cambria Math" w:hAnsi="Cambria Math"/>
                    <w:i/>
                    <w:sz w:val="26"/>
                    <w:szCs w:val="26"/>
                  </w:rPr>
                </w:ins>
              </m:ctrlPr>
            </m:sSubPr>
            <m:e>
              <w:ins w:id="7272" w:author="The Si Tran" w:date="2012-12-06T03:34:00Z">
                <m:r>
                  <w:rPr>
                    <w:rFonts w:ascii="Cambria Math" w:hAnsi="Cambria Math"/>
                    <w:sz w:val="26"/>
                    <w:szCs w:val="26"/>
                  </w:rPr>
                  <m:t>w</m:t>
                </m:r>
              </w:ins>
            </m:e>
            <m:sub>
              <w:ins w:id="7273" w:author="The Si Tran" w:date="2012-12-06T03:34:00Z">
                <m:r>
                  <w:rPr>
                    <w:rFonts w:ascii="Cambria Math" w:hAnsi="Cambria Math"/>
                    <w:sz w:val="26"/>
                    <w:szCs w:val="26"/>
                  </w:rPr>
                  <m:t>ij</m:t>
                </m:r>
              </w:ins>
            </m:sub>
          </m:sSub>
          <m:d>
            <m:dPr>
              <m:ctrlPr>
                <w:ins w:id="7274" w:author="The Si Tran" w:date="2012-12-06T03:34:00Z">
                  <w:rPr>
                    <w:rFonts w:ascii="Cambria Math" w:hAnsi="Cambria Math"/>
                    <w:i/>
                    <w:sz w:val="26"/>
                    <w:szCs w:val="26"/>
                  </w:rPr>
                </w:ins>
              </m:ctrlPr>
            </m:dPr>
            <m:e>
              <w:ins w:id="7275" w:author="The Si Tran" w:date="2012-12-06T03:34:00Z">
                <m:r>
                  <w:rPr>
                    <w:rFonts w:ascii="Cambria Math" w:hAnsi="Cambria Math"/>
                    <w:sz w:val="26"/>
                    <w:szCs w:val="26"/>
                  </w:rPr>
                  <m:t>t-1</m:t>
                </m:r>
              </w:ins>
            </m:e>
          </m:d>
          <w:ins w:id="7276"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277"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8" type="#_x0000_t75" style="width:14.25pt;height:14.25pt" o:ole="">
            <v:imagedata r:id="rId273" o:title=""/>
          </v:shape>
          <o:OLEObject Type="Embed" ProgID="Equation.DSMT4" ShapeID="_x0000_i1138" DrawAspect="Content" ObjectID="_1417184615" r:id="rId274"/>
        </w:object>
      </w:r>
      <w:r w:rsidRPr="0049233F">
        <w:t xml:space="preserve">có tác dụng điều chỉnh mức độ ảnh hưởng của giá trị </w:t>
      </w:r>
      <w:r w:rsidRPr="00AF1345">
        <w:rPr>
          <w:position w:val="-14"/>
        </w:rPr>
        <w:object w:dxaOrig="999" w:dyaOrig="380" w14:anchorId="1C554B0E">
          <v:shape id="_x0000_i1139" type="#_x0000_t75" style="width:50.25pt;height:14.25pt" o:ole="">
            <v:imagedata r:id="rId275" o:title=""/>
          </v:shape>
          <o:OLEObject Type="Embed" ProgID="Equation.DSMT4" ShapeID="_x0000_i1139" DrawAspect="Content" ObjectID="_1417184616" r:id="rId276"/>
        </w:object>
      </w:r>
      <w:r w:rsidRPr="0049233F">
        <w:t xml:space="preserve">ở bước lặp trước lên giá trị </w:t>
      </w:r>
      <w:r w:rsidRPr="00AF1345">
        <w:rPr>
          <w:position w:val="-14"/>
        </w:rPr>
        <w:object w:dxaOrig="720" w:dyaOrig="380" w14:anchorId="0F2D06B2">
          <v:shape id="_x0000_i1140" type="#_x0000_t75" style="width:36pt;height:14.25pt" o:ole="">
            <v:imagedata r:id="rId277" o:title=""/>
          </v:shape>
          <o:OLEObject Type="Embed" ProgID="Equation.DSMT4" ShapeID="_x0000_i1140" DrawAspect="Content" ObjectID="_1417184617" r:id="rId278"/>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Pr="0049233F" w:rsidDel="005457E8" w:rsidRDefault="0088753F">
      <w:pPr>
        <w:rPr>
          <w:del w:id="7278" w:author="The Si Tran" w:date="2012-12-14T05:56:00Z"/>
        </w:rPr>
        <w:pPrChange w:id="7279" w:author="The Si Tran" w:date="2012-12-16T08:27:00Z">
          <w:pPr>
            <w:pStyle w:val="ListParagraph"/>
            <w:spacing w:after="0" w:line="360" w:lineRule="auto"/>
            <w:ind w:left="0" w:firstLine="720"/>
          </w:pPr>
        </w:pPrChange>
      </w:pPr>
      <w:r w:rsidRPr="0049233F">
        <w:t>Sau đây là mã giả cho giải thuật lan truyền ngược theo phương pháp học trực tuyến có áp dụng hệ số quán tính:</w:t>
      </w:r>
    </w:p>
    <w:p w14:paraId="26DCD6A4" w14:textId="10B9DDE1" w:rsidR="0088753F" w:rsidRPr="0049233F" w:rsidDel="005457E8" w:rsidRDefault="0088753F">
      <w:pPr>
        <w:rPr>
          <w:del w:id="7280" w:author="The Si Tran" w:date="2012-12-14T05:56:00Z"/>
        </w:rPr>
        <w:pPrChange w:id="7281" w:author="The Si Tran" w:date="2012-12-16T08:27:00Z">
          <w:pPr>
            <w:pStyle w:val="ListParagraph"/>
            <w:spacing w:after="0" w:line="360" w:lineRule="auto"/>
            <w:ind w:left="0" w:firstLine="720"/>
          </w:pPr>
        </w:pPrChange>
      </w:pPr>
    </w:p>
    <w:p w14:paraId="01231F6F" w14:textId="77777777" w:rsidR="0088753F" w:rsidRPr="0049233F" w:rsidDel="005457E8" w:rsidRDefault="0088753F">
      <w:pPr>
        <w:rPr>
          <w:del w:id="7282" w:author="The Si Tran" w:date="2012-12-14T05:56:00Z"/>
        </w:rPr>
        <w:pPrChange w:id="7283" w:author="The Si Tran" w:date="2012-12-16T08:27:00Z">
          <w:pPr>
            <w:pStyle w:val="ListParagraph"/>
            <w:spacing w:after="0" w:line="360" w:lineRule="auto"/>
            <w:ind w:left="0" w:firstLine="720"/>
          </w:pPr>
        </w:pPrChange>
      </w:pPr>
    </w:p>
    <w:p w14:paraId="3B7999BD" w14:textId="4B4E647D" w:rsidR="0088753F" w:rsidDel="005457E8" w:rsidRDefault="0088753F">
      <w:pPr>
        <w:rPr>
          <w:del w:id="7284" w:author="The Si Tran" w:date="2012-12-14T05:56:00Z"/>
        </w:rPr>
        <w:pPrChange w:id="7285" w:author="The Si Tran" w:date="2012-12-16T08:27:00Z">
          <w:pPr>
            <w:pStyle w:val="ListParagraph"/>
            <w:spacing w:after="0" w:line="360" w:lineRule="auto"/>
            <w:ind w:left="0" w:firstLine="720"/>
          </w:pPr>
        </w:pPrChange>
      </w:pPr>
    </w:p>
    <w:p w14:paraId="430BB087" w14:textId="77777777" w:rsidR="0088753F" w:rsidRPr="0049233F" w:rsidRDefault="0088753F">
      <w:pPr>
        <w:pPrChange w:id="7286"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287"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288"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289"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290"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291"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1" type="#_x0000_t75" style="width:21.75pt;height:36pt" o:ole="">
                  <v:imagedata r:id="rId279" o:title=""/>
                </v:shape>
                <o:OLEObject Type="Embed" ProgID="Equation.DSMT4" ShapeID="_x0000_i1141" DrawAspect="Content" ObjectID="_1417184618" r:id="rId280"/>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292" w:author="The Si Tran" w:date="2012-12-05T23:02:00Z">
                  <w:rPr>
                    <w:rFonts w:ascii="Times New Roman" w:hAnsi="Times New Roman"/>
                    <w:i/>
                    <w:position w:val="-32"/>
                    <w:sz w:val="26"/>
                    <w:szCs w:val="26"/>
                  </w:rPr>
                </w:rPrChange>
              </w:rPr>
              <w:object w:dxaOrig="520" w:dyaOrig="700" w14:anchorId="724B0E0A">
                <v:shape id="_x0000_i1142" type="#_x0000_t75" style="width:21.75pt;height:36pt" o:ole="">
                  <v:imagedata r:id="rId281" o:title=""/>
                </v:shape>
                <o:OLEObject Type="Embed" ProgID="Equation.DSMT4" ShapeID="_x0000_i1142" DrawAspect="Content" ObjectID="_1417184619" r:id="rId282"/>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293" w:author="The Si Tran" w:date="2012-12-05T23:02:00Z">
                  <w:rPr>
                    <w:rFonts w:ascii="Times New Roman" w:hAnsi="Times New Roman"/>
                    <w:i/>
                    <w:position w:val="-32"/>
                    <w:sz w:val="26"/>
                    <w:szCs w:val="26"/>
                  </w:rPr>
                </w:rPrChange>
              </w:rPr>
              <w:object w:dxaOrig="3400" w:dyaOrig="700" w14:anchorId="4466983C">
                <v:shape id="_x0000_i1143" type="#_x0000_t75" style="width:165.75pt;height:36pt" o:ole="">
                  <v:imagedata r:id="rId283" o:title=""/>
                </v:shape>
                <o:OLEObject Type="Embed" ProgID="Equation.DSMT4" ShapeID="_x0000_i1143" DrawAspect="Content" ObjectID="_1417184620" r:id="rId284"/>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294" w:author="The Si Tran" w:date="2012-12-05T23:02:00Z">
                  <w:rPr>
                    <w:rFonts w:ascii="Times New Roman" w:hAnsi="Times New Roman"/>
                    <w:i/>
                    <w:position w:val="-14"/>
                    <w:sz w:val="26"/>
                    <w:szCs w:val="26"/>
                  </w:rPr>
                </w:rPrChange>
              </w:rPr>
              <w:object w:dxaOrig="2480" w:dyaOrig="380" w14:anchorId="2EEB005A">
                <v:shape id="_x0000_i1144" type="#_x0000_t75" style="width:122.25pt;height:14.25pt" o:ole="">
                  <v:imagedata r:id="rId285" o:title=""/>
                </v:shape>
                <o:OLEObject Type="Embed" ProgID="Equation.DSMT4" ShapeID="_x0000_i1144" DrawAspect="Content" ObjectID="_1417184621" r:id="rId286"/>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pPr>
        <w:pStyle w:val="Hinh"/>
        <w:rPr>
          <w:ins w:id="7295" w:author="The Si Tran" w:date="2012-12-11T23:37:00Z"/>
        </w:rPr>
        <w:pPrChange w:id="7296" w:author="The Si Tran" w:date="2012-12-16T10:10:00Z">
          <w:pPr>
            <w:pStyle w:val="Caption"/>
            <w:ind w:left="2160" w:firstLine="720"/>
          </w:pPr>
        </w:pPrChange>
      </w:pPr>
      <w:bookmarkStart w:id="7297" w:name="_Toc327348217"/>
      <w:bookmarkStart w:id="7298" w:name="_Toc343029967"/>
      <w:bookmarkStart w:id="7299" w:name="_Toc343415659"/>
      <w:r w:rsidRPr="0049233F">
        <w:t>Hình</w:t>
      </w:r>
      <w:ins w:id="7300" w:author="The Si Tran" w:date="2012-12-11T23:36:00Z">
        <w:r w:rsidR="002400FD">
          <w:t xml:space="preserve"> 4.8</w:t>
        </w:r>
      </w:ins>
      <w:del w:id="7301"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302"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303"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rPrChange w:id="7304" w:author="The Si Tran" w:date="2012-12-11T23:37:00Z">
            <w:rPr>
              <w:b w:val="0"/>
            </w:rPr>
          </w:rPrChange>
        </w:rPr>
        <w:t>Giải thuật lan truyền ngược</w:t>
      </w:r>
      <w:bookmarkEnd w:id="7297"/>
      <w:bookmarkEnd w:id="7298"/>
      <w:bookmarkEnd w:id="7299"/>
    </w:p>
    <w:p w14:paraId="6BC77435" w14:textId="77777777" w:rsidR="002400FD" w:rsidRPr="002400FD" w:rsidRDefault="002400FD">
      <w:pPr>
        <w:pStyle w:val="Hinh"/>
        <w:rPr>
          <w:rPrChange w:id="7305" w:author="The Si Tran" w:date="2012-12-11T23:37:00Z">
            <w:rPr/>
          </w:rPrChange>
        </w:rPr>
        <w:pPrChange w:id="7306" w:author="The Si Tran" w:date="2012-12-16T10:10:00Z">
          <w:pPr>
            <w:pStyle w:val="Caption"/>
            <w:ind w:left="2160" w:firstLine="720"/>
          </w:pPr>
        </w:pPrChange>
      </w:pPr>
    </w:p>
    <w:p w14:paraId="5DC1FB62" w14:textId="77777777" w:rsidR="0088753F" w:rsidRPr="0049233F" w:rsidDel="00334CAD" w:rsidRDefault="0088753F">
      <w:pPr>
        <w:rPr>
          <w:del w:id="7307" w:author="The Si Tran" w:date="2012-12-16T08:28:00Z"/>
        </w:rPr>
        <w:pPrChange w:id="7308"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309" w:author="The Si Tran" w:date="2012-12-16T08:28:00Z">
          <w:pPr>
            <w:spacing w:before="0"/>
            <w:ind w:firstLine="720"/>
          </w:pPr>
        </w:pPrChange>
      </w:pPr>
    </w:p>
    <w:p w14:paraId="22CC9BD4" w14:textId="699F67BE" w:rsidR="0088753F" w:rsidRPr="0049233F" w:rsidRDefault="0088753F" w:rsidP="0088753F">
      <w:pPr>
        <w:pStyle w:val="Heading3"/>
      </w:pPr>
      <w:bookmarkStart w:id="7310" w:name="_Toc327348175"/>
      <w:bookmarkStart w:id="7311" w:name="_Toc343415823"/>
      <w:r w:rsidRPr="0049233F">
        <w:t>Giải thuật RPROP</w:t>
      </w:r>
      <w:bookmarkEnd w:id="7310"/>
      <w:bookmarkEnd w:id="7311"/>
    </w:p>
    <w:p w14:paraId="1E82DD5F" w14:textId="12F603D8" w:rsidR="0088753F" w:rsidRPr="0049233F" w:rsidRDefault="0088753F">
      <w:pPr>
        <w:pPrChange w:id="7312" w:author="The Si Tran" w:date="2012-12-16T08:28:00Z">
          <w:pPr>
            <w:spacing w:before="0"/>
            <w:ind w:firstLine="720"/>
          </w:pPr>
        </w:pPrChange>
      </w:pPr>
      <w:r w:rsidRPr="0049233F">
        <w:t>Giải thuật lan truyền ngược gặp một vấn đề ở chỗ giá trị cập nhập trọng số (</w:t>
      </w:r>
      <w:r w:rsidRPr="00AF1345">
        <w:rPr>
          <w:position w:val="-14"/>
        </w:rPr>
        <w:object w:dxaOrig="720" w:dyaOrig="380" w14:anchorId="08794C46">
          <v:shape id="_x0000_i1145" type="#_x0000_t75" style="width:36pt;height:14.25pt" o:ole="">
            <v:imagedata r:id="rId287" o:title=""/>
          </v:shape>
          <o:OLEObject Type="Embed" ProgID="Equation.DSMT4" ShapeID="_x0000_i1145" DrawAspect="Content" ObjectID="_1417184622" r:id="rId288"/>
        </w:object>
      </w:r>
      <w:r w:rsidRPr="0049233F">
        <w:t xml:space="preserve">) không những phụ thuộc vào dấu của đạo hàm riêng phần mà còn bị ảnh hưởng bởi độ </w:t>
      </w:r>
      <w:r w:rsidRPr="0049233F">
        <w:lastRenderedPageBreak/>
        <w:t xml:space="preserve">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313"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314" w:author="The Si Tran" w:date="2012-12-06T03:35:00Z"/>
        </w:rPr>
        <w:pPrChange w:id="7315" w:author="The Si Tran" w:date="2012-12-16T08:28:00Z">
          <w:pPr>
            <w:spacing w:before="0"/>
            <w:ind w:firstLine="720"/>
          </w:pPr>
        </w:pPrChange>
      </w:pPr>
      <w:ins w:id="7316" w:author="The Si Tran" w:date="2012-12-14T05:57:00Z">
        <w:r w:rsidRPr="00097101">
          <w:rPr>
            <w:noProof/>
            <w:rPrChange w:id="7317" w:author="Unknown">
              <w:rPr>
                <w:noProof/>
              </w:rPr>
            </w:rPrChange>
          </w:rPr>
          <mc:AlternateContent>
            <mc:Choice Requires="wps">
              <w:drawing>
                <wp:anchor distT="0" distB="0" distL="114300" distR="114300" simplePos="0" relativeHeight="251665408" behindDoc="0" locked="0" layoutInCell="1" allowOverlap="1" wp14:anchorId="6AFED96D" wp14:editId="4C40E7E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350BDD" w:rsidRDefault="00350BDD">
                              <w:pPr>
                                <w:pStyle w:val="EquationIndex"/>
                                <w:pPrChange w:id="7318" w:author="The Si Tran" w:date="2012-12-16T08:28:00Z">
                                  <w:pPr/>
                                </w:pPrChange>
                              </w:pPr>
                              <w:ins w:id="7319" w:author="The Si Tran" w:date="2012-12-06T02:41:00Z">
                                <w:r>
                                  <w:t>(4.</w:t>
                                </w:r>
                              </w:ins>
                              <w:ins w:id="7320" w:author="The Si Tran" w:date="2012-12-06T02:44:00Z">
                                <w:r>
                                  <w:t>15</w:t>
                                </w:r>
                              </w:ins>
                              <w:ins w:id="732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7" o:spid="_x0000_s1105" type="#_x0000_t202" style="position:absolute;left:0;text-align:left;margin-left:406.4pt;margin-top:188.6pt;width:46.85pt;height:2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Bc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6b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CMrDBc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350BDD" w:rsidRDefault="00350BDD">
                        <w:pPr>
                          <w:pStyle w:val="EquationIndex"/>
                          <w:pPrChange w:id="7322" w:author="The Si Tran" w:date="2012-12-16T08:28:00Z">
                            <w:pPr/>
                          </w:pPrChange>
                        </w:pPr>
                        <w:ins w:id="7323" w:author="The Si Tran" w:date="2012-12-06T02:41:00Z">
                          <w:r>
                            <w:t>(4.</w:t>
                          </w:r>
                        </w:ins>
                        <w:ins w:id="7324" w:author="The Si Tran" w:date="2012-12-06T02:44:00Z">
                          <w:r>
                            <w:t>15</w:t>
                          </w:r>
                        </w:ins>
                        <w:ins w:id="7325"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6" type="#_x0000_t75" style="width:14.25pt;height:14.25pt" o:ole="">
            <v:imagedata r:id="rId289" o:title=""/>
          </v:shape>
          <o:OLEObject Type="Embed" ProgID="Equation.DSMT4" ShapeID="_x0000_i1146" DrawAspect="Content" ObjectID="_1417184623" r:id="rId290"/>
        </w:object>
      </w:r>
      <w:r w:rsidR="0088753F" w:rsidRPr="0049233F">
        <w:t xml:space="preserve">chỉ phụ thuộc vào dấu của </w:t>
      </w:r>
      <w:r w:rsidR="0088753F" w:rsidRPr="00AF1345">
        <w:rPr>
          <w:position w:val="-32"/>
        </w:rPr>
        <w:object w:dxaOrig="480" w:dyaOrig="700" w14:anchorId="4B84F86B">
          <v:shape id="_x0000_i1147" type="#_x0000_t75" style="width:21.75pt;height:36pt" o:ole="">
            <v:imagedata r:id="rId291" o:title=""/>
          </v:shape>
          <o:OLEObject Type="Embed" ProgID="Equation.DSMT4" ShapeID="_x0000_i1147" DrawAspect="Content" ObjectID="_1417184624" r:id="rId292"/>
        </w:object>
      </w:r>
      <w:r w:rsidR="0088753F" w:rsidRPr="0049233F">
        <w:t>. Giá trị này được cập nhập trong quá trình học theo quy luật sau:</w:t>
      </w:r>
    </w:p>
    <w:p w14:paraId="327B0C45" w14:textId="0C2BE980" w:rsidR="003B3962" w:rsidRPr="006B6122" w:rsidDel="00E40F7B" w:rsidRDefault="00350BDD">
      <w:pPr>
        <w:spacing w:before="0"/>
        <w:ind w:left="720" w:firstLine="720"/>
        <w:rPr>
          <w:del w:id="7326" w:author="The Si Tran" w:date="2012-12-06T03:40:00Z"/>
          <w:szCs w:val="26"/>
        </w:rPr>
        <w:pPrChange w:id="7327" w:author="The Si Tran" w:date="2012-12-14T06:18:00Z">
          <w:pPr>
            <w:spacing w:before="0"/>
            <w:ind w:firstLine="720"/>
          </w:pPr>
        </w:pPrChange>
      </w:pPr>
      <m:oMathPara>
        <m:oMathParaPr>
          <m:jc m:val="left"/>
        </m:oMathParaPr>
        <m:oMath>
          <m:sSubSup>
            <m:sSubSupPr>
              <m:ctrlPr>
                <w:ins w:id="7328" w:author="The Si Tran" w:date="2012-12-06T03:36:00Z">
                  <w:rPr>
                    <w:rFonts w:ascii="Cambria Math" w:hAnsi="Cambria Math"/>
                    <w:i/>
                    <w:szCs w:val="26"/>
                  </w:rPr>
                </w:ins>
              </m:ctrlPr>
            </m:sSubSupPr>
            <m:e>
              <w:ins w:id="7329" w:author="The Si Tran" w:date="2012-12-06T03:36:00Z">
                <m:r>
                  <w:rPr>
                    <w:rFonts w:ascii="Cambria Math" w:hAnsi="Cambria Math"/>
                    <w:szCs w:val="26"/>
                  </w:rPr>
                  <m:t>∆</m:t>
                </m:r>
              </w:ins>
            </m:e>
            <m:sub>
              <w:ins w:id="7330" w:author="The Si Tran" w:date="2012-12-06T03:36:00Z">
                <m:r>
                  <w:rPr>
                    <w:rFonts w:ascii="Cambria Math" w:hAnsi="Cambria Math"/>
                    <w:szCs w:val="26"/>
                  </w:rPr>
                  <m:t>ij</m:t>
                </m:r>
              </w:ins>
            </m:sub>
            <m:sup>
              <w:ins w:id="7331" w:author="The Si Tran" w:date="2012-12-06T03:36:00Z">
                <m:r>
                  <w:rPr>
                    <w:rFonts w:ascii="Cambria Math" w:hAnsi="Cambria Math"/>
                    <w:szCs w:val="26"/>
                  </w:rPr>
                  <m:t>(t)</m:t>
                </m:r>
              </w:ins>
            </m:sup>
          </m:sSubSup>
          <w:ins w:id="7332" w:author="The Si Tran" w:date="2012-12-06T03:36:00Z">
            <m:r>
              <w:rPr>
                <w:rFonts w:ascii="Cambria Math" w:hAnsi="Cambria Math"/>
                <w:szCs w:val="26"/>
              </w:rPr>
              <m:t>=</m:t>
            </m:r>
          </w:ins>
          <m:d>
            <m:dPr>
              <m:begChr m:val="{"/>
              <m:endChr m:val=""/>
              <m:ctrlPr>
                <w:ins w:id="7333" w:author="The Si Tran" w:date="2012-12-06T03:38:00Z">
                  <w:rPr>
                    <w:rFonts w:ascii="Cambria Math" w:hAnsi="Cambria Math"/>
                    <w:i/>
                    <w:szCs w:val="26"/>
                  </w:rPr>
                </w:ins>
              </m:ctrlPr>
            </m:dPr>
            <m:e>
              <m:eqArr>
                <m:eqArrPr>
                  <m:ctrlPr>
                    <w:ins w:id="7334" w:author="The Si Tran" w:date="2012-12-06T03:38:00Z">
                      <w:rPr>
                        <w:rFonts w:ascii="Cambria Math" w:hAnsi="Cambria Math"/>
                        <w:i/>
                        <w:szCs w:val="26"/>
                      </w:rPr>
                    </w:ins>
                  </m:ctrlPr>
                </m:eqArrPr>
                <m:e>
                  <m:sSup>
                    <m:sSupPr>
                      <m:ctrlPr>
                        <w:ins w:id="7335" w:author="The Si Tran" w:date="2012-12-06T03:38:00Z">
                          <w:rPr>
                            <w:rFonts w:ascii="Cambria Math" w:hAnsi="Cambria Math"/>
                            <w:i/>
                            <w:szCs w:val="26"/>
                          </w:rPr>
                        </w:ins>
                      </m:ctrlPr>
                    </m:sSupPr>
                    <m:e>
                      <w:ins w:id="7336" w:author="The Si Tran" w:date="2012-12-06T03:38:00Z">
                        <m:r>
                          <w:rPr>
                            <w:rFonts w:ascii="Cambria Math" w:hAnsi="Cambria Math"/>
                            <w:szCs w:val="26"/>
                          </w:rPr>
                          <m:t>η</m:t>
                        </m:r>
                      </w:ins>
                    </m:e>
                    <m:sup>
                      <w:ins w:id="7337" w:author="The Si Tran" w:date="2012-12-06T03:38:00Z">
                        <m:r>
                          <w:rPr>
                            <w:rFonts w:ascii="Cambria Math" w:hAnsi="Cambria Math"/>
                            <w:szCs w:val="26"/>
                          </w:rPr>
                          <m:t>+</m:t>
                        </m:r>
                      </w:ins>
                    </m:sup>
                  </m:sSup>
                  <w:ins w:id="7338" w:author="The Si Tran" w:date="2012-12-06T03:38:00Z">
                    <m:r>
                      <w:rPr>
                        <w:rFonts w:ascii="Cambria Math" w:hAnsi="Cambria Math"/>
                        <w:szCs w:val="26"/>
                      </w:rPr>
                      <m:t>*</m:t>
                    </m:r>
                  </w:ins>
                  <m:sSubSup>
                    <m:sSubSupPr>
                      <m:ctrlPr>
                        <w:ins w:id="7339" w:author="The Si Tran" w:date="2012-12-06T03:38:00Z">
                          <w:rPr>
                            <w:rFonts w:ascii="Cambria Math" w:hAnsi="Cambria Math"/>
                            <w:i/>
                            <w:szCs w:val="26"/>
                          </w:rPr>
                        </w:ins>
                      </m:ctrlPr>
                    </m:sSubSupPr>
                    <m:e>
                      <w:ins w:id="7340" w:author="The Si Tran" w:date="2012-12-06T03:38:00Z">
                        <m:r>
                          <w:rPr>
                            <w:rFonts w:ascii="Cambria Math" w:hAnsi="Cambria Math"/>
                            <w:szCs w:val="26"/>
                          </w:rPr>
                          <m:t>∆</m:t>
                        </m:r>
                      </w:ins>
                    </m:e>
                    <m:sub>
                      <w:ins w:id="7341" w:author="The Si Tran" w:date="2012-12-06T03:38:00Z">
                        <m:r>
                          <w:rPr>
                            <w:rFonts w:ascii="Cambria Math" w:hAnsi="Cambria Math"/>
                            <w:szCs w:val="26"/>
                          </w:rPr>
                          <m:t>ij</m:t>
                        </m:r>
                      </w:ins>
                    </m:sub>
                    <m:sup>
                      <m:d>
                        <m:dPr>
                          <m:ctrlPr>
                            <w:ins w:id="7342" w:author="The Si Tran" w:date="2012-12-06T03:38:00Z">
                              <w:rPr>
                                <w:rFonts w:ascii="Cambria Math" w:hAnsi="Cambria Math"/>
                                <w:i/>
                                <w:szCs w:val="26"/>
                              </w:rPr>
                            </w:ins>
                          </m:ctrlPr>
                        </m:dPr>
                        <m:e>
                          <w:ins w:id="7343" w:author="The Si Tran" w:date="2012-12-06T03:38:00Z">
                            <m:r>
                              <w:rPr>
                                <w:rFonts w:ascii="Cambria Math" w:hAnsi="Cambria Math"/>
                                <w:szCs w:val="26"/>
                              </w:rPr>
                              <m:t>t</m:t>
                            </m:r>
                          </w:ins>
                        </m:e>
                      </m:d>
                    </m:sup>
                  </m:sSubSup>
                  <w:ins w:id="7344" w:author="The Si Tran" w:date="2012-12-06T03:38:00Z">
                    <m:r>
                      <w:rPr>
                        <w:rFonts w:ascii="Cambria Math" w:hAnsi="Cambria Math"/>
                        <w:szCs w:val="26"/>
                      </w:rPr>
                      <m:t>, if</m:t>
                    </m:r>
                  </w:ins>
                  <w:ins w:id="7345" w:author="The Si Tran" w:date="2012-12-06T03:39:00Z">
                    <m:r>
                      <w:rPr>
                        <w:rFonts w:ascii="Cambria Math" w:hAnsi="Cambria Math"/>
                        <w:szCs w:val="26"/>
                      </w:rPr>
                      <m:t xml:space="preserve"> </m:t>
                    </m:r>
                  </w:ins>
                  <m:f>
                    <m:fPr>
                      <m:ctrlPr>
                        <w:ins w:id="7346" w:author="The Si Tran" w:date="2012-12-06T03:39:00Z">
                          <w:rPr>
                            <w:rFonts w:ascii="Cambria Math" w:hAnsi="Cambria Math"/>
                            <w:i/>
                            <w:szCs w:val="26"/>
                          </w:rPr>
                        </w:ins>
                      </m:ctrlPr>
                    </m:fPr>
                    <m:num>
                      <w:ins w:id="7347" w:author="The Si Tran" w:date="2012-12-06T03:39:00Z">
                        <m:r>
                          <w:rPr>
                            <w:rFonts w:ascii="Cambria Math" w:hAnsi="Cambria Math"/>
                            <w:szCs w:val="26"/>
                          </w:rPr>
                          <m:t>∂</m:t>
                        </m:r>
                      </w:ins>
                      <m:sSup>
                        <m:sSupPr>
                          <m:ctrlPr>
                            <w:ins w:id="7348" w:author="The Si Tran" w:date="2012-12-06T03:39:00Z">
                              <w:rPr>
                                <w:rFonts w:ascii="Cambria Math" w:hAnsi="Cambria Math"/>
                                <w:i/>
                                <w:szCs w:val="26"/>
                              </w:rPr>
                            </w:ins>
                          </m:ctrlPr>
                        </m:sSupPr>
                        <m:e>
                          <w:ins w:id="7349" w:author="The Si Tran" w:date="2012-12-06T03:39:00Z">
                            <m:r>
                              <w:rPr>
                                <w:rFonts w:ascii="Cambria Math" w:hAnsi="Cambria Math"/>
                                <w:szCs w:val="26"/>
                              </w:rPr>
                              <m:t>E</m:t>
                            </m:r>
                          </w:ins>
                        </m:e>
                        <m:sup>
                          <m:d>
                            <m:dPr>
                              <m:ctrlPr>
                                <w:ins w:id="7350" w:author="The Si Tran" w:date="2012-12-06T03:39:00Z">
                                  <w:rPr>
                                    <w:rFonts w:ascii="Cambria Math" w:hAnsi="Cambria Math"/>
                                    <w:i/>
                                    <w:szCs w:val="26"/>
                                  </w:rPr>
                                </w:ins>
                              </m:ctrlPr>
                            </m:dPr>
                            <m:e>
                              <w:ins w:id="7351" w:author="The Si Tran" w:date="2012-12-06T03:39:00Z">
                                <m:r>
                                  <w:rPr>
                                    <w:rFonts w:ascii="Cambria Math" w:hAnsi="Cambria Math"/>
                                    <w:szCs w:val="26"/>
                                  </w:rPr>
                                  <m:t>t-1</m:t>
                                </m:r>
                              </w:ins>
                            </m:e>
                          </m:d>
                        </m:sup>
                      </m:sSup>
                    </m:num>
                    <m:den>
                      <w:ins w:id="7352" w:author="The Si Tran" w:date="2012-12-06T03:39:00Z">
                        <m:r>
                          <w:rPr>
                            <w:rFonts w:ascii="Cambria Math" w:hAnsi="Cambria Math"/>
                            <w:szCs w:val="26"/>
                          </w:rPr>
                          <m:t>∂</m:t>
                        </m:r>
                      </w:ins>
                      <m:sSub>
                        <m:sSubPr>
                          <m:ctrlPr>
                            <w:ins w:id="7353" w:author="The Si Tran" w:date="2012-12-06T03:39:00Z">
                              <w:rPr>
                                <w:rFonts w:ascii="Cambria Math" w:hAnsi="Cambria Math"/>
                                <w:i/>
                                <w:szCs w:val="26"/>
                              </w:rPr>
                            </w:ins>
                          </m:ctrlPr>
                        </m:sSubPr>
                        <m:e>
                          <w:ins w:id="7354" w:author="The Si Tran" w:date="2012-12-06T03:39:00Z">
                            <m:r>
                              <w:rPr>
                                <w:rFonts w:ascii="Cambria Math" w:hAnsi="Cambria Math"/>
                                <w:szCs w:val="26"/>
                              </w:rPr>
                              <m:t>w</m:t>
                            </m:r>
                          </w:ins>
                        </m:e>
                        <m:sub>
                          <w:ins w:id="7355" w:author="The Si Tran" w:date="2012-12-06T03:39:00Z">
                            <m:r>
                              <w:rPr>
                                <w:rFonts w:ascii="Cambria Math" w:hAnsi="Cambria Math"/>
                                <w:szCs w:val="26"/>
                              </w:rPr>
                              <m:t>ij</m:t>
                            </m:r>
                          </w:ins>
                        </m:sub>
                      </m:sSub>
                    </m:den>
                  </m:f>
                  <w:ins w:id="7356" w:author="The Si Tran" w:date="2012-12-06T03:39:00Z">
                    <m:r>
                      <w:rPr>
                        <w:rFonts w:ascii="Cambria Math" w:hAnsi="Cambria Math"/>
                        <w:szCs w:val="26"/>
                      </w:rPr>
                      <m:t>*</m:t>
                    </m:r>
                  </w:ins>
                  <m:f>
                    <m:fPr>
                      <m:ctrlPr>
                        <w:ins w:id="7357" w:author="The Si Tran" w:date="2012-12-06T03:39:00Z">
                          <w:rPr>
                            <w:rFonts w:ascii="Cambria Math" w:hAnsi="Cambria Math"/>
                            <w:i/>
                            <w:szCs w:val="26"/>
                          </w:rPr>
                        </w:ins>
                      </m:ctrlPr>
                    </m:fPr>
                    <m:num>
                      <w:ins w:id="7358" w:author="The Si Tran" w:date="2012-12-06T03:39:00Z">
                        <m:r>
                          <w:rPr>
                            <w:rFonts w:ascii="Cambria Math" w:hAnsi="Cambria Math"/>
                            <w:szCs w:val="26"/>
                          </w:rPr>
                          <m:t>∂</m:t>
                        </m:r>
                      </w:ins>
                      <m:sSup>
                        <m:sSupPr>
                          <m:ctrlPr>
                            <w:ins w:id="7359" w:author="The Si Tran" w:date="2012-12-06T03:39:00Z">
                              <w:rPr>
                                <w:rFonts w:ascii="Cambria Math" w:hAnsi="Cambria Math"/>
                                <w:i/>
                                <w:szCs w:val="26"/>
                              </w:rPr>
                            </w:ins>
                          </m:ctrlPr>
                        </m:sSupPr>
                        <m:e>
                          <w:ins w:id="7360" w:author="The Si Tran" w:date="2012-12-06T03:39:00Z">
                            <m:r>
                              <w:rPr>
                                <w:rFonts w:ascii="Cambria Math" w:hAnsi="Cambria Math"/>
                                <w:szCs w:val="26"/>
                              </w:rPr>
                              <m:t>E</m:t>
                            </m:r>
                          </w:ins>
                        </m:e>
                        <m:sup>
                          <m:d>
                            <m:dPr>
                              <m:ctrlPr>
                                <w:ins w:id="7361" w:author="The Si Tran" w:date="2012-12-06T03:39:00Z">
                                  <w:rPr>
                                    <w:rFonts w:ascii="Cambria Math" w:hAnsi="Cambria Math"/>
                                    <w:i/>
                                    <w:szCs w:val="26"/>
                                  </w:rPr>
                                </w:ins>
                              </m:ctrlPr>
                            </m:dPr>
                            <m:e>
                              <w:ins w:id="7362" w:author="The Si Tran" w:date="2012-12-06T03:39:00Z">
                                <m:r>
                                  <w:rPr>
                                    <w:rFonts w:ascii="Cambria Math" w:hAnsi="Cambria Math"/>
                                    <w:szCs w:val="26"/>
                                  </w:rPr>
                                  <m:t>t</m:t>
                                </m:r>
                              </w:ins>
                            </m:e>
                          </m:d>
                        </m:sup>
                      </m:sSup>
                    </m:num>
                    <m:den>
                      <w:ins w:id="7363" w:author="The Si Tran" w:date="2012-12-06T03:39:00Z">
                        <m:r>
                          <w:rPr>
                            <w:rFonts w:ascii="Cambria Math" w:hAnsi="Cambria Math"/>
                            <w:szCs w:val="26"/>
                          </w:rPr>
                          <m:t>∂</m:t>
                        </m:r>
                      </w:ins>
                      <m:sSub>
                        <m:sSubPr>
                          <m:ctrlPr>
                            <w:ins w:id="7364" w:author="The Si Tran" w:date="2012-12-06T03:39:00Z">
                              <w:rPr>
                                <w:rFonts w:ascii="Cambria Math" w:hAnsi="Cambria Math"/>
                                <w:i/>
                                <w:szCs w:val="26"/>
                              </w:rPr>
                            </w:ins>
                          </m:ctrlPr>
                        </m:sSubPr>
                        <m:e>
                          <w:ins w:id="7365" w:author="The Si Tran" w:date="2012-12-06T03:39:00Z">
                            <m:r>
                              <w:rPr>
                                <w:rFonts w:ascii="Cambria Math" w:hAnsi="Cambria Math"/>
                                <w:szCs w:val="26"/>
                              </w:rPr>
                              <m:t>w</m:t>
                            </m:r>
                          </w:ins>
                        </m:e>
                        <m:sub>
                          <w:ins w:id="7366" w:author="The Si Tran" w:date="2012-12-06T03:39:00Z">
                            <m:r>
                              <w:rPr>
                                <w:rFonts w:ascii="Cambria Math" w:hAnsi="Cambria Math"/>
                                <w:szCs w:val="26"/>
                              </w:rPr>
                              <m:t>ij</m:t>
                            </m:r>
                          </w:ins>
                        </m:sub>
                      </m:sSub>
                    </m:den>
                  </m:f>
                  <w:ins w:id="7367" w:author="The Si Tran" w:date="2012-12-06T03:39:00Z">
                    <m:r>
                      <w:rPr>
                        <w:rFonts w:ascii="Cambria Math" w:hAnsi="Cambria Math"/>
                        <w:szCs w:val="26"/>
                      </w:rPr>
                      <m:t>&gt;0</m:t>
                    </m:r>
                  </w:ins>
                </m:e>
                <m:e>
                  <m:sSup>
                    <m:sSupPr>
                      <m:ctrlPr>
                        <w:ins w:id="7368" w:author="The Si Tran" w:date="2012-12-06T03:39:00Z">
                          <w:rPr>
                            <w:rFonts w:ascii="Cambria Math" w:hAnsi="Cambria Math"/>
                            <w:i/>
                            <w:szCs w:val="26"/>
                          </w:rPr>
                        </w:ins>
                      </m:ctrlPr>
                    </m:sSupPr>
                    <m:e>
                      <w:ins w:id="7369" w:author="The Si Tran" w:date="2012-12-06T03:39:00Z">
                        <m:r>
                          <w:rPr>
                            <w:rFonts w:ascii="Cambria Math" w:hAnsi="Cambria Math"/>
                            <w:szCs w:val="26"/>
                          </w:rPr>
                          <m:t>η</m:t>
                        </m:r>
                      </w:ins>
                    </m:e>
                    <m:sup>
                      <w:ins w:id="7370" w:author="The Si Tran" w:date="2012-12-06T03:39:00Z">
                        <m:r>
                          <w:rPr>
                            <w:rFonts w:ascii="Cambria Math" w:hAnsi="Cambria Math"/>
                            <w:szCs w:val="26"/>
                          </w:rPr>
                          <m:t>-</m:t>
                        </m:r>
                      </w:ins>
                    </m:sup>
                  </m:sSup>
                  <w:ins w:id="7371" w:author="The Si Tran" w:date="2012-12-06T03:39:00Z">
                    <m:r>
                      <w:rPr>
                        <w:rFonts w:ascii="Cambria Math" w:hAnsi="Cambria Math"/>
                        <w:szCs w:val="26"/>
                      </w:rPr>
                      <m:t>*</m:t>
                    </m:r>
                  </w:ins>
                  <m:sSubSup>
                    <m:sSubSupPr>
                      <m:ctrlPr>
                        <w:ins w:id="7372" w:author="The Si Tran" w:date="2012-12-06T03:39:00Z">
                          <w:rPr>
                            <w:rFonts w:ascii="Cambria Math" w:hAnsi="Cambria Math"/>
                            <w:i/>
                            <w:szCs w:val="26"/>
                          </w:rPr>
                        </w:ins>
                      </m:ctrlPr>
                    </m:sSubSupPr>
                    <m:e>
                      <w:ins w:id="7373" w:author="The Si Tran" w:date="2012-12-06T03:39:00Z">
                        <m:r>
                          <w:rPr>
                            <w:rFonts w:ascii="Cambria Math" w:hAnsi="Cambria Math"/>
                            <w:szCs w:val="26"/>
                          </w:rPr>
                          <m:t>∆</m:t>
                        </m:r>
                      </w:ins>
                    </m:e>
                    <m:sub>
                      <w:ins w:id="7374" w:author="The Si Tran" w:date="2012-12-06T03:39:00Z">
                        <m:r>
                          <w:rPr>
                            <w:rFonts w:ascii="Cambria Math" w:hAnsi="Cambria Math"/>
                            <w:szCs w:val="26"/>
                          </w:rPr>
                          <m:t>ij</m:t>
                        </m:r>
                      </w:ins>
                    </m:sub>
                    <m:sup>
                      <m:d>
                        <m:dPr>
                          <m:ctrlPr>
                            <w:ins w:id="7375" w:author="The Si Tran" w:date="2012-12-06T03:39:00Z">
                              <w:rPr>
                                <w:rFonts w:ascii="Cambria Math" w:hAnsi="Cambria Math"/>
                                <w:i/>
                                <w:szCs w:val="26"/>
                              </w:rPr>
                            </w:ins>
                          </m:ctrlPr>
                        </m:dPr>
                        <m:e>
                          <w:ins w:id="7376" w:author="The Si Tran" w:date="2012-12-06T03:39:00Z">
                            <m:r>
                              <w:rPr>
                                <w:rFonts w:ascii="Cambria Math" w:hAnsi="Cambria Math"/>
                                <w:szCs w:val="26"/>
                              </w:rPr>
                              <m:t>t</m:t>
                            </m:r>
                          </w:ins>
                        </m:e>
                      </m:d>
                    </m:sup>
                  </m:sSubSup>
                  <w:ins w:id="7377" w:author="The Si Tran" w:date="2012-12-06T03:39:00Z">
                    <m:r>
                      <w:rPr>
                        <w:rFonts w:ascii="Cambria Math" w:hAnsi="Cambria Math"/>
                        <w:szCs w:val="26"/>
                      </w:rPr>
                      <m:t xml:space="preserve">, if </m:t>
                    </m:r>
                  </w:ins>
                  <m:f>
                    <m:fPr>
                      <m:ctrlPr>
                        <w:ins w:id="7378" w:author="The Si Tran" w:date="2012-12-06T03:39:00Z">
                          <w:rPr>
                            <w:rFonts w:ascii="Cambria Math" w:hAnsi="Cambria Math"/>
                            <w:i/>
                            <w:szCs w:val="26"/>
                          </w:rPr>
                        </w:ins>
                      </m:ctrlPr>
                    </m:fPr>
                    <m:num>
                      <w:ins w:id="7379" w:author="The Si Tran" w:date="2012-12-06T03:39:00Z">
                        <m:r>
                          <w:rPr>
                            <w:rFonts w:ascii="Cambria Math" w:hAnsi="Cambria Math"/>
                            <w:szCs w:val="26"/>
                          </w:rPr>
                          <m:t>∂</m:t>
                        </m:r>
                      </w:ins>
                      <m:sSup>
                        <m:sSupPr>
                          <m:ctrlPr>
                            <w:ins w:id="7380" w:author="The Si Tran" w:date="2012-12-06T03:39:00Z">
                              <w:rPr>
                                <w:rFonts w:ascii="Cambria Math" w:hAnsi="Cambria Math"/>
                                <w:i/>
                                <w:szCs w:val="26"/>
                              </w:rPr>
                            </w:ins>
                          </m:ctrlPr>
                        </m:sSupPr>
                        <m:e>
                          <w:ins w:id="7381" w:author="The Si Tran" w:date="2012-12-06T03:39:00Z">
                            <m:r>
                              <w:rPr>
                                <w:rFonts w:ascii="Cambria Math" w:hAnsi="Cambria Math"/>
                                <w:szCs w:val="26"/>
                              </w:rPr>
                              <m:t>E</m:t>
                            </m:r>
                          </w:ins>
                        </m:e>
                        <m:sup>
                          <m:d>
                            <m:dPr>
                              <m:ctrlPr>
                                <w:ins w:id="7382" w:author="The Si Tran" w:date="2012-12-06T03:39:00Z">
                                  <w:rPr>
                                    <w:rFonts w:ascii="Cambria Math" w:hAnsi="Cambria Math"/>
                                    <w:i/>
                                    <w:szCs w:val="26"/>
                                  </w:rPr>
                                </w:ins>
                              </m:ctrlPr>
                            </m:dPr>
                            <m:e>
                              <w:ins w:id="7383" w:author="The Si Tran" w:date="2012-12-06T03:39:00Z">
                                <m:r>
                                  <w:rPr>
                                    <w:rFonts w:ascii="Cambria Math" w:hAnsi="Cambria Math"/>
                                    <w:szCs w:val="26"/>
                                  </w:rPr>
                                  <m:t>t-1</m:t>
                                </m:r>
                              </w:ins>
                            </m:e>
                          </m:d>
                        </m:sup>
                      </m:sSup>
                    </m:num>
                    <m:den>
                      <w:ins w:id="7384" w:author="The Si Tran" w:date="2012-12-06T03:39:00Z">
                        <m:r>
                          <w:rPr>
                            <w:rFonts w:ascii="Cambria Math" w:hAnsi="Cambria Math"/>
                            <w:szCs w:val="26"/>
                          </w:rPr>
                          <m:t>∂</m:t>
                        </m:r>
                      </w:ins>
                      <m:sSub>
                        <m:sSubPr>
                          <m:ctrlPr>
                            <w:ins w:id="7385" w:author="The Si Tran" w:date="2012-12-06T03:39:00Z">
                              <w:rPr>
                                <w:rFonts w:ascii="Cambria Math" w:hAnsi="Cambria Math"/>
                                <w:i/>
                                <w:szCs w:val="26"/>
                              </w:rPr>
                            </w:ins>
                          </m:ctrlPr>
                        </m:sSubPr>
                        <m:e>
                          <w:ins w:id="7386" w:author="The Si Tran" w:date="2012-12-06T03:39:00Z">
                            <m:r>
                              <w:rPr>
                                <w:rFonts w:ascii="Cambria Math" w:hAnsi="Cambria Math"/>
                                <w:szCs w:val="26"/>
                              </w:rPr>
                              <m:t>w</m:t>
                            </m:r>
                          </w:ins>
                        </m:e>
                        <m:sub>
                          <w:ins w:id="7387" w:author="The Si Tran" w:date="2012-12-06T03:39:00Z">
                            <m:r>
                              <w:rPr>
                                <w:rFonts w:ascii="Cambria Math" w:hAnsi="Cambria Math"/>
                                <w:szCs w:val="26"/>
                              </w:rPr>
                              <m:t>ij</m:t>
                            </m:r>
                          </w:ins>
                        </m:sub>
                      </m:sSub>
                    </m:den>
                  </m:f>
                  <w:ins w:id="7388" w:author="The Si Tran" w:date="2012-12-06T03:39:00Z">
                    <m:r>
                      <w:rPr>
                        <w:rFonts w:ascii="Cambria Math" w:hAnsi="Cambria Math"/>
                        <w:szCs w:val="26"/>
                      </w:rPr>
                      <m:t>*</m:t>
                    </m:r>
                  </w:ins>
                  <m:f>
                    <m:fPr>
                      <m:ctrlPr>
                        <w:ins w:id="7389" w:author="The Si Tran" w:date="2012-12-06T03:39:00Z">
                          <w:rPr>
                            <w:rFonts w:ascii="Cambria Math" w:hAnsi="Cambria Math"/>
                            <w:i/>
                            <w:szCs w:val="26"/>
                          </w:rPr>
                        </w:ins>
                      </m:ctrlPr>
                    </m:fPr>
                    <m:num>
                      <w:ins w:id="7390" w:author="The Si Tran" w:date="2012-12-06T03:39:00Z">
                        <m:r>
                          <w:rPr>
                            <w:rFonts w:ascii="Cambria Math" w:hAnsi="Cambria Math"/>
                            <w:szCs w:val="26"/>
                          </w:rPr>
                          <m:t>∂</m:t>
                        </m:r>
                      </w:ins>
                      <m:sSup>
                        <m:sSupPr>
                          <m:ctrlPr>
                            <w:ins w:id="7391" w:author="The Si Tran" w:date="2012-12-06T03:39:00Z">
                              <w:rPr>
                                <w:rFonts w:ascii="Cambria Math" w:hAnsi="Cambria Math"/>
                                <w:i/>
                                <w:szCs w:val="26"/>
                              </w:rPr>
                            </w:ins>
                          </m:ctrlPr>
                        </m:sSupPr>
                        <m:e>
                          <w:ins w:id="7392" w:author="The Si Tran" w:date="2012-12-06T03:39:00Z">
                            <m:r>
                              <w:rPr>
                                <w:rFonts w:ascii="Cambria Math" w:hAnsi="Cambria Math"/>
                                <w:szCs w:val="26"/>
                              </w:rPr>
                              <m:t>E</m:t>
                            </m:r>
                          </w:ins>
                        </m:e>
                        <m:sup>
                          <m:d>
                            <m:dPr>
                              <m:ctrlPr>
                                <w:ins w:id="7393" w:author="The Si Tran" w:date="2012-12-06T03:39:00Z">
                                  <w:rPr>
                                    <w:rFonts w:ascii="Cambria Math" w:hAnsi="Cambria Math"/>
                                    <w:i/>
                                    <w:szCs w:val="26"/>
                                  </w:rPr>
                                </w:ins>
                              </m:ctrlPr>
                            </m:dPr>
                            <m:e>
                              <w:ins w:id="7394" w:author="The Si Tran" w:date="2012-12-06T03:39:00Z">
                                <m:r>
                                  <w:rPr>
                                    <w:rFonts w:ascii="Cambria Math" w:hAnsi="Cambria Math"/>
                                    <w:szCs w:val="26"/>
                                  </w:rPr>
                                  <m:t>t</m:t>
                                </m:r>
                              </w:ins>
                            </m:e>
                          </m:d>
                        </m:sup>
                      </m:sSup>
                    </m:num>
                    <m:den>
                      <w:ins w:id="7395" w:author="The Si Tran" w:date="2012-12-06T03:39:00Z">
                        <m:r>
                          <w:rPr>
                            <w:rFonts w:ascii="Cambria Math" w:hAnsi="Cambria Math"/>
                            <w:szCs w:val="26"/>
                          </w:rPr>
                          <m:t>∂</m:t>
                        </m:r>
                      </w:ins>
                      <m:sSub>
                        <m:sSubPr>
                          <m:ctrlPr>
                            <w:ins w:id="7396" w:author="The Si Tran" w:date="2012-12-06T03:39:00Z">
                              <w:rPr>
                                <w:rFonts w:ascii="Cambria Math" w:hAnsi="Cambria Math"/>
                                <w:i/>
                                <w:szCs w:val="26"/>
                              </w:rPr>
                            </w:ins>
                          </m:ctrlPr>
                        </m:sSubPr>
                        <m:e>
                          <w:ins w:id="7397" w:author="The Si Tran" w:date="2012-12-06T03:39:00Z">
                            <m:r>
                              <w:rPr>
                                <w:rFonts w:ascii="Cambria Math" w:hAnsi="Cambria Math"/>
                                <w:szCs w:val="26"/>
                              </w:rPr>
                              <m:t>w</m:t>
                            </m:r>
                          </w:ins>
                        </m:e>
                        <m:sub>
                          <w:ins w:id="7398" w:author="The Si Tran" w:date="2012-12-06T03:39:00Z">
                            <m:r>
                              <w:rPr>
                                <w:rFonts w:ascii="Cambria Math" w:hAnsi="Cambria Math"/>
                                <w:szCs w:val="26"/>
                              </w:rPr>
                              <m:t>ij</m:t>
                            </m:r>
                          </w:ins>
                        </m:sub>
                      </m:sSub>
                    </m:den>
                  </m:f>
                  <w:ins w:id="7399" w:author="The Si Tran" w:date="2012-12-06T03:39:00Z">
                    <m:r>
                      <w:rPr>
                        <w:rFonts w:ascii="Cambria Math" w:hAnsi="Cambria Math"/>
                        <w:szCs w:val="26"/>
                      </w:rPr>
                      <m:t>&lt;0</m:t>
                    </m:r>
                  </w:ins>
                </m:e>
                <m:e>
                  <m:sSubSup>
                    <m:sSubSupPr>
                      <m:ctrlPr>
                        <w:ins w:id="7400" w:author="The Si Tran" w:date="2012-12-06T03:40:00Z">
                          <w:rPr>
                            <w:rFonts w:ascii="Cambria Math" w:hAnsi="Cambria Math"/>
                            <w:i/>
                            <w:szCs w:val="26"/>
                          </w:rPr>
                        </w:ins>
                      </m:ctrlPr>
                    </m:sSubSupPr>
                    <m:e>
                      <w:ins w:id="7401" w:author="The Si Tran" w:date="2012-12-06T03:40:00Z">
                        <m:r>
                          <w:rPr>
                            <w:rFonts w:ascii="Cambria Math" w:hAnsi="Cambria Math"/>
                            <w:szCs w:val="26"/>
                          </w:rPr>
                          <m:t>∆</m:t>
                        </m:r>
                      </w:ins>
                    </m:e>
                    <m:sub>
                      <w:ins w:id="7402" w:author="The Si Tran" w:date="2012-12-06T03:40:00Z">
                        <m:r>
                          <w:rPr>
                            <w:rFonts w:ascii="Cambria Math" w:hAnsi="Cambria Math"/>
                            <w:szCs w:val="26"/>
                          </w:rPr>
                          <m:t>ij</m:t>
                        </m:r>
                      </w:ins>
                    </m:sub>
                    <m:sup>
                      <w:ins w:id="7403" w:author="The Si Tran" w:date="2012-12-06T03:40:00Z">
                        <m:r>
                          <w:rPr>
                            <w:rFonts w:ascii="Cambria Math" w:hAnsi="Cambria Math"/>
                            <w:szCs w:val="26"/>
                          </w:rPr>
                          <m:t>(t-1)</m:t>
                        </m:r>
                      </w:ins>
                    </m:sup>
                  </m:sSubSup>
                  <w:ins w:id="7404" w:author="The Si Tran" w:date="2012-12-06T03:40:00Z">
                    <m:r>
                      <w:rPr>
                        <w:rFonts w:ascii="Cambria Math" w:hAnsi="Cambria Math"/>
                        <w:szCs w:val="26"/>
                      </w:rPr>
                      <m:t>, else</m:t>
                    </m:r>
                  </w:ins>
                </m:e>
              </m:eqArr>
            </m:e>
          </m:d>
        </m:oMath>
      </m:oMathPara>
    </w:p>
    <w:p w14:paraId="35928650" w14:textId="77777777" w:rsidR="0088753F" w:rsidRPr="0049233F" w:rsidRDefault="0088753F">
      <w:pPr>
        <w:spacing w:before="0"/>
        <w:ind w:left="720" w:firstLine="720"/>
        <w:rPr>
          <w:szCs w:val="26"/>
        </w:rPr>
        <w:pPrChange w:id="7405" w:author="The Si Tran" w:date="2012-12-14T06:18:00Z">
          <w:pPr>
            <w:spacing w:before="0"/>
            <w:ind w:firstLine="720"/>
          </w:pPr>
        </w:pPrChange>
      </w:pPr>
      <w:del w:id="7406" w:author="The Si Tran" w:date="2012-12-06T03:40:00Z">
        <w:r w:rsidRPr="00AF1345" w:rsidDel="00BA6E4C">
          <w:rPr>
            <w:position w:val="-108"/>
            <w:szCs w:val="26"/>
          </w:rPr>
          <w:object w:dxaOrig="4660" w:dyaOrig="2280" w14:anchorId="473B087F">
            <v:shape id="_x0000_i1148" type="#_x0000_t75" style="width:280.45pt;height:136.45pt" o:ole="">
              <v:imagedata r:id="rId293" o:title=""/>
            </v:shape>
            <o:OLEObject Type="Embed" ProgID="Equation.DSMT4" ShapeID="_x0000_i1148" DrawAspect="Content" ObjectID="_1417184625" r:id="rId294"/>
          </w:object>
        </w:r>
      </w:del>
    </w:p>
    <w:p w14:paraId="51377D55" w14:textId="77777777" w:rsidR="0088753F" w:rsidRPr="0049233F" w:rsidRDefault="0088753F">
      <w:pPr>
        <w:pPrChange w:id="7407" w:author="The Si Tran" w:date="2012-12-16T08:28:00Z">
          <w:pPr>
            <w:spacing w:before="0"/>
            <w:ind w:firstLine="720"/>
          </w:pPr>
        </w:pPrChange>
      </w:pPr>
      <w:r w:rsidRPr="0049233F">
        <w:t xml:space="preserve">Ở đây </w:t>
      </w:r>
      <w:ins w:id="7408"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409" w:author="The Si Tran" w:date="2012-12-06T03:41:00Z">
                <w:rPr>
                  <w:rFonts w:ascii="Cambria Math" w:hAnsi="Cambria Math"/>
                  <w:i/>
                </w:rPr>
              </w:ins>
            </m:ctrlPr>
          </m:sSupPr>
          <m:e>
            <w:ins w:id="7410" w:author="The Si Tran" w:date="2012-12-06T03:41:00Z">
              <m:r>
                <w:rPr>
                  <w:rFonts w:ascii="Cambria Math" w:hAnsi="Cambria Math"/>
                </w:rPr>
                <m:t>η</m:t>
              </m:r>
            </w:ins>
          </m:e>
          <m:sup>
            <w:ins w:id="7411" w:author="The Si Tran" w:date="2012-12-06T03:41:00Z">
              <m:r>
                <w:rPr>
                  <w:rFonts w:ascii="Cambria Math" w:hAnsi="Cambria Math"/>
                </w:rPr>
                <m:t>+</m:t>
              </m:r>
            </w:ins>
          </m:sup>
        </m:sSup>
      </m:oMath>
      <w:del w:id="7412" w:author="The Si Tran" w:date="2012-12-06T03:41:00Z">
        <w:r w:rsidRPr="00AF1345" w:rsidDel="00E40F7B">
          <w:rPr>
            <w:position w:val="-10"/>
          </w:rPr>
          <w:object w:dxaOrig="1440" w:dyaOrig="360" w14:anchorId="3EC1D1FE">
            <v:shape id="_x0000_i1149" type="#_x0000_t75" style="width:1in;height:14.25pt" o:ole="">
              <v:imagedata r:id="rId295" o:title=""/>
            </v:shape>
            <o:OLEObject Type="Embed" ProgID="Equation.DSMT4" ShapeID="_x0000_i1149" DrawAspect="Content" ObjectID="_1417184626" r:id="rId296"/>
          </w:object>
        </w:r>
      </w:del>
      <w:r w:rsidRPr="0049233F">
        <w:t xml:space="preserve"> là các hệ số cố định của quá trình học dùng để hiệu chỉnh các giá trị cập nhập cho từng trọng số tùy theo hình dạng của hàm lỗi. </w:t>
      </w:r>
    </w:p>
    <w:p w14:paraId="58D010A7" w14:textId="0DD2F192" w:rsidR="0088753F" w:rsidRDefault="00334CAD">
      <w:pPr>
        <w:rPr>
          <w:ins w:id="7413" w:author="The Si Tran" w:date="2012-12-06T03:41:00Z"/>
        </w:rPr>
        <w:pPrChange w:id="7414" w:author="The Si Tran" w:date="2012-12-16T08:28:00Z">
          <w:pPr>
            <w:spacing w:before="0"/>
            <w:ind w:firstLine="720"/>
          </w:pPr>
        </w:pPrChange>
      </w:pPr>
      <w:ins w:id="7415" w:author="The Si Tran" w:date="2012-12-14T05:57:00Z">
        <w:r w:rsidRPr="00097101">
          <w:rPr>
            <w:noProof/>
            <w:rPrChange w:id="7416" w:author="Unknown">
              <w:rPr>
                <w:noProof/>
              </w:rPr>
            </w:rPrChange>
          </w:rPr>
          <mc:AlternateContent>
            <mc:Choice Requires="wps">
              <w:drawing>
                <wp:anchor distT="0" distB="0" distL="114300" distR="114300" simplePos="0" relativeHeight="251666432" behindDoc="0" locked="0" layoutInCell="1" allowOverlap="1" wp14:anchorId="11D227F1" wp14:editId="710C4B32">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350BDD" w:rsidRDefault="00350BDD">
                              <w:pPr>
                                <w:pStyle w:val="EquationIndex"/>
                                <w:pPrChange w:id="7417" w:author="The Si Tran" w:date="2012-12-16T08:28:00Z">
                                  <w:pPr/>
                                </w:pPrChange>
                              </w:pPr>
                              <w:ins w:id="7418" w:author="The Si Tran" w:date="2012-12-06T02:41:00Z">
                                <w:r>
                                  <w:t>(4.</w:t>
                                </w:r>
                              </w:ins>
                              <w:ins w:id="7419" w:author="The Si Tran" w:date="2012-12-06T02:44:00Z">
                                <w:r>
                                  <w:t>16</w:t>
                                </w:r>
                              </w:ins>
                              <w:ins w:id="742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8" o:spid="_x0000_s1106" type="#_x0000_t202" style="position:absolute;left:0;text-align:left;margin-left:406.4pt;margin-top:214.7pt;width:46.8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f4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FKcf4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350BDD" w:rsidRDefault="00350BDD">
                        <w:pPr>
                          <w:pStyle w:val="EquationIndex"/>
                          <w:pPrChange w:id="7421" w:author="The Si Tran" w:date="2012-12-16T08:28:00Z">
                            <w:pPr/>
                          </w:pPrChange>
                        </w:pPr>
                        <w:ins w:id="7422" w:author="The Si Tran" w:date="2012-12-06T02:41:00Z">
                          <w:r>
                            <w:t>(4.</w:t>
                          </w:r>
                        </w:ins>
                        <w:ins w:id="7423" w:author="The Si Tran" w:date="2012-12-06T02:44:00Z">
                          <w:r>
                            <w:t>16</w:t>
                          </w:r>
                        </w:ins>
                        <w:ins w:id="7424"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50" type="#_x0000_t75" style="width:14.25pt;height:14.25pt" o:ole="">
            <v:imagedata r:id="rId297" o:title=""/>
          </v:shape>
          <o:OLEObject Type="Embed" ProgID="Equation.DSMT4" ShapeID="_x0000_i1150" DrawAspect="Content" ObjectID="_1417184627" r:id="rId298"/>
        </w:object>
      </w:r>
      <w:r w:rsidR="0088753F" w:rsidRPr="0049233F">
        <w:t xml:space="preserve">sẽ giảm đi theo một thừa số </w:t>
      </w:r>
      <w:r w:rsidR="0088753F" w:rsidRPr="00AF1345">
        <w:rPr>
          <w:position w:val="-10"/>
        </w:rPr>
        <w:object w:dxaOrig="300" w:dyaOrig="360" w14:anchorId="590DF676">
          <v:shape id="_x0000_i1151" type="#_x0000_t75" style="width:14.25pt;height:14.25pt" o:ole="">
            <v:imagedata r:id="rId299" o:title=""/>
          </v:shape>
          <o:OLEObject Type="Embed" ProgID="Equation.DSMT4" ShapeID="_x0000_i1151" DrawAspect="Content" ObjectID="_1417184628" r:id="rId300"/>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2" type="#_x0000_t75" style="width:14.25pt;height:14.25pt" o:ole="">
            <v:imagedata r:id="rId297" o:title=""/>
          </v:shape>
          <o:OLEObject Type="Embed" ProgID="Equation.DSMT4" ShapeID="_x0000_i1152" DrawAspect="Content" ObjectID="_1417184629" r:id="rId301"/>
        </w:objec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3" type="#_x0000_t75" style="width:14.25pt;height:14.25pt" o:ole="">
            <v:imagedata r:id="rId297" o:title=""/>
          </v:shape>
          <o:OLEObject Type="Embed" ProgID="Equation.DSMT4" ShapeID="_x0000_i1153" DrawAspect="Content" ObjectID="_1417184630" r:id="rId302"/>
        </w:object>
      </w:r>
      <w:r w:rsidR="0088753F" w:rsidRPr="0049233F">
        <w:t>), nếu đạo hàm riêng phần âm thì giá trị cập nhập được cộng thêm vào trọng số.</w:t>
      </w:r>
    </w:p>
    <w:p w14:paraId="411BAA4A" w14:textId="1B11615D" w:rsidR="00E40F7B" w:rsidRPr="007E3E87" w:rsidRDefault="00350BDD">
      <w:pPr>
        <w:pStyle w:val="EquationIndex"/>
        <w:rPr>
          <w:ins w:id="7425" w:author="The Si Tran" w:date="2012-12-06T03:44:00Z"/>
          <w:rPrChange w:id="7426" w:author="The Si Tran" w:date="2012-12-14T06:18:00Z">
            <w:rPr>
              <w:ins w:id="7427" w:author="The Si Tran" w:date="2012-12-06T03:44:00Z"/>
            </w:rPr>
          </w:rPrChange>
        </w:rPr>
        <w:pPrChange w:id="7428" w:author="The Si Tran" w:date="2012-12-15T08:05:00Z">
          <w:pPr>
            <w:spacing w:before="0"/>
            <w:ind w:firstLine="720"/>
          </w:pPr>
        </w:pPrChange>
      </w:pPr>
      <m:oMathPara>
        <m:oMath>
          <m:sSubSup>
            <m:sSubSupPr>
              <m:ctrlPr>
                <w:ins w:id="7429" w:author="The Si Tran" w:date="2012-12-06T03:41:00Z">
                  <w:rPr>
                    <w:rFonts w:ascii="Cambria Math" w:hAnsi="Cambria Math"/>
                  </w:rPr>
                </w:ins>
              </m:ctrlPr>
            </m:sSubSupPr>
            <m:e>
              <w:ins w:id="7430" w:author="The Si Tran" w:date="2012-12-06T03:41:00Z">
                <m:r>
                  <m:rPr>
                    <m:sty m:val="p"/>
                  </m:rPr>
                  <w:rPr>
                    <w:rFonts w:ascii="Cambria Math" w:hAnsi="Cambria Math"/>
                  </w:rPr>
                  <m:t>∆</m:t>
                </m:r>
                <m:r>
                  <w:rPr>
                    <w:rFonts w:ascii="Cambria Math" w:hAnsi="Cambria Math"/>
                  </w:rPr>
                  <m:t>w</m:t>
                </m:r>
              </w:ins>
            </m:e>
            <m:sub>
              <w:ins w:id="7431" w:author="The Si Tran" w:date="2012-12-06T03:41:00Z">
                <m:r>
                  <w:rPr>
                    <w:rFonts w:ascii="Cambria Math" w:hAnsi="Cambria Math"/>
                  </w:rPr>
                  <m:t>ij</m:t>
                </m:r>
              </w:ins>
            </m:sub>
            <m:sup>
              <w:ins w:id="7432"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433" w:author="The Si Tran" w:date="2012-12-06T03:41:00Z">
            <m:r>
              <m:rPr>
                <m:sty m:val="p"/>
              </m:rPr>
              <w:rPr>
                <w:rFonts w:ascii="Cambria Math" w:hAnsi="Cambria Math"/>
              </w:rPr>
              <m:t>=</m:t>
            </m:r>
          </w:ins>
          <m:d>
            <m:dPr>
              <m:begChr m:val="{"/>
              <m:endChr m:val=""/>
              <m:ctrlPr>
                <w:ins w:id="7434" w:author="The Si Tran" w:date="2012-12-06T03:41:00Z">
                  <w:rPr>
                    <w:rFonts w:ascii="Cambria Math" w:hAnsi="Cambria Math"/>
                  </w:rPr>
                </w:ins>
              </m:ctrlPr>
            </m:dPr>
            <m:e>
              <m:eqArr>
                <m:eqArrPr>
                  <m:ctrlPr>
                    <w:ins w:id="7435" w:author="The Si Tran" w:date="2012-12-06T03:41:00Z">
                      <w:rPr>
                        <w:rFonts w:ascii="Cambria Math" w:hAnsi="Cambria Math"/>
                      </w:rPr>
                    </w:ins>
                  </m:ctrlPr>
                </m:eqArrPr>
                <m:e>
                  <w:ins w:id="7436" w:author="The Si Tran" w:date="2012-12-06T03:42:00Z">
                    <m:r>
                      <m:rPr>
                        <m:sty m:val="p"/>
                      </m:rPr>
                      <w:rPr>
                        <w:rFonts w:ascii="Cambria Math" w:hAnsi="Cambria Math"/>
                      </w:rPr>
                      <m:t>-</m:t>
                    </m:r>
                  </w:ins>
                  <m:sSubSup>
                    <m:sSubSupPr>
                      <m:ctrlPr>
                        <w:ins w:id="7437" w:author="The Si Tran" w:date="2012-12-06T03:41:00Z">
                          <w:rPr>
                            <w:rFonts w:ascii="Cambria Math" w:hAnsi="Cambria Math"/>
                          </w:rPr>
                        </w:ins>
                      </m:ctrlPr>
                    </m:sSubSupPr>
                    <m:e>
                      <w:ins w:id="7438" w:author="The Si Tran" w:date="2012-12-06T03:41:00Z">
                        <m:r>
                          <m:rPr>
                            <m:sty m:val="p"/>
                          </m:rPr>
                          <w:rPr>
                            <w:rFonts w:ascii="Cambria Math" w:hAnsi="Cambria Math"/>
                          </w:rPr>
                          <m:t>∆</m:t>
                        </m:r>
                      </w:ins>
                    </m:e>
                    <m:sub>
                      <w:ins w:id="7439" w:author="The Si Tran" w:date="2012-12-06T03:41:00Z">
                        <m:r>
                          <w:rPr>
                            <w:rFonts w:ascii="Cambria Math" w:hAnsi="Cambria Math"/>
                          </w:rPr>
                          <m:t>ij</m:t>
                        </m:r>
                      </w:ins>
                    </m:sub>
                    <m:sup>
                      <m:d>
                        <m:dPr>
                          <m:ctrlPr>
                            <w:ins w:id="7440" w:author="The Si Tran" w:date="2012-12-06T03:41:00Z">
                              <w:rPr>
                                <w:rFonts w:ascii="Cambria Math" w:hAnsi="Cambria Math"/>
                              </w:rPr>
                            </w:ins>
                          </m:ctrlPr>
                        </m:dPr>
                        <m:e>
                          <w:ins w:id="7441" w:author="The Si Tran" w:date="2012-12-06T03:41:00Z">
                            <m:r>
                              <w:rPr>
                                <w:rFonts w:ascii="Cambria Math" w:hAnsi="Cambria Math"/>
                              </w:rPr>
                              <m:t>t</m:t>
                            </m:r>
                          </w:ins>
                        </m:e>
                      </m:d>
                    </m:sup>
                  </m:sSubSup>
                  <w:ins w:id="7442"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43" w:author="The Si Tran" w:date="2012-12-06T03:41:00Z">
                          <w:rPr>
                            <w:rFonts w:ascii="Cambria Math" w:hAnsi="Cambria Math"/>
                          </w:rPr>
                        </w:ins>
                      </m:ctrlPr>
                    </m:fPr>
                    <m:num>
                      <w:ins w:id="7444" w:author="The Si Tran" w:date="2012-12-06T03:41:00Z">
                        <m:r>
                          <w:rPr>
                            <w:rFonts w:ascii="Cambria Math" w:hAnsi="Cambria Math"/>
                          </w:rPr>
                          <m:t>∂</m:t>
                        </m:r>
                      </w:ins>
                      <m:sSup>
                        <m:sSupPr>
                          <m:ctrlPr>
                            <w:ins w:id="7445" w:author="The Si Tran" w:date="2012-12-06T03:41:00Z">
                              <w:rPr>
                                <w:rFonts w:ascii="Cambria Math" w:hAnsi="Cambria Math"/>
                              </w:rPr>
                            </w:ins>
                          </m:ctrlPr>
                        </m:sSupPr>
                        <m:e>
                          <w:ins w:id="7446" w:author="The Si Tran" w:date="2012-12-06T03:41:00Z">
                            <m:r>
                              <w:rPr>
                                <w:rFonts w:ascii="Cambria Math" w:hAnsi="Cambria Math"/>
                              </w:rPr>
                              <m:t>E</m:t>
                            </m:r>
                          </w:ins>
                        </m:e>
                        <m:sup>
                          <m:d>
                            <m:dPr>
                              <m:ctrlPr>
                                <w:ins w:id="7447" w:author="The Si Tran" w:date="2012-12-06T03:41:00Z">
                                  <w:rPr>
                                    <w:rFonts w:ascii="Cambria Math" w:hAnsi="Cambria Math"/>
                                  </w:rPr>
                                </w:ins>
                              </m:ctrlPr>
                            </m:dPr>
                            <m:e>
                              <w:ins w:id="7448" w:author="The Si Tran" w:date="2012-12-06T03:41:00Z">
                                <m:r>
                                  <w:rPr>
                                    <w:rFonts w:ascii="Cambria Math" w:hAnsi="Cambria Math"/>
                                  </w:rPr>
                                  <m:t>t</m:t>
                                </m:r>
                              </w:ins>
                            </m:e>
                          </m:d>
                        </m:sup>
                      </m:sSup>
                    </m:num>
                    <m:den>
                      <w:ins w:id="7449" w:author="The Si Tran" w:date="2012-12-06T03:41:00Z">
                        <m:r>
                          <w:rPr>
                            <w:rFonts w:ascii="Cambria Math" w:hAnsi="Cambria Math"/>
                          </w:rPr>
                          <m:t>∂</m:t>
                        </m:r>
                      </w:ins>
                      <m:sSub>
                        <m:sSubPr>
                          <m:ctrlPr>
                            <w:ins w:id="7450" w:author="The Si Tran" w:date="2012-12-06T03:41:00Z">
                              <w:rPr>
                                <w:rFonts w:ascii="Cambria Math" w:hAnsi="Cambria Math"/>
                              </w:rPr>
                            </w:ins>
                          </m:ctrlPr>
                        </m:sSubPr>
                        <m:e>
                          <w:ins w:id="7451" w:author="The Si Tran" w:date="2012-12-06T03:41:00Z">
                            <m:r>
                              <w:rPr>
                                <w:rFonts w:ascii="Cambria Math" w:hAnsi="Cambria Math"/>
                              </w:rPr>
                              <m:t>w</m:t>
                            </m:r>
                          </w:ins>
                        </m:e>
                        <m:sub>
                          <w:ins w:id="7452" w:author="The Si Tran" w:date="2012-12-06T03:41:00Z">
                            <m:r>
                              <w:rPr>
                                <w:rFonts w:ascii="Cambria Math" w:hAnsi="Cambria Math"/>
                              </w:rPr>
                              <m:t>ij</m:t>
                            </m:r>
                          </w:ins>
                        </m:sub>
                      </m:sSub>
                    </m:den>
                  </m:f>
                  <w:ins w:id="7453" w:author="The Si Tran" w:date="2012-12-06T03:41:00Z">
                    <m:r>
                      <m:rPr>
                        <m:sty m:val="p"/>
                      </m:rPr>
                      <w:rPr>
                        <w:rFonts w:ascii="Cambria Math" w:hAnsi="Cambria Math"/>
                      </w:rPr>
                      <m:t>&gt;0</m:t>
                    </m:r>
                  </w:ins>
                </m:e>
                <m:e>
                  <w:ins w:id="7454" w:author="The Si Tran" w:date="2012-12-06T03:42:00Z">
                    <m:r>
                      <m:rPr>
                        <m:sty m:val="p"/>
                      </m:rPr>
                      <w:rPr>
                        <w:rFonts w:ascii="Cambria Math" w:hAnsi="Cambria Math"/>
                      </w:rPr>
                      <m:t>+</m:t>
                    </m:r>
                  </w:ins>
                  <m:sSubSup>
                    <m:sSubSupPr>
                      <m:ctrlPr>
                        <w:ins w:id="7455" w:author="The Si Tran" w:date="2012-12-06T03:43:00Z">
                          <w:rPr>
                            <w:rFonts w:ascii="Cambria Math" w:hAnsi="Cambria Math"/>
                          </w:rPr>
                        </w:ins>
                      </m:ctrlPr>
                    </m:sSubSupPr>
                    <m:e>
                      <w:ins w:id="7456" w:author="The Si Tran" w:date="2012-12-06T03:43:00Z">
                        <m:r>
                          <m:rPr>
                            <m:sty m:val="p"/>
                          </m:rPr>
                          <w:rPr>
                            <w:rFonts w:ascii="Cambria Math" w:hAnsi="Cambria Math"/>
                          </w:rPr>
                          <m:t>∆</m:t>
                        </m:r>
                      </w:ins>
                    </m:e>
                    <m:sub>
                      <w:ins w:id="7457" w:author="The Si Tran" w:date="2012-12-06T03:43:00Z">
                        <m:r>
                          <w:rPr>
                            <w:rFonts w:ascii="Cambria Math" w:hAnsi="Cambria Math"/>
                          </w:rPr>
                          <m:t>ij</m:t>
                        </m:r>
                      </w:ins>
                    </m:sub>
                    <m:sup>
                      <m:d>
                        <m:dPr>
                          <m:ctrlPr>
                            <w:ins w:id="7458" w:author="The Si Tran" w:date="2012-12-06T03:43:00Z">
                              <w:rPr>
                                <w:rFonts w:ascii="Cambria Math" w:hAnsi="Cambria Math"/>
                              </w:rPr>
                            </w:ins>
                          </m:ctrlPr>
                        </m:dPr>
                        <m:e>
                          <w:ins w:id="7459" w:author="The Si Tran" w:date="2012-12-06T03:43:00Z">
                            <m:r>
                              <w:rPr>
                                <w:rFonts w:ascii="Cambria Math" w:hAnsi="Cambria Math"/>
                              </w:rPr>
                              <m:t>t</m:t>
                            </m:r>
                          </w:ins>
                        </m:e>
                      </m:d>
                    </m:sup>
                  </m:sSubSup>
                  <w:ins w:id="7460"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61" w:author="The Si Tran" w:date="2012-12-06T03:42:00Z">
                          <w:rPr>
                            <w:rFonts w:ascii="Cambria Math" w:hAnsi="Cambria Math"/>
                          </w:rPr>
                        </w:ins>
                      </m:ctrlPr>
                    </m:fPr>
                    <m:num>
                      <w:ins w:id="7462" w:author="The Si Tran" w:date="2012-12-06T03:42:00Z">
                        <m:r>
                          <w:rPr>
                            <w:rFonts w:ascii="Cambria Math" w:hAnsi="Cambria Math"/>
                          </w:rPr>
                          <m:t>∂</m:t>
                        </m:r>
                      </w:ins>
                      <m:sSup>
                        <m:sSupPr>
                          <m:ctrlPr>
                            <w:ins w:id="7463" w:author="The Si Tran" w:date="2012-12-06T03:42:00Z">
                              <w:rPr>
                                <w:rFonts w:ascii="Cambria Math" w:hAnsi="Cambria Math"/>
                              </w:rPr>
                            </w:ins>
                          </m:ctrlPr>
                        </m:sSupPr>
                        <m:e>
                          <w:ins w:id="7464" w:author="The Si Tran" w:date="2012-12-06T03:42:00Z">
                            <m:r>
                              <w:rPr>
                                <w:rFonts w:ascii="Cambria Math" w:hAnsi="Cambria Math"/>
                              </w:rPr>
                              <m:t>E</m:t>
                            </m:r>
                          </w:ins>
                        </m:e>
                        <m:sup>
                          <m:d>
                            <m:dPr>
                              <m:ctrlPr>
                                <w:ins w:id="7465" w:author="The Si Tran" w:date="2012-12-06T03:42:00Z">
                                  <w:rPr>
                                    <w:rFonts w:ascii="Cambria Math" w:hAnsi="Cambria Math"/>
                                  </w:rPr>
                                </w:ins>
                              </m:ctrlPr>
                            </m:dPr>
                            <m:e>
                              <w:ins w:id="7466" w:author="The Si Tran" w:date="2012-12-06T03:42:00Z">
                                <m:r>
                                  <w:rPr>
                                    <w:rFonts w:ascii="Cambria Math" w:hAnsi="Cambria Math"/>
                                  </w:rPr>
                                  <m:t>t</m:t>
                                </m:r>
                              </w:ins>
                            </m:e>
                          </m:d>
                        </m:sup>
                      </m:sSup>
                    </m:num>
                    <m:den>
                      <w:ins w:id="7467" w:author="The Si Tran" w:date="2012-12-06T03:42:00Z">
                        <m:r>
                          <w:rPr>
                            <w:rFonts w:ascii="Cambria Math" w:hAnsi="Cambria Math"/>
                          </w:rPr>
                          <m:t>∂</m:t>
                        </m:r>
                      </w:ins>
                      <m:sSub>
                        <m:sSubPr>
                          <m:ctrlPr>
                            <w:ins w:id="7468" w:author="The Si Tran" w:date="2012-12-06T03:42:00Z">
                              <w:rPr>
                                <w:rFonts w:ascii="Cambria Math" w:hAnsi="Cambria Math"/>
                              </w:rPr>
                            </w:ins>
                          </m:ctrlPr>
                        </m:sSubPr>
                        <m:e>
                          <w:ins w:id="7469" w:author="The Si Tran" w:date="2012-12-06T03:42:00Z">
                            <m:r>
                              <w:rPr>
                                <w:rFonts w:ascii="Cambria Math" w:hAnsi="Cambria Math"/>
                              </w:rPr>
                              <m:t>w</m:t>
                            </m:r>
                          </w:ins>
                        </m:e>
                        <m:sub>
                          <w:ins w:id="7470" w:author="The Si Tran" w:date="2012-12-06T03:42:00Z">
                            <m:r>
                              <w:rPr>
                                <w:rFonts w:ascii="Cambria Math" w:hAnsi="Cambria Math"/>
                              </w:rPr>
                              <m:t>ij</m:t>
                            </m:r>
                          </w:ins>
                        </m:sub>
                      </m:sSub>
                    </m:den>
                  </m:f>
                  <w:ins w:id="7471" w:author="The Si Tran" w:date="2012-12-06T03:42:00Z">
                    <m:r>
                      <m:rPr>
                        <m:sty m:val="p"/>
                      </m:rPr>
                      <w:rPr>
                        <w:rFonts w:ascii="Cambria Math" w:hAnsi="Cambria Math"/>
                      </w:rPr>
                      <m:t>&lt;0</m:t>
                    </m:r>
                  </w:ins>
                </m:e>
                <m:e>
                  <w:ins w:id="7472" w:author="The Si Tran" w:date="2012-12-06T03:43:00Z">
                    <m:r>
                      <m:rPr>
                        <m:sty m:val="p"/>
                      </m:rPr>
                      <w:rPr>
                        <w:rFonts w:ascii="Cambria Math" w:hAnsi="Cambria Math"/>
                      </w:rPr>
                      <m:t>0</m:t>
                    </m:r>
                  </w:ins>
                  <w:ins w:id="7473" w:author="The Si Tran" w:date="2012-12-06T03:41:00Z">
                    <m:r>
                      <m:rPr>
                        <m:sty m:val="p"/>
                      </m:rPr>
                      <w:rPr>
                        <w:rFonts w:ascii="Cambria Math" w:hAnsi="Cambria Math"/>
                      </w:rPr>
                      <m:t xml:space="preserve">, </m:t>
                    </m:r>
                    <m:r>
                      <w:rPr>
                        <w:rFonts w:ascii="Cambria Math" w:hAnsi="Cambria Math"/>
                      </w:rPr>
                      <m:t>else</m:t>
                    </m:r>
                  </w:ins>
                </m:e>
              </m:eqArr>
            </m:e>
          </m:d>
          <w:ins w:id="7474"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475" w:author="The Si Tran" w:date="2012-12-14T06:18:00Z"/>
        </w:rPr>
        <w:pPrChange w:id="7476" w:author="The Si Tran" w:date="2012-12-16T08:29:00Z">
          <w:pPr>
            <w:spacing w:before="0"/>
            <w:ind w:firstLine="720"/>
          </w:pPr>
        </w:pPrChange>
      </w:pPr>
      <w:ins w:id="7477" w:author="The Si Tran" w:date="2012-12-14T05:57:00Z">
        <w:r w:rsidRPr="00097101">
          <w:rPr>
            <w:noProof/>
            <w:rPrChange w:id="7478" w:author="Unknown">
              <w:rPr>
                <w:noProof/>
              </w:rPr>
            </w:rPrChange>
          </w:rPr>
          <mc:AlternateContent>
            <mc:Choice Requires="wps">
              <w:drawing>
                <wp:anchor distT="0" distB="0" distL="114300" distR="114300" simplePos="0" relativeHeight="251667456" behindDoc="0" locked="0" layoutInCell="1" allowOverlap="1" wp14:anchorId="599A3C3F" wp14:editId="7FADC0A9">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350BDD" w:rsidRDefault="00350BDD">
                              <w:pPr>
                                <w:pStyle w:val="EquationIndex"/>
                                <w:pPrChange w:id="7479" w:author="The Si Tran" w:date="2012-12-16T08:28:00Z">
                                  <w:pPr/>
                                </w:pPrChange>
                              </w:pPr>
                              <w:ins w:id="7480" w:author="The Si Tran" w:date="2012-12-06T02:41:00Z">
                                <w:r>
                                  <w:t>(4.</w:t>
                                </w:r>
                              </w:ins>
                              <w:ins w:id="7481" w:author="The Si Tran" w:date="2012-12-06T02:44:00Z">
                                <w:r>
                                  <w:t>17</w:t>
                                </w:r>
                              </w:ins>
                              <w:ins w:id="748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9" o:spid="_x0000_s1107" type="#_x0000_t202" style="position:absolute;left:0;text-align:left;margin-left:406.4pt;margin-top:1.5pt;width:46.85pt;height:2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aI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jHwmi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350BDD" w:rsidRDefault="00350BDD">
                        <w:pPr>
                          <w:pStyle w:val="EquationIndex"/>
                          <w:pPrChange w:id="7483" w:author="The Si Tran" w:date="2012-12-16T08:28:00Z">
                            <w:pPr/>
                          </w:pPrChange>
                        </w:pPr>
                        <w:ins w:id="7484" w:author="The Si Tran" w:date="2012-12-06T02:41:00Z">
                          <w:r>
                            <w:t>(4.</w:t>
                          </w:r>
                        </w:ins>
                        <w:ins w:id="7485" w:author="The Si Tran" w:date="2012-12-06T02:44:00Z">
                          <w:r>
                            <w:t>17</w:t>
                          </w:r>
                        </w:ins>
                        <w:ins w:id="7486" w:author="The Si Tran" w:date="2012-12-06T02:41:00Z">
                          <w:r>
                            <w:t>)</w:t>
                          </w:r>
                        </w:ins>
                      </w:p>
                    </w:txbxContent>
                  </v:textbox>
                </v:shape>
              </w:pict>
            </mc:Fallback>
          </mc:AlternateContent>
        </w:r>
      </w:ins>
    </w:p>
    <w:p w14:paraId="600BC804" w14:textId="091793C1" w:rsidR="0088753F" w:rsidRPr="0049233F" w:rsidRDefault="00350BDD">
      <w:pPr>
        <w:pStyle w:val="EquationIndex"/>
        <w:jc w:val="center"/>
        <w:pPrChange w:id="7487" w:author="The Si Tran" w:date="2012-12-16T08:29:00Z">
          <w:pPr>
            <w:spacing w:before="0"/>
            <w:ind w:firstLine="720"/>
          </w:pPr>
        </w:pPrChange>
      </w:pPr>
      <m:oMath>
        <m:sSubSup>
          <m:sSubSupPr>
            <m:ctrlPr>
              <w:ins w:id="7488" w:author="The Si Tran" w:date="2012-12-06T03:45:00Z">
                <w:rPr>
                  <w:rFonts w:ascii="Cambria Math" w:hAnsi="Cambria Math"/>
                </w:rPr>
              </w:ins>
            </m:ctrlPr>
          </m:sSubSupPr>
          <m:e>
            <w:ins w:id="7489" w:author="The Si Tran" w:date="2012-12-06T03:45:00Z">
              <m:r>
                <w:rPr>
                  <w:rFonts w:ascii="Cambria Math" w:hAnsi="Cambria Math"/>
                </w:rPr>
                <m:t>w</m:t>
              </m:r>
            </w:ins>
          </m:e>
          <m:sub>
            <w:ins w:id="7490" w:author="The Si Tran" w:date="2012-12-06T03:45:00Z">
              <m:r>
                <w:rPr>
                  <w:rFonts w:ascii="Cambria Math" w:hAnsi="Cambria Math"/>
                </w:rPr>
                <m:t>ij</m:t>
              </m:r>
            </w:ins>
          </m:sub>
          <m:sup>
            <w:ins w:id="7491"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492" w:author="The Si Tran" w:date="2012-12-06T03:45:00Z">
          <m:r>
            <m:rPr>
              <m:sty m:val="p"/>
            </m:rPr>
            <w:rPr>
              <w:rFonts w:ascii="Cambria Math" w:hAnsi="Cambria Math"/>
            </w:rPr>
            <m:t>=</m:t>
          </m:r>
        </w:ins>
        <m:sSubSup>
          <m:sSubSupPr>
            <m:ctrlPr>
              <w:ins w:id="7493" w:author="The Si Tran" w:date="2012-12-06T03:45:00Z">
                <w:rPr>
                  <w:rFonts w:ascii="Cambria Math" w:hAnsi="Cambria Math"/>
                </w:rPr>
              </w:ins>
            </m:ctrlPr>
          </m:sSubSupPr>
          <m:e>
            <w:ins w:id="7494" w:author="The Si Tran" w:date="2012-12-06T03:45:00Z">
              <m:r>
                <w:rPr>
                  <w:rFonts w:ascii="Cambria Math" w:hAnsi="Cambria Math"/>
                </w:rPr>
                <m:t>w</m:t>
              </m:r>
            </w:ins>
          </m:e>
          <m:sub>
            <w:ins w:id="7495" w:author="The Si Tran" w:date="2012-12-06T03:45:00Z">
              <m:r>
                <w:rPr>
                  <w:rFonts w:ascii="Cambria Math" w:hAnsi="Cambria Math"/>
                </w:rPr>
                <m:t>ij</m:t>
              </m:r>
            </w:ins>
          </m:sub>
          <m:sup>
            <w:ins w:id="7496"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497" w:author="The Si Tran" w:date="2012-12-06T03:45:00Z">
          <m:r>
            <m:rPr>
              <m:sty m:val="p"/>
            </m:rPr>
            <w:rPr>
              <w:rFonts w:ascii="Cambria Math" w:hAnsi="Cambria Math"/>
            </w:rPr>
            <m:t>+</m:t>
          </m:r>
        </w:ins>
        <m:sSubSup>
          <m:sSubSupPr>
            <m:ctrlPr>
              <w:ins w:id="7498" w:author="The Si Tran" w:date="2012-12-06T03:45:00Z">
                <w:rPr>
                  <w:rFonts w:ascii="Cambria Math" w:hAnsi="Cambria Math"/>
                </w:rPr>
              </w:ins>
            </m:ctrlPr>
          </m:sSubSupPr>
          <m:e>
            <w:ins w:id="7499" w:author="The Si Tran" w:date="2012-12-06T03:45:00Z">
              <m:r>
                <m:rPr>
                  <m:sty m:val="p"/>
                </m:rPr>
                <w:rPr>
                  <w:rFonts w:ascii="Cambria Math" w:hAnsi="Cambria Math"/>
                </w:rPr>
                <m:t>∆</m:t>
              </m:r>
              <m:r>
                <w:rPr>
                  <w:rFonts w:ascii="Cambria Math" w:hAnsi="Cambria Math"/>
                </w:rPr>
                <m:t>w</m:t>
              </m:r>
            </w:ins>
          </m:e>
          <m:sub>
            <w:ins w:id="7500" w:author="The Si Tran" w:date="2012-12-06T03:45:00Z">
              <m:r>
                <w:rPr>
                  <w:rFonts w:ascii="Cambria Math" w:hAnsi="Cambria Math"/>
                </w:rPr>
                <m:t>ij</m:t>
              </m:r>
            </w:ins>
          </m:sub>
          <m:sup>
            <w:ins w:id="7501"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502" w:author="The Si Tran" w:date="2012-12-06T03:45:00Z">
          <m:r>
            <m:rPr>
              <m:sty m:val="p"/>
            </m:rPr>
            <w:rPr>
              <w:rFonts w:ascii="Cambria Math" w:hAnsi="Cambria Math"/>
            </w:rPr>
            <m:t xml:space="preserve"> </m:t>
          </m:r>
        </w:ins>
      </m:oMath>
      <w:ins w:id="7503" w:author="The Si Tran" w:date="2012-12-06T03:45:00Z">
        <w:r w:rsidR="00A51995">
          <w:t xml:space="preserve"> </w:t>
        </w:r>
      </w:ins>
      <w:del w:id="7504" w:author="The Si Tran" w:date="2012-12-06T03:43:00Z">
        <w:r w:rsidR="0088753F" w:rsidRPr="00AF1345" w:rsidDel="001B4DDE">
          <w:rPr>
            <w:position w:val="-108"/>
          </w:rPr>
          <w:object w:dxaOrig="3879" w:dyaOrig="2280" w14:anchorId="4BC18070">
            <v:shape id="_x0000_i1154" type="#_x0000_t75" style="width:230.25pt;height:136.45pt" o:ole="">
              <v:imagedata r:id="rId303" o:title=""/>
            </v:shape>
            <o:OLEObject Type="Embed" ProgID="Equation.DSMT4" ShapeID="_x0000_i1154" DrawAspect="Content" ObjectID="_1417184631" r:id="rId304"/>
          </w:object>
        </w:r>
      </w:del>
    </w:p>
    <w:p w14:paraId="3F053D4F" w14:textId="77777777" w:rsidR="0088753F" w:rsidRPr="0049233F" w:rsidRDefault="0088753F" w:rsidP="0088753F">
      <w:pPr>
        <w:spacing w:before="0"/>
        <w:ind w:firstLine="720"/>
        <w:rPr>
          <w:szCs w:val="26"/>
        </w:rPr>
      </w:pPr>
      <w:del w:id="7505" w:author="The Si Tran" w:date="2012-12-06T03:46:00Z">
        <w:r w:rsidRPr="00AF1345" w:rsidDel="00477F6C">
          <w:rPr>
            <w:position w:val="-14"/>
            <w:szCs w:val="26"/>
          </w:rPr>
          <w:object w:dxaOrig="2840" w:dyaOrig="400" w14:anchorId="5969322F">
            <v:shape id="_x0000_i1155" type="#_x0000_t75" style="width:208.45pt;height:28.45pt" o:ole="">
              <v:imagedata r:id="rId305" o:title=""/>
            </v:shape>
            <o:OLEObject Type="Embed" ProgID="Equation.DSMT4" ShapeID="_x0000_i1155" DrawAspect="Content" ObjectID="_1417184632" r:id="rId306"/>
          </w:object>
        </w:r>
      </w:del>
    </w:p>
    <w:p w14:paraId="470DE334" w14:textId="77777777" w:rsidR="0088753F" w:rsidRDefault="0088753F">
      <w:pPr>
        <w:rPr>
          <w:ins w:id="7506" w:author="The Si Tran" w:date="2012-12-06T03:46:00Z"/>
        </w:rPr>
        <w:pPrChange w:id="7507" w:author="The Si Tran" w:date="2012-12-16T08:29:00Z">
          <w:pPr>
            <w:spacing w:before="0"/>
            <w:ind w:firstLine="720"/>
          </w:pPr>
        </w:pPrChange>
      </w:pPr>
      <w:r w:rsidRPr="0049233F">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rPr>
        <w:object w:dxaOrig="320" w:dyaOrig="380" w14:anchorId="33B72BB0">
          <v:shape id="_x0000_i1156" type="#_x0000_t75" style="width:14.25pt;height:14.25pt" o:ole="">
            <v:imagedata r:id="rId297" o:title=""/>
          </v:shape>
          <o:OLEObject Type="Embed" ProgID="Equation.DSMT4" ShapeID="_x0000_i1156" DrawAspect="Content" ObjectID="_1417184633" r:id="rId307"/>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350BDD">
      <w:pPr>
        <w:pStyle w:val="EquationIndex"/>
        <w:pPrChange w:id="7508" w:author="The Si Tran" w:date="2012-12-15T08:05:00Z">
          <w:pPr>
            <w:spacing w:before="0"/>
            <w:ind w:firstLine="720"/>
          </w:pPr>
        </w:pPrChange>
      </w:pPr>
      <m:oMathPara>
        <m:oMathParaPr>
          <m:jc m:val="center"/>
        </m:oMathParaPr>
        <m:oMath>
          <m:sSubSup>
            <m:sSubSupPr>
              <m:ctrlPr>
                <w:ins w:id="7509" w:author="The Si Tran" w:date="2012-12-06T03:47:00Z">
                  <w:rPr>
                    <w:rFonts w:ascii="Cambria Math" w:hAnsi="Cambria Math"/>
                  </w:rPr>
                </w:ins>
              </m:ctrlPr>
            </m:sSubSupPr>
            <m:e>
              <w:ins w:id="7510" w:author="The Si Tran" w:date="2012-12-06T03:47:00Z">
                <m:r>
                  <m:rPr>
                    <m:sty m:val="p"/>
                  </m:rPr>
                  <w:rPr>
                    <w:rFonts w:ascii="Cambria Math" w:hAnsi="Cambria Math"/>
                  </w:rPr>
                  <m:t>∆</m:t>
                </m:r>
                <m:r>
                  <w:rPr>
                    <w:rFonts w:ascii="Cambria Math" w:hAnsi="Cambria Math"/>
                  </w:rPr>
                  <m:t>w</m:t>
                </m:r>
              </w:ins>
            </m:e>
            <m:sub>
              <w:ins w:id="7511" w:author="The Si Tran" w:date="2012-12-06T03:47:00Z">
                <m:r>
                  <w:rPr>
                    <w:rFonts w:ascii="Cambria Math" w:hAnsi="Cambria Math"/>
                  </w:rPr>
                  <m:t>ij</m:t>
                </m:r>
              </w:ins>
            </m:sub>
            <m:sup>
              <w:ins w:id="751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513" w:author="The Si Tran" w:date="2012-12-06T03:47:00Z">
            <m:r>
              <m:rPr>
                <m:sty m:val="p"/>
              </m:rPr>
              <w:rPr>
                <w:rFonts w:ascii="Cambria Math" w:hAnsi="Cambria Math"/>
              </w:rPr>
              <m:t>=</m:t>
            </m:r>
          </w:ins>
          <m:sSubSup>
            <m:sSubSupPr>
              <m:ctrlPr>
                <w:ins w:id="7514" w:author="The Si Tran" w:date="2012-12-06T03:47:00Z">
                  <w:rPr>
                    <w:rFonts w:ascii="Cambria Math" w:hAnsi="Cambria Math"/>
                  </w:rPr>
                </w:ins>
              </m:ctrlPr>
            </m:sSubSupPr>
            <m:e>
              <w:ins w:id="7515" w:author="The Si Tran" w:date="2012-12-06T03:47:00Z">
                <m:r>
                  <m:rPr>
                    <m:sty m:val="p"/>
                  </m:rPr>
                  <w:rPr>
                    <w:rFonts w:ascii="Cambria Math" w:hAnsi="Cambria Math"/>
                  </w:rPr>
                  <m:t>-∆</m:t>
                </m:r>
                <m:r>
                  <w:rPr>
                    <w:rFonts w:ascii="Cambria Math" w:hAnsi="Cambria Math"/>
                  </w:rPr>
                  <m:t>w</m:t>
                </m:r>
              </w:ins>
            </m:e>
            <m:sub>
              <w:ins w:id="7516" w:author="The Si Tran" w:date="2012-12-06T03:47:00Z">
                <m:r>
                  <w:rPr>
                    <w:rFonts w:ascii="Cambria Math" w:hAnsi="Cambria Math"/>
                  </w:rPr>
                  <m:t>ij</m:t>
                </m:r>
              </w:ins>
            </m:sub>
            <m:sup>
              <w:ins w:id="7517"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518" w:author="The Si Tran" w:date="2012-12-06T03:46:00Z">
            <m:r>
              <m:rPr>
                <m:sty m:val="p"/>
              </m:rPr>
              <w:rPr>
                <w:rFonts w:ascii="Cambria Math" w:hAnsi="Cambria Math"/>
              </w:rPr>
              <m:t xml:space="preserve"> </m:t>
            </m:r>
            <m:r>
              <w:rPr>
                <w:rFonts w:ascii="Cambria Math" w:hAnsi="Cambria Math"/>
              </w:rPr>
              <m:t>v</m:t>
            </m:r>
          </w:ins>
          <w:ins w:id="7519" w:author="The Si Tran" w:date="2012-12-06T03:47:00Z">
            <m:r>
              <m:rPr>
                <m:sty m:val="p"/>
              </m:rPr>
              <w:rPr>
                <w:rFonts w:ascii="Cambria Math" w:hAnsi="Cambria Math"/>
              </w:rPr>
              <m:t xml:space="preserve">à </m:t>
            </m:r>
          </w:ins>
          <m:f>
            <m:fPr>
              <m:ctrlPr>
                <w:ins w:id="7520" w:author="The Si Tran" w:date="2012-12-06T03:47:00Z">
                  <w:rPr>
                    <w:rFonts w:ascii="Cambria Math" w:hAnsi="Cambria Math"/>
                  </w:rPr>
                </w:ins>
              </m:ctrlPr>
            </m:fPr>
            <m:num>
              <w:ins w:id="7521" w:author="The Si Tran" w:date="2012-12-06T03:47:00Z">
                <m:r>
                  <w:rPr>
                    <w:rFonts w:ascii="Cambria Math" w:hAnsi="Cambria Math"/>
                  </w:rPr>
                  <m:t>∂</m:t>
                </m:r>
              </w:ins>
              <m:sSup>
                <m:sSupPr>
                  <m:ctrlPr>
                    <w:ins w:id="7522" w:author="The Si Tran" w:date="2012-12-06T03:47:00Z">
                      <w:rPr>
                        <w:rFonts w:ascii="Cambria Math" w:hAnsi="Cambria Math"/>
                      </w:rPr>
                    </w:ins>
                  </m:ctrlPr>
                </m:sSupPr>
                <m:e>
                  <w:ins w:id="7523" w:author="The Si Tran" w:date="2012-12-06T03:47:00Z">
                    <m:r>
                      <w:rPr>
                        <w:rFonts w:ascii="Cambria Math" w:hAnsi="Cambria Math"/>
                      </w:rPr>
                      <m:t>E</m:t>
                    </m:r>
                  </w:ins>
                </m:e>
                <m:sup>
                  <m:d>
                    <m:dPr>
                      <m:ctrlPr>
                        <w:ins w:id="7524" w:author="The Si Tran" w:date="2012-12-06T03:47:00Z">
                          <w:rPr>
                            <w:rFonts w:ascii="Cambria Math" w:hAnsi="Cambria Math"/>
                          </w:rPr>
                        </w:ins>
                      </m:ctrlPr>
                    </m:dPr>
                    <m:e>
                      <w:ins w:id="7525" w:author="The Si Tran" w:date="2012-12-06T03:47:00Z">
                        <m:r>
                          <w:rPr>
                            <w:rFonts w:ascii="Cambria Math" w:hAnsi="Cambria Math"/>
                          </w:rPr>
                          <m:t>t</m:t>
                        </m:r>
                      </w:ins>
                    </m:e>
                  </m:d>
                </m:sup>
              </m:sSup>
            </m:num>
            <m:den>
              <w:ins w:id="7526" w:author="The Si Tran" w:date="2012-12-06T03:47:00Z">
                <m:r>
                  <w:rPr>
                    <w:rFonts w:ascii="Cambria Math" w:hAnsi="Cambria Math"/>
                  </w:rPr>
                  <m:t>∂</m:t>
                </m:r>
              </w:ins>
              <m:sSub>
                <m:sSubPr>
                  <m:ctrlPr>
                    <w:ins w:id="7527" w:author="The Si Tran" w:date="2012-12-06T03:47:00Z">
                      <w:rPr>
                        <w:rFonts w:ascii="Cambria Math" w:hAnsi="Cambria Math"/>
                      </w:rPr>
                    </w:ins>
                  </m:ctrlPr>
                </m:sSubPr>
                <m:e>
                  <w:ins w:id="7528" w:author="The Si Tran" w:date="2012-12-06T03:47:00Z">
                    <m:r>
                      <w:rPr>
                        <w:rFonts w:ascii="Cambria Math" w:hAnsi="Cambria Math"/>
                      </w:rPr>
                      <m:t>w</m:t>
                    </m:r>
                  </w:ins>
                </m:e>
                <m:sub>
                  <w:ins w:id="7529"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530" w:author="The Si Tran" w:date="2012-12-06T03:47:00Z"/>
          <w:szCs w:val="26"/>
        </w:rPr>
      </w:pPr>
      <w:r w:rsidRPr="0049233F">
        <w:rPr>
          <w:szCs w:val="26"/>
        </w:rPr>
        <w:t xml:space="preserve"> </w:t>
      </w:r>
      <w:del w:id="7531" w:author="The Si Tran" w:date="2012-12-06T03:47:00Z">
        <w:r w:rsidRPr="00AF1345" w:rsidDel="00B63318">
          <w:rPr>
            <w:position w:val="-14"/>
            <w:szCs w:val="26"/>
          </w:rPr>
          <w:object w:dxaOrig="1540" w:dyaOrig="400" w14:anchorId="1513C705">
            <v:shape id="_x0000_i1157" type="#_x0000_t75" style="width:86.25pt;height:21.75pt" o:ole="">
              <v:imagedata r:id="rId308" o:title=""/>
            </v:shape>
            <o:OLEObject Type="Embed" ProgID="Equation.DSMT4" ShapeID="_x0000_i1157" DrawAspect="Content" ObjectID="_1417184634" r:id="rId309"/>
          </w:object>
        </w:r>
        <w:r w:rsidRPr="0049233F" w:rsidDel="00B63318">
          <w:rPr>
            <w:szCs w:val="26"/>
          </w:rPr>
          <w:delText xml:space="preserve"> và </w:delText>
        </w:r>
        <w:r w:rsidRPr="00AF1345" w:rsidDel="00B63318">
          <w:rPr>
            <w:position w:val="-32"/>
            <w:szCs w:val="26"/>
          </w:rPr>
          <w:object w:dxaOrig="920" w:dyaOrig="740" w14:anchorId="32C6DA9E">
            <v:shape id="_x0000_i1158" type="#_x0000_t75" style="width:57.75pt;height:50.25pt" o:ole="">
              <v:imagedata r:id="rId310" o:title=""/>
            </v:shape>
            <o:OLEObject Type="Embed" ProgID="Equation.DSMT4" ShapeID="_x0000_i1158" DrawAspect="Content" ObjectID="_1417184635" r:id="rId311"/>
          </w:object>
        </w:r>
      </w:del>
    </w:p>
    <w:p w14:paraId="7998B599" w14:textId="77777777" w:rsidR="0088753F" w:rsidRPr="0049233F" w:rsidRDefault="0088753F">
      <w:pPr>
        <w:pPrChange w:id="7532"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533"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77777777" w:rsidR="0088753F" w:rsidRPr="0049233F" w:rsidDel="00334CAD" w:rsidRDefault="0088753F">
      <w:pPr>
        <w:rPr>
          <w:del w:id="7534" w:author="The Si Tran" w:date="2012-12-16T08:29:00Z"/>
        </w:rPr>
        <w:pPrChange w:id="7535"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536" w:author="The Si Tran" w:date="2012-12-06T03:49:00Z"/>
          <w:szCs w:val="26"/>
        </w:rPr>
      </w:pPr>
    </w:p>
    <w:p w14:paraId="0FEC2133" w14:textId="77777777" w:rsidR="0088753F" w:rsidRPr="0049233F" w:rsidRDefault="0088753F">
      <w:pPr>
        <w:rPr>
          <w:szCs w:val="26"/>
        </w:rPr>
        <w:pPrChange w:id="7537"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538"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9" type="#_x0000_t75" style="width:79.55pt;height:36pt" o:ole="">
                  <v:imagedata r:id="rId312" o:title=""/>
                </v:shape>
                <o:OLEObject Type="Embed" ProgID="Equation.DSMT4" ShapeID="_x0000_i1159" DrawAspect="Content" ObjectID="_1417184636" r:id="rId313"/>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539"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60" type="#_x0000_t75" style="width:21.75pt;height:21.75pt" o:ole="">
                  <v:imagedata r:id="rId314" o:title=""/>
                </v:shape>
                <o:OLEObject Type="Embed" ProgID="Equation.DSMT4" ShapeID="_x0000_i1160" DrawAspect="Content" ObjectID="_1417184637" r:id="rId315"/>
              </w:object>
            </w:r>
            <w:r w:rsidRPr="0049233F">
              <w:rPr>
                <w:i/>
                <w:szCs w:val="26"/>
              </w:rPr>
              <w:t xml:space="preserve"> = minimum (</w:t>
            </w:r>
            <w:r w:rsidRPr="00AF1345">
              <w:rPr>
                <w:i/>
                <w:position w:val="-14"/>
                <w:szCs w:val="26"/>
              </w:rPr>
              <w:object w:dxaOrig="1460" w:dyaOrig="400" w14:anchorId="5338F7B6">
                <v:shape id="_x0000_i1161" type="#_x0000_t75" style="width:1in;height:21.75pt" o:ole="">
                  <v:imagedata r:id="rId316" o:title=""/>
                </v:shape>
                <o:OLEObject Type="Embed" ProgID="Equation.DSMT4" ShapeID="_x0000_i1161" DrawAspect="Content" ObjectID="_1417184638" r:id="rId317"/>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54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2" type="#_x0000_t75" style="width:28.45pt;height:21.75pt" o:ole="">
                  <v:imagedata r:id="rId318" o:title=""/>
                </v:shape>
                <o:OLEObject Type="Embed" ProgID="Equation.DSMT4" ShapeID="_x0000_i1162" DrawAspect="Content" ObjectID="_1417184639" r:id="rId319"/>
              </w:object>
            </w:r>
            <w:r w:rsidRPr="0049233F">
              <w:rPr>
                <w:i/>
                <w:szCs w:val="26"/>
              </w:rPr>
              <w:t xml:space="preserve"> = - sign (</w:t>
            </w:r>
            <w:r w:rsidRPr="00AF1345">
              <w:rPr>
                <w:i/>
                <w:position w:val="-32"/>
                <w:szCs w:val="26"/>
              </w:rPr>
              <w:object w:dxaOrig="580" w:dyaOrig="740" w14:anchorId="1C11FF13">
                <v:shape id="_x0000_i1163" type="#_x0000_t75" style="width:28.45pt;height:36pt" o:ole="">
                  <v:imagedata r:id="rId320" o:title=""/>
                </v:shape>
                <o:OLEObject Type="Embed" ProgID="Equation.DSMT4" ShapeID="_x0000_i1163" DrawAspect="Content" ObjectID="_1417184640" r:id="rId321"/>
              </w:object>
            </w:r>
            <w:r w:rsidRPr="0049233F">
              <w:rPr>
                <w:i/>
                <w:szCs w:val="26"/>
              </w:rPr>
              <w:t>)*</w:t>
            </w:r>
            <w:r w:rsidRPr="00AF1345">
              <w:rPr>
                <w:i/>
                <w:position w:val="-14"/>
                <w:szCs w:val="26"/>
              </w:rPr>
              <w:object w:dxaOrig="400" w:dyaOrig="400" w14:anchorId="797347F4">
                <v:shape id="_x0000_i1164" type="#_x0000_t75" style="width:21.75pt;height:21.75pt" o:ole="">
                  <v:imagedata r:id="rId314" o:title=""/>
                </v:shape>
                <o:OLEObject Type="Embed" ProgID="Equation.DSMT4" ShapeID="_x0000_i1164" DrawAspect="Content" ObjectID="_1417184641" r:id="rId322"/>
              </w:object>
            </w:r>
          </w:p>
          <w:p w14:paraId="7A102CBB" w14:textId="77777777" w:rsidR="0088753F" w:rsidRPr="0049233F" w:rsidRDefault="0088753F">
            <w:pPr>
              <w:spacing w:before="0" w:line="240" w:lineRule="auto"/>
              <w:ind w:firstLine="720"/>
              <w:rPr>
                <w:i/>
                <w:szCs w:val="26"/>
              </w:rPr>
              <w:pPrChange w:id="7541" w:author="The Si Tran" w:date="2012-12-14T06:19:00Z">
                <w:pPr>
                  <w:spacing w:before="0"/>
                  <w:ind w:firstLine="720"/>
                </w:pPr>
              </w:pPrChange>
            </w:pPr>
            <w:r w:rsidRPr="0049233F">
              <w:rPr>
                <w:i/>
                <w:szCs w:val="26"/>
              </w:rPr>
              <w:lastRenderedPageBreak/>
              <w:t xml:space="preserve">           </w:t>
            </w:r>
            <w:r w:rsidRPr="00AF1345">
              <w:rPr>
                <w:i/>
                <w:position w:val="-14"/>
                <w:szCs w:val="26"/>
              </w:rPr>
              <w:object w:dxaOrig="540" w:dyaOrig="400" w14:anchorId="569C437D">
                <v:shape id="_x0000_i1165" type="#_x0000_t75" style="width:28.45pt;height:21.75pt" o:ole="">
                  <v:imagedata r:id="rId323" o:title=""/>
                </v:shape>
                <o:OLEObject Type="Embed" ProgID="Equation.DSMT4" ShapeID="_x0000_i1165" DrawAspect="Content" ObjectID="_1417184642" r:id="rId324"/>
              </w:object>
            </w:r>
            <w:r w:rsidRPr="0049233F">
              <w:rPr>
                <w:i/>
                <w:szCs w:val="26"/>
              </w:rPr>
              <w:t xml:space="preserve">  = </w:t>
            </w:r>
            <w:r w:rsidRPr="00AF1345">
              <w:rPr>
                <w:i/>
                <w:position w:val="-14"/>
                <w:szCs w:val="26"/>
              </w:rPr>
              <w:object w:dxaOrig="400" w:dyaOrig="400" w14:anchorId="43D60952">
                <v:shape id="_x0000_i1166" type="#_x0000_t75" style="width:21.75pt;height:21.75pt" o:ole="">
                  <v:imagedata r:id="rId325" o:title=""/>
                </v:shape>
                <o:OLEObject Type="Embed" ProgID="Equation.DSMT4" ShapeID="_x0000_i1166" DrawAspect="Content" ObjectID="_1417184643" r:id="rId326"/>
              </w:object>
            </w:r>
            <w:r w:rsidRPr="0049233F">
              <w:rPr>
                <w:i/>
                <w:szCs w:val="26"/>
              </w:rPr>
              <w:t xml:space="preserve">+  </w:t>
            </w:r>
            <w:r w:rsidRPr="00AF1345">
              <w:rPr>
                <w:i/>
                <w:position w:val="-14"/>
                <w:szCs w:val="26"/>
              </w:rPr>
              <w:object w:dxaOrig="540" w:dyaOrig="400" w14:anchorId="053072BF">
                <v:shape id="_x0000_i1167" type="#_x0000_t75" style="width:28.45pt;height:21.75pt" o:ole="">
                  <v:imagedata r:id="rId318" o:title=""/>
                </v:shape>
                <o:OLEObject Type="Embed" ProgID="Equation.DSMT4" ShapeID="_x0000_i1167" DrawAspect="Content" ObjectID="_1417184644" r:id="rId327"/>
              </w:object>
            </w:r>
          </w:p>
          <w:p w14:paraId="599100C9" w14:textId="77777777" w:rsidR="0088753F" w:rsidRPr="0049233F" w:rsidRDefault="0088753F">
            <w:pPr>
              <w:spacing w:before="0" w:line="240" w:lineRule="auto"/>
              <w:ind w:firstLine="720"/>
              <w:rPr>
                <w:i/>
                <w:szCs w:val="26"/>
              </w:rPr>
              <w:pPrChange w:id="7542"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8" type="#_x0000_t75" style="width:79.55pt;height:36pt" o:ole="">
                  <v:imagedata r:id="rId328" o:title=""/>
                </v:shape>
                <o:OLEObject Type="Embed" ProgID="Equation.DSMT4" ShapeID="_x0000_i1168" DrawAspect="Content" ObjectID="_1417184645" r:id="rId329"/>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543"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9" type="#_x0000_t75" style="width:21.75pt;height:21.75pt" o:ole="">
                  <v:imagedata r:id="rId314" o:title=""/>
                </v:shape>
                <o:OLEObject Type="Embed" ProgID="Equation.DSMT4" ShapeID="_x0000_i1169" DrawAspect="Content" ObjectID="_1417184646" r:id="rId330"/>
              </w:object>
            </w:r>
            <w:r w:rsidRPr="0049233F">
              <w:rPr>
                <w:i/>
                <w:szCs w:val="26"/>
              </w:rPr>
              <w:t xml:space="preserve"> = maximum (</w:t>
            </w:r>
            <w:r w:rsidRPr="00AF1345">
              <w:rPr>
                <w:i/>
                <w:position w:val="-14"/>
                <w:szCs w:val="26"/>
              </w:rPr>
              <w:object w:dxaOrig="1440" w:dyaOrig="400" w14:anchorId="47CE5A1E">
                <v:shape id="_x0000_i1170" type="#_x0000_t75" style="width:1in;height:21.75pt" o:ole="">
                  <v:imagedata r:id="rId331" o:title=""/>
                </v:shape>
                <o:OLEObject Type="Embed" ProgID="Equation.DSMT4" ShapeID="_x0000_i1170" DrawAspect="Content" ObjectID="_1417184647" r:id="rId332"/>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54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1" type="#_x0000_t75" style="width:28.45pt;height:21.75pt" o:ole="">
                  <v:imagedata r:id="rId323" o:title=""/>
                </v:shape>
                <o:OLEObject Type="Embed" ProgID="Equation.DSMT4" ShapeID="_x0000_i1171" DrawAspect="Content" ObjectID="_1417184648" r:id="rId333"/>
              </w:object>
            </w:r>
            <w:r w:rsidRPr="0049233F">
              <w:rPr>
                <w:i/>
                <w:szCs w:val="26"/>
              </w:rPr>
              <w:t xml:space="preserve">  = </w:t>
            </w:r>
            <w:r w:rsidRPr="00AF1345">
              <w:rPr>
                <w:i/>
                <w:position w:val="-14"/>
                <w:szCs w:val="26"/>
              </w:rPr>
              <w:object w:dxaOrig="400" w:dyaOrig="400" w14:anchorId="645E6D6D">
                <v:shape id="_x0000_i1172" type="#_x0000_t75" style="width:21.75pt;height:21.75pt" o:ole="">
                  <v:imagedata r:id="rId325" o:title=""/>
                </v:shape>
                <o:OLEObject Type="Embed" ProgID="Equation.DSMT4" ShapeID="_x0000_i1172" DrawAspect="Content" ObjectID="_1417184649" r:id="rId334"/>
              </w:object>
            </w:r>
            <w:r w:rsidRPr="0049233F">
              <w:rPr>
                <w:i/>
                <w:szCs w:val="26"/>
              </w:rPr>
              <w:t xml:space="preserve">- </w:t>
            </w:r>
            <w:r w:rsidRPr="00AF1345">
              <w:rPr>
                <w:i/>
                <w:position w:val="-14"/>
                <w:szCs w:val="26"/>
              </w:rPr>
              <w:object w:dxaOrig="680" w:dyaOrig="400" w14:anchorId="1598DD1F">
                <v:shape id="_x0000_i1173" type="#_x0000_t75" style="width:36pt;height:21.75pt" o:ole="">
                  <v:imagedata r:id="rId335" o:title=""/>
                </v:shape>
                <o:OLEObject Type="Embed" ProgID="Equation.DSMT4" ShapeID="_x0000_i1173" DrawAspect="Content" ObjectID="_1417184650" r:id="rId336"/>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545"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4" type="#_x0000_t75" style="width:50.25pt;height:36pt" o:ole="">
                  <v:imagedata r:id="rId310" o:title=""/>
                </v:shape>
                <o:OLEObject Type="Embed" ProgID="Equation.DSMT4" ShapeID="_x0000_i1174" DrawAspect="Content" ObjectID="_1417184651" r:id="rId337"/>
              </w:object>
            </w:r>
          </w:p>
          <w:p w14:paraId="41704DD5" w14:textId="77777777" w:rsidR="0088753F" w:rsidRPr="0049233F" w:rsidRDefault="0088753F">
            <w:pPr>
              <w:spacing w:before="0" w:line="240" w:lineRule="auto"/>
              <w:ind w:firstLine="720"/>
              <w:rPr>
                <w:i/>
                <w:szCs w:val="26"/>
              </w:rPr>
              <w:pPrChange w:id="7546"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547"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5" type="#_x0000_t75" style="width:79.55pt;height:36pt" o:ole="">
                  <v:imagedata r:id="rId338" o:title=""/>
                </v:shape>
                <o:OLEObject Type="Embed" ProgID="Equation.DSMT4" ShapeID="_x0000_i1175" DrawAspect="Content" ObjectID="_1417184652" r:id="rId339"/>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54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6" type="#_x0000_t75" style="width:28.45pt;height:21.75pt" o:ole="">
                  <v:imagedata r:id="rId318" o:title=""/>
                </v:shape>
                <o:OLEObject Type="Embed" ProgID="Equation.DSMT4" ShapeID="_x0000_i1176" DrawAspect="Content" ObjectID="_1417184653" r:id="rId340"/>
              </w:object>
            </w:r>
            <w:r w:rsidRPr="0049233F">
              <w:rPr>
                <w:i/>
                <w:szCs w:val="26"/>
              </w:rPr>
              <w:t xml:space="preserve"> = - sign (</w:t>
            </w:r>
            <w:r w:rsidRPr="00AF1345">
              <w:rPr>
                <w:i/>
                <w:position w:val="-32"/>
                <w:szCs w:val="26"/>
              </w:rPr>
              <w:object w:dxaOrig="580" w:dyaOrig="740" w14:anchorId="261D33FB">
                <v:shape id="_x0000_i1177" type="#_x0000_t75" style="width:28.45pt;height:36pt" o:ole="">
                  <v:imagedata r:id="rId320" o:title=""/>
                </v:shape>
                <o:OLEObject Type="Embed" ProgID="Equation.DSMT4" ShapeID="_x0000_i1177" DrawAspect="Content" ObjectID="_1417184654" r:id="rId341"/>
              </w:object>
            </w:r>
            <w:r w:rsidRPr="0049233F">
              <w:rPr>
                <w:i/>
                <w:szCs w:val="26"/>
              </w:rPr>
              <w:t>)*</w:t>
            </w:r>
            <w:r w:rsidRPr="00AF1345">
              <w:rPr>
                <w:i/>
                <w:position w:val="-14"/>
                <w:szCs w:val="26"/>
              </w:rPr>
              <w:object w:dxaOrig="400" w:dyaOrig="400" w14:anchorId="495FE6DF">
                <v:shape id="_x0000_i1178" type="#_x0000_t75" style="width:21.75pt;height:21.75pt" o:ole="">
                  <v:imagedata r:id="rId314" o:title=""/>
                </v:shape>
                <o:OLEObject Type="Embed" ProgID="Equation.DSMT4" ShapeID="_x0000_i1178" DrawAspect="Content" ObjectID="_1417184655" r:id="rId342"/>
              </w:object>
            </w:r>
          </w:p>
          <w:p w14:paraId="2F859299" w14:textId="77777777" w:rsidR="0088753F" w:rsidRPr="0049233F" w:rsidRDefault="0088753F">
            <w:pPr>
              <w:spacing w:before="0" w:line="240" w:lineRule="auto"/>
              <w:ind w:firstLine="720"/>
              <w:rPr>
                <w:i/>
                <w:szCs w:val="26"/>
              </w:rPr>
              <w:pPrChange w:id="754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9" type="#_x0000_t75" style="width:28.45pt;height:21.75pt" o:ole="">
                  <v:imagedata r:id="rId323" o:title=""/>
                </v:shape>
                <o:OLEObject Type="Embed" ProgID="Equation.DSMT4" ShapeID="_x0000_i1179" DrawAspect="Content" ObjectID="_1417184656" r:id="rId343"/>
              </w:object>
            </w:r>
            <w:r w:rsidRPr="0049233F">
              <w:rPr>
                <w:i/>
                <w:szCs w:val="26"/>
              </w:rPr>
              <w:t xml:space="preserve">  = </w:t>
            </w:r>
            <w:r w:rsidRPr="00AF1345">
              <w:rPr>
                <w:i/>
                <w:position w:val="-14"/>
                <w:szCs w:val="26"/>
              </w:rPr>
              <w:object w:dxaOrig="400" w:dyaOrig="400" w14:anchorId="5A399D5E">
                <v:shape id="_x0000_i1180" type="#_x0000_t75" style="width:21.75pt;height:21.75pt" o:ole="">
                  <v:imagedata r:id="rId325" o:title=""/>
                </v:shape>
                <o:OLEObject Type="Embed" ProgID="Equation.DSMT4" ShapeID="_x0000_i1180" DrawAspect="Content" ObjectID="_1417184657" r:id="rId344"/>
              </w:object>
            </w:r>
            <w:r w:rsidRPr="0049233F">
              <w:rPr>
                <w:i/>
                <w:szCs w:val="26"/>
              </w:rPr>
              <w:t xml:space="preserve">+  </w:t>
            </w:r>
            <w:r w:rsidRPr="00AF1345">
              <w:rPr>
                <w:i/>
                <w:position w:val="-14"/>
                <w:szCs w:val="26"/>
              </w:rPr>
              <w:object w:dxaOrig="540" w:dyaOrig="400" w14:anchorId="6F57130F">
                <v:shape id="_x0000_i1181" type="#_x0000_t75" style="width:28.45pt;height:21.75pt" o:ole="">
                  <v:imagedata r:id="rId318" o:title=""/>
                </v:shape>
                <o:OLEObject Type="Embed" ProgID="Equation.DSMT4" ShapeID="_x0000_i1181" DrawAspect="Content" ObjectID="_1417184658" r:id="rId345"/>
              </w:object>
            </w:r>
          </w:p>
          <w:p w14:paraId="3255C968" w14:textId="77777777" w:rsidR="0088753F" w:rsidRPr="0049233F" w:rsidRDefault="0088753F">
            <w:pPr>
              <w:spacing w:before="0" w:line="240" w:lineRule="auto"/>
              <w:ind w:firstLine="720"/>
              <w:rPr>
                <w:i/>
                <w:szCs w:val="26"/>
              </w:rPr>
              <w:pPrChange w:id="7550"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551" w:author="The Si Tran" w:date="2012-12-14T06:19:00Z">
                <w:pPr>
                  <w:spacing w:before="0"/>
                  <w:ind w:firstLine="720"/>
                </w:pPr>
              </w:pPrChange>
            </w:pPr>
            <w:r w:rsidRPr="0049233F">
              <w:rPr>
                <w:i/>
                <w:szCs w:val="26"/>
              </w:rPr>
              <w:t>}</w:t>
            </w:r>
          </w:p>
        </w:tc>
      </w:tr>
    </w:tbl>
    <w:p w14:paraId="7DECB775" w14:textId="3F70D2D7" w:rsidR="0015202E" w:rsidRPr="00334CAD" w:rsidRDefault="0088753F">
      <w:pPr>
        <w:pStyle w:val="Hinh"/>
        <w:rPr>
          <w:rPrChange w:id="7552" w:author="The Si Tran" w:date="2012-12-16T08:29:00Z">
            <w:rPr/>
          </w:rPrChange>
        </w:rPr>
        <w:pPrChange w:id="7553" w:author="The Si Tran" w:date="2012-12-16T10:10:00Z">
          <w:pPr>
            <w:pStyle w:val="Caption"/>
            <w:ind w:left="2160" w:firstLine="720"/>
          </w:pPr>
        </w:pPrChange>
      </w:pPr>
      <w:bookmarkStart w:id="7554" w:name="_Toc327348218"/>
      <w:bookmarkStart w:id="7555" w:name="_Toc343029968"/>
      <w:bookmarkStart w:id="7556" w:name="_Toc343415660"/>
      <w:r w:rsidRPr="0049233F">
        <w:lastRenderedPageBreak/>
        <w:t>Hình</w:t>
      </w:r>
      <w:ins w:id="7557" w:author="The Si Tran" w:date="2012-12-11T23:37:00Z">
        <w:r w:rsidR="0015202E">
          <w:t xml:space="preserve"> 4.9</w:t>
        </w:r>
      </w:ins>
      <w:del w:id="7558"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559"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560"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rPrChange w:id="7561" w:author="The Si Tran" w:date="2012-12-11T23:37:00Z">
            <w:rPr>
              <w:b w:val="0"/>
            </w:rPr>
          </w:rPrChange>
        </w:rPr>
        <w:t>Giải thuật RPROP</w:t>
      </w:r>
      <w:bookmarkEnd w:id="7554"/>
      <w:bookmarkEnd w:id="7555"/>
      <w:bookmarkEnd w:id="7556"/>
    </w:p>
    <w:p w14:paraId="7D470EDE" w14:textId="77777777" w:rsidR="0088753F" w:rsidRPr="0049233F" w:rsidRDefault="0088753F">
      <w:pPr>
        <w:pPrChange w:id="7562"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563"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2" type="#_x0000_t75" style="width:14.25pt;height:14.25pt" o:ole="">
            <v:imagedata r:id="rId297" o:title=""/>
          </v:shape>
          <o:OLEObject Type="Embed" ProgID="Equation.DSMT4" ShapeID="_x0000_i1182" DrawAspect="Content" ObjectID="_1417184659" r:id="rId346"/>
        </w:object>
      </w:r>
      <w:r w:rsidRPr="0049233F">
        <w:t xml:space="preserve"> sẽ được khởi tạo một giá trị dương ban đầu </w:t>
      </w:r>
      <w:r w:rsidRPr="00AF1345">
        <w:rPr>
          <w:position w:val="-12"/>
        </w:rPr>
        <w:object w:dxaOrig="300" w:dyaOrig="360" w14:anchorId="146BC69F">
          <v:shape id="_x0000_i1183" type="#_x0000_t75" style="width:14.25pt;height:14.25pt" o:ole="">
            <v:imagedata r:id="rId347" o:title=""/>
          </v:shape>
          <o:OLEObject Type="Embed" ProgID="Equation.DSMT4" ShapeID="_x0000_i1183" DrawAspect="Content" ObjectID="_1417184660" r:id="rId348"/>
        </w:object>
      </w:r>
      <w:r w:rsidRPr="0049233F">
        <w:t xml:space="preserve">. Lựa chọn tốt cho </w:t>
      </w:r>
      <w:r w:rsidRPr="00AF1345">
        <w:rPr>
          <w:position w:val="-12"/>
        </w:rPr>
        <w:object w:dxaOrig="300" w:dyaOrig="360" w14:anchorId="05AF86ED">
          <v:shape id="_x0000_i1184" type="#_x0000_t75" style="width:14.25pt;height:14.25pt" o:ole="">
            <v:imagedata r:id="rId347" o:title=""/>
          </v:shape>
          <o:OLEObject Type="Embed" ProgID="Equation.DSMT4" ShapeID="_x0000_i1184" DrawAspect="Content" ObjectID="_1417184661" r:id="rId349"/>
        </w:object>
      </w:r>
      <w:r w:rsidRPr="0049233F">
        <w:t xml:space="preserve"> là 0.1 nhưng theo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5" type="#_x0000_t75" style="width:21.75pt;height:14.25pt" o:ole="">
            <v:imagedata r:id="rId350" o:title=""/>
          </v:shape>
          <o:OLEObject Type="Embed" ProgID="Equation.DSMT4" ShapeID="_x0000_i1185" DrawAspect="Content" ObjectID="_1417184662" r:id="rId351"/>
        </w:object>
      </w:r>
      <w:r w:rsidRPr="0049233F">
        <w:t xml:space="preserve"> và </w:t>
      </w:r>
      <w:r w:rsidRPr="00AF1345">
        <w:rPr>
          <w:position w:val="-12"/>
        </w:rPr>
        <w:object w:dxaOrig="480" w:dyaOrig="360" w14:anchorId="289240F7">
          <v:shape id="_x0000_i1186" type="#_x0000_t75" style="width:21.75pt;height:14.25pt" o:ole="">
            <v:imagedata r:id="rId352" o:title=""/>
          </v:shape>
          <o:OLEObject Type="Embed" ProgID="Equation.DSMT4" ShapeID="_x0000_i1186" DrawAspect="Content" ObjectID="_1417184663" r:id="rId353"/>
        </w:object>
      </w:r>
      <w:r w:rsidRPr="0049233F">
        <w:t xml:space="preserve">để tránh vấn đề tràn số của các biến thực. Giá trị </w:t>
      </w:r>
      <w:r w:rsidRPr="00AF1345">
        <w:rPr>
          <w:position w:val="-12"/>
        </w:rPr>
        <w:object w:dxaOrig="460" w:dyaOrig="360" w14:anchorId="0DD31DA6">
          <v:shape id="_x0000_i1187" type="#_x0000_t75" style="width:21.75pt;height:14.25pt" o:ole="">
            <v:imagedata r:id="rId350" o:title=""/>
          </v:shape>
          <o:OLEObject Type="Embed" ProgID="Equation.DSMT4" ShapeID="_x0000_i1187" DrawAspect="Content" ObjectID="_1417184664" r:id="rId354"/>
        </w:object>
      </w:r>
      <w:r w:rsidRPr="0049233F">
        <w:t xml:space="preserve"> được thiết lập thường là 1.0e-6, còn giá trị </w:t>
      </w:r>
      <w:r w:rsidRPr="00AF1345">
        <w:rPr>
          <w:position w:val="-12"/>
        </w:rPr>
        <w:object w:dxaOrig="480" w:dyaOrig="360" w14:anchorId="77251B94">
          <v:shape id="_x0000_i1188" type="#_x0000_t75" style="width:21.75pt;height:14.25pt" o:ole="">
            <v:imagedata r:id="rId352" o:title=""/>
          </v:shape>
          <o:OLEObject Type="Embed" ProgID="Equation.DSMT4" ShapeID="_x0000_i1188" DrawAspect="Content" ObjectID="_1417184665" r:id="rId355"/>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9" type="#_x0000_t75" style="width:21.75pt;height:14.25pt" o:ole="">
            <v:imagedata r:id="rId356" o:title=""/>
          </v:shape>
          <o:OLEObject Type="Embed" ProgID="Equation.DSMT4" ShapeID="_x0000_i1189" DrawAspect="Content" ObjectID="_1417184666" r:id="rId357"/>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90" type="#_x0000_t75" style="width:14.25pt;height:14.25pt" o:ole="">
            <v:imagedata r:id="rId358" o:title=""/>
          </v:shape>
          <o:OLEObject Type="Embed" ProgID="Equation.DSMT4" ShapeID="_x0000_i1190" DrawAspect="Content" ObjectID="_1417184667" r:id="rId359"/>
        </w:object>
      </w:r>
      <w:r w:rsidRPr="0049233F">
        <w:t xml:space="preserve"> và </w:t>
      </w:r>
      <w:r w:rsidRPr="00AF1345">
        <w:rPr>
          <w:position w:val="-10"/>
        </w:rPr>
        <w:object w:dxaOrig="300" w:dyaOrig="360" w14:anchorId="0C7BC802">
          <v:shape id="_x0000_i1191" type="#_x0000_t75" style="width:14.25pt;height:14.25pt" o:ole="">
            <v:imagedata r:id="rId360" o:title=""/>
          </v:shape>
          <o:OLEObject Type="Embed" ProgID="Equation.DSMT4" ShapeID="_x0000_i1191" DrawAspect="Content" ObjectID="_1417184668" r:id="rId361"/>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2" type="#_x0000_t75" style="width:14.25pt;height:14.25pt" o:ole="">
            <v:imagedata r:id="rId347" o:title=""/>
          </v:shape>
          <o:OLEObject Type="Embed" ProgID="Equation.DSMT4" ShapeID="_x0000_i1192" DrawAspect="Content" ObjectID="_1417184669" r:id="rId362"/>
        </w:object>
      </w:r>
      <w:r w:rsidRPr="0049233F">
        <w:t xml:space="preserve"> và </w:t>
      </w:r>
      <w:r w:rsidRPr="00AF1345">
        <w:rPr>
          <w:position w:val="-12"/>
        </w:rPr>
        <w:object w:dxaOrig="480" w:dyaOrig="360" w14:anchorId="43FEEC10">
          <v:shape id="_x0000_i1193" type="#_x0000_t75" style="width:21.75pt;height:14.25pt" o:ole="">
            <v:imagedata r:id="rId352" o:title=""/>
          </v:shape>
          <o:OLEObject Type="Embed" ProgID="Equation.DSMT4" ShapeID="_x0000_i1193" DrawAspect="Content" ObjectID="_1417184670" r:id="rId363"/>
        </w:object>
      </w:r>
      <w:r w:rsidRPr="0049233F">
        <w:t>.</w:t>
      </w:r>
    </w:p>
    <w:p w14:paraId="1C59B8C6" w14:textId="77777777" w:rsidR="0088753F" w:rsidRPr="0049233F" w:rsidRDefault="0088753F">
      <w:pPr>
        <w:pPrChange w:id="7564"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565" w:author="The Si Tran" w:date="2012-12-16T08:29:00Z">
          <w:pPr>
            <w:spacing w:before="0"/>
            <w:ind w:firstLine="720"/>
          </w:pPr>
        </w:pPrChange>
      </w:pPr>
      <w:r w:rsidRPr="0049233F">
        <w:lastRenderedPageBreak/>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566" w:name="_Toc327348176"/>
      <w:bookmarkStart w:id="7567" w:name="_Toc343415824"/>
      <w:r w:rsidRPr="0049233F">
        <w:t>Hiện tượng quá khớp</w:t>
      </w:r>
      <w:bookmarkEnd w:id="7566"/>
      <w:bookmarkEnd w:id="7567"/>
    </w:p>
    <w:p w14:paraId="1FAA90D6" w14:textId="77777777" w:rsidR="0088753F" w:rsidRPr="0049233F" w:rsidRDefault="0088753F">
      <w:pPr>
        <w:pPrChange w:id="7568" w:author="The Si Tran" w:date="2012-12-16T08:29:00Z">
          <w:pPr>
            <w:spacing w:before="0"/>
            <w:jc w:val="left"/>
          </w:pPr>
        </w:pPrChange>
      </w:pPr>
      <w:r w:rsidRPr="0049233F">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569"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570" w:author="The Si Tran" w:date="2012-12-14T05:59:00Z"/>
          <w:szCs w:val="26"/>
        </w:rPr>
      </w:pPr>
      <w:del w:id="7571" w:author="The Si Tran" w:date="2012-12-14T05:59:00Z">
        <w:r w:rsidRPr="0049233F" w:rsidDel="005457E8">
          <w:rPr>
            <w:szCs w:val="26"/>
          </w:rPr>
          <w:br w:type="page"/>
        </w:r>
      </w:del>
    </w:p>
    <w:p w14:paraId="5AEE3EB3" w14:textId="1282A489" w:rsidR="00BE27EE" w:rsidRPr="002B1464" w:rsidDel="005457E8" w:rsidRDefault="00BE27EE" w:rsidP="00BE27EE">
      <w:pPr>
        <w:rPr>
          <w:del w:id="7572" w:author="The Si Tran" w:date="2012-12-14T05:59:00Z"/>
          <w:szCs w:val="26"/>
        </w:rPr>
      </w:pPr>
      <w:bookmarkStart w:id="7573" w:name="_Toc343232326"/>
      <w:bookmarkStart w:id="7574" w:name="_Toc343232739"/>
      <w:bookmarkStart w:id="7575" w:name="_Toc343233024"/>
      <w:bookmarkStart w:id="7576" w:name="_Toc343415529"/>
      <w:bookmarkStart w:id="7577" w:name="_Toc343415825"/>
      <w:bookmarkEnd w:id="7573"/>
      <w:bookmarkEnd w:id="7574"/>
      <w:bookmarkEnd w:id="7575"/>
      <w:bookmarkEnd w:id="7576"/>
      <w:bookmarkEnd w:id="7577"/>
    </w:p>
    <w:p w14:paraId="00E85171" w14:textId="77777777" w:rsidR="00A02652" w:rsidRPr="0049233F" w:rsidRDefault="00A02652" w:rsidP="00A02652">
      <w:pPr>
        <w:pStyle w:val="Heading2"/>
        <w:rPr>
          <w:sz w:val="26"/>
          <w:szCs w:val="26"/>
          <w:rPrChange w:id="7578" w:author="The Si Tran" w:date="2012-12-05T23:02:00Z">
            <w:rPr/>
          </w:rPrChange>
        </w:rPr>
      </w:pPr>
      <w:bookmarkStart w:id="7579" w:name="_Toc326315155"/>
      <w:bookmarkStart w:id="7580" w:name="_Toc327348181"/>
      <w:bookmarkStart w:id="7581" w:name="_Toc343415826"/>
      <w:r w:rsidRPr="0049233F">
        <w:rPr>
          <w:sz w:val="26"/>
          <w:szCs w:val="26"/>
          <w:rPrChange w:id="7582" w:author="The Si Tran" w:date="2012-12-05T23:02:00Z">
            <w:rPr>
              <w:rFonts w:cs="Times New Roman"/>
              <w:b w:val="0"/>
              <w:bCs w:val="0"/>
              <w:iCs w:val="0"/>
              <w:sz w:val="20"/>
              <w:szCs w:val="20"/>
            </w:rPr>
          </w:rPrChange>
        </w:rPr>
        <w:t>Áp dụng mạng Neuron vào dự báo dữ liệu chuỗi thời gian</w:t>
      </w:r>
      <w:bookmarkEnd w:id="7579"/>
      <w:bookmarkEnd w:id="7580"/>
      <w:bookmarkEnd w:id="7581"/>
    </w:p>
    <w:p w14:paraId="6B890B8E" w14:textId="77777777" w:rsidR="00A02652" w:rsidRPr="0049233F" w:rsidRDefault="00A02652">
      <w:pPr>
        <w:pPrChange w:id="7583" w:author="The Si Tran" w:date="2012-12-16T08:30:00Z">
          <w:pPr>
            <w:pStyle w:val="ListParagraph"/>
            <w:spacing w:after="0" w:line="360" w:lineRule="auto"/>
            <w:ind w:left="0" w:firstLine="720"/>
            <w:jc w:val="both"/>
          </w:pPr>
        </w:pPrChange>
      </w:pPr>
      <w:r w:rsidRPr="0049233F">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nào[6].</w:t>
      </w:r>
    </w:p>
    <w:p w14:paraId="038D2693" w14:textId="77777777"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lastRenderedPageBreak/>
        <w:drawing>
          <wp:inline distT="0" distB="0" distL="0" distR="0" wp14:anchorId="25B3040C" wp14:editId="47C50B34">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pPr>
        <w:pStyle w:val="Hinh"/>
        <w:rPr>
          <w:ins w:id="7584" w:author="The Si Tran" w:date="2012-12-11T23:38:00Z"/>
        </w:rPr>
        <w:pPrChange w:id="7585" w:author="The Si Tran" w:date="2012-12-16T10:10:00Z">
          <w:pPr>
            <w:pStyle w:val="Caption"/>
            <w:ind w:left="1440" w:firstLine="720"/>
          </w:pPr>
        </w:pPrChange>
      </w:pPr>
      <w:bookmarkStart w:id="7586" w:name="_Toc326299578"/>
      <w:bookmarkStart w:id="7587" w:name="_Toc327348223"/>
      <w:bookmarkStart w:id="7588" w:name="_Toc343029969"/>
      <w:bookmarkStart w:id="7589" w:name="_Toc343415661"/>
      <w:r w:rsidRPr="0049233F">
        <w:t>Hình</w:t>
      </w:r>
      <w:ins w:id="7590" w:author="The Si Tran" w:date="2012-12-11T23:38:00Z">
        <w:r w:rsidR="0015202E">
          <w:t xml:space="preserve"> 4.10</w:t>
        </w:r>
      </w:ins>
      <w:del w:id="7591"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592"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593"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rPrChange w:id="7594" w:author="The Si Tran" w:date="2012-12-11T23:38:00Z">
            <w:rPr>
              <w:b w:val="0"/>
            </w:rPr>
          </w:rPrChange>
        </w:rPr>
        <w:t>Mô hình học với chuỗi thời gian</w:t>
      </w:r>
      <w:bookmarkEnd w:id="7586"/>
      <w:bookmarkEnd w:id="7587"/>
      <w:bookmarkEnd w:id="7588"/>
      <w:bookmarkEnd w:id="7589"/>
    </w:p>
    <w:p w14:paraId="7731F271" w14:textId="77777777" w:rsidR="0015202E" w:rsidRPr="0049233F" w:rsidRDefault="0015202E">
      <w:pPr>
        <w:pStyle w:val="Hinh"/>
        <w:pPrChange w:id="7595" w:author="The Si Tran" w:date="2012-12-16T10:10:00Z">
          <w:pPr>
            <w:pStyle w:val="Caption"/>
            <w:ind w:left="1440" w:firstLine="720"/>
          </w:pPr>
        </w:pPrChange>
      </w:pPr>
    </w:p>
    <w:p w14:paraId="522ED368" w14:textId="77777777" w:rsidR="00A02652" w:rsidRPr="0049233F" w:rsidRDefault="00A02652">
      <w:pPr>
        <w:pPrChange w:id="7596"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Pr="0049233F">
        <w:t>, …, X</w:t>
      </w:r>
      <w:r w:rsidRPr="0049233F">
        <w:rPr>
          <w:vertAlign w:val="subscript"/>
        </w:rPr>
        <w:t>n</w:t>
      </w:r>
      <w:r w:rsidRPr="0049233F">
        <w:t>.</w:t>
      </w:r>
    </w:p>
    <w:p w14:paraId="69712E72" w14:textId="77777777" w:rsidR="00A02652" w:rsidRPr="0049233F" w:rsidRDefault="00A02652">
      <w:pPr>
        <w:pPrChange w:id="7597"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Pr="0049233F">
        <w:t>, …, X</w:t>
      </w:r>
      <w:r w:rsidRPr="0049233F">
        <w:rPr>
          <w:vertAlign w:val="subscript"/>
        </w:rPr>
        <w:t>t</w:t>
      </w:r>
      <w:r w:rsidRPr="0049233F">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Pr="00097101" w:rsidRDefault="00A02652">
      <w:pPr>
        <w:pPrChange w:id="7598"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599" w:author="The Si Tran" w:date="2012-12-14T05:59:00Z">
        <w:r w:rsidR="005457E8">
          <w:tab/>
        </w:r>
      </w:ins>
    </w:p>
    <w:p w14:paraId="146B3BF3" w14:textId="2D2BE9A1" w:rsidR="00A02652" w:rsidRPr="0049233F" w:rsidRDefault="00A02652" w:rsidP="00A02652">
      <w:pPr>
        <w:pStyle w:val="Heading2"/>
        <w:rPr>
          <w:sz w:val="26"/>
          <w:szCs w:val="26"/>
          <w:rPrChange w:id="7600" w:author="The Si Tran" w:date="2012-12-05T23:02:00Z">
            <w:rPr/>
          </w:rPrChange>
        </w:rPr>
      </w:pPr>
      <w:bookmarkStart w:id="7601" w:name="_Toc327348182"/>
      <w:bookmarkStart w:id="7602" w:name="_Toc343415827"/>
      <w:r w:rsidRPr="0049233F">
        <w:rPr>
          <w:sz w:val="26"/>
          <w:szCs w:val="26"/>
          <w:rPrChange w:id="7603" w:author="The Si Tran" w:date="2012-12-05T23:02:00Z">
            <w:rPr>
              <w:rFonts w:ascii="Calibri" w:eastAsia="Calibri" w:hAnsi="Calibri" w:cs="Times New Roman"/>
              <w:b w:val="0"/>
              <w:bCs w:val="0"/>
              <w:iCs w:val="0"/>
              <w:sz w:val="20"/>
              <w:szCs w:val="20"/>
            </w:rPr>
          </w:rPrChange>
        </w:rPr>
        <w:lastRenderedPageBreak/>
        <w:t>Các bước xây dựng một mô hình mạng neuron để dự báo dữ liệu chuỗi thời gian</w:t>
      </w:r>
      <w:bookmarkEnd w:id="7601"/>
      <w:bookmarkEnd w:id="7602"/>
    </w:p>
    <w:p w14:paraId="70E7852F" w14:textId="77777777" w:rsidR="00A02652" w:rsidRPr="0049233F" w:rsidRDefault="00A02652">
      <w:pPr>
        <w:pPrChange w:id="7604"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605"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606" w:name="_Toc327348183"/>
      <w:bookmarkStart w:id="7607" w:name="_Toc343415828"/>
      <w:r w:rsidRPr="0049233F">
        <w:t>Lựa chọn các biến</w:t>
      </w:r>
      <w:bookmarkEnd w:id="7606"/>
      <w:bookmarkEnd w:id="7607"/>
    </w:p>
    <w:p w14:paraId="71DA7A36" w14:textId="77777777" w:rsidR="00A02652" w:rsidRPr="0049233F" w:rsidRDefault="00A02652">
      <w:pPr>
        <w:pStyle w:val="BuletL1"/>
        <w:pPrChange w:id="7608"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609"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BuletL1"/>
        <w:pPrChange w:id="7610"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w:t>
      </w:r>
      <w:r w:rsidRPr="0049233F">
        <w:lastRenderedPageBreak/>
        <w:t xml:space="preserve">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BuletL1"/>
        <w:pPrChange w:id="7611"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612" w:name="_Toc327348184"/>
      <w:bookmarkStart w:id="7613" w:name="_Toc343415829"/>
      <w:r w:rsidRPr="0049233F">
        <w:rPr>
          <w:lang w:val="fr-FR"/>
        </w:rPr>
        <w:t>Thu thập dữ liệu</w:t>
      </w:r>
      <w:bookmarkEnd w:id="7612"/>
      <w:bookmarkEnd w:id="7613"/>
    </w:p>
    <w:p w14:paraId="16759051" w14:textId="77777777" w:rsidR="00A02652" w:rsidRPr="0049233F" w:rsidRDefault="00A02652">
      <w:pPr>
        <w:pStyle w:val="BuletL1"/>
        <w:rPr>
          <w:u w:val="single"/>
        </w:rPr>
        <w:pPrChange w:id="7614" w:author="The Si Tran" w:date="2012-12-16T08:35:00Z">
          <w:pPr>
            <w:pStyle w:val="ListParagraph"/>
            <w:numPr>
              <w:numId w:val="11"/>
            </w:numPr>
            <w:spacing w:after="0" w:line="360" w:lineRule="auto"/>
            <w:ind w:left="634" w:hanging="360"/>
            <w:jc w:val="both"/>
          </w:pPr>
        </w:pPrChange>
      </w:pPr>
      <w:r w:rsidRPr="0049233F">
        <w:t>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615"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616" w:name="_Toc327348185"/>
      <w:bookmarkStart w:id="7617" w:name="_Toc343415830"/>
      <w:r w:rsidRPr="0049233F">
        <w:t>Tiền xử lý dữ liệu</w:t>
      </w:r>
      <w:bookmarkEnd w:id="7616"/>
      <w:bookmarkEnd w:id="7617"/>
    </w:p>
    <w:p w14:paraId="4A5ADB02" w14:textId="77777777" w:rsidR="00A02652" w:rsidRPr="0049233F" w:rsidRDefault="00A02652">
      <w:pPr>
        <w:pStyle w:val="BuletL1"/>
        <w:pPrChange w:id="7618"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334CAD">
        <w:rPr>
          <w:rPrChange w:id="7619" w:author="The Si Tran" w:date="2012-12-16T08:32:00Z">
            <w:rPr/>
          </w:rPrChange>
        </w:rPr>
        <w:t>đến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334CAD">
        <w:rPr>
          <w:rPrChange w:id="7620" w:author="The Si Tran" w:date="2012-12-16T08:32:00Z">
            <w:rPr/>
          </w:rPrChange>
        </w:rPr>
        <w:t>sự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621" w:author="The Si Tran" w:date="2012-12-16T08:35:00Z">
          <w:pPr>
            <w:pStyle w:val="ListParagraph"/>
            <w:numPr>
              <w:numId w:val="11"/>
            </w:numPr>
            <w:spacing w:after="0" w:line="360" w:lineRule="auto"/>
            <w:ind w:left="360" w:hanging="360"/>
            <w:jc w:val="both"/>
          </w:pPr>
        </w:pPrChange>
      </w:pPr>
      <w:r w:rsidRPr="0049233F">
        <w:lastRenderedPageBreak/>
        <w:t xml:space="preserve">Hai phương </w:t>
      </w:r>
      <w:r w:rsidRPr="00BB4B46">
        <w:rPr>
          <w:rPrChange w:id="7622" w:author="The Si Tran" w:date="2012-12-16T08:34:00Z">
            <w:rPr/>
          </w:rPrChange>
        </w:rPr>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623" w:name="OLE_LINK5"/>
      <w:bookmarkStart w:id="7624" w:name="OLE_LINK6"/>
      <w:r w:rsidRPr="0049233F">
        <w:t xml:space="preserve">Việc lấy logarit tự nhiên </w:t>
      </w:r>
      <w:bookmarkEnd w:id="7623"/>
      <w:bookmarkEnd w:id="7624"/>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625" w:author="The Si Tran" w:date="2012-12-16T08:34:00Z">
            <w:rPr/>
          </w:rPrChange>
        </w:rPr>
        <w:pPrChange w:id="7626" w:author="The Si Tran" w:date="2012-12-16T08:35:00Z">
          <w:pPr>
            <w:pStyle w:val="ListParagraph"/>
            <w:numPr>
              <w:numId w:val="11"/>
            </w:numPr>
            <w:spacing w:after="0" w:line="360" w:lineRule="auto"/>
            <w:ind w:left="360" w:hanging="360"/>
            <w:jc w:val="both"/>
          </w:pPr>
        </w:pPrChange>
      </w:pPr>
      <w:r w:rsidRPr="00BB4B46">
        <w:rPr>
          <w:rPrChange w:id="7627" w:author="The Si Tran" w:date="2012-12-16T08:34:00Z">
            <w:rPr/>
          </w:rPrChange>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628" w:name="_Toc327348186"/>
      <w:bookmarkStart w:id="7629" w:name="_Toc343415831"/>
      <w:r w:rsidRPr="0049233F">
        <w:t>Phân chia tập dữ liệu</w:t>
      </w:r>
      <w:bookmarkEnd w:id="7628"/>
      <w:bookmarkEnd w:id="7629"/>
    </w:p>
    <w:p w14:paraId="150E077C" w14:textId="29F5C1BC" w:rsidR="00BB4B46" w:rsidRPr="00BB4B46" w:rsidRDefault="00A02652">
      <w:pPr>
        <w:pStyle w:val="BuletL1"/>
        <w:rPr>
          <w:u w:val="single"/>
          <w:rPrChange w:id="7630" w:author="The Si Tran" w:date="2012-12-16T08:35:00Z">
            <w:rPr>
              <w:u w:val="single"/>
            </w:rPr>
          </w:rPrChange>
        </w:rPr>
        <w:pPrChange w:id="7631" w:author="The Si Tran" w:date="2012-12-16T08:35:00Z">
          <w:pPr>
            <w:pStyle w:val="ListParagraph"/>
            <w:numPr>
              <w:numId w:val="11"/>
            </w:numPr>
            <w:spacing w:after="0" w:line="360" w:lineRule="auto"/>
            <w:ind w:left="634" w:hanging="360"/>
            <w:jc w:val="both"/>
          </w:pPr>
        </w:pPrChange>
      </w:pPr>
      <w:r w:rsidRPr="007E3E87">
        <w:rPr>
          <w:rPrChange w:id="7632" w:author="The Si Tran" w:date="2012-12-14T06:20:00Z">
            <w:rPr/>
          </w:rPrChange>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633" w:author="The Si Tran" w:date="2012-12-14T06:20:00Z">
            <w:rPr>
              <w:u w:val="single"/>
            </w:rPr>
          </w:rPrChange>
        </w:rPr>
        <w:pPrChange w:id="7634" w:author="The Si Tran" w:date="2012-12-16T08:35:00Z">
          <w:pPr>
            <w:pStyle w:val="ListParagraph"/>
            <w:numPr>
              <w:numId w:val="11"/>
            </w:numPr>
            <w:spacing w:after="0" w:line="360" w:lineRule="auto"/>
            <w:ind w:left="634" w:hanging="360"/>
            <w:jc w:val="both"/>
          </w:pPr>
        </w:pPrChange>
      </w:pPr>
      <w:r w:rsidRPr="007E3E87">
        <w:rPr>
          <w:rPrChange w:id="7635" w:author="The Si Tran" w:date="2012-12-14T06:20:00Z">
            <w:rPr/>
          </w:rPrChange>
        </w:rPr>
        <w:t>Có hai cách thực h</w:t>
      </w:r>
      <w:r w:rsidRPr="00BB4B46">
        <w:rPr>
          <w:rStyle w:val="BuletL1Char"/>
          <w:rPrChange w:id="7636" w:author="The Si Tran" w:date="2012-12-16T08:35:00Z">
            <w:rPr/>
          </w:rPrChange>
        </w:rPr>
        <w:t>i</w:t>
      </w:r>
      <w:r w:rsidRPr="007E3E87">
        <w:rPr>
          <w:rPrChange w:id="7637" w:author="The Si Tran" w:date="2012-12-14T06:20:00Z">
            <w:rPr/>
          </w:rPrChange>
        </w:rPr>
        <w:t>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BuletL1"/>
        <w:rPr>
          <w:u w:val="single"/>
          <w:rPrChange w:id="7638" w:author="The Si Tran" w:date="2012-12-14T06:20:00Z">
            <w:rPr>
              <w:u w:val="single"/>
            </w:rPr>
          </w:rPrChange>
        </w:rPr>
        <w:pPrChange w:id="7639" w:author="The Si Tran" w:date="2012-12-16T08:35:00Z">
          <w:pPr>
            <w:pStyle w:val="ListParagraph"/>
            <w:numPr>
              <w:numId w:val="11"/>
            </w:numPr>
            <w:spacing w:after="0" w:line="360" w:lineRule="auto"/>
            <w:ind w:left="634" w:hanging="360"/>
            <w:jc w:val="both"/>
          </w:pPr>
        </w:pPrChange>
      </w:pPr>
      <w:r w:rsidRPr="007E3E87">
        <w:rPr>
          <w:rPrChange w:id="7640" w:author="The Si Tran" w:date="2012-12-14T06:20:00Z">
            <w:rPr/>
          </w:rPrChange>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pPr>
        <w:pStyle w:val="BuletL1"/>
        <w:rPr>
          <w:u w:val="single"/>
          <w:rPrChange w:id="7641" w:author="The Si Tran" w:date="2012-12-14T06:20:00Z">
            <w:rPr>
              <w:u w:val="single"/>
            </w:rPr>
          </w:rPrChange>
        </w:rPr>
        <w:pPrChange w:id="7642" w:author="The Si Tran" w:date="2012-12-16T08:35:00Z">
          <w:pPr>
            <w:pStyle w:val="ListParagraph"/>
            <w:numPr>
              <w:numId w:val="11"/>
            </w:numPr>
            <w:spacing w:after="0" w:line="360" w:lineRule="auto"/>
            <w:ind w:left="634" w:hanging="360"/>
            <w:jc w:val="both"/>
          </w:pPr>
        </w:pPrChange>
      </w:pPr>
      <w:r w:rsidRPr="007E3E87">
        <w:rPr>
          <w:rPrChange w:id="7643" w:author="The Si Tran" w:date="2012-12-14T06:20:00Z">
            <w:rPr/>
          </w:rPrChange>
        </w:rPr>
        <w:lastRenderedPageBreak/>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14:anchorId="568DC1C0" wp14:editId="6D4BB4D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pPr>
        <w:pStyle w:val="Hinh"/>
        <w:pPrChange w:id="7644" w:author="The Si Tran" w:date="2012-12-16T10:10:00Z">
          <w:pPr>
            <w:pStyle w:val="Caption"/>
            <w:ind w:left="360" w:firstLine="720"/>
          </w:pPr>
        </w:pPrChange>
      </w:pPr>
      <w:bookmarkStart w:id="7645" w:name="_Toc327348224"/>
      <w:bookmarkStart w:id="7646" w:name="_Toc343029970"/>
      <w:bookmarkStart w:id="7647" w:name="_Toc343415662"/>
      <w:r w:rsidRPr="0049233F">
        <w:t>Hình</w:t>
      </w:r>
      <w:ins w:id="7648" w:author="The Si Tran" w:date="2012-12-11T23:38:00Z">
        <w:r w:rsidR="00BD0062">
          <w:t xml:space="preserve"> 4.11</w:t>
        </w:r>
      </w:ins>
      <w:del w:id="7649"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650"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651"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rPrChange w:id="7652" w:author="The Si Tran" w:date="2012-12-11T23:39:00Z">
            <w:rPr>
              <w:b w:val="0"/>
            </w:rPr>
          </w:rPrChange>
        </w:rPr>
        <w:t>Thủ tục sử dụng phương pháp walk-forward chia tập dữ liệu</w:t>
      </w:r>
      <w:bookmarkEnd w:id="7645"/>
      <w:bookmarkEnd w:id="7646"/>
      <w:bookmarkEnd w:id="7647"/>
    </w:p>
    <w:p w14:paraId="44351F3D" w14:textId="787F7341" w:rsidR="00A02652" w:rsidRPr="0049233F" w:rsidRDefault="00A02652" w:rsidP="00A02652">
      <w:pPr>
        <w:pStyle w:val="Heading3"/>
      </w:pPr>
      <w:bookmarkStart w:id="7653" w:name="_Toc327348187"/>
      <w:bookmarkStart w:id="7654" w:name="_Toc343415832"/>
      <w:r w:rsidRPr="0049233F">
        <w:t>Xây dựng cấu trúc mạng</w:t>
      </w:r>
      <w:bookmarkEnd w:id="7653"/>
      <w:bookmarkEnd w:id="7654"/>
    </w:p>
    <w:p w14:paraId="44FC4DD0" w14:textId="77777777" w:rsidR="00A02652" w:rsidRPr="0049233F" w:rsidRDefault="00A02652">
      <w:pPr>
        <w:pStyle w:val="BuletL1"/>
        <w:pPrChange w:id="7655" w:author="The Si Tran" w:date="2012-12-16T08:35:00Z">
          <w:pPr>
            <w:pStyle w:val="ListParagraph"/>
            <w:numPr>
              <w:numId w:val="11"/>
            </w:numPr>
            <w:spacing w:after="0" w:line="360" w:lineRule="auto"/>
            <w:ind w:left="634" w:hanging="360"/>
            <w:jc w:val="both"/>
          </w:pPr>
        </w:pPrChange>
      </w:pPr>
      <w:r w:rsidRPr="0049233F">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pPr>
        <w:pStyle w:val="BuletL1"/>
        <w:pPrChange w:id="7656" w:author="The Si Tran" w:date="2012-12-16T08:36:00Z">
          <w:pPr>
            <w:pStyle w:val="ListParagraph"/>
            <w:numPr>
              <w:numId w:val="11"/>
            </w:numPr>
            <w:spacing w:after="0" w:line="360" w:lineRule="auto"/>
            <w:ind w:left="634" w:hanging="360"/>
            <w:jc w:val="both"/>
          </w:pPr>
        </w:pPrChange>
      </w:pPr>
      <w:r w:rsidRPr="0049233F">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BuletL1"/>
        <w:pPrChange w:id="7657" w:author="The Si Tran" w:date="2012-12-16T08:36:00Z">
          <w:pPr>
            <w:pStyle w:val="ListParagraph"/>
            <w:numPr>
              <w:numId w:val="11"/>
            </w:numPr>
            <w:spacing w:after="0" w:line="360" w:lineRule="auto"/>
            <w:ind w:left="634" w:hanging="360"/>
            <w:jc w:val="both"/>
          </w:pPr>
        </w:pPrChange>
      </w:pPr>
      <w:r w:rsidRPr="0049233F">
        <w:lastRenderedPageBreak/>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77777777" w:rsidR="00A02652" w:rsidRPr="00BB4B46" w:rsidRDefault="00A02652">
      <w:pPr>
        <w:pStyle w:val="BuletL1"/>
        <w:rPr>
          <w:rPrChange w:id="7658" w:author="The Si Tran" w:date="2012-12-16T08:36:00Z">
            <w:rPr/>
          </w:rPrChange>
        </w:rPr>
        <w:pPrChange w:id="7659" w:author="The Si Tran" w:date="2012-12-16T08:36:00Z">
          <w:pPr>
            <w:pStyle w:val="ListParagraph"/>
            <w:numPr>
              <w:numId w:val="11"/>
            </w:numPr>
            <w:spacing w:after="0" w:line="360" w:lineRule="auto"/>
            <w:ind w:left="634" w:hanging="360"/>
            <w:jc w:val="both"/>
          </w:pPr>
        </w:pPrChange>
      </w:pPr>
      <w:r w:rsidRPr="00BB4B46">
        <w:rPr>
          <w:rPrChange w:id="7660" w:author="The Si Tran" w:date="2012-12-16T08:36:00Z">
            <w:rPr/>
          </w:rPrChange>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14:paraId="7DDC3BCB" w14:textId="77777777" w:rsidR="00A02652" w:rsidRPr="0049233F" w:rsidRDefault="00A02652">
      <w:pPr>
        <w:pStyle w:val="BuletL1"/>
        <w:pPrChange w:id="7661" w:author="The Si Tran" w:date="2012-12-16T08:36:00Z">
          <w:pPr>
            <w:pStyle w:val="ListParagraph"/>
            <w:numPr>
              <w:numId w:val="11"/>
            </w:numPr>
            <w:spacing w:after="0" w:line="360" w:lineRule="auto"/>
            <w:ind w:left="634" w:hanging="360"/>
            <w:jc w:val="both"/>
          </w:pPr>
        </w:pPrChange>
      </w:pPr>
      <w:r w:rsidRPr="0049233F">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662" w:name="_Toc327348188"/>
      <w:bookmarkStart w:id="7663" w:name="_Toc343415833"/>
      <w:r w:rsidRPr="0049233F">
        <w:lastRenderedPageBreak/>
        <w:t>Xác định tiêu chuẩn đánh giá</w:t>
      </w:r>
      <w:bookmarkEnd w:id="7662"/>
      <w:bookmarkEnd w:id="7663"/>
    </w:p>
    <w:p w14:paraId="5921BBBB" w14:textId="77777777" w:rsidR="00A02652" w:rsidRPr="0049233F" w:rsidRDefault="00A02652">
      <w:pPr>
        <w:pPrChange w:id="7664"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665" w:author="The Si Tran" w:date="2012-12-16T08:36:00Z">
          <w:pPr/>
        </w:pPrChange>
      </w:pPr>
      <w:ins w:id="7666" w:author="The Si Tran" w:date="2012-12-14T06:23:00Z">
        <w:r w:rsidRPr="00097101">
          <w:rPr>
            <w:noProof/>
            <w:rPrChange w:id="7667" w:author="Unknown">
              <w:rPr>
                <w:noProof/>
              </w:rPr>
            </w:rPrChange>
          </w:rPr>
          <mc:AlternateContent>
            <mc:Choice Requires="wps">
              <w:drawing>
                <wp:anchor distT="0" distB="0" distL="114300" distR="114300" simplePos="0" relativeHeight="251668480" behindDoc="0" locked="0" layoutInCell="1" allowOverlap="1" wp14:anchorId="4F57F08A" wp14:editId="0C64711F">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350BDD" w:rsidRDefault="00350BDD">
                              <w:pPr>
                                <w:pStyle w:val="EquationIndex"/>
                                <w:pPrChange w:id="7668" w:author="The Si Tran" w:date="2012-12-16T08:36:00Z">
                                  <w:pPr/>
                                </w:pPrChange>
                              </w:pPr>
                              <w:ins w:id="7669" w:author="The Si Tran" w:date="2012-12-06T02:41:00Z">
                                <w:r>
                                  <w:t>(4.</w:t>
                                </w:r>
                              </w:ins>
                              <w:ins w:id="7670" w:author="The Si Tran" w:date="2012-12-06T02:44:00Z">
                                <w:r>
                                  <w:t>18</w:t>
                                </w:r>
                              </w:ins>
                              <w:ins w:id="767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0" o:spid="_x0000_s1108" type="#_x0000_t202" style="position:absolute;left:0;text-align:left;margin-left:406.9pt;margin-top:11.15pt;width:46.85pt;height:2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Puo9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350BDD" w:rsidRDefault="00350BDD">
                        <w:pPr>
                          <w:pStyle w:val="EquationIndex"/>
                          <w:pPrChange w:id="7672" w:author="The Si Tran" w:date="2012-12-16T08:36:00Z">
                            <w:pPr/>
                          </w:pPrChange>
                        </w:pPr>
                        <w:ins w:id="7673" w:author="The Si Tran" w:date="2012-12-06T02:41:00Z">
                          <w:r>
                            <w:t>(4.</w:t>
                          </w:r>
                        </w:ins>
                        <w:ins w:id="7674" w:author="The Si Tran" w:date="2012-12-06T02:44:00Z">
                          <w:r>
                            <w:t>18</w:t>
                          </w:r>
                        </w:ins>
                        <w:ins w:id="7675" w:author="The Si Tran" w:date="2012-12-06T02:41:00Z">
                          <w:r>
                            <w:t>)</w:t>
                          </w:r>
                        </w:ins>
                      </w:p>
                    </w:txbxContent>
                  </v:textbox>
                </v:shape>
              </w:pict>
            </mc:Fallback>
          </mc:AlternateContent>
        </w:r>
      </w:ins>
      <w:r w:rsidRPr="00BB4B46">
        <w:rPr>
          <w:rPrChange w:id="7676" w:author="The Si Tran" w:date="2012-12-16T08:36:00Z">
            <w:rPr/>
          </w:rPrChange>
        </w:rPr>
        <w:object w:dxaOrig="1900" w:dyaOrig="680" w14:anchorId="41722C5E">
          <v:shape id="_x0000_i1194" type="#_x0000_t75" style="width:129.75pt;height:50.25pt" o:ole="">
            <v:imagedata r:id="rId366" o:title=""/>
          </v:shape>
          <o:OLEObject Type="Embed" ProgID="Equation.DSMT4" ShapeID="_x0000_i1194" DrawAspect="Content" ObjectID="_1417184671" r:id="rId367"/>
        </w:object>
      </w:r>
    </w:p>
    <w:p w14:paraId="74DB8EBE" w14:textId="77777777" w:rsidR="00A02652" w:rsidRPr="0049233F" w:rsidRDefault="00A02652">
      <w:pPr>
        <w:pPrChange w:id="7677"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pPr>
        <w:pPrChange w:id="7678"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679" w:name="_Toc327348189"/>
      <w:bookmarkStart w:id="7680" w:name="_Toc343415834"/>
      <w:r w:rsidRPr="0049233F">
        <w:rPr>
          <w:lang w:val="fr-FR"/>
        </w:rPr>
        <w:t>Huấn luyện mạng</w:t>
      </w:r>
      <w:bookmarkEnd w:id="7679"/>
      <w:bookmarkEnd w:id="7680"/>
    </w:p>
    <w:p w14:paraId="5D62D645" w14:textId="77777777" w:rsidR="00A02652" w:rsidRPr="0049233F" w:rsidRDefault="00A02652">
      <w:pPr>
        <w:pStyle w:val="BuletL1"/>
        <w:pPrChange w:id="7681"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pPr>
        <w:pStyle w:val="BuletL1"/>
        <w:pPrChange w:id="7682"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683" w:name="_Toc327348190"/>
      <w:bookmarkStart w:id="7684" w:name="_Toc343415835"/>
      <w:r w:rsidRPr="0049233F">
        <w:rPr>
          <w:lang w:val="fr-FR"/>
        </w:rPr>
        <w:lastRenderedPageBreak/>
        <w:t>Dự đoán và cải tiến</w:t>
      </w:r>
      <w:bookmarkEnd w:id="7683"/>
      <w:bookmarkEnd w:id="7684"/>
    </w:p>
    <w:p w14:paraId="30D1DB02" w14:textId="77777777" w:rsidR="00A02652" w:rsidRPr="0049233F" w:rsidRDefault="00A02652">
      <w:pPr>
        <w:rPr>
          <w:lang w:val="fr-FR"/>
        </w:rPr>
        <w:pPrChange w:id="7685"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686" w:author="The Si Tran" w:date="2012-12-06T21:13:00Z"/>
          <w:sz w:val="26"/>
          <w:szCs w:val="26"/>
          <w:rPrChange w:id="7687" w:author="The Si Tran" w:date="2012-12-05T23:02:00Z">
            <w:rPr>
              <w:del w:id="7688" w:author="The Si Tran" w:date="2012-12-06T21:13:00Z"/>
            </w:rPr>
          </w:rPrChange>
        </w:rPr>
      </w:pPr>
      <w:del w:id="7689" w:author="The Si Tran" w:date="2012-12-06T21:13:00Z">
        <w:r w:rsidRPr="0049233F" w:rsidDel="00AF1345">
          <w:rPr>
            <w:sz w:val="26"/>
            <w:szCs w:val="26"/>
            <w:rPrChange w:id="7690" w:author="The Si Tran" w:date="2012-12-05T23:02:00Z">
              <w:rPr>
                <w:rFonts w:ascii="Calibri" w:eastAsia="Calibri" w:hAnsi="Calibri"/>
                <w:sz w:val="20"/>
                <w:szCs w:val="20"/>
              </w:rPr>
            </w:rPrChange>
          </w:rPr>
          <w:delText>Kết quả thực nghiệm</w:delText>
        </w:r>
        <w:bookmarkStart w:id="7691" w:name="_Toc343083648"/>
        <w:bookmarkStart w:id="7692" w:name="_Toc343083862"/>
        <w:bookmarkStart w:id="7693" w:name="_Toc343084073"/>
        <w:bookmarkStart w:id="7694" w:name="_Toc343220832"/>
        <w:bookmarkStart w:id="7695" w:name="_Toc343232337"/>
        <w:bookmarkStart w:id="7696" w:name="_Toc343232750"/>
        <w:bookmarkStart w:id="7697" w:name="_Toc343233035"/>
        <w:bookmarkStart w:id="7698" w:name="_Toc343415540"/>
        <w:bookmarkStart w:id="7699" w:name="_Toc343415836"/>
        <w:bookmarkEnd w:id="7691"/>
        <w:bookmarkEnd w:id="7692"/>
        <w:bookmarkEnd w:id="7693"/>
        <w:bookmarkEnd w:id="7694"/>
        <w:bookmarkEnd w:id="7695"/>
        <w:bookmarkEnd w:id="7696"/>
        <w:bookmarkEnd w:id="7697"/>
        <w:bookmarkEnd w:id="7698"/>
        <w:bookmarkEnd w:id="7699"/>
      </w:del>
    </w:p>
    <w:p w14:paraId="0B20EBEE" w14:textId="77777777" w:rsidR="00393709" w:rsidRPr="0049233F" w:rsidDel="00AF1345" w:rsidRDefault="00393709" w:rsidP="00393709">
      <w:pPr>
        <w:ind w:left="144"/>
        <w:rPr>
          <w:del w:id="7700" w:author="The Si Tran" w:date="2012-12-06T21:13:00Z"/>
          <w:color w:val="FF0000"/>
          <w:szCs w:val="26"/>
          <w:rPrChange w:id="7701" w:author="The Si Tran" w:date="2012-12-05T23:02:00Z">
            <w:rPr>
              <w:del w:id="7702" w:author="The Si Tran" w:date="2012-12-06T21:13:00Z"/>
              <w:color w:val="FF0000"/>
              <w:sz w:val="32"/>
            </w:rPr>
          </w:rPrChange>
        </w:rPr>
      </w:pPr>
      <w:del w:id="7703" w:author="The Si Tran" w:date="2012-12-06T21:13:00Z">
        <w:r w:rsidRPr="0049233F" w:rsidDel="00AF1345">
          <w:rPr>
            <w:color w:val="FF0000"/>
            <w:szCs w:val="26"/>
            <w:rPrChange w:id="7704" w:author="The Si Tran" w:date="2012-12-05T23:02:00Z">
              <w:rPr>
                <w:rFonts w:ascii="Calibri" w:eastAsia="Calibri" w:hAnsi="Calibri"/>
                <w:b/>
                <w:bCs/>
                <w:color w:val="FF0000"/>
                <w:sz w:val="32"/>
                <w:szCs w:val="20"/>
              </w:rPr>
            </w:rPrChange>
          </w:rPr>
          <w:delText>Bổ sung</w:delText>
        </w:r>
        <w:bookmarkStart w:id="7705" w:name="_Toc343083649"/>
        <w:bookmarkStart w:id="7706" w:name="_Toc343083863"/>
        <w:bookmarkStart w:id="7707" w:name="_Toc343084074"/>
        <w:bookmarkStart w:id="7708" w:name="_Toc343220833"/>
        <w:bookmarkStart w:id="7709" w:name="_Toc343232338"/>
        <w:bookmarkStart w:id="7710" w:name="_Toc343232751"/>
        <w:bookmarkStart w:id="7711" w:name="_Toc343233036"/>
        <w:bookmarkStart w:id="7712" w:name="_Toc343415541"/>
        <w:bookmarkStart w:id="7713" w:name="_Toc343415837"/>
        <w:bookmarkEnd w:id="7705"/>
        <w:bookmarkEnd w:id="7706"/>
        <w:bookmarkEnd w:id="7707"/>
        <w:bookmarkEnd w:id="7708"/>
        <w:bookmarkEnd w:id="7709"/>
        <w:bookmarkEnd w:id="7710"/>
        <w:bookmarkEnd w:id="7711"/>
        <w:bookmarkEnd w:id="7712"/>
        <w:bookmarkEnd w:id="7713"/>
      </w:del>
    </w:p>
    <w:p w14:paraId="0907B599" w14:textId="77777777" w:rsidR="00393709" w:rsidRPr="0049233F" w:rsidRDefault="00001A0C" w:rsidP="00001A0C">
      <w:pPr>
        <w:pStyle w:val="Heading2"/>
        <w:rPr>
          <w:sz w:val="26"/>
          <w:szCs w:val="26"/>
          <w:rPrChange w:id="7714" w:author="The Si Tran" w:date="2012-12-05T23:02:00Z">
            <w:rPr/>
          </w:rPrChange>
        </w:rPr>
      </w:pPr>
      <w:bookmarkStart w:id="7715" w:name="_Toc343415838"/>
      <w:r w:rsidRPr="0049233F">
        <w:rPr>
          <w:sz w:val="26"/>
          <w:szCs w:val="26"/>
          <w:rPrChange w:id="7716" w:author="The Si Tran" w:date="2012-12-05T23:02:00Z">
            <w:rPr>
              <w:rFonts w:ascii="Calibri" w:eastAsia="Calibri" w:hAnsi="Calibri" w:cs="Times New Roman"/>
              <w:b w:val="0"/>
              <w:bCs w:val="0"/>
              <w:iCs w:val="0"/>
              <w:sz w:val="20"/>
              <w:szCs w:val="20"/>
            </w:rPr>
          </w:rPrChange>
        </w:rPr>
        <w:t>Kết luận</w:t>
      </w:r>
      <w:bookmarkEnd w:id="7715"/>
    </w:p>
    <w:p w14:paraId="07CE6189" w14:textId="77777777" w:rsidR="006625BC" w:rsidRPr="0049233F" w:rsidRDefault="006625BC">
      <w:pPr>
        <w:pPrChange w:id="7717"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pPr>
        <w:pPrChange w:id="7718" w:author="The Si Tran" w:date="2012-12-16T08:37:00Z">
          <w:pPr>
            <w:spacing w:before="0"/>
            <w:ind w:firstLine="720"/>
          </w:pPr>
        </w:pPrChange>
      </w:pPr>
      <w:r w:rsidRPr="0049233F">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pPr>
        <w:pPrChange w:id="7719"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720"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721" w:author="The Si Tran" w:date="2012-12-12T07:57:00Z"/>
          <w:szCs w:val="26"/>
        </w:rPr>
      </w:pPr>
      <w:ins w:id="7722" w:author="The Si Tran" w:date="2012-12-12T07:57:00Z">
        <w:r>
          <w:rPr>
            <w:szCs w:val="26"/>
          </w:rPr>
          <w:br w:type="page"/>
        </w:r>
      </w:ins>
    </w:p>
    <w:p w14:paraId="21D5EC8C" w14:textId="77777777" w:rsidR="006625BC" w:rsidRPr="002B1464" w:rsidDel="00D139B5" w:rsidRDefault="006625BC" w:rsidP="006625BC">
      <w:pPr>
        <w:rPr>
          <w:del w:id="7723" w:author="The Si Tran" w:date="2012-12-12T07:57:00Z"/>
          <w:szCs w:val="26"/>
        </w:rPr>
      </w:pPr>
      <w:bookmarkStart w:id="7724" w:name="_Toc343083651"/>
      <w:bookmarkStart w:id="7725" w:name="_Toc343083865"/>
      <w:bookmarkStart w:id="7726" w:name="_Toc343084076"/>
      <w:bookmarkStart w:id="7727" w:name="_Toc343220835"/>
      <w:bookmarkStart w:id="7728" w:name="_Toc343232340"/>
      <w:bookmarkStart w:id="7729" w:name="_Toc343232753"/>
      <w:bookmarkStart w:id="7730" w:name="_Toc343233038"/>
      <w:bookmarkStart w:id="7731" w:name="_Toc343415543"/>
      <w:bookmarkStart w:id="7732" w:name="_Toc343415839"/>
      <w:bookmarkEnd w:id="7724"/>
      <w:bookmarkEnd w:id="7725"/>
      <w:bookmarkEnd w:id="7726"/>
      <w:bookmarkEnd w:id="7727"/>
      <w:bookmarkEnd w:id="7728"/>
      <w:bookmarkEnd w:id="7729"/>
      <w:bookmarkEnd w:id="7730"/>
      <w:bookmarkEnd w:id="7731"/>
      <w:bookmarkEnd w:id="7732"/>
    </w:p>
    <w:p w14:paraId="26E08AA2" w14:textId="352EFC97" w:rsidR="006A21F7" w:rsidRPr="0049233F" w:rsidRDefault="00266E2E" w:rsidP="00097101">
      <w:pPr>
        <w:pStyle w:val="Heading1"/>
        <w:rPr>
          <w:sz w:val="26"/>
          <w:szCs w:val="26"/>
          <w:rPrChange w:id="7733" w:author="The Si Tran" w:date="2012-12-05T23:02:00Z">
            <w:rPr/>
          </w:rPrChange>
        </w:rPr>
      </w:pPr>
      <w:ins w:id="7734" w:author="superchickend" w:date="2012-12-16T14:59:00Z">
        <w:r>
          <w:rPr>
            <w:sz w:val="26"/>
            <w:szCs w:val="26"/>
          </w:rPr>
          <w:t xml:space="preserve">    </w:t>
        </w:r>
      </w:ins>
      <w:del w:id="7735" w:author="The Si Tran" w:date="2012-12-12T13:57:00Z">
        <w:r w:rsidR="00FD0937" w:rsidRPr="0049233F" w:rsidDel="0050316D">
          <w:rPr>
            <w:sz w:val="26"/>
            <w:szCs w:val="26"/>
            <w:rPrChange w:id="7736" w:author="The Si Tran" w:date="2012-12-05T23:02:00Z">
              <w:rPr>
                <w:rFonts w:cs="Times New Roman"/>
                <w:b w:val="0"/>
                <w:bCs w:val="0"/>
                <w:kern w:val="0"/>
                <w:sz w:val="20"/>
                <w:szCs w:val="20"/>
              </w:rPr>
            </w:rPrChange>
          </w:rPr>
          <w:delText>Mô hình kết hợp giữa</w:delText>
        </w:r>
      </w:del>
      <w:bookmarkStart w:id="7737" w:name="_Toc343415840"/>
      <w:ins w:id="7738" w:author="The Si Tran" w:date="2012-12-12T13:57:00Z">
        <w:r w:rsidR="0050316D">
          <w:rPr>
            <w:sz w:val="26"/>
            <w:szCs w:val="26"/>
          </w:rPr>
          <w:t>MÔ HÌNH KẾT HỢP</w:t>
        </w:r>
      </w:ins>
      <w:r w:rsidR="00FD0937" w:rsidRPr="0049233F">
        <w:rPr>
          <w:sz w:val="26"/>
          <w:szCs w:val="26"/>
          <w:rPrChange w:id="7739" w:author="The Si Tran" w:date="2012-12-05T23:02:00Z">
            <w:rPr>
              <w:rFonts w:cs="Times New Roman"/>
              <w:b w:val="0"/>
              <w:bCs w:val="0"/>
              <w:kern w:val="0"/>
              <w:sz w:val="20"/>
              <w:szCs w:val="20"/>
            </w:rPr>
          </w:rPrChange>
        </w:rPr>
        <w:t xml:space="preserve"> ARIMA </w:t>
      </w:r>
      <w:ins w:id="7740" w:author="The Si Tran" w:date="2012-12-12T13:57:00Z">
        <w:r w:rsidR="00EE73AD">
          <w:rPr>
            <w:sz w:val="26"/>
            <w:szCs w:val="26"/>
          </w:rPr>
          <w:t>VÀ</w:t>
        </w:r>
      </w:ins>
      <w:del w:id="7741" w:author="The Si Tran" w:date="2012-12-12T13:57:00Z">
        <w:r w:rsidR="00FD0937" w:rsidRPr="0049233F" w:rsidDel="00EE73AD">
          <w:rPr>
            <w:sz w:val="26"/>
            <w:szCs w:val="26"/>
            <w:rPrChange w:id="7742" w:author="The Si Tran" w:date="2012-12-05T23:02:00Z">
              <w:rPr>
                <w:rFonts w:cs="Times New Roman"/>
                <w:b w:val="0"/>
                <w:bCs w:val="0"/>
                <w:kern w:val="0"/>
                <w:sz w:val="20"/>
                <w:szCs w:val="20"/>
              </w:rPr>
            </w:rPrChange>
          </w:rPr>
          <w:delText>và</w:delText>
        </w:r>
      </w:del>
      <w:r w:rsidR="00FD0937" w:rsidRPr="0049233F">
        <w:rPr>
          <w:sz w:val="26"/>
          <w:szCs w:val="26"/>
          <w:rPrChange w:id="7743" w:author="The Si Tran" w:date="2012-12-05T23:02:00Z">
            <w:rPr>
              <w:rFonts w:cs="Times New Roman"/>
              <w:b w:val="0"/>
              <w:bCs w:val="0"/>
              <w:kern w:val="0"/>
              <w:sz w:val="20"/>
              <w:szCs w:val="20"/>
            </w:rPr>
          </w:rPrChange>
        </w:rPr>
        <w:t xml:space="preserve"> ANN</w:t>
      </w:r>
      <w:bookmarkEnd w:id="7737"/>
    </w:p>
    <w:p w14:paraId="0F331F2E" w14:textId="77777777" w:rsidR="006A21F7" w:rsidRPr="00805B17" w:rsidRDefault="00CA12FA">
      <w:pPr>
        <w:pPrChange w:id="7744"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7745"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746" w:author="The Si Tran" w:date="2012-12-05T23:02:00Z">
            <w:rPr>
              <w:b/>
              <w:bCs/>
              <w:sz w:val="20"/>
              <w:szCs w:val="20"/>
            </w:rPr>
          </w:rPrChange>
        </w:rPr>
        <w:t>n đề trên, người ta xấp xỉ chuỗi thời gian về dạng tuyến</w:t>
      </w:r>
      <w:r w:rsidR="00711ADB" w:rsidRPr="0049233F">
        <w:rPr>
          <w:rPrChange w:id="7747" w:author="The Si Tran" w:date="2012-12-05T23:02:00Z">
            <w:rPr>
              <w:b/>
              <w:bCs/>
              <w:sz w:val="20"/>
              <w:szCs w:val="20"/>
            </w:rPr>
          </w:rPrChange>
        </w:rPr>
        <w:t xml:space="preserve"> tính</w:t>
      </w:r>
      <w:r w:rsidRPr="0049233F">
        <w:rPr>
          <w:rPrChange w:id="7748"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749" w:author="The Si Tran" w:date="2012-12-05T23:02:00Z">
            <w:rPr>
              <w:b/>
              <w:bCs/>
              <w:sz w:val="20"/>
              <w:szCs w:val="20"/>
            </w:rPr>
          </w:rPrChange>
        </w:rPr>
        <w:t xml:space="preserve">an tổng quát về chuỗi thuần </w:t>
      </w:r>
      <w:r w:rsidRPr="0049233F">
        <w:rPr>
          <w:rPrChange w:id="7750" w:author="The Si Tran" w:date="2012-12-05T23:02:00Z">
            <w:rPr>
              <w:b/>
              <w:bCs/>
              <w:sz w:val="20"/>
              <w:szCs w:val="20"/>
            </w:rPr>
          </w:rPrChange>
        </w:rPr>
        <w:t xml:space="preserve">tuyến </w:t>
      </w:r>
      <w:r w:rsidR="00711ADB" w:rsidRPr="0049233F">
        <w:rPr>
          <w:rPrChange w:id="7751" w:author="The Si Tran" w:date="2012-12-05T23:02:00Z">
            <w:rPr>
              <w:b/>
              <w:bCs/>
              <w:sz w:val="20"/>
              <w:szCs w:val="20"/>
            </w:rPr>
          </w:rPrChange>
        </w:rPr>
        <w:t xml:space="preserve">tính </w:t>
      </w:r>
      <w:r w:rsidRPr="0049233F">
        <w:rPr>
          <w:rPrChange w:id="7752" w:author="The Si Tran" w:date="2012-12-05T23:02:00Z">
            <w:rPr>
              <w:b/>
              <w:bCs/>
              <w:sz w:val="20"/>
              <w:szCs w:val="20"/>
            </w:rPr>
          </w:rPrChange>
        </w:rPr>
        <w:t xml:space="preserve">sẽ làm mất đi tính </w:t>
      </w:r>
      <w:r w:rsidR="00711ADB" w:rsidRPr="0049233F">
        <w:rPr>
          <w:rPrChange w:id="7753" w:author="The Si Tran" w:date="2012-12-05T23:02:00Z">
            <w:rPr>
              <w:b/>
              <w:bCs/>
              <w:sz w:val="20"/>
              <w:szCs w:val="20"/>
            </w:rPr>
          </w:rPrChange>
        </w:rPr>
        <w:t xml:space="preserve">phi </w:t>
      </w:r>
      <w:r w:rsidRPr="0049233F">
        <w:rPr>
          <w:rPrChange w:id="7754"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755" w:author="The Si Tran" w:date="2012-12-16T08:37:00Z">
          <w:pPr>
            <w:ind w:firstLine="720"/>
          </w:pPr>
        </w:pPrChange>
      </w:pPr>
      <w:r w:rsidRPr="0049233F">
        <w:rPr>
          <w:rPrChange w:id="7756"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757" w:author="The Si Tran" w:date="2012-12-05T23:02:00Z">
            <w:rPr>
              <w:b/>
              <w:bCs/>
              <w:sz w:val="20"/>
              <w:szCs w:val="20"/>
            </w:rPr>
          </w:rPrChange>
        </w:rPr>
        <w:t>áo được hoàn toàn thành phần</w:t>
      </w:r>
      <w:r w:rsidRPr="0049233F">
        <w:rPr>
          <w:rPrChange w:id="7758" w:author="The Si Tran" w:date="2012-12-05T23:02:00Z">
            <w:rPr>
              <w:b/>
              <w:bCs/>
              <w:sz w:val="20"/>
              <w:szCs w:val="20"/>
            </w:rPr>
          </w:rPrChange>
        </w:rPr>
        <w:t xml:space="preserve"> tuyến </w:t>
      </w:r>
      <w:r w:rsidR="00711ADB" w:rsidRPr="0049233F">
        <w:rPr>
          <w:rPrChange w:id="7759" w:author="The Si Tran" w:date="2012-12-05T23:02:00Z">
            <w:rPr>
              <w:b/>
              <w:bCs/>
              <w:sz w:val="20"/>
              <w:szCs w:val="20"/>
            </w:rPr>
          </w:rPrChange>
        </w:rPr>
        <w:t xml:space="preserve">tính </w:t>
      </w:r>
      <w:r w:rsidRPr="0049233F">
        <w:rPr>
          <w:rPrChange w:id="7760" w:author="The Si Tran" w:date="2012-12-05T23:02:00Z">
            <w:rPr>
              <w:b/>
              <w:bCs/>
              <w:sz w:val="20"/>
              <w:szCs w:val="20"/>
            </w:rPr>
          </w:rPrChange>
        </w:rPr>
        <w:t>của chuỗi thời gian.</w:t>
      </w:r>
    </w:p>
    <w:p w14:paraId="56DE50F2" w14:textId="4FD6AF0B" w:rsidR="00D1749C" w:rsidRPr="007C782C" w:rsidDel="006F57E5" w:rsidRDefault="00B02B7B">
      <w:pPr>
        <w:rPr>
          <w:del w:id="7761" w:author="The Si Tran" w:date="2012-12-06T21:17:00Z"/>
        </w:rPr>
        <w:pPrChange w:id="7762" w:author="The Si Tran" w:date="2012-12-16T08:51:00Z">
          <w:pPr>
            <w:ind w:firstLine="720"/>
          </w:pPr>
        </w:pPrChange>
      </w:pPr>
      <w:ins w:id="7763" w:author="The Si Tran" w:date="2012-12-14T06:24:00Z">
        <w:r>
          <w:t>Một</w:t>
        </w:r>
      </w:ins>
      <w:del w:id="7764" w:author="The Si Tran" w:date="2012-12-14T06:24:00Z">
        <w:r w:rsidR="00D1749C" w:rsidRPr="0049233F" w:rsidDel="00B02B7B">
          <w:rPr>
            <w:rPrChange w:id="7765" w:author="The Si Tran" w:date="2012-12-05T23:02:00Z">
              <w:rPr>
                <w:b/>
                <w:bCs/>
                <w:sz w:val="20"/>
                <w:szCs w:val="20"/>
              </w:rPr>
            </w:rPrChange>
          </w:rPr>
          <w:delText>1</w:delText>
        </w:r>
      </w:del>
      <w:r w:rsidR="00D1749C" w:rsidRPr="0049233F">
        <w:rPr>
          <w:rPrChange w:id="7766"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7767" w:author="The Si Tran" w:date="2012-12-06T21:17:00Z"/>
        </w:rPr>
        <w:pPrChange w:id="7768" w:author="The Si Tran" w:date="2012-12-16T08:51:00Z">
          <w:pPr>
            <w:ind w:firstLine="720"/>
          </w:pPr>
        </w:pPrChange>
      </w:pPr>
    </w:p>
    <w:p w14:paraId="4CC0CD37" w14:textId="77777777" w:rsidR="00B144CE" w:rsidRPr="0049233F" w:rsidRDefault="00B144CE">
      <w:pPr>
        <w:rPr>
          <w:rPrChange w:id="7769" w:author="The Si Tran" w:date="2012-12-05T23:02:00Z">
            <w:rPr/>
          </w:rPrChange>
        </w:rPr>
        <w:pPrChange w:id="7770" w:author="The Si Tran" w:date="2012-12-16T08:51:00Z">
          <w:pPr>
            <w:pStyle w:val="Heading2"/>
          </w:pPr>
        </w:pPrChange>
      </w:pPr>
      <w:del w:id="7771" w:author="The Si Tran" w:date="2012-12-06T21:17:00Z">
        <w:r w:rsidRPr="0049233F" w:rsidDel="00AF1345">
          <w:rPr>
            <w:rPrChange w:id="7772" w:author="The Si Tran" w:date="2012-12-05T23:02:00Z">
              <w:rPr/>
            </w:rPrChange>
          </w:rPr>
          <w:delText xml:space="preserve">Tông kết về mô hình ARIMA </w:delText>
        </w:r>
      </w:del>
    </w:p>
    <w:p w14:paraId="1B8D9252" w14:textId="77777777" w:rsidR="00B144CE" w:rsidRPr="0049233F" w:rsidDel="00AF1345" w:rsidRDefault="00B144CE" w:rsidP="00B144CE">
      <w:pPr>
        <w:pStyle w:val="Heading3"/>
        <w:rPr>
          <w:del w:id="7773" w:author="The Si Tran" w:date="2012-12-06T21:14:00Z"/>
        </w:rPr>
      </w:pPr>
      <w:del w:id="7774" w:author="The Si Tran" w:date="2012-12-06T21:14:00Z">
        <w:r w:rsidRPr="0049233F" w:rsidDel="00AF1345">
          <w:delText>Ưu điểm</w:delText>
        </w:r>
        <w:bookmarkStart w:id="7775" w:name="_Toc343083653"/>
        <w:bookmarkStart w:id="7776" w:name="_Toc343083867"/>
        <w:bookmarkStart w:id="7777" w:name="_Toc343084078"/>
        <w:bookmarkStart w:id="7778" w:name="_Toc343220837"/>
        <w:bookmarkStart w:id="7779" w:name="_Toc343232342"/>
        <w:bookmarkStart w:id="7780" w:name="_Toc343232755"/>
        <w:bookmarkStart w:id="7781" w:name="_Toc343233040"/>
        <w:bookmarkStart w:id="7782" w:name="_Toc343415545"/>
        <w:bookmarkStart w:id="7783" w:name="_Toc343415841"/>
        <w:bookmarkEnd w:id="7775"/>
        <w:bookmarkEnd w:id="7776"/>
        <w:bookmarkEnd w:id="7777"/>
        <w:bookmarkEnd w:id="7778"/>
        <w:bookmarkEnd w:id="7779"/>
        <w:bookmarkEnd w:id="7780"/>
        <w:bookmarkEnd w:id="7781"/>
        <w:bookmarkEnd w:id="7782"/>
        <w:bookmarkEnd w:id="7783"/>
      </w:del>
    </w:p>
    <w:p w14:paraId="21331760" w14:textId="77777777" w:rsidR="00B144CE" w:rsidRPr="0049233F" w:rsidDel="00AF1345" w:rsidRDefault="00B144CE" w:rsidP="00B144CE">
      <w:pPr>
        <w:pStyle w:val="Heading3"/>
        <w:rPr>
          <w:del w:id="7784" w:author="The Si Tran" w:date="2012-12-06T21:14:00Z"/>
        </w:rPr>
      </w:pPr>
      <w:del w:id="7785" w:author="The Si Tran" w:date="2012-12-06T21:14:00Z">
        <w:r w:rsidRPr="0049233F" w:rsidDel="00AF1345">
          <w:delText>Nhược điểm</w:delText>
        </w:r>
        <w:bookmarkStart w:id="7786" w:name="_Toc343083654"/>
        <w:bookmarkStart w:id="7787" w:name="_Toc343083868"/>
        <w:bookmarkStart w:id="7788" w:name="_Toc343084079"/>
        <w:bookmarkStart w:id="7789" w:name="_Toc343220838"/>
        <w:bookmarkStart w:id="7790" w:name="_Toc343232343"/>
        <w:bookmarkStart w:id="7791" w:name="_Toc343232756"/>
        <w:bookmarkStart w:id="7792" w:name="_Toc343233041"/>
        <w:bookmarkStart w:id="7793" w:name="_Toc343415546"/>
        <w:bookmarkStart w:id="7794" w:name="_Toc343415842"/>
        <w:bookmarkEnd w:id="7786"/>
        <w:bookmarkEnd w:id="7787"/>
        <w:bookmarkEnd w:id="7788"/>
        <w:bookmarkEnd w:id="7789"/>
        <w:bookmarkEnd w:id="7790"/>
        <w:bookmarkEnd w:id="7791"/>
        <w:bookmarkEnd w:id="7792"/>
        <w:bookmarkEnd w:id="7793"/>
        <w:bookmarkEnd w:id="7794"/>
      </w:del>
    </w:p>
    <w:p w14:paraId="40149192" w14:textId="77777777" w:rsidR="00B144CE" w:rsidRPr="0049233F" w:rsidDel="00AF1345" w:rsidRDefault="00B144CE" w:rsidP="00B144CE">
      <w:pPr>
        <w:pStyle w:val="Heading2"/>
        <w:rPr>
          <w:del w:id="7795" w:author="The Si Tran" w:date="2012-12-06T21:14:00Z"/>
          <w:sz w:val="26"/>
          <w:szCs w:val="26"/>
          <w:rPrChange w:id="7796" w:author="The Si Tran" w:date="2012-12-05T23:02:00Z">
            <w:rPr>
              <w:del w:id="7797" w:author="The Si Tran" w:date="2012-12-06T21:14:00Z"/>
            </w:rPr>
          </w:rPrChange>
        </w:rPr>
      </w:pPr>
      <w:del w:id="7798" w:author="The Si Tran" w:date="2012-12-06T21:14:00Z">
        <w:r w:rsidRPr="0049233F" w:rsidDel="00AF1345">
          <w:rPr>
            <w:sz w:val="26"/>
            <w:szCs w:val="26"/>
            <w:rPrChange w:id="7799" w:author="The Si Tran" w:date="2012-12-05T23:02:00Z">
              <w:rPr/>
            </w:rPrChange>
          </w:rPr>
          <w:delText xml:space="preserve">Tồng kết về mô hình mạng Neuron </w:delText>
        </w:r>
        <w:bookmarkStart w:id="7800" w:name="_Toc343083655"/>
        <w:bookmarkStart w:id="7801" w:name="_Toc343083869"/>
        <w:bookmarkStart w:id="7802" w:name="_Toc343084080"/>
        <w:bookmarkStart w:id="7803" w:name="_Toc343220839"/>
        <w:bookmarkStart w:id="7804" w:name="_Toc343232344"/>
        <w:bookmarkStart w:id="7805" w:name="_Toc343232757"/>
        <w:bookmarkStart w:id="7806" w:name="_Toc343233042"/>
        <w:bookmarkStart w:id="7807" w:name="_Toc343415547"/>
        <w:bookmarkStart w:id="7808" w:name="_Toc343415843"/>
        <w:bookmarkEnd w:id="7800"/>
        <w:bookmarkEnd w:id="7801"/>
        <w:bookmarkEnd w:id="7802"/>
        <w:bookmarkEnd w:id="7803"/>
        <w:bookmarkEnd w:id="7804"/>
        <w:bookmarkEnd w:id="7805"/>
        <w:bookmarkEnd w:id="7806"/>
        <w:bookmarkEnd w:id="7807"/>
        <w:bookmarkEnd w:id="7808"/>
      </w:del>
    </w:p>
    <w:p w14:paraId="702163C1" w14:textId="77777777" w:rsidR="00B144CE" w:rsidRPr="0049233F" w:rsidDel="00AF1345" w:rsidRDefault="00B144CE" w:rsidP="00B144CE">
      <w:pPr>
        <w:pStyle w:val="Heading3"/>
        <w:rPr>
          <w:del w:id="7809" w:author="The Si Tran" w:date="2012-12-06T21:14:00Z"/>
        </w:rPr>
      </w:pPr>
      <w:del w:id="7810" w:author="The Si Tran" w:date="2012-12-06T21:14:00Z">
        <w:r w:rsidRPr="0049233F" w:rsidDel="00AF1345">
          <w:delText>Ưu điểm</w:delText>
        </w:r>
        <w:bookmarkStart w:id="7811" w:name="_Toc343083656"/>
        <w:bookmarkStart w:id="7812" w:name="_Toc343083870"/>
        <w:bookmarkStart w:id="7813" w:name="_Toc343084081"/>
        <w:bookmarkStart w:id="7814" w:name="_Toc343220840"/>
        <w:bookmarkStart w:id="7815" w:name="_Toc343232345"/>
        <w:bookmarkStart w:id="7816" w:name="_Toc343232758"/>
        <w:bookmarkStart w:id="7817" w:name="_Toc343233043"/>
        <w:bookmarkStart w:id="7818" w:name="_Toc343415548"/>
        <w:bookmarkStart w:id="7819" w:name="_Toc343415844"/>
        <w:bookmarkEnd w:id="7811"/>
        <w:bookmarkEnd w:id="7812"/>
        <w:bookmarkEnd w:id="7813"/>
        <w:bookmarkEnd w:id="7814"/>
        <w:bookmarkEnd w:id="7815"/>
        <w:bookmarkEnd w:id="7816"/>
        <w:bookmarkEnd w:id="7817"/>
        <w:bookmarkEnd w:id="7818"/>
        <w:bookmarkEnd w:id="7819"/>
      </w:del>
    </w:p>
    <w:p w14:paraId="4BFCDB86" w14:textId="77777777" w:rsidR="00B144CE" w:rsidRPr="0049233F" w:rsidDel="00AF1345" w:rsidRDefault="00B144CE" w:rsidP="00B144CE">
      <w:pPr>
        <w:pStyle w:val="Heading3"/>
        <w:rPr>
          <w:del w:id="7820" w:author="The Si Tran" w:date="2012-12-06T21:14:00Z"/>
        </w:rPr>
      </w:pPr>
      <w:del w:id="7821" w:author="The Si Tran" w:date="2012-12-06T21:14:00Z">
        <w:r w:rsidRPr="0049233F" w:rsidDel="00AF1345">
          <w:delText>Nhược điểm</w:delText>
        </w:r>
        <w:bookmarkStart w:id="7822" w:name="_Toc343083657"/>
        <w:bookmarkStart w:id="7823" w:name="_Toc343083871"/>
        <w:bookmarkStart w:id="7824" w:name="_Toc343084082"/>
        <w:bookmarkStart w:id="7825" w:name="_Toc343220841"/>
        <w:bookmarkStart w:id="7826" w:name="_Toc343232346"/>
        <w:bookmarkStart w:id="7827" w:name="_Toc343232759"/>
        <w:bookmarkStart w:id="7828" w:name="_Toc343233044"/>
        <w:bookmarkStart w:id="7829" w:name="_Toc343415549"/>
        <w:bookmarkStart w:id="7830" w:name="_Toc343415845"/>
        <w:bookmarkEnd w:id="7822"/>
        <w:bookmarkEnd w:id="7823"/>
        <w:bookmarkEnd w:id="7824"/>
        <w:bookmarkEnd w:id="7825"/>
        <w:bookmarkEnd w:id="7826"/>
        <w:bookmarkEnd w:id="7827"/>
        <w:bookmarkEnd w:id="7828"/>
        <w:bookmarkEnd w:id="7829"/>
        <w:bookmarkEnd w:id="7830"/>
      </w:del>
    </w:p>
    <w:p w14:paraId="3E7E799F" w14:textId="77777777" w:rsidR="00231125" w:rsidRDefault="00231125" w:rsidP="00231125">
      <w:pPr>
        <w:pStyle w:val="Heading2"/>
        <w:rPr>
          <w:ins w:id="7831" w:author="The Si Tran" w:date="2012-12-06T21:18:00Z"/>
        </w:rPr>
      </w:pPr>
      <w:del w:id="7832" w:author="The Si Tran" w:date="2012-12-06T21:18:00Z">
        <w:r w:rsidRPr="0049233F" w:rsidDel="006C50E8">
          <w:rPr>
            <w:sz w:val="26"/>
            <w:szCs w:val="26"/>
            <w:rPrChange w:id="7833" w:author="The Si Tran" w:date="2012-12-05T23:02:00Z">
              <w:rPr/>
            </w:rPrChange>
          </w:rPr>
          <w:delText xml:space="preserve">Mô hình kết hợp ARIMA và Neuron </w:delText>
        </w:r>
      </w:del>
      <w:bookmarkStart w:id="7834" w:name="_Toc343415846"/>
      <w:ins w:id="7835" w:author="The Si Tran" w:date="2012-12-06T21:18:00Z">
        <w:r w:rsidR="006C50E8">
          <w:t>Nguyên nhân</w:t>
        </w:r>
        <w:bookmarkEnd w:id="7834"/>
        <w:r w:rsidR="006C50E8">
          <w:t xml:space="preserve"> </w:t>
        </w:r>
      </w:ins>
    </w:p>
    <w:p w14:paraId="150CAFB7" w14:textId="77777777" w:rsidR="00AC3890" w:rsidRPr="0049233F" w:rsidRDefault="00AC3890">
      <w:pPr>
        <w:rPr>
          <w:ins w:id="7836" w:author="The Si Tran" w:date="2012-12-06T21:18:00Z"/>
        </w:rPr>
      </w:pPr>
      <w:ins w:id="7837"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838" w:author="The Si Tran" w:date="2012-12-06T21:18:00Z"/>
          <w:szCs w:val="26"/>
        </w:rPr>
      </w:pPr>
      <w:ins w:id="7839"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7840" w:author="The Si Tran" w:date="2012-12-06T21:18:00Z"/>
        </w:rPr>
      </w:pPr>
      <w:ins w:id="7841"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7842" w:author="The Si Tran" w:date="2012-12-06T21:18:00Z"/>
        </w:rPr>
        <w:pPrChange w:id="7843" w:author="The Si Tran" w:date="2012-12-16T08:37:00Z">
          <w:pPr>
            <w:pStyle w:val="ListParagraph"/>
            <w:numPr>
              <w:numId w:val="14"/>
            </w:numPr>
            <w:spacing w:after="0" w:line="259" w:lineRule="auto"/>
            <w:ind w:hanging="360"/>
          </w:pPr>
        </w:pPrChange>
      </w:pPr>
      <w:ins w:id="7844"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7845" w:author="The Si Tran" w:date="2012-12-06T21:18:00Z"/>
        </w:rPr>
        <w:pPrChange w:id="7846" w:author="The Si Tran" w:date="2012-12-16T08:38:00Z">
          <w:pPr>
            <w:pStyle w:val="ListParagraph"/>
            <w:numPr>
              <w:numId w:val="14"/>
            </w:numPr>
            <w:spacing w:after="0" w:line="259" w:lineRule="auto"/>
            <w:ind w:hanging="360"/>
          </w:pPr>
        </w:pPrChange>
      </w:pPr>
      <w:ins w:id="7847"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FB63A3" w:rsidRDefault="00AC3890">
      <w:pPr>
        <w:pStyle w:val="BuletL1"/>
        <w:rPr>
          <w:rPrChange w:id="7848" w:author="The Si Tran" w:date="2012-12-09T10:23:00Z">
            <w:rPr/>
          </w:rPrChange>
        </w:rPr>
        <w:pPrChange w:id="7849" w:author="The Si Tran" w:date="2012-12-16T08:38:00Z">
          <w:pPr>
            <w:pStyle w:val="Heading2"/>
          </w:pPr>
        </w:pPrChange>
      </w:pPr>
      <w:ins w:id="7850"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851" w:author="The Si Tran" w:date="2012-12-05T22:38:00Z"/>
          <w:szCs w:val="26"/>
        </w:rPr>
        <w:pPrChange w:id="7852" w:author="The Si Tran" w:date="2012-12-06T21:18:00Z">
          <w:pPr/>
        </w:pPrChange>
      </w:pPr>
      <w:bookmarkStart w:id="7853" w:name="_Toc343415847"/>
      <w:ins w:id="7854" w:author="The Si Tran" w:date="2012-12-06T21:18:00Z">
        <w:r w:rsidRPr="00911BBF">
          <w:rPr>
            <w:sz w:val="26"/>
            <w:szCs w:val="26"/>
          </w:rPr>
          <w:t xml:space="preserve">Mô hình kết hợp ARIMA và </w:t>
        </w:r>
      </w:ins>
      <w:ins w:id="7855" w:author="The Si Tran" w:date="2012-12-09T10:14:00Z">
        <w:r w:rsidR="00385B37">
          <w:rPr>
            <w:sz w:val="26"/>
            <w:szCs w:val="26"/>
          </w:rPr>
          <w:t>Nơron</w:t>
        </w:r>
      </w:ins>
      <w:bookmarkEnd w:id="7853"/>
      <w:ins w:id="7856" w:author="The Si Tran" w:date="2012-12-06T21:18:00Z">
        <w:r w:rsidRPr="0049233F" w:rsidDel="006C50E8">
          <w:rPr>
            <w:sz w:val="26"/>
            <w:szCs w:val="26"/>
            <w:rPrChange w:id="7857" w:author="The Si Tran" w:date="2012-12-05T23:02:00Z">
              <w:rPr>
                <w:szCs w:val="26"/>
              </w:rPr>
            </w:rPrChange>
          </w:rPr>
          <w:t xml:space="preserve"> </w:t>
        </w:r>
      </w:ins>
      <w:del w:id="7858" w:author="The Si Tran" w:date="2012-12-06T21:18:00Z">
        <w:r w:rsidR="00BE62E1" w:rsidRPr="0049233F" w:rsidDel="006C50E8">
          <w:rPr>
            <w:sz w:val="26"/>
            <w:szCs w:val="26"/>
            <w:rPrChange w:id="7859" w:author="The Si Tran" w:date="2012-12-05T23:02:00Z">
              <w:rPr/>
            </w:rPrChange>
          </w:rPr>
          <w:delText>Phương thức kết hợp</w:delText>
        </w:r>
      </w:del>
      <w:del w:id="7860" w:author="The Si Tran" w:date="2012-12-11T23:40:00Z">
        <w:r w:rsidR="00BE62E1" w:rsidRPr="0049233F" w:rsidDel="00BD0062">
          <w:rPr>
            <w:sz w:val="26"/>
            <w:szCs w:val="26"/>
            <w:rPrChange w:id="7861" w:author="The Si Tran" w:date="2012-12-05T23:02:00Z">
              <w:rPr/>
            </w:rPrChange>
          </w:rPr>
          <w:delText>:</w:delText>
        </w:r>
      </w:del>
    </w:p>
    <w:p w14:paraId="178077CA" w14:textId="77777777" w:rsidR="00EB028F" w:rsidRPr="0049233F" w:rsidRDefault="00EB028F">
      <w:pPr>
        <w:rPr>
          <w:ins w:id="7862" w:author="The Si Tran" w:date="2012-12-05T22:38:00Z"/>
        </w:rPr>
      </w:pPr>
      <w:ins w:id="7863" w:author="The Si Tran" w:date="2012-12-05T22:38:00Z">
        <w:r w:rsidRPr="0049233F">
          <w:t>Ta giả sử rằng mỗi chuỗi thời gian gồm cả thành phần tuyến tính và thành phần phi tuyến:</w:t>
        </w:r>
      </w:ins>
    </w:p>
    <w:p w14:paraId="36804146" w14:textId="77777777" w:rsidR="00EB028F" w:rsidRPr="00BB4B46" w:rsidRDefault="00350BDD" w:rsidP="00EB028F">
      <w:pPr>
        <w:ind w:left="720" w:firstLine="720"/>
        <w:rPr>
          <w:ins w:id="7864" w:author="The Si Tran" w:date="2012-12-05T22:38:00Z"/>
          <w:szCs w:val="26"/>
        </w:rPr>
      </w:pPr>
      <m:oMathPara>
        <m:oMathParaPr>
          <m:jc m:val="center"/>
        </m:oMathParaPr>
        <m:oMath>
          <m:sSub>
            <m:sSubPr>
              <m:ctrlPr>
                <w:ins w:id="7865" w:author="The Si Tran" w:date="2012-12-05T22:38:00Z">
                  <w:rPr>
                    <w:rFonts w:ascii="Cambria Math" w:hAnsi="Cambria Math"/>
                    <w:i/>
                    <w:szCs w:val="26"/>
                  </w:rPr>
                </w:ins>
              </m:ctrlPr>
            </m:sSubPr>
            <m:e>
              <w:ins w:id="7866" w:author="The Si Tran" w:date="2012-12-05T22:38:00Z">
                <m:r>
                  <w:rPr>
                    <w:rFonts w:ascii="Cambria Math" w:hAnsi="Cambria Math"/>
                    <w:szCs w:val="26"/>
                  </w:rPr>
                  <m:t>Y</m:t>
                </m:r>
              </w:ins>
            </m:e>
            <m:sub>
              <w:ins w:id="7867" w:author="The Si Tran" w:date="2012-12-05T22:38:00Z">
                <m:r>
                  <w:rPr>
                    <w:rFonts w:ascii="Cambria Math" w:hAnsi="Cambria Math"/>
                    <w:szCs w:val="26"/>
                  </w:rPr>
                  <m:t>t</m:t>
                </m:r>
              </w:ins>
            </m:sub>
          </m:sSub>
          <w:ins w:id="7868" w:author="The Si Tran" w:date="2012-12-05T22:38:00Z">
            <m:r>
              <w:rPr>
                <w:rFonts w:ascii="Cambria Math" w:hAnsi="Cambria Math"/>
                <w:szCs w:val="26"/>
              </w:rPr>
              <m:t>=</m:t>
            </m:r>
          </w:ins>
          <m:sSub>
            <m:sSubPr>
              <m:ctrlPr>
                <w:ins w:id="7869" w:author="The Si Tran" w:date="2012-12-05T22:38:00Z">
                  <w:rPr>
                    <w:rFonts w:ascii="Cambria Math" w:hAnsi="Cambria Math"/>
                    <w:i/>
                    <w:szCs w:val="26"/>
                  </w:rPr>
                </w:ins>
              </m:ctrlPr>
            </m:sSubPr>
            <m:e>
              <w:ins w:id="7870" w:author="The Si Tran" w:date="2012-12-05T22:38:00Z">
                <m:r>
                  <w:rPr>
                    <w:rFonts w:ascii="Cambria Math" w:hAnsi="Cambria Math"/>
                    <w:szCs w:val="26"/>
                  </w:rPr>
                  <m:t>L</m:t>
                </m:r>
              </w:ins>
            </m:e>
            <m:sub>
              <w:ins w:id="7871" w:author="The Si Tran" w:date="2012-12-05T22:38:00Z">
                <m:r>
                  <w:rPr>
                    <w:rFonts w:ascii="Cambria Math" w:hAnsi="Cambria Math"/>
                    <w:szCs w:val="26"/>
                  </w:rPr>
                  <m:t>t</m:t>
                </m:r>
              </w:ins>
            </m:sub>
          </m:sSub>
          <w:ins w:id="7872" w:author="The Si Tran" w:date="2012-12-05T22:38:00Z">
            <m:r>
              <w:rPr>
                <w:rFonts w:ascii="Cambria Math" w:hAnsi="Cambria Math"/>
                <w:szCs w:val="26"/>
              </w:rPr>
              <m:t>+</m:t>
            </m:r>
          </w:ins>
          <m:sSub>
            <m:sSubPr>
              <m:ctrlPr>
                <w:ins w:id="7873" w:author="The Si Tran" w:date="2012-12-05T22:38:00Z">
                  <w:rPr>
                    <w:rFonts w:ascii="Cambria Math" w:hAnsi="Cambria Math"/>
                    <w:i/>
                    <w:szCs w:val="26"/>
                  </w:rPr>
                </w:ins>
              </m:ctrlPr>
            </m:sSubPr>
            <m:e>
              <w:ins w:id="7874" w:author="The Si Tran" w:date="2012-12-05T22:38:00Z">
                <m:r>
                  <w:rPr>
                    <w:rFonts w:ascii="Cambria Math" w:hAnsi="Cambria Math"/>
                    <w:szCs w:val="26"/>
                  </w:rPr>
                  <m:t>N</m:t>
                </m:r>
              </w:ins>
            </m:e>
            <m:sub>
              <w:ins w:id="7875"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7876" w:author="The Si Tran" w:date="2012-12-05T22:38:00Z"/>
          <w:szCs w:val="26"/>
        </w:rPr>
      </w:pPr>
      <w:ins w:id="7877" w:author="The Si Tran" w:date="2012-12-05T22:38:00Z">
        <w:r>
          <w:rPr>
            <w:szCs w:val="26"/>
          </w:rPr>
          <w:t>T</w:t>
        </w:r>
        <w:r w:rsidR="00EB028F" w:rsidRPr="0049233F">
          <w:rPr>
            <w:szCs w:val="26"/>
          </w:rPr>
          <w:t>rong đó:</w:t>
        </w:r>
      </w:ins>
    </w:p>
    <w:p w14:paraId="5F26BB09" w14:textId="77777777" w:rsidR="00EB028F" w:rsidRPr="0049233F" w:rsidRDefault="00EB028F" w:rsidP="00EB028F">
      <w:pPr>
        <w:rPr>
          <w:ins w:id="7878" w:author="The Si Tran" w:date="2012-12-05T22:38:00Z"/>
          <w:szCs w:val="26"/>
        </w:rPr>
      </w:pPr>
      <w:ins w:id="7879" w:author="The Si Tran" w:date="2012-12-05T22:38:00Z">
        <w:r w:rsidRPr="0049233F">
          <w:rPr>
            <w:szCs w:val="26"/>
          </w:rPr>
          <w:tab/>
          <w:t>L: biểu diễn thành phần tuyến tính của chuỗi thời gian</w:t>
        </w:r>
      </w:ins>
    </w:p>
    <w:p w14:paraId="6BE23331" w14:textId="77777777" w:rsidR="00EB028F" w:rsidRPr="0049233F" w:rsidRDefault="00EB028F" w:rsidP="00EB028F">
      <w:pPr>
        <w:rPr>
          <w:ins w:id="7880" w:author="The Si Tran" w:date="2012-12-05T22:38:00Z"/>
          <w:szCs w:val="26"/>
        </w:rPr>
      </w:pPr>
      <w:ins w:id="7881" w:author="The Si Tran" w:date="2012-12-05T22:38:00Z">
        <w:r w:rsidRPr="0049233F">
          <w:rPr>
            <w:szCs w:val="26"/>
          </w:rPr>
          <w:tab/>
          <w:t>N: biểu diễn thành phần phi tuyến của chuỗi thời gian</w:t>
        </w:r>
      </w:ins>
    </w:p>
    <w:p w14:paraId="5FD2C05B" w14:textId="77777777" w:rsidR="00EB028F" w:rsidRPr="0049233F" w:rsidRDefault="00EB028F">
      <w:pPr>
        <w:rPr>
          <w:ins w:id="7882" w:author="The Si Tran" w:date="2012-12-05T22:38:00Z"/>
          <w:rFonts w:eastAsiaTheme="minorEastAsia"/>
        </w:rPr>
      </w:pPr>
      <w:ins w:id="7883"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7884" w:author="The Si Tran" w:date="2012-12-05T22:38:00Z"/>
        </w:rPr>
      </w:pPr>
      <w:ins w:id="7885" w:author="The Si Tran" w:date="2012-12-05T22:38:00Z">
        <w:r w:rsidRPr="0049233F">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350BDD">
      <w:pPr>
        <w:jc w:val="center"/>
        <w:rPr>
          <w:ins w:id="7886" w:author="The Si Tran" w:date="2012-12-05T22:38:00Z"/>
          <w:rFonts w:eastAsiaTheme="minorEastAsia"/>
          <w:szCs w:val="26"/>
        </w:rPr>
        <w:pPrChange w:id="7887" w:author="The Si Tran" w:date="2012-12-14T06:25:00Z">
          <w:pPr/>
        </w:pPrChange>
      </w:pPr>
      <m:oMathPara>
        <m:oMath>
          <m:sSub>
            <m:sSubPr>
              <m:ctrlPr>
                <w:ins w:id="7888" w:author="The Si Tran" w:date="2012-12-05T22:38:00Z">
                  <w:rPr>
                    <w:rFonts w:ascii="Cambria Math" w:eastAsiaTheme="minorEastAsia" w:hAnsi="Cambria Math"/>
                    <w:i/>
                    <w:szCs w:val="26"/>
                  </w:rPr>
                </w:ins>
              </m:ctrlPr>
            </m:sSubPr>
            <m:e>
              <w:ins w:id="7889" w:author="The Si Tran" w:date="2012-12-05T22:38:00Z">
                <m:r>
                  <w:rPr>
                    <w:rFonts w:ascii="Cambria Math" w:eastAsiaTheme="minorEastAsia" w:hAnsi="Cambria Math"/>
                    <w:szCs w:val="26"/>
                  </w:rPr>
                  <m:t>e</m:t>
                </m:r>
              </w:ins>
            </m:e>
            <m:sub>
              <w:ins w:id="7890" w:author="The Si Tran" w:date="2012-12-05T22:38:00Z">
                <m:r>
                  <w:rPr>
                    <w:rFonts w:ascii="Cambria Math" w:eastAsiaTheme="minorEastAsia" w:hAnsi="Cambria Math"/>
                    <w:szCs w:val="26"/>
                  </w:rPr>
                  <m:t>t</m:t>
                </m:r>
              </w:ins>
            </m:sub>
          </m:sSub>
          <w:ins w:id="7891" w:author="The Si Tran" w:date="2012-12-05T22:38:00Z">
            <m:r>
              <w:rPr>
                <w:rFonts w:ascii="Cambria Math" w:eastAsiaTheme="minorEastAsia" w:hAnsi="Cambria Math"/>
                <w:szCs w:val="26"/>
              </w:rPr>
              <m:t>=f</m:t>
            </m:r>
          </w:ins>
          <m:d>
            <m:dPr>
              <m:ctrlPr>
                <w:ins w:id="7892" w:author="The Si Tran" w:date="2012-12-05T22:38:00Z">
                  <w:rPr>
                    <w:rFonts w:ascii="Cambria Math" w:eastAsiaTheme="minorEastAsia" w:hAnsi="Cambria Math"/>
                    <w:i/>
                    <w:szCs w:val="26"/>
                  </w:rPr>
                </w:ins>
              </m:ctrlPr>
            </m:dPr>
            <m:e>
              <m:sSub>
                <m:sSubPr>
                  <m:ctrlPr>
                    <w:ins w:id="7893" w:author="The Si Tran" w:date="2012-12-05T22:38:00Z">
                      <w:rPr>
                        <w:rFonts w:ascii="Cambria Math" w:eastAsiaTheme="minorEastAsia" w:hAnsi="Cambria Math"/>
                        <w:i/>
                        <w:szCs w:val="26"/>
                      </w:rPr>
                    </w:ins>
                  </m:ctrlPr>
                </m:sSubPr>
                <m:e>
                  <w:ins w:id="7894" w:author="The Si Tran" w:date="2012-12-05T22:38:00Z">
                    <m:r>
                      <w:rPr>
                        <w:rFonts w:ascii="Cambria Math" w:eastAsiaTheme="minorEastAsia" w:hAnsi="Cambria Math"/>
                        <w:szCs w:val="26"/>
                      </w:rPr>
                      <m:t>e</m:t>
                    </m:r>
                  </w:ins>
                </m:e>
                <m:sub>
                  <w:ins w:id="7895" w:author="The Si Tran" w:date="2012-12-05T22:38:00Z">
                    <m:r>
                      <w:rPr>
                        <w:rFonts w:ascii="Cambria Math" w:eastAsiaTheme="minorEastAsia" w:hAnsi="Cambria Math"/>
                        <w:szCs w:val="26"/>
                      </w:rPr>
                      <m:t>t-1</m:t>
                    </m:r>
                  </w:ins>
                </m:sub>
              </m:sSub>
              <w:ins w:id="7896" w:author="The Si Tran" w:date="2012-12-05T22:38:00Z">
                <m:r>
                  <w:rPr>
                    <w:rFonts w:ascii="Cambria Math" w:eastAsiaTheme="minorEastAsia" w:hAnsi="Cambria Math"/>
                    <w:szCs w:val="26"/>
                  </w:rPr>
                  <m:t xml:space="preserve">,  </m:t>
                </m:r>
              </w:ins>
              <m:sSub>
                <m:sSubPr>
                  <m:ctrlPr>
                    <w:ins w:id="7897" w:author="The Si Tran" w:date="2012-12-05T22:38:00Z">
                      <w:rPr>
                        <w:rFonts w:ascii="Cambria Math" w:eastAsiaTheme="minorEastAsia" w:hAnsi="Cambria Math"/>
                        <w:i/>
                        <w:szCs w:val="26"/>
                      </w:rPr>
                    </w:ins>
                  </m:ctrlPr>
                </m:sSubPr>
                <m:e>
                  <w:ins w:id="7898" w:author="The Si Tran" w:date="2012-12-05T22:38:00Z">
                    <m:r>
                      <w:rPr>
                        <w:rFonts w:ascii="Cambria Math" w:eastAsiaTheme="minorEastAsia" w:hAnsi="Cambria Math"/>
                        <w:szCs w:val="26"/>
                      </w:rPr>
                      <m:t>e</m:t>
                    </m:r>
                  </w:ins>
                </m:e>
                <m:sub>
                  <w:ins w:id="7899" w:author="The Si Tran" w:date="2012-12-05T22:38:00Z">
                    <m:r>
                      <w:rPr>
                        <w:rFonts w:ascii="Cambria Math" w:eastAsiaTheme="minorEastAsia" w:hAnsi="Cambria Math"/>
                        <w:szCs w:val="26"/>
                      </w:rPr>
                      <m:t>t-2</m:t>
                    </m:r>
                  </w:ins>
                </m:sub>
              </m:sSub>
              <w:ins w:id="7900" w:author="The Si Tran" w:date="2012-12-05T22:38:00Z">
                <m:r>
                  <w:rPr>
                    <w:rFonts w:ascii="Cambria Math" w:eastAsiaTheme="minorEastAsia" w:hAnsi="Cambria Math"/>
                    <w:szCs w:val="26"/>
                  </w:rPr>
                  <m:t xml:space="preserve">,…, </m:t>
                </m:r>
              </w:ins>
              <m:sSub>
                <m:sSubPr>
                  <m:ctrlPr>
                    <w:ins w:id="7901" w:author="The Si Tran" w:date="2012-12-05T22:38:00Z">
                      <w:rPr>
                        <w:rFonts w:ascii="Cambria Math" w:eastAsiaTheme="minorEastAsia" w:hAnsi="Cambria Math"/>
                        <w:i/>
                        <w:szCs w:val="26"/>
                      </w:rPr>
                    </w:ins>
                  </m:ctrlPr>
                </m:sSubPr>
                <m:e>
                  <w:ins w:id="7902" w:author="The Si Tran" w:date="2012-12-05T22:38:00Z">
                    <m:r>
                      <w:rPr>
                        <w:rFonts w:ascii="Cambria Math" w:eastAsiaTheme="minorEastAsia" w:hAnsi="Cambria Math"/>
                        <w:szCs w:val="26"/>
                      </w:rPr>
                      <m:t>e</m:t>
                    </m:r>
                  </w:ins>
                </m:e>
                <m:sub>
                  <w:ins w:id="7903" w:author="The Si Tran" w:date="2012-12-05T22:38:00Z">
                    <m:r>
                      <w:rPr>
                        <w:rFonts w:ascii="Cambria Math" w:eastAsiaTheme="minorEastAsia" w:hAnsi="Cambria Math"/>
                        <w:szCs w:val="26"/>
                      </w:rPr>
                      <m:t>t-n</m:t>
                    </m:r>
                  </w:ins>
                </m:sub>
              </m:sSub>
            </m:e>
          </m:d>
          <w:ins w:id="7904" w:author="The Si Tran" w:date="2012-12-05T22:38:00Z">
            <m:r>
              <w:rPr>
                <w:rFonts w:ascii="Cambria Math" w:eastAsiaTheme="minorEastAsia" w:hAnsi="Cambria Math"/>
                <w:szCs w:val="26"/>
              </w:rPr>
              <m:t xml:space="preserve">+ </m:t>
            </m:r>
          </w:ins>
          <m:sSub>
            <m:sSubPr>
              <m:ctrlPr>
                <w:ins w:id="7905" w:author="The Si Tran" w:date="2012-12-05T22:38:00Z">
                  <w:rPr>
                    <w:rFonts w:ascii="Cambria Math" w:eastAsiaTheme="minorEastAsia" w:hAnsi="Cambria Math"/>
                    <w:i/>
                    <w:szCs w:val="26"/>
                  </w:rPr>
                </w:ins>
              </m:ctrlPr>
            </m:sSubPr>
            <m:e>
              <w:ins w:id="7906" w:author="The Si Tran" w:date="2012-12-05T22:38:00Z">
                <m:r>
                  <w:rPr>
                    <w:rFonts w:ascii="Cambria Math" w:eastAsiaTheme="minorEastAsia" w:hAnsi="Cambria Math"/>
                    <w:szCs w:val="26"/>
                  </w:rPr>
                  <m:t>ε</m:t>
                </m:r>
              </w:ins>
            </m:e>
            <m:sub>
              <w:ins w:id="7907"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7908" w:author="The Si Tran" w:date="2012-12-05T22:38:00Z"/>
        </w:rPr>
      </w:pPr>
      <w:ins w:id="7909"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7910" w:author="The Si Tran" w:date="2012-12-05T22:38:00Z"/>
        </w:rPr>
      </w:pPr>
      <w:ins w:id="7911" w:author="The Si Tran" w:date="2012-12-05T22:38:00Z">
        <w:r w:rsidRPr="0049233F">
          <w:t>Sau khi mô hình đã được xây dựng, giá trị dự đoán từ hai mô hình thành phần là:</w:t>
        </w:r>
      </w:ins>
    </w:p>
    <w:p w14:paraId="24EACECF" w14:textId="34560B80" w:rsidR="00EB028F" w:rsidRPr="0049233F" w:rsidRDefault="00350BDD">
      <w:pPr>
        <w:pStyle w:val="EquationIndex"/>
        <w:rPr>
          <w:ins w:id="7912" w:author="The Si Tran" w:date="2012-12-05T22:38:00Z"/>
        </w:rPr>
        <w:pPrChange w:id="7913" w:author="The Si Tran" w:date="2012-12-15T08:05:00Z">
          <w:pPr/>
        </w:pPrChange>
      </w:pPr>
      <m:oMathPara>
        <m:oMath>
          <m:sSub>
            <m:sSubPr>
              <m:ctrlPr>
                <w:ins w:id="7914" w:author="The Si Tran" w:date="2012-12-05T22:38:00Z">
                  <w:rPr>
                    <w:rFonts w:ascii="Cambria Math" w:hAnsi="Cambria Math"/>
                  </w:rPr>
                </w:ins>
              </m:ctrlPr>
            </m:sSubPr>
            <m:e>
              <m:acc>
                <m:accPr>
                  <m:ctrlPr>
                    <w:ins w:id="7915" w:author="The Si Tran" w:date="2012-12-05T22:38:00Z">
                      <w:rPr>
                        <w:rFonts w:ascii="Cambria Math" w:hAnsi="Cambria Math"/>
                      </w:rPr>
                    </w:ins>
                  </m:ctrlPr>
                </m:accPr>
                <m:e>
                  <w:ins w:id="7916" w:author="The Si Tran" w:date="2012-12-05T22:38:00Z">
                    <m:r>
                      <w:rPr>
                        <w:rFonts w:ascii="Cambria Math" w:hAnsi="Cambria Math"/>
                      </w:rPr>
                      <m:t>Y</m:t>
                    </m:r>
                  </w:ins>
                </m:e>
              </m:acc>
            </m:e>
            <m:sub>
              <w:ins w:id="7917" w:author="The Si Tran" w:date="2012-12-05T22:38:00Z">
                <m:r>
                  <w:rPr>
                    <w:rFonts w:ascii="Cambria Math" w:hAnsi="Cambria Math"/>
                  </w:rPr>
                  <m:t>t</m:t>
                </m:r>
              </w:ins>
            </m:sub>
          </m:sSub>
          <w:ins w:id="7918" w:author="The Si Tran" w:date="2012-12-05T22:38:00Z">
            <m:r>
              <m:rPr>
                <m:sty m:val="p"/>
              </m:rPr>
              <w:rPr>
                <w:rFonts w:ascii="Cambria Math" w:hAnsi="Cambria Math"/>
              </w:rPr>
              <m:t>=</m:t>
            </m:r>
          </w:ins>
          <m:sSub>
            <m:sSubPr>
              <m:ctrlPr>
                <w:ins w:id="7919" w:author="The Si Tran" w:date="2012-12-05T22:38:00Z">
                  <w:rPr>
                    <w:rFonts w:ascii="Cambria Math" w:hAnsi="Cambria Math"/>
                  </w:rPr>
                </w:ins>
              </m:ctrlPr>
            </m:sSubPr>
            <m:e>
              <m:acc>
                <m:accPr>
                  <m:ctrlPr>
                    <w:ins w:id="7920" w:author="The Si Tran" w:date="2012-12-05T22:38:00Z">
                      <w:rPr>
                        <w:rFonts w:ascii="Cambria Math" w:hAnsi="Cambria Math"/>
                      </w:rPr>
                    </w:ins>
                  </m:ctrlPr>
                </m:accPr>
                <m:e>
                  <w:ins w:id="7921" w:author="The Si Tran" w:date="2012-12-05T22:38:00Z">
                    <m:r>
                      <w:rPr>
                        <w:rFonts w:ascii="Cambria Math" w:hAnsi="Cambria Math"/>
                      </w:rPr>
                      <m:t>L</m:t>
                    </m:r>
                  </w:ins>
                </m:e>
              </m:acc>
            </m:e>
            <m:sub>
              <w:ins w:id="7922" w:author="The Si Tran" w:date="2012-12-05T22:38:00Z">
                <m:r>
                  <w:rPr>
                    <w:rFonts w:ascii="Cambria Math" w:hAnsi="Cambria Math"/>
                  </w:rPr>
                  <m:t>t</m:t>
                </m:r>
              </w:ins>
            </m:sub>
          </m:sSub>
          <w:ins w:id="7923" w:author="The Si Tran" w:date="2012-12-05T22:38:00Z">
            <m:r>
              <m:rPr>
                <m:sty m:val="p"/>
              </m:rPr>
              <w:rPr>
                <w:rFonts w:ascii="Cambria Math" w:hAnsi="Cambria Math"/>
              </w:rPr>
              <m:t>+</m:t>
            </m:r>
          </w:ins>
          <m:sSub>
            <m:sSubPr>
              <m:ctrlPr>
                <w:ins w:id="7924" w:author="The Si Tran" w:date="2012-12-05T22:38:00Z">
                  <w:rPr>
                    <w:rFonts w:ascii="Cambria Math" w:hAnsi="Cambria Math"/>
                  </w:rPr>
                </w:ins>
              </m:ctrlPr>
            </m:sSubPr>
            <m:e>
              <m:acc>
                <m:accPr>
                  <m:ctrlPr>
                    <w:ins w:id="7925" w:author="The Si Tran" w:date="2012-12-05T22:38:00Z">
                      <w:rPr>
                        <w:rFonts w:ascii="Cambria Math" w:hAnsi="Cambria Math"/>
                      </w:rPr>
                    </w:ins>
                  </m:ctrlPr>
                </m:accPr>
                <m:e>
                  <w:ins w:id="7926" w:author="The Si Tran" w:date="2012-12-05T22:38:00Z">
                    <m:r>
                      <w:rPr>
                        <w:rFonts w:ascii="Cambria Math" w:hAnsi="Cambria Math"/>
                      </w:rPr>
                      <m:t>N</m:t>
                    </m:r>
                  </w:ins>
                </m:e>
              </m:acc>
            </m:e>
            <m:sub>
              <w:ins w:id="7927" w:author="The Si Tran" w:date="2012-12-05T22:38:00Z">
                <m:r>
                  <w:rPr>
                    <w:rFonts w:ascii="Cambria Math" w:hAnsi="Cambria Math"/>
                  </w:rPr>
                  <m:t>t</m:t>
                </m:r>
              </w:ins>
            </m:sub>
          </m:sSub>
        </m:oMath>
      </m:oMathPara>
    </w:p>
    <w:p w14:paraId="5F0C8FDF" w14:textId="77777777" w:rsidR="00EB028F" w:rsidRPr="0049233F" w:rsidRDefault="00EB028F" w:rsidP="00EB028F">
      <w:pPr>
        <w:rPr>
          <w:ins w:id="7928" w:author="The Si Tran" w:date="2012-12-05T22:38:00Z"/>
          <w:rFonts w:eastAsiaTheme="minorEastAsia"/>
          <w:szCs w:val="26"/>
        </w:rPr>
      </w:pPr>
      <w:ins w:id="7929"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7930" w:author="The Si Tran" w:date="2012-12-05T22:38:00Z"/>
          <w:rFonts w:eastAsiaTheme="minorEastAsia"/>
          <w:szCs w:val="26"/>
        </w:rPr>
      </w:pPr>
      <w:ins w:id="7931" w:author="The Si Tran" w:date="2012-12-05T22:38:00Z">
        <w:r w:rsidRPr="002B1464">
          <w:rPr>
            <w:rFonts w:eastAsiaTheme="minorEastAsia"/>
            <w:noProof/>
            <w:szCs w:val="26"/>
            <w:rPrChange w:id="7932" w:author="Unknown">
              <w:rPr>
                <w:noProof/>
              </w:rPr>
            </w:rPrChange>
          </w:rPr>
          <mc:AlternateContent>
            <mc:Choice Requires="wpc">
              <w:drawing>
                <wp:inline distT="0" distB="0" distL="0" distR="0" wp14:anchorId="541CD821" wp14:editId="44C4082D">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350BDD" w:rsidRPr="00DF53A6" w:rsidRDefault="00350BDD">
                                <w:pPr>
                                  <w:pStyle w:val="BangBody"/>
                                  <w:rPr>
                                    <w:rPrChange w:id="7933" w:author="The Si Tran" w:date="2012-12-16T10:20:00Z">
                                      <w:rPr/>
                                    </w:rPrChange>
                                  </w:rPr>
                                  <w:pPrChange w:id="7934" w:author="The Si Tran" w:date="2012-12-16T10:20:00Z">
                                    <w:pPr>
                                      <w:spacing w:line="240" w:lineRule="auto"/>
                                      <w:jc w:val="center"/>
                                    </w:pPr>
                                  </w:pPrChange>
                                </w:pPr>
                                <w:r w:rsidRPr="00DF53A6">
                                  <w:rPr>
                                    <w:rFonts w:eastAsia="MS Mincho"/>
                                    <w:sz w:val="26"/>
                                    <w:szCs w:val="26"/>
                                    <w:rPrChange w:id="7935" w:author="The Si Tran" w:date="2012-12-16T10:20:00Z">
                                      <w:rPr/>
                                    </w:rPrChange>
                                  </w:rPr>
                                  <w:t>Time series</w:t>
                                </w:r>
                                <w:r w:rsidRPr="00DF53A6">
                                  <w:rPr>
                                    <w:rPrChange w:id="7936" w:author="The Si Tran" w:date="2012-12-16T10:20:00Z">
                                      <w:rPr/>
                                    </w:rPrChange>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350BDD" w:rsidRDefault="00350BDD">
                                <w:pPr>
                                  <w:pStyle w:val="NormalWeb"/>
                                  <w:spacing w:before="0" w:beforeAutospacing="0" w:after="0" w:afterAutospacing="0"/>
                                  <w:ind w:firstLine="0"/>
                                  <w:jc w:val="center"/>
                                  <w:pPrChange w:id="7937"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350BDD" w:rsidRDefault="00350BDD">
                                <w:pPr>
                                  <w:pStyle w:val="NormalWeb"/>
                                  <w:spacing w:before="0" w:beforeAutospacing="0" w:after="0" w:afterAutospacing="0"/>
                                  <w:ind w:firstLine="0"/>
                                  <w:jc w:val="center"/>
                                  <w:pPrChange w:id="7938"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350BDD" w:rsidRDefault="00350BDD"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350BDD" w:rsidRPr="00993A8B" w:rsidRDefault="00350BDD"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109"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">
                  <v:shape id="_x0000_s1110" type="#_x0000_t75" style="position:absolute;width:54864;height:27432;visibility:visible;mso-wrap-style:square">
                    <v:fill o:detectmouseclick="t"/>
                    <v:path o:connecttype="none"/>
                  </v:shape>
                  <v:shape id="Text Box 12" o:spid="_x0000_s1111"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350BDD" w:rsidRPr="00DF53A6" w:rsidRDefault="00350BDD">
                          <w:pPr>
                            <w:pStyle w:val="BangBody"/>
                            <w:rPr>
                              <w:rPrChange w:id="7939" w:author="The Si Tran" w:date="2012-12-16T10:20:00Z">
                                <w:rPr/>
                              </w:rPrChange>
                            </w:rPr>
                            <w:pPrChange w:id="7940" w:author="The Si Tran" w:date="2012-12-16T10:20:00Z">
                              <w:pPr>
                                <w:spacing w:line="240" w:lineRule="auto"/>
                                <w:jc w:val="center"/>
                              </w:pPr>
                            </w:pPrChange>
                          </w:pPr>
                          <w:r w:rsidRPr="00DF53A6">
                            <w:rPr>
                              <w:rFonts w:eastAsia="MS Mincho"/>
                              <w:sz w:val="26"/>
                              <w:szCs w:val="26"/>
                              <w:rPrChange w:id="7941" w:author="The Si Tran" w:date="2012-12-16T10:20:00Z">
                                <w:rPr/>
                              </w:rPrChange>
                            </w:rPr>
                            <w:t>Time series</w:t>
                          </w:r>
                          <w:r w:rsidRPr="00DF53A6">
                            <w:rPr>
                              <w:rPrChange w:id="7942" w:author="The Si Tran" w:date="2012-12-16T10:20:00Z">
                                <w:rPr/>
                              </w:rPrChange>
                            </w:rPr>
                            <w:t xml:space="preserve"> data</w:t>
                          </w:r>
                        </w:p>
                      </w:txbxContent>
                    </v:textbox>
                  </v:shape>
                  <v:shape id="Text Box 3" o:spid="_x0000_s1112"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350BDD" w:rsidRDefault="00350BDD">
                          <w:pPr>
                            <w:pStyle w:val="NormalWeb"/>
                            <w:spacing w:before="0" w:beforeAutospacing="0" w:after="0" w:afterAutospacing="0"/>
                            <w:ind w:firstLine="0"/>
                            <w:jc w:val="center"/>
                            <w:pPrChange w:id="7943"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113"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350BDD" w:rsidRDefault="00350BDD">
                          <w:pPr>
                            <w:pStyle w:val="NormalWeb"/>
                            <w:spacing w:before="0" w:beforeAutospacing="0" w:after="0" w:afterAutospacing="0"/>
                            <w:ind w:firstLine="0"/>
                            <w:jc w:val="center"/>
                            <w:pPrChange w:id="7944"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114"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350BDD" w:rsidRDefault="00350BDD" w:rsidP="00DF53A6">
                          <w:pPr>
                            <w:pStyle w:val="NormalWeb"/>
                            <w:spacing w:before="0" w:beforeAutospacing="0" w:after="0" w:afterAutospacing="0" w:line="254" w:lineRule="auto"/>
                            <w:ind w:firstLine="0"/>
                            <w:jc w:val="center"/>
                          </w:pPr>
                          <w:r>
                            <w:rPr>
                              <w:rFonts w:eastAsia="Calibri"/>
                              <w:sz w:val="22"/>
                            </w:rPr>
                            <w:t>Forecast</w:t>
                          </w:r>
                        </w:p>
                      </w:txbxContent>
                    </v:textbox>
                  </v:shape>
                  <v:shape id="Straight Arrow Connector 16" o:spid="_x0000_s1115"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6"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7"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8"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19"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0"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1"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350BDD" w:rsidRPr="00993A8B" w:rsidRDefault="00350BDD"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Default="001C2225">
      <w:pPr>
        <w:pStyle w:val="Hinh"/>
        <w:rPr>
          <w:ins w:id="7945" w:author="The Si Tran" w:date="2012-12-11T23:40:00Z"/>
        </w:rPr>
        <w:pPrChange w:id="7946" w:author="The Si Tran" w:date="2012-12-16T10:10:00Z">
          <w:pPr/>
        </w:pPrChange>
      </w:pPr>
      <w:bookmarkStart w:id="7947" w:name="_Toc343415663"/>
      <w:ins w:id="7948" w:author="The Si Tran" w:date="2012-12-11T23:40:00Z">
        <w:r w:rsidRPr="006068E1">
          <w:rPr>
            <w:rStyle w:val="HinhChar"/>
            <w:b/>
          </w:rPr>
          <w:t xml:space="preserve">Hình </w:t>
        </w:r>
        <w:r>
          <w:rPr>
            <w:rStyle w:val="HinhChar"/>
            <w:b/>
          </w:rPr>
          <w:t>5.1</w:t>
        </w:r>
        <w:r w:rsidRPr="004D696B">
          <w:t xml:space="preserve"> </w:t>
        </w:r>
      </w:ins>
      <w:bookmarkEnd w:id="7947"/>
      <w:ins w:id="7949" w:author="The Si Tran" w:date="2012-12-16T10:21:00Z">
        <w:r w:rsidR="00DF53A6">
          <w:t>Mô hình kết hợp ARIMA và Nơron</w:t>
        </w:r>
      </w:ins>
    </w:p>
    <w:p w14:paraId="6A3F304C" w14:textId="77777777" w:rsidR="001C2225" w:rsidRPr="001C2225" w:rsidRDefault="001C2225">
      <w:pPr>
        <w:pStyle w:val="Hinh"/>
        <w:rPr>
          <w:ins w:id="7950" w:author="The Si Tran" w:date="2012-12-05T22:38:00Z"/>
          <w:rPrChange w:id="7951" w:author="The Si Tran" w:date="2012-12-11T23:40:00Z">
            <w:rPr>
              <w:ins w:id="7952" w:author="The Si Tran" w:date="2012-12-05T22:38:00Z"/>
              <w:rFonts w:eastAsiaTheme="minorEastAsia"/>
              <w:szCs w:val="26"/>
            </w:rPr>
          </w:rPrChange>
        </w:rPr>
        <w:pPrChange w:id="7953" w:author="The Si Tran" w:date="2012-12-16T10:10:00Z">
          <w:pPr/>
        </w:pPrChange>
      </w:pPr>
    </w:p>
    <w:p w14:paraId="152CBACA" w14:textId="77777777" w:rsidR="00EB028F" w:rsidRPr="0049233F" w:rsidRDefault="00EB028F">
      <w:pPr>
        <w:rPr>
          <w:ins w:id="7954" w:author="The Si Tran" w:date="2012-12-05T22:38:00Z"/>
        </w:rPr>
      </w:pPr>
      <w:ins w:id="7955" w:author="The Si Tran" w:date="2012-12-05T22:38:00Z">
        <w:r w:rsidRPr="0049233F">
          <w:t xml:space="preserve">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w:t>
        </w:r>
        <w:r w:rsidRPr="0049233F">
          <w:lastRenderedPageBreak/>
          <w:t>khác nhau của dữ liệu, bằng cách kết hợp cả hai phương pháp, ta sẽ nâng cao hiệu suất mô phỏng và dự đoán.</w:t>
        </w:r>
      </w:ins>
    </w:p>
    <w:p w14:paraId="70068F6D" w14:textId="77777777" w:rsidR="00D139B5" w:rsidRDefault="00D139B5">
      <w:pPr>
        <w:spacing w:before="0" w:after="200" w:line="276" w:lineRule="auto"/>
        <w:jc w:val="left"/>
        <w:rPr>
          <w:ins w:id="7956" w:author="The Si Tran" w:date="2012-12-12T07:57:00Z"/>
          <w:szCs w:val="26"/>
        </w:rPr>
      </w:pPr>
      <w:ins w:id="7957" w:author="The Si Tran" w:date="2012-12-12T07:57:00Z">
        <w:r>
          <w:rPr>
            <w:szCs w:val="26"/>
          </w:rPr>
          <w:br w:type="page"/>
        </w:r>
      </w:ins>
    </w:p>
    <w:p w14:paraId="46B943B4" w14:textId="77777777" w:rsidR="00EB028F" w:rsidRPr="003E4DFC" w:rsidDel="00D139B5" w:rsidRDefault="00EB028F">
      <w:pPr>
        <w:rPr>
          <w:del w:id="7958" w:author="The Si Tran" w:date="2012-12-12T07:57:00Z"/>
          <w:rPrChange w:id="7959" w:author="The Si Tran" w:date="2012-12-16T09:44:00Z">
            <w:rPr>
              <w:del w:id="7960" w:author="The Si Tran" w:date="2012-12-12T07:57:00Z"/>
              <w:szCs w:val="26"/>
            </w:rPr>
          </w:rPrChange>
        </w:rPr>
        <w:pPrChange w:id="7961" w:author="The Si Tran" w:date="2012-12-05T22:37:00Z">
          <w:pPr>
            <w:pStyle w:val="Heading2"/>
          </w:pPr>
        </w:pPrChange>
      </w:pPr>
      <w:bookmarkStart w:id="7962" w:name="_Toc343083660"/>
      <w:bookmarkStart w:id="7963" w:name="_Toc343083874"/>
      <w:bookmarkStart w:id="7964" w:name="_Toc343084085"/>
      <w:bookmarkStart w:id="7965" w:name="_Toc343220844"/>
      <w:bookmarkStart w:id="7966" w:name="_Toc343232349"/>
      <w:bookmarkStart w:id="7967" w:name="_Toc343232762"/>
      <w:bookmarkStart w:id="7968" w:name="_Toc343233047"/>
      <w:bookmarkStart w:id="7969" w:name="_Toc343415552"/>
      <w:bookmarkStart w:id="7970" w:name="_Toc343415848"/>
      <w:bookmarkEnd w:id="7962"/>
      <w:bookmarkEnd w:id="7963"/>
      <w:bookmarkEnd w:id="7964"/>
      <w:bookmarkEnd w:id="7965"/>
      <w:bookmarkEnd w:id="7966"/>
      <w:bookmarkEnd w:id="7967"/>
      <w:bookmarkEnd w:id="7968"/>
      <w:bookmarkEnd w:id="7969"/>
      <w:bookmarkEnd w:id="7970"/>
    </w:p>
    <w:p w14:paraId="4C673B03" w14:textId="77777777" w:rsidR="00BE62E1" w:rsidRPr="003E4DFC" w:rsidDel="006F07F0" w:rsidRDefault="00BE62E1" w:rsidP="00BE62E1">
      <w:pPr>
        <w:ind w:left="720"/>
        <w:rPr>
          <w:del w:id="7971" w:author="The Si Tran" w:date="2012-12-05T22:36:00Z"/>
          <w:rPrChange w:id="7972" w:author="The Si Tran" w:date="2012-12-16T09:44:00Z">
            <w:rPr>
              <w:del w:id="7973" w:author="The Si Tran" w:date="2012-12-05T22:36:00Z"/>
              <w:szCs w:val="26"/>
            </w:rPr>
          </w:rPrChange>
        </w:rPr>
      </w:pPr>
      <w:del w:id="7974" w:author="The Si Tran" w:date="2012-12-05T22:36:00Z">
        <w:r w:rsidRPr="003E4DFC" w:rsidDel="006F07F0">
          <w:rPr>
            <w:rPrChange w:id="7975" w:author="The Si Tran" w:date="2012-12-16T09:44:00Z">
              <w:rPr>
                <w:rFonts w:cs="Arial"/>
                <w:b/>
                <w:bCs/>
                <w:iCs/>
                <w:sz w:val="28"/>
                <w:szCs w:val="26"/>
              </w:rPr>
            </w:rPrChange>
          </w:rPr>
          <w:delText>Ta biểu diễn chuỗi thời gian tổng quát theo công thức như bên dưới:</w:delText>
        </w:r>
        <w:bookmarkStart w:id="7976" w:name="_Toc343083661"/>
        <w:bookmarkStart w:id="7977" w:name="_Toc343083875"/>
        <w:bookmarkStart w:id="7978" w:name="_Toc343084086"/>
        <w:bookmarkStart w:id="7979" w:name="_Toc343220845"/>
        <w:bookmarkStart w:id="7980" w:name="_Toc343232350"/>
        <w:bookmarkStart w:id="7981" w:name="_Toc343232763"/>
        <w:bookmarkStart w:id="7982" w:name="_Toc343233048"/>
        <w:bookmarkStart w:id="7983" w:name="_Toc343415553"/>
        <w:bookmarkStart w:id="7984" w:name="_Toc343415849"/>
        <w:bookmarkEnd w:id="7976"/>
        <w:bookmarkEnd w:id="7977"/>
        <w:bookmarkEnd w:id="7978"/>
        <w:bookmarkEnd w:id="7979"/>
        <w:bookmarkEnd w:id="7980"/>
        <w:bookmarkEnd w:id="7981"/>
        <w:bookmarkEnd w:id="7982"/>
        <w:bookmarkEnd w:id="7983"/>
        <w:bookmarkEnd w:id="7984"/>
      </w:del>
    </w:p>
    <w:p w14:paraId="2F4FCE23" w14:textId="77777777" w:rsidR="00BE62E1" w:rsidRPr="003E4DFC" w:rsidDel="006F07F0" w:rsidRDefault="00BE62E1" w:rsidP="00BE62E1">
      <w:pPr>
        <w:ind w:left="720"/>
        <w:rPr>
          <w:del w:id="7985" w:author="The Si Tran" w:date="2012-12-05T22:36:00Z"/>
          <w:rPrChange w:id="7986" w:author="The Si Tran" w:date="2012-12-16T09:44:00Z">
            <w:rPr>
              <w:del w:id="7987" w:author="The Si Tran" w:date="2012-12-05T22:36:00Z"/>
              <w:szCs w:val="26"/>
            </w:rPr>
          </w:rPrChange>
        </w:rPr>
      </w:pPr>
      <w:del w:id="7988" w:author="The Si Tran" w:date="2012-12-05T22:36:00Z">
        <w:r w:rsidRPr="003E4DFC" w:rsidDel="006F07F0">
          <w:rPr>
            <w:rPrChange w:id="7989" w:author="The Si Tran" w:date="2012-12-16T09:44:00Z">
              <w:rPr>
                <w:rFonts w:cs="Arial"/>
                <w:b/>
                <w:bCs/>
                <w:iCs/>
                <w:sz w:val="28"/>
                <w:szCs w:val="26"/>
              </w:rPr>
            </w:rPrChange>
          </w:rPr>
          <w:tab/>
          <w:delText>yt  = Lt  + Nt</w:delText>
        </w:r>
        <w:bookmarkStart w:id="7990" w:name="_Toc343083662"/>
        <w:bookmarkStart w:id="7991" w:name="_Toc343083876"/>
        <w:bookmarkStart w:id="7992" w:name="_Toc343084087"/>
        <w:bookmarkStart w:id="7993" w:name="_Toc343220846"/>
        <w:bookmarkStart w:id="7994" w:name="_Toc343232351"/>
        <w:bookmarkStart w:id="7995" w:name="_Toc343232764"/>
        <w:bookmarkStart w:id="7996" w:name="_Toc343233049"/>
        <w:bookmarkStart w:id="7997" w:name="_Toc343415554"/>
        <w:bookmarkStart w:id="7998" w:name="_Toc343415850"/>
        <w:bookmarkEnd w:id="7990"/>
        <w:bookmarkEnd w:id="7991"/>
        <w:bookmarkEnd w:id="7992"/>
        <w:bookmarkEnd w:id="7993"/>
        <w:bookmarkEnd w:id="7994"/>
        <w:bookmarkEnd w:id="7995"/>
        <w:bookmarkEnd w:id="7996"/>
        <w:bookmarkEnd w:id="7997"/>
        <w:bookmarkEnd w:id="7998"/>
      </w:del>
    </w:p>
    <w:p w14:paraId="23A3EBB5" w14:textId="77777777" w:rsidR="00BE62E1" w:rsidRPr="003E4DFC" w:rsidDel="006F07F0" w:rsidRDefault="00BE62E1" w:rsidP="00BE62E1">
      <w:pPr>
        <w:ind w:left="720"/>
        <w:rPr>
          <w:del w:id="7999" w:author="The Si Tran" w:date="2012-12-05T22:36:00Z"/>
          <w:rPrChange w:id="8000" w:author="The Si Tran" w:date="2012-12-16T09:44:00Z">
            <w:rPr>
              <w:del w:id="8001" w:author="The Si Tran" w:date="2012-12-05T22:36:00Z"/>
              <w:szCs w:val="26"/>
            </w:rPr>
          </w:rPrChange>
        </w:rPr>
      </w:pPr>
      <w:del w:id="8002" w:author="The Si Tran" w:date="2012-12-05T22:36:00Z">
        <w:r w:rsidRPr="003E4DFC" w:rsidDel="006F07F0">
          <w:rPr>
            <w:rPrChange w:id="8003" w:author="The Si Tran" w:date="2012-12-16T09:44:00Z">
              <w:rPr>
                <w:rFonts w:cs="Arial"/>
                <w:b/>
                <w:bCs/>
                <w:iCs/>
                <w:sz w:val="28"/>
                <w:szCs w:val="26"/>
              </w:rPr>
            </w:rPrChange>
          </w:rPr>
          <w:delText>trong đó:</w:delText>
        </w:r>
        <w:bookmarkStart w:id="8004" w:name="_Toc343083663"/>
        <w:bookmarkStart w:id="8005" w:name="_Toc343083877"/>
        <w:bookmarkStart w:id="8006" w:name="_Toc343084088"/>
        <w:bookmarkStart w:id="8007" w:name="_Toc343220847"/>
        <w:bookmarkStart w:id="8008" w:name="_Toc343232352"/>
        <w:bookmarkStart w:id="8009" w:name="_Toc343232765"/>
        <w:bookmarkStart w:id="8010" w:name="_Toc343233050"/>
        <w:bookmarkStart w:id="8011" w:name="_Toc343415555"/>
        <w:bookmarkStart w:id="8012" w:name="_Toc343415851"/>
        <w:bookmarkEnd w:id="8004"/>
        <w:bookmarkEnd w:id="8005"/>
        <w:bookmarkEnd w:id="8006"/>
        <w:bookmarkEnd w:id="8007"/>
        <w:bookmarkEnd w:id="8008"/>
        <w:bookmarkEnd w:id="8009"/>
        <w:bookmarkEnd w:id="8010"/>
        <w:bookmarkEnd w:id="8011"/>
        <w:bookmarkEnd w:id="8012"/>
      </w:del>
    </w:p>
    <w:p w14:paraId="6296542C" w14:textId="77777777" w:rsidR="00BE62E1" w:rsidRPr="003E4DFC" w:rsidDel="006F07F0" w:rsidRDefault="00BE62E1" w:rsidP="00BE62E1">
      <w:pPr>
        <w:ind w:left="720"/>
        <w:rPr>
          <w:del w:id="8013" w:author="The Si Tran" w:date="2012-12-05T22:36:00Z"/>
          <w:rPrChange w:id="8014" w:author="The Si Tran" w:date="2012-12-16T09:44:00Z">
            <w:rPr>
              <w:del w:id="8015" w:author="The Si Tran" w:date="2012-12-05T22:36:00Z"/>
              <w:szCs w:val="26"/>
            </w:rPr>
          </w:rPrChange>
        </w:rPr>
      </w:pPr>
      <w:del w:id="8016" w:author="The Si Tran" w:date="2012-12-05T22:36:00Z">
        <w:r w:rsidRPr="003E4DFC" w:rsidDel="006F07F0">
          <w:rPr>
            <w:rPrChange w:id="8017" w:author="The Si Tran" w:date="2012-12-16T09:44:00Z">
              <w:rPr>
                <w:rFonts w:cs="Arial"/>
                <w:b/>
                <w:bCs/>
                <w:iCs/>
                <w:sz w:val="28"/>
                <w:szCs w:val="26"/>
              </w:rPr>
            </w:rPrChange>
          </w:rPr>
          <w:tab/>
          <w:delText>L : biểu diễn thành phần tuyến tính của chuỗi thời gian</w:delText>
        </w:r>
        <w:bookmarkStart w:id="8018" w:name="_Toc343083664"/>
        <w:bookmarkStart w:id="8019" w:name="_Toc343083878"/>
        <w:bookmarkStart w:id="8020" w:name="_Toc343084089"/>
        <w:bookmarkStart w:id="8021" w:name="_Toc343220848"/>
        <w:bookmarkStart w:id="8022" w:name="_Toc343232353"/>
        <w:bookmarkStart w:id="8023" w:name="_Toc343232766"/>
        <w:bookmarkStart w:id="8024" w:name="_Toc343233051"/>
        <w:bookmarkStart w:id="8025" w:name="_Toc343415556"/>
        <w:bookmarkStart w:id="8026" w:name="_Toc343415852"/>
        <w:bookmarkEnd w:id="8018"/>
        <w:bookmarkEnd w:id="8019"/>
        <w:bookmarkEnd w:id="8020"/>
        <w:bookmarkEnd w:id="8021"/>
        <w:bookmarkEnd w:id="8022"/>
        <w:bookmarkEnd w:id="8023"/>
        <w:bookmarkEnd w:id="8024"/>
        <w:bookmarkEnd w:id="8025"/>
        <w:bookmarkEnd w:id="8026"/>
      </w:del>
    </w:p>
    <w:p w14:paraId="3C27F885" w14:textId="77777777" w:rsidR="00BE62E1" w:rsidRPr="003E4DFC" w:rsidDel="006F07F0" w:rsidRDefault="00BE62E1" w:rsidP="00BE62E1">
      <w:pPr>
        <w:ind w:left="720"/>
        <w:rPr>
          <w:del w:id="8027" w:author="The Si Tran" w:date="2012-12-05T22:36:00Z"/>
          <w:rPrChange w:id="8028" w:author="The Si Tran" w:date="2012-12-16T09:44:00Z">
            <w:rPr>
              <w:del w:id="8029" w:author="The Si Tran" w:date="2012-12-05T22:36:00Z"/>
              <w:szCs w:val="26"/>
            </w:rPr>
          </w:rPrChange>
        </w:rPr>
      </w:pPr>
      <w:del w:id="8030" w:author="The Si Tran" w:date="2012-12-05T22:36:00Z">
        <w:r w:rsidRPr="003E4DFC" w:rsidDel="006F07F0">
          <w:rPr>
            <w:rPrChange w:id="8031" w:author="The Si Tran" w:date="2012-12-16T09:44:00Z">
              <w:rPr>
                <w:rFonts w:cs="Arial"/>
                <w:b/>
                <w:bCs/>
                <w:iCs/>
                <w:sz w:val="28"/>
                <w:szCs w:val="28"/>
              </w:rPr>
            </w:rPrChange>
          </w:rPr>
          <w:tab/>
          <w:delText>N: biểu diễn thành phần phi tuyến của chuỗi thời gian</w:delText>
        </w:r>
        <w:bookmarkStart w:id="8032" w:name="_Toc343083665"/>
        <w:bookmarkStart w:id="8033" w:name="_Toc343083879"/>
        <w:bookmarkStart w:id="8034" w:name="_Toc343084090"/>
        <w:bookmarkStart w:id="8035" w:name="_Toc343220849"/>
        <w:bookmarkStart w:id="8036" w:name="_Toc343232354"/>
        <w:bookmarkStart w:id="8037" w:name="_Toc343232767"/>
        <w:bookmarkStart w:id="8038" w:name="_Toc343233052"/>
        <w:bookmarkStart w:id="8039" w:name="_Toc343415557"/>
        <w:bookmarkStart w:id="8040" w:name="_Toc343415853"/>
        <w:bookmarkEnd w:id="8032"/>
        <w:bookmarkEnd w:id="8033"/>
        <w:bookmarkEnd w:id="8034"/>
        <w:bookmarkEnd w:id="8035"/>
        <w:bookmarkEnd w:id="8036"/>
        <w:bookmarkEnd w:id="8037"/>
        <w:bookmarkEnd w:id="8038"/>
        <w:bookmarkEnd w:id="8039"/>
        <w:bookmarkEnd w:id="8040"/>
      </w:del>
    </w:p>
    <w:p w14:paraId="6475ECAB" w14:textId="77777777" w:rsidR="00711ADB" w:rsidRPr="003E4DFC" w:rsidDel="006F07F0" w:rsidRDefault="00711ADB" w:rsidP="00BE62E1">
      <w:pPr>
        <w:ind w:left="720"/>
        <w:rPr>
          <w:del w:id="8041" w:author="The Si Tran" w:date="2012-12-05T22:36:00Z"/>
        </w:rPr>
      </w:pPr>
      <w:bookmarkStart w:id="8042" w:name="_Toc343083666"/>
      <w:bookmarkStart w:id="8043" w:name="_Toc343083880"/>
      <w:bookmarkStart w:id="8044" w:name="_Toc343084091"/>
      <w:bookmarkStart w:id="8045" w:name="_Toc343220850"/>
      <w:bookmarkStart w:id="8046" w:name="_Toc343232355"/>
      <w:bookmarkStart w:id="8047" w:name="_Toc343232768"/>
      <w:bookmarkStart w:id="8048" w:name="_Toc343233053"/>
      <w:bookmarkStart w:id="8049" w:name="_Toc343415558"/>
      <w:bookmarkStart w:id="8050" w:name="_Toc343415854"/>
      <w:bookmarkEnd w:id="8042"/>
      <w:bookmarkEnd w:id="8043"/>
      <w:bookmarkEnd w:id="8044"/>
      <w:bookmarkEnd w:id="8045"/>
      <w:bookmarkEnd w:id="8046"/>
      <w:bookmarkEnd w:id="8047"/>
      <w:bookmarkEnd w:id="8048"/>
      <w:bookmarkEnd w:id="8049"/>
      <w:bookmarkEnd w:id="8050"/>
    </w:p>
    <w:p w14:paraId="1B053A9C" w14:textId="77777777" w:rsidR="00711ADB" w:rsidRPr="003E4DFC" w:rsidDel="006F07F0" w:rsidRDefault="00711ADB" w:rsidP="00BE62E1">
      <w:pPr>
        <w:ind w:left="720"/>
        <w:rPr>
          <w:del w:id="8051" w:author="The Si Tran" w:date="2012-12-05T22:36:00Z"/>
          <w:rPrChange w:id="8052" w:author="The Si Tran" w:date="2012-12-16T09:44:00Z">
            <w:rPr>
              <w:del w:id="8053" w:author="The Si Tran" w:date="2012-12-05T22:36:00Z"/>
              <w:szCs w:val="26"/>
            </w:rPr>
          </w:rPrChange>
        </w:rPr>
      </w:pPr>
      <w:del w:id="8054" w:author="The Si Tran" w:date="2012-12-05T22:36:00Z">
        <w:r w:rsidRPr="003E4DFC" w:rsidDel="006F07F0">
          <w:rPr>
            <w:rPrChange w:id="8055"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056" w:name="_Toc343083667"/>
        <w:bookmarkStart w:id="8057" w:name="_Toc343083881"/>
        <w:bookmarkStart w:id="8058" w:name="_Toc343084092"/>
        <w:bookmarkStart w:id="8059" w:name="_Toc343220851"/>
        <w:bookmarkStart w:id="8060" w:name="_Toc343232356"/>
        <w:bookmarkStart w:id="8061" w:name="_Toc343232769"/>
        <w:bookmarkStart w:id="8062" w:name="_Toc343233054"/>
        <w:bookmarkStart w:id="8063" w:name="_Toc343415559"/>
        <w:bookmarkStart w:id="8064" w:name="_Toc343415855"/>
        <w:bookmarkEnd w:id="8056"/>
        <w:bookmarkEnd w:id="8057"/>
        <w:bookmarkEnd w:id="8058"/>
        <w:bookmarkEnd w:id="8059"/>
        <w:bookmarkEnd w:id="8060"/>
        <w:bookmarkEnd w:id="8061"/>
        <w:bookmarkEnd w:id="8062"/>
        <w:bookmarkEnd w:id="8063"/>
        <w:bookmarkEnd w:id="8064"/>
      </w:del>
    </w:p>
    <w:p w14:paraId="32A62806" w14:textId="77777777" w:rsidR="00711ADB" w:rsidRPr="003E4DFC" w:rsidDel="006F07F0" w:rsidRDefault="00711ADB" w:rsidP="00BE62E1">
      <w:pPr>
        <w:ind w:left="720"/>
        <w:rPr>
          <w:del w:id="8065" w:author="The Si Tran" w:date="2012-12-05T22:36:00Z"/>
          <w:rPrChange w:id="8066" w:author="The Si Tran" w:date="2012-12-16T09:44:00Z">
            <w:rPr>
              <w:del w:id="8067" w:author="The Si Tran" w:date="2012-12-05T22:36:00Z"/>
              <w:szCs w:val="26"/>
            </w:rPr>
          </w:rPrChange>
        </w:rPr>
      </w:pPr>
      <w:del w:id="8068" w:author="The Si Tran" w:date="2012-12-05T22:36:00Z">
        <w:r w:rsidRPr="003E4DFC" w:rsidDel="006F07F0">
          <w:rPr>
            <w:rPrChange w:id="8069" w:author="The Si Tran" w:date="2012-12-16T09:44:00Z">
              <w:rPr>
                <w:rFonts w:cs="Arial"/>
                <w:b/>
                <w:bCs/>
                <w:iCs/>
                <w:sz w:val="28"/>
                <w:szCs w:val="28"/>
              </w:rPr>
            </w:rPrChange>
          </w:rPr>
          <w:tab/>
          <w:delText xml:space="preserve">et   = yt  - ^Lt </w:delText>
        </w:r>
        <w:bookmarkStart w:id="8070" w:name="_Toc343083668"/>
        <w:bookmarkStart w:id="8071" w:name="_Toc343083882"/>
        <w:bookmarkStart w:id="8072" w:name="_Toc343084093"/>
        <w:bookmarkStart w:id="8073" w:name="_Toc343220852"/>
        <w:bookmarkStart w:id="8074" w:name="_Toc343232357"/>
        <w:bookmarkStart w:id="8075" w:name="_Toc343232770"/>
        <w:bookmarkStart w:id="8076" w:name="_Toc343233055"/>
        <w:bookmarkStart w:id="8077" w:name="_Toc343415560"/>
        <w:bookmarkStart w:id="8078" w:name="_Toc343415856"/>
        <w:bookmarkEnd w:id="8070"/>
        <w:bookmarkEnd w:id="8071"/>
        <w:bookmarkEnd w:id="8072"/>
        <w:bookmarkEnd w:id="8073"/>
        <w:bookmarkEnd w:id="8074"/>
        <w:bookmarkEnd w:id="8075"/>
        <w:bookmarkEnd w:id="8076"/>
        <w:bookmarkEnd w:id="8077"/>
        <w:bookmarkEnd w:id="8078"/>
      </w:del>
    </w:p>
    <w:p w14:paraId="2B5A2E3F" w14:textId="77777777" w:rsidR="00711ADB" w:rsidRPr="003E4DFC" w:rsidDel="006F07F0" w:rsidRDefault="00711ADB" w:rsidP="00BE62E1">
      <w:pPr>
        <w:ind w:left="720"/>
        <w:rPr>
          <w:del w:id="8079" w:author="The Si Tran" w:date="2012-12-05T22:36:00Z"/>
          <w:rPrChange w:id="8080" w:author="The Si Tran" w:date="2012-12-16T09:44:00Z">
            <w:rPr>
              <w:del w:id="8081" w:author="The Si Tran" w:date="2012-12-05T22:36:00Z"/>
              <w:szCs w:val="26"/>
            </w:rPr>
          </w:rPrChange>
        </w:rPr>
      </w:pPr>
      <w:del w:id="8082" w:author="The Si Tran" w:date="2012-12-05T22:36:00Z">
        <w:r w:rsidRPr="003E4DFC" w:rsidDel="006F07F0">
          <w:rPr>
            <w:rPrChange w:id="8083" w:author="The Si Tran" w:date="2012-12-16T09:44:00Z">
              <w:rPr>
                <w:rFonts w:cs="Arial"/>
                <w:b/>
                <w:bCs/>
                <w:iCs/>
                <w:sz w:val="28"/>
                <w:szCs w:val="28"/>
              </w:rPr>
            </w:rPrChange>
          </w:rPr>
          <w:delText>trong đó:</w:delText>
        </w:r>
        <w:bookmarkStart w:id="8084" w:name="_Toc343083669"/>
        <w:bookmarkStart w:id="8085" w:name="_Toc343083883"/>
        <w:bookmarkStart w:id="8086" w:name="_Toc343084094"/>
        <w:bookmarkStart w:id="8087" w:name="_Toc343220853"/>
        <w:bookmarkStart w:id="8088" w:name="_Toc343232358"/>
        <w:bookmarkStart w:id="8089" w:name="_Toc343232771"/>
        <w:bookmarkStart w:id="8090" w:name="_Toc343233056"/>
        <w:bookmarkStart w:id="8091" w:name="_Toc343415561"/>
        <w:bookmarkStart w:id="8092" w:name="_Toc343415857"/>
        <w:bookmarkEnd w:id="8084"/>
        <w:bookmarkEnd w:id="8085"/>
        <w:bookmarkEnd w:id="8086"/>
        <w:bookmarkEnd w:id="8087"/>
        <w:bookmarkEnd w:id="8088"/>
        <w:bookmarkEnd w:id="8089"/>
        <w:bookmarkEnd w:id="8090"/>
        <w:bookmarkEnd w:id="8091"/>
        <w:bookmarkEnd w:id="8092"/>
      </w:del>
    </w:p>
    <w:p w14:paraId="3DACE5FA" w14:textId="77777777" w:rsidR="00711ADB" w:rsidRPr="003E4DFC" w:rsidDel="006F07F0" w:rsidRDefault="00711ADB" w:rsidP="00BE62E1">
      <w:pPr>
        <w:ind w:left="720"/>
        <w:rPr>
          <w:del w:id="8093" w:author="The Si Tran" w:date="2012-12-05T22:36:00Z"/>
          <w:rPrChange w:id="8094" w:author="The Si Tran" w:date="2012-12-16T09:44:00Z">
            <w:rPr>
              <w:del w:id="8095" w:author="The Si Tran" w:date="2012-12-05T22:36:00Z"/>
              <w:szCs w:val="26"/>
            </w:rPr>
          </w:rPrChange>
        </w:rPr>
      </w:pPr>
      <w:del w:id="8096" w:author="The Si Tran" w:date="2012-12-05T22:36:00Z">
        <w:r w:rsidRPr="003E4DFC" w:rsidDel="006F07F0">
          <w:rPr>
            <w:rPrChange w:id="8097" w:author="The Si Tran" w:date="2012-12-16T09:44:00Z">
              <w:rPr>
                <w:rFonts w:cs="Arial"/>
                <w:b/>
                <w:bCs/>
                <w:iCs/>
                <w:sz w:val="28"/>
                <w:szCs w:val="28"/>
              </w:rPr>
            </w:rPrChange>
          </w:rPr>
          <w:tab/>
          <w:delText xml:space="preserve">et : là thành phần lỗi của mô hình ARIMA </w:delText>
        </w:r>
        <w:bookmarkStart w:id="8098" w:name="_Toc343083670"/>
        <w:bookmarkStart w:id="8099" w:name="_Toc343083884"/>
        <w:bookmarkStart w:id="8100" w:name="_Toc343084095"/>
        <w:bookmarkStart w:id="8101" w:name="_Toc343220854"/>
        <w:bookmarkStart w:id="8102" w:name="_Toc343232359"/>
        <w:bookmarkStart w:id="8103" w:name="_Toc343232772"/>
        <w:bookmarkStart w:id="8104" w:name="_Toc343233057"/>
        <w:bookmarkStart w:id="8105" w:name="_Toc343415562"/>
        <w:bookmarkStart w:id="8106" w:name="_Toc343415858"/>
        <w:bookmarkEnd w:id="8098"/>
        <w:bookmarkEnd w:id="8099"/>
        <w:bookmarkEnd w:id="8100"/>
        <w:bookmarkEnd w:id="8101"/>
        <w:bookmarkEnd w:id="8102"/>
        <w:bookmarkEnd w:id="8103"/>
        <w:bookmarkEnd w:id="8104"/>
        <w:bookmarkEnd w:id="8105"/>
        <w:bookmarkEnd w:id="8106"/>
      </w:del>
    </w:p>
    <w:p w14:paraId="2CFF7F6A" w14:textId="77777777" w:rsidR="006A21F7" w:rsidRPr="003E4DFC" w:rsidDel="006F07F0" w:rsidRDefault="00711ADB" w:rsidP="005A22B0">
      <w:pPr>
        <w:rPr>
          <w:del w:id="8107" w:author="The Si Tran" w:date="2012-12-05T22:36:00Z"/>
          <w:rPrChange w:id="8108" w:author="The Si Tran" w:date="2012-12-16T09:44:00Z">
            <w:rPr>
              <w:del w:id="8109" w:author="The Si Tran" w:date="2012-12-05T22:36:00Z"/>
              <w:szCs w:val="26"/>
            </w:rPr>
          </w:rPrChange>
        </w:rPr>
      </w:pPr>
      <w:del w:id="8110" w:author="The Si Tran" w:date="2012-12-05T22:36:00Z">
        <w:r w:rsidRPr="003E4DFC" w:rsidDel="006F07F0">
          <w:rPr>
            <w:rPrChange w:id="8111" w:author="The Si Tran" w:date="2012-12-16T09:44:00Z">
              <w:rPr>
                <w:rFonts w:cs="Arial"/>
                <w:b/>
                <w:bCs/>
                <w:iCs/>
                <w:sz w:val="28"/>
                <w:szCs w:val="28"/>
              </w:rPr>
            </w:rPrChange>
          </w:rPr>
          <w:tab/>
          <w:delText>Bước tiếp theo, ta dùng mô hình ANN để phân tích thành phần lỗi bên trên</w:delText>
        </w:r>
        <w:bookmarkStart w:id="8112" w:name="_Toc343083671"/>
        <w:bookmarkStart w:id="8113" w:name="_Toc343083885"/>
        <w:bookmarkStart w:id="8114" w:name="_Toc343084096"/>
        <w:bookmarkStart w:id="8115" w:name="_Toc343220855"/>
        <w:bookmarkStart w:id="8116" w:name="_Toc343232360"/>
        <w:bookmarkStart w:id="8117" w:name="_Toc343232773"/>
        <w:bookmarkStart w:id="8118" w:name="_Toc343233058"/>
        <w:bookmarkStart w:id="8119" w:name="_Toc343415563"/>
        <w:bookmarkStart w:id="8120" w:name="_Toc343415859"/>
        <w:bookmarkEnd w:id="8112"/>
        <w:bookmarkEnd w:id="8113"/>
        <w:bookmarkEnd w:id="8114"/>
        <w:bookmarkEnd w:id="8115"/>
        <w:bookmarkEnd w:id="8116"/>
        <w:bookmarkEnd w:id="8117"/>
        <w:bookmarkEnd w:id="8118"/>
        <w:bookmarkEnd w:id="8119"/>
        <w:bookmarkEnd w:id="8120"/>
      </w:del>
    </w:p>
    <w:p w14:paraId="60C7C5F2" w14:textId="77777777" w:rsidR="00711ADB" w:rsidRPr="003E4DFC" w:rsidDel="006F07F0" w:rsidRDefault="00711ADB" w:rsidP="005A22B0">
      <w:pPr>
        <w:rPr>
          <w:del w:id="8121" w:author="The Si Tran" w:date="2012-12-05T22:36:00Z"/>
          <w:rPrChange w:id="8122" w:author="The Si Tran" w:date="2012-12-16T09:44:00Z">
            <w:rPr>
              <w:del w:id="8123" w:author="The Si Tran" w:date="2012-12-05T22:36:00Z"/>
              <w:szCs w:val="26"/>
            </w:rPr>
          </w:rPrChange>
        </w:rPr>
      </w:pPr>
      <w:del w:id="8124" w:author="The Si Tran" w:date="2012-12-05T22:36:00Z">
        <w:r w:rsidRPr="003E4DFC" w:rsidDel="006F07F0">
          <w:rPr>
            <w:rPrChange w:id="8125" w:author="The Si Tran" w:date="2012-12-16T09:44:00Z">
              <w:rPr>
                <w:rFonts w:cs="Arial"/>
                <w:b/>
                <w:bCs/>
                <w:iCs/>
                <w:sz w:val="28"/>
                <w:szCs w:val="28"/>
              </w:rPr>
            </w:rPrChange>
          </w:rPr>
          <w:tab/>
        </w:r>
        <w:r w:rsidRPr="003E4DFC" w:rsidDel="006F07F0">
          <w:rPr>
            <w:rPrChange w:id="8126" w:author="The Si Tran" w:date="2012-12-16T09:44:00Z">
              <w:rPr>
                <w:rFonts w:cs="Arial"/>
                <w:b/>
                <w:bCs/>
                <w:iCs/>
                <w:sz w:val="28"/>
                <w:szCs w:val="28"/>
              </w:rPr>
            </w:rPrChange>
          </w:rPr>
          <w:tab/>
          <w:delText>et = f(et−1;et−2;:::;et−n)+ t</w:delText>
        </w:r>
        <w:bookmarkStart w:id="8127" w:name="_Toc343083672"/>
        <w:bookmarkStart w:id="8128" w:name="_Toc343083886"/>
        <w:bookmarkStart w:id="8129" w:name="_Toc343084097"/>
        <w:bookmarkStart w:id="8130" w:name="_Toc343220856"/>
        <w:bookmarkStart w:id="8131" w:name="_Toc343232361"/>
        <w:bookmarkStart w:id="8132" w:name="_Toc343232774"/>
        <w:bookmarkStart w:id="8133" w:name="_Toc343233059"/>
        <w:bookmarkStart w:id="8134" w:name="_Toc343415564"/>
        <w:bookmarkStart w:id="8135" w:name="_Toc343415860"/>
        <w:bookmarkEnd w:id="8127"/>
        <w:bookmarkEnd w:id="8128"/>
        <w:bookmarkEnd w:id="8129"/>
        <w:bookmarkEnd w:id="8130"/>
        <w:bookmarkEnd w:id="8131"/>
        <w:bookmarkEnd w:id="8132"/>
        <w:bookmarkEnd w:id="8133"/>
        <w:bookmarkEnd w:id="8134"/>
        <w:bookmarkEnd w:id="8135"/>
      </w:del>
    </w:p>
    <w:p w14:paraId="6B01B6D8" w14:textId="77777777" w:rsidR="00711ADB" w:rsidRPr="003E4DFC" w:rsidDel="006F07F0" w:rsidRDefault="00711ADB" w:rsidP="005A22B0">
      <w:pPr>
        <w:rPr>
          <w:del w:id="8136" w:author="The Si Tran" w:date="2012-12-05T22:36:00Z"/>
          <w:rPrChange w:id="8137" w:author="The Si Tran" w:date="2012-12-16T09:44:00Z">
            <w:rPr>
              <w:del w:id="8138" w:author="The Si Tran" w:date="2012-12-05T22:36:00Z"/>
              <w:szCs w:val="26"/>
            </w:rPr>
          </w:rPrChange>
        </w:rPr>
      </w:pPr>
      <w:del w:id="8139" w:author="The Si Tran" w:date="2012-12-05T22:36:00Z">
        <w:r w:rsidRPr="003E4DFC" w:rsidDel="006F07F0">
          <w:rPr>
            <w:rPrChange w:id="8140" w:author="The Si Tran" w:date="2012-12-16T09:44:00Z">
              <w:rPr>
                <w:rFonts w:cs="Arial"/>
                <w:b/>
                <w:bCs/>
                <w:iCs/>
                <w:sz w:val="28"/>
                <w:szCs w:val="28"/>
              </w:rPr>
            </w:rPrChange>
          </w:rPr>
          <w:tab/>
          <w:delText>ta thu được kết quả dự đoán của chuỗi thời gian như sau:</w:delText>
        </w:r>
        <w:bookmarkStart w:id="8141" w:name="_Toc343083673"/>
        <w:bookmarkStart w:id="8142" w:name="_Toc343083887"/>
        <w:bookmarkStart w:id="8143" w:name="_Toc343084098"/>
        <w:bookmarkStart w:id="8144" w:name="_Toc343220857"/>
        <w:bookmarkStart w:id="8145" w:name="_Toc343232362"/>
        <w:bookmarkStart w:id="8146" w:name="_Toc343232775"/>
        <w:bookmarkStart w:id="8147" w:name="_Toc343233060"/>
        <w:bookmarkStart w:id="8148" w:name="_Toc343415565"/>
        <w:bookmarkStart w:id="8149" w:name="_Toc343415861"/>
        <w:bookmarkEnd w:id="8141"/>
        <w:bookmarkEnd w:id="8142"/>
        <w:bookmarkEnd w:id="8143"/>
        <w:bookmarkEnd w:id="8144"/>
        <w:bookmarkEnd w:id="8145"/>
        <w:bookmarkEnd w:id="8146"/>
        <w:bookmarkEnd w:id="8147"/>
        <w:bookmarkEnd w:id="8148"/>
        <w:bookmarkEnd w:id="8149"/>
      </w:del>
    </w:p>
    <w:p w14:paraId="3BD065D2" w14:textId="77777777" w:rsidR="00711ADB" w:rsidRPr="003E4DFC" w:rsidDel="006F07F0" w:rsidRDefault="00165810" w:rsidP="005A22B0">
      <w:pPr>
        <w:rPr>
          <w:del w:id="8150" w:author="The Si Tran" w:date="2012-12-05T22:36:00Z"/>
          <w:rPrChange w:id="8151" w:author="The Si Tran" w:date="2012-12-16T09:44:00Z">
            <w:rPr>
              <w:del w:id="8152" w:author="The Si Tran" w:date="2012-12-05T22:36:00Z"/>
              <w:szCs w:val="26"/>
            </w:rPr>
          </w:rPrChange>
        </w:rPr>
      </w:pPr>
      <w:del w:id="8153" w:author="The Si Tran" w:date="2012-12-05T22:36:00Z">
        <w:r w:rsidRPr="003E4DFC" w:rsidDel="006F07F0">
          <w:rPr>
            <w:rPrChange w:id="8154" w:author="The Si Tran" w:date="2012-12-16T09:44:00Z">
              <w:rPr>
                <w:rFonts w:cs="Arial"/>
                <w:b/>
                <w:bCs/>
                <w:iCs/>
                <w:sz w:val="28"/>
                <w:szCs w:val="28"/>
              </w:rPr>
            </w:rPrChange>
          </w:rPr>
          <w:tab/>
        </w:r>
        <w:r w:rsidRPr="003E4DFC" w:rsidDel="006F07F0">
          <w:rPr>
            <w:rPrChange w:id="8155" w:author="The Si Tran" w:date="2012-12-16T09:44:00Z">
              <w:rPr>
                <w:rFonts w:cs="Arial"/>
                <w:b/>
                <w:bCs/>
                <w:iCs/>
                <w:sz w:val="28"/>
                <w:szCs w:val="28"/>
              </w:rPr>
            </w:rPrChange>
          </w:rPr>
          <w:tab/>
          <w:delText>^yt = ^Lt + ^Nt</w:delText>
        </w:r>
        <w:r w:rsidR="00E47F01" w:rsidRPr="003E4DFC" w:rsidDel="006F07F0">
          <w:rPr>
            <w:rPrChange w:id="8156" w:author="The Si Tran" w:date="2012-12-16T09:44:00Z">
              <w:rPr>
                <w:rFonts w:cs="Arial"/>
                <w:b/>
                <w:bCs/>
                <w:iCs/>
                <w:sz w:val="28"/>
                <w:szCs w:val="28"/>
                <w:vertAlign w:val="subscript"/>
              </w:rPr>
            </w:rPrChange>
          </w:rPr>
          <w:delText xml:space="preserve"> </w:delText>
        </w:r>
        <w:bookmarkStart w:id="8157" w:name="_Toc343083674"/>
        <w:bookmarkStart w:id="8158" w:name="_Toc343083888"/>
        <w:bookmarkStart w:id="8159" w:name="_Toc343084099"/>
        <w:bookmarkStart w:id="8160" w:name="_Toc343220858"/>
        <w:bookmarkStart w:id="8161" w:name="_Toc343232363"/>
        <w:bookmarkStart w:id="8162" w:name="_Toc343232776"/>
        <w:bookmarkStart w:id="8163" w:name="_Toc343233061"/>
        <w:bookmarkStart w:id="8164" w:name="_Toc343415566"/>
        <w:bookmarkStart w:id="8165" w:name="_Toc343415862"/>
        <w:bookmarkEnd w:id="8157"/>
        <w:bookmarkEnd w:id="8158"/>
        <w:bookmarkEnd w:id="8159"/>
        <w:bookmarkEnd w:id="8160"/>
        <w:bookmarkEnd w:id="8161"/>
        <w:bookmarkEnd w:id="8162"/>
        <w:bookmarkEnd w:id="8163"/>
        <w:bookmarkEnd w:id="8164"/>
        <w:bookmarkEnd w:id="8165"/>
      </w:del>
    </w:p>
    <w:p w14:paraId="44DEEBC0" w14:textId="77777777" w:rsidR="00E47F01" w:rsidRPr="003E4DFC" w:rsidDel="006F07F0" w:rsidRDefault="00E47F01" w:rsidP="005A22B0">
      <w:pPr>
        <w:rPr>
          <w:del w:id="8166" w:author="The Si Tran" w:date="2012-12-05T22:36:00Z"/>
          <w:rPrChange w:id="8167" w:author="The Si Tran" w:date="2012-12-16T09:44:00Z">
            <w:rPr>
              <w:del w:id="8168" w:author="The Si Tran" w:date="2012-12-05T22:36:00Z"/>
              <w:szCs w:val="26"/>
            </w:rPr>
          </w:rPrChange>
        </w:rPr>
      </w:pPr>
      <w:del w:id="8169" w:author="The Si Tran" w:date="2012-12-05T22:36:00Z">
        <w:r w:rsidRPr="003E4DFC" w:rsidDel="006F07F0">
          <w:rPr>
            <w:rPrChange w:id="8170" w:author="The Si Tran" w:date="2012-12-16T09:44:00Z">
              <w:rPr>
                <w:rFonts w:cs="Arial"/>
                <w:b/>
                <w:bCs/>
                <w:iCs/>
                <w:sz w:val="28"/>
                <w:szCs w:val="28"/>
              </w:rPr>
            </w:rPrChange>
          </w:rPr>
          <w:tab/>
        </w:r>
        <w:bookmarkStart w:id="8171" w:name="_Toc343083675"/>
        <w:bookmarkStart w:id="8172" w:name="_Toc343083889"/>
        <w:bookmarkStart w:id="8173" w:name="_Toc343084100"/>
        <w:bookmarkStart w:id="8174" w:name="_Toc343220859"/>
        <w:bookmarkStart w:id="8175" w:name="_Toc343232364"/>
        <w:bookmarkStart w:id="8176" w:name="_Toc343232777"/>
        <w:bookmarkStart w:id="8177" w:name="_Toc343233062"/>
        <w:bookmarkStart w:id="8178" w:name="_Toc343415567"/>
        <w:bookmarkStart w:id="8179" w:name="_Toc343415863"/>
        <w:bookmarkEnd w:id="8171"/>
        <w:bookmarkEnd w:id="8172"/>
        <w:bookmarkEnd w:id="8173"/>
        <w:bookmarkEnd w:id="8174"/>
        <w:bookmarkEnd w:id="8175"/>
        <w:bookmarkEnd w:id="8176"/>
        <w:bookmarkEnd w:id="8177"/>
        <w:bookmarkEnd w:id="8178"/>
        <w:bookmarkEnd w:id="8179"/>
      </w:del>
    </w:p>
    <w:p w14:paraId="37070303" w14:textId="77777777" w:rsidR="006A21F7" w:rsidRPr="003E4DFC" w:rsidDel="006F07F0" w:rsidRDefault="006A21F7" w:rsidP="005A22B0">
      <w:pPr>
        <w:rPr>
          <w:del w:id="8180" w:author="The Si Tran" w:date="2012-12-05T22:36:00Z"/>
        </w:rPr>
      </w:pPr>
      <w:bookmarkStart w:id="8181" w:name="_Toc343083676"/>
      <w:bookmarkStart w:id="8182" w:name="_Toc343083890"/>
      <w:bookmarkStart w:id="8183" w:name="_Toc343084101"/>
      <w:bookmarkStart w:id="8184" w:name="_Toc343220860"/>
      <w:bookmarkStart w:id="8185" w:name="_Toc343232365"/>
      <w:bookmarkStart w:id="8186" w:name="_Toc343232778"/>
      <w:bookmarkStart w:id="8187" w:name="_Toc343233063"/>
      <w:bookmarkStart w:id="8188" w:name="_Toc343415568"/>
      <w:bookmarkStart w:id="8189" w:name="_Toc343415864"/>
      <w:bookmarkEnd w:id="8181"/>
      <w:bookmarkEnd w:id="8182"/>
      <w:bookmarkEnd w:id="8183"/>
      <w:bookmarkEnd w:id="8184"/>
      <w:bookmarkEnd w:id="8185"/>
      <w:bookmarkEnd w:id="8186"/>
      <w:bookmarkEnd w:id="8187"/>
      <w:bookmarkEnd w:id="8188"/>
      <w:bookmarkEnd w:id="8189"/>
    </w:p>
    <w:p w14:paraId="230B50E6" w14:textId="77777777" w:rsidR="00783FDB" w:rsidRPr="003E4DFC" w:rsidDel="006F07F0" w:rsidRDefault="00783FDB">
      <w:pPr>
        <w:spacing w:before="0" w:after="200" w:line="276" w:lineRule="auto"/>
        <w:jc w:val="left"/>
        <w:rPr>
          <w:del w:id="8190" w:author="The Si Tran" w:date="2012-12-05T22:36:00Z"/>
          <w:rPrChange w:id="8191" w:author="The Si Tran" w:date="2012-12-16T09:44:00Z">
            <w:rPr>
              <w:del w:id="8192" w:author="The Si Tran" w:date="2012-12-05T22:36:00Z"/>
              <w:b/>
              <w:bCs/>
              <w:kern w:val="32"/>
              <w:sz w:val="32"/>
              <w:szCs w:val="32"/>
            </w:rPr>
          </w:rPrChange>
        </w:rPr>
      </w:pPr>
      <w:del w:id="8193" w:author="The Si Tran" w:date="2012-12-05T22:36:00Z">
        <w:r w:rsidRPr="003E4DFC" w:rsidDel="006F07F0">
          <w:rPr>
            <w:rPrChange w:id="8194"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195" w:author="The Si Tran" w:date="2012-12-09T14:49:00Z"/>
          <w:rPrChange w:id="8196" w:author="The Si Tran" w:date="2012-12-12T13:58:00Z">
            <w:rPr>
              <w:ins w:id="8197" w:author="The Si Tran" w:date="2012-12-09T14:49:00Z"/>
              <w:rFonts w:cs="Times New Roman"/>
              <w:sz w:val="26"/>
              <w:szCs w:val="26"/>
            </w:rPr>
          </w:rPrChange>
        </w:rPr>
        <w:pPrChange w:id="8198" w:author="The Si Tran" w:date="2012-12-16T09:44:00Z">
          <w:pPr>
            <w:pStyle w:val="Heading1"/>
            <w:jc w:val="left"/>
          </w:pPr>
        </w:pPrChange>
      </w:pPr>
      <w:bookmarkStart w:id="8199" w:name="_Toc343415865"/>
      <w:ins w:id="8200" w:author="superchickend" w:date="2012-12-16T14:59:00Z">
        <w:r>
          <w:t xml:space="preserve">    </w:t>
        </w:r>
      </w:ins>
      <w:ins w:id="8201" w:author="The Si Tran" w:date="2012-12-06T21:19:00Z">
        <w:r w:rsidR="00EF77AD" w:rsidRPr="003E4DFC">
          <w:rPr>
            <w:rPrChange w:id="8202" w:author="The Si Tran" w:date="2012-12-16T09:44:00Z">
              <w:rPr>
                <w:rFonts w:cs="Times New Roman"/>
                <w:sz w:val="26"/>
                <w:szCs w:val="26"/>
              </w:rPr>
            </w:rPrChange>
          </w:rPr>
          <w:t>KẾT</w:t>
        </w:r>
        <w:r w:rsidR="00EF77AD" w:rsidRPr="000064E1">
          <w:rPr>
            <w:rPrChange w:id="8203" w:author="The Si Tran" w:date="2012-12-12T13:58:00Z">
              <w:rPr>
                <w:rFonts w:cs="Times New Roman"/>
                <w:sz w:val="26"/>
                <w:szCs w:val="26"/>
              </w:rPr>
            </w:rPrChange>
          </w:rPr>
          <w:t xml:space="preserve"> QUẢ</w:t>
        </w:r>
      </w:ins>
      <w:del w:id="8204" w:author="The Si Tran" w:date="2012-12-06T21:19:00Z">
        <w:r w:rsidR="00EA14F5" w:rsidRPr="000064E1" w:rsidDel="00EF77AD">
          <w:rPr>
            <w:rPrChange w:id="8205" w:author="The Si Tran" w:date="2012-12-12T13:58:00Z">
              <w:rPr>
                <w:rFonts w:cs="Times New Roman"/>
                <w:iCs/>
                <w:kern w:val="0"/>
                <w:sz w:val="28"/>
                <w:szCs w:val="28"/>
              </w:rPr>
            </w:rPrChange>
          </w:rPr>
          <w:delText>HIỆN THỰC VÀ</w:delText>
        </w:r>
      </w:del>
      <w:r w:rsidR="00EA14F5" w:rsidRPr="000064E1">
        <w:rPr>
          <w:rPrChange w:id="8206" w:author="The Si Tran" w:date="2012-12-12T13:58:00Z">
            <w:rPr>
              <w:rFonts w:cs="Times New Roman"/>
              <w:iCs/>
              <w:kern w:val="0"/>
              <w:sz w:val="28"/>
              <w:szCs w:val="28"/>
            </w:rPr>
          </w:rPrChange>
        </w:rPr>
        <w:t xml:space="preserve"> THỰC NGHIỆM</w:t>
      </w:r>
      <w:bookmarkEnd w:id="8199"/>
    </w:p>
    <w:p w14:paraId="0D41A884" w14:textId="77777777" w:rsidR="00C83C77" w:rsidRDefault="00256858">
      <w:pPr>
        <w:rPr>
          <w:ins w:id="8207" w:author="The Si Tran" w:date="2012-12-09T14:50:00Z"/>
        </w:rPr>
        <w:pPrChange w:id="8208" w:author="The Si Tran" w:date="2012-12-16T08:38:00Z">
          <w:pPr>
            <w:spacing w:before="0"/>
          </w:pPr>
        </w:pPrChange>
      </w:pPr>
      <w:ins w:id="8209"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210" w:author="The Si Tran" w:date="2012-12-09T14:51:00Z">
        <w:r w:rsidR="00C83C77">
          <w:t>các</w:t>
        </w:r>
      </w:ins>
      <w:ins w:id="8211"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pPr>
        <w:rPr>
          <w:ins w:id="8212" w:author="The Si Tran" w:date="2012-12-09T14:49:00Z"/>
        </w:rPr>
        <w:pPrChange w:id="8213" w:author="The Si Tran" w:date="2012-12-16T08:38:00Z">
          <w:pPr>
            <w:spacing w:before="0"/>
          </w:pPr>
        </w:pPrChange>
      </w:pPr>
      <w:ins w:id="8214"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pPr>
        <w:rPr>
          <w:ins w:id="8215" w:author="The Si Tran" w:date="2012-12-06T21:19:00Z"/>
        </w:rPr>
        <w:pPrChange w:id="8216" w:author="The Si Tran" w:date="2012-12-16T08:39:00Z">
          <w:pPr>
            <w:pStyle w:val="Heading1"/>
            <w:jc w:val="left"/>
          </w:pPr>
        </w:pPrChange>
      </w:pPr>
      <w:ins w:id="8217"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218" w:author="The Si Tran" w:date="2012-12-09T14:53:00Z"/>
        </w:rPr>
        <w:pPrChange w:id="8219" w:author="The Si Tran" w:date="2012-12-06T21:19:00Z">
          <w:pPr>
            <w:pStyle w:val="Heading1"/>
            <w:jc w:val="left"/>
          </w:pPr>
        </w:pPrChange>
      </w:pPr>
      <w:bookmarkStart w:id="8220" w:name="_Toc343415866"/>
      <w:ins w:id="8221" w:author="The Si Tran" w:date="2012-12-06T21:19:00Z">
        <w:r>
          <w:t>Dữ liệu thực nghiệm</w:t>
        </w:r>
      </w:ins>
      <w:bookmarkEnd w:id="8220"/>
    </w:p>
    <w:p w14:paraId="4D308342" w14:textId="77777777" w:rsidR="00314F23" w:rsidRDefault="00314F23">
      <w:pPr>
        <w:rPr>
          <w:ins w:id="8222" w:author="The Si Tran" w:date="2012-12-09T14:53:00Z"/>
        </w:rPr>
      </w:pPr>
      <w:ins w:id="8223"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59285676" w14:textId="77777777" w:rsidR="00314F23" w:rsidRDefault="00314F23">
      <w:pPr>
        <w:rPr>
          <w:ins w:id="8224" w:author="The Si Tran" w:date="2012-12-14T06:25:00Z"/>
        </w:rPr>
      </w:pPr>
      <w:ins w:id="8225"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1B5AEC7D" w14:textId="5BF3E7D0" w:rsidR="002D6925" w:rsidRPr="00097101" w:rsidRDefault="002D6925">
      <w:pPr>
        <w:pStyle w:val="Bang"/>
        <w:rPr>
          <w:ins w:id="8226" w:author="The Si Tran" w:date="2012-12-09T14:53:00Z"/>
        </w:rPr>
        <w:pPrChange w:id="8227" w:author="The Si Tran" w:date="2012-12-16T10:03:00Z">
          <w:pPr/>
        </w:pPrChange>
      </w:pPr>
      <w:bookmarkStart w:id="8228" w:name="_Toc343033793"/>
      <w:bookmarkStart w:id="8229" w:name="_Toc343415626"/>
      <w:ins w:id="8230" w:author="The Si Tran" w:date="2012-12-14T06:25:00Z">
        <w:r w:rsidRPr="006068E1">
          <w:rPr>
            <w:b/>
          </w:rPr>
          <w:t>Bảng 6.1</w:t>
        </w:r>
        <w:r w:rsidRPr="006068E1">
          <w:t xml:space="preserve">: </w:t>
        </w:r>
        <w:r>
          <w:t>Phân loại dữ liệu thực nghiệm</w:t>
        </w:r>
      </w:ins>
      <w:bookmarkEnd w:id="8228"/>
      <w:bookmarkEnd w:id="8229"/>
    </w:p>
    <w:tbl>
      <w:tblPr>
        <w:tblStyle w:val="TableGrid"/>
        <w:tblpPr w:leftFromText="180" w:rightFromText="180" w:vertAnchor="text" w:horzAnchor="margin" w:tblpX="108" w:tblpY="34"/>
        <w:tblW w:w="0" w:type="auto"/>
        <w:tblLook w:val="04A0" w:firstRow="1" w:lastRow="0" w:firstColumn="1" w:lastColumn="0" w:noHBand="0" w:noVBand="1"/>
        <w:tblPrChange w:id="8231"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545"/>
        <w:gridCol w:w="1597"/>
        <w:gridCol w:w="1867"/>
        <w:gridCol w:w="4115"/>
        <w:tblGridChange w:id="8232">
          <w:tblGrid>
            <w:gridCol w:w="1364"/>
            <w:gridCol w:w="1410"/>
            <w:gridCol w:w="1649"/>
            <w:gridCol w:w="3633"/>
          </w:tblGrid>
        </w:tblGridChange>
      </w:tblGrid>
      <w:tr w:rsidR="00BB4B46" w14:paraId="479D5E26" w14:textId="77777777" w:rsidTr="00BB4B46">
        <w:trPr>
          <w:trHeight w:val="315"/>
          <w:ins w:id="8233" w:author="The Si Tran" w:date="2012-12-09T14:54:00Z"/>
        </w:trPr>
        <w:tc>
          <w:tcPr>
            <w:tcW w:w="1545" w:type="dxa"/>
            <w:tcPrChange w:id="8234" w:author="The Si Tran" w:date="2012-12-16T08:40:00Z">
              <w:tcPr>
                <w:tcW w:w="1364" w:type="dxa"/>
              </w:tcPr>
            </w:tcPrChange>
          </w:tcPr>
          <w:p w14:paraId="7B89E4C0" w14:textId="77777777" w:rsidR="00BB4B46" w:rsidRPr="006948EF" w:rsidRDefault="00BB4B46">
            <w:pPr>
              <w:spacing w:before="0" w:line="276" w:lineRule="auto"/>
              <w:jc w:val="left"/>
              <w:rPr>
                <w:ins w:id="8235" w:author="The Si Tran" w:date="2012-12-09T14:54:00Z"/>
                <w:b/>
                <w:szCs w:val="26"/>
              </w:rPr>
              <w:pPrChange w:id="8236" w:author="The Si Tran" w:date="2012-12-16T08:39:00Z">
                <w:pPr>
                  <w:framePr w:hSpace="180" w:wrap="around" w:vAnchor="text" w:hAnchor="margin" w:x="108" w:y="34"/>
                  <w:jc w:val="center"/>
                </w:pPr>
              </w:pPrChange>
            </w:pPr>
            <w:ins w:id="8237" w:author="The Si Tran" w:date="2012-12-09T14:54:00Z">
              <w:r w:rsidRPr="006948EF">
                <w:rPr>
                  <w:b/>
                  <w:szCs w:val="26"/>
                </w:rPr>
                <w:t>Series</w:t>
              </w:r>
            </w:ins>
          </w:p>
        </w:tc>
        <w:tc>
          <w:tcPr>
            <w:tcW w:w="1597" w:type="dxa"/>
            <w:tcPrChange w:id="8238" w:author="The Si Tran" w:date="2012-12-16T08:40:00Z">
              <w:tcPr>
                <w:tcW w:w="1413" w:type="dxa"/>
              </w:tcPr>
            </w:tcPrChange>
          </w:tcPr>
          <w:p w14:paraId="74198B90" w14:textId="77777777" w:rsidR="00BB4B46" w:rsidRPr="006948EF" w:rsidRDefault="00BB4B46">
            <w:pPr>
              <w:spacing w:before="0" w:line="276" w:lineRule="auto"/>
              <w:jc w:val="left"/>
              <w:rPr>
                <w:ins w:id="8239" w:author="The Si Tran" w:date="2012-12-09T14:54:00Z"/>
                <w:b/>
                <w:szCs w:val="26"/>
              </w:rPr>
              <w:pPrChange w:id="8240" w:author="The Si Tran" w:date="2012-12-16T08:39:00Z">
                <w:pPr>
                  <w:framePr w:hSpace="180" w:wrap="around" w:vAnchor="text" w:hAnchor="margin" w:x="108" w:y="34"/>
                  <w:jc w:val="center"/>
                </w:pPr>
              </w:pPrChange>
            </w:pPr>
            <w:ins w:id="8241" w:author="The Si Tran" w:date="2012-12-09T14:54:00Z">
              <w:r w:rsidRPr="006948EF">
                <w:rPr>
                  <w:b/>
                  <w:szCs w:val="26"/>
                </w:rPr>
                <w:t>Type</w:t>
              </w:r>
            </w:ins>
          </w:p>
        </w:tc>
        <w:tc>
          <w:tcPr>
            <w:tcW w:w="1867" w:type="dxa"/>
            <w:tcPrChange w:id="8242" w:author="The Si Tran" w:date="2012-12-16T08:40:00Z">
              <w:tcPr>
                <w:tcW w:w="1651" w:type="dxa"/>
              </w:tcPr>
            </w:tcPrChange>
          </w:tcPr>
          <w:p w14:paraId="50D70664" w14:textId="77777777" w:rsidR="00BB4B46" w:rsidRPr="006948EF" w:rsidRDefault="00BB4B46">
            <w:pPr>
              <w:spacing w:before="0" w:line="276" w:lineRule="auto"/>
              <w:jc w:val="left"/>
              <w:rPr>
                <w:ins w:id="8243" w:author="The Si Tran" w:date="2012-12-09T14:54:00Z"/>
                <w:b/>
                <w:szCs w:val="26"/>
              </w:rPr>
              <w:pPrChange w:id="8244" w:author="The Si Tran" w:date="2012-12-16T08:39:00Z">
                <w:pPr>
                  <w:framePr w:hSpace="180" w:wrap="around" w:vAnchor="text" w:hAnchor="margin" w:x="108" w:y="34"/>
                  <w:jc w:val="center"/>
                </w:pPr>
              </w:pPrChange>
            </w:pPr>
            <w:ins w:id="8245" w:author="The Si Tran" w:date="2012-12-09T14:54:00Z">
              <w:r w:rsidRPr="006948EF">
                <w:rPr>
                  <w:b/>
                  <w:szCs w:val="26"/>
                </w:rPr>
                <w:t>Domain</w:t>
              </w:r>
            </w:ins>
          </w:p>
        </w:tc>
        <w:tc>
          <w:tcPr>
            <w:tcW w:w="4115" w:type="dxa"/>
            <w:tcPrChange w:id="8246" w:author="The Si Tran" w:date="2012-12-16T08:40:00Z">
              <w:tcPr>
                <w:tcW w:w="3671" w:type="dxa"/>
              </w:tcPr>
            </w:tcPrChange>
          </w:tcPr>
          <w:p w14:paraId="641D0032" w14:textId="77777777" w:rsidR="00BB4B46" w:rsidRPr="006948EF" w:rsidRDefault="00BB4B46">
            <w:pPr>
              <w:spacing w:before="0" w:line="276" w:lineRule="auto"/>
              <w:jc w:val="left"/>
              <w:rPr>
                <w:ins w:id="8247" w:author="The Si Tran" w:date="2012-12-09T14:54:00Z"/>
                <w:b/>
                <w:szCs w:val="26"/>
              </w:rPr>
              <w:pPrChange w:id="8248" w:author="The Si Tran" w:date="2012-12-16T08:39:00Z">
                <w:pPr>
                  <w:framePr w:hSpace="180" w:wrap="around" w:vAnchor="text" w:hAnchor="margin" w:x="108" w:y="34"/>
                  <w:jc w:val="center"/>
                </w:pPr>
              </w:pPrChange>
            </w:pPr>
            <w:ins w:id="8249" w:author="The Si Tran" w:date="2012-12-09T14:54:00Z">
              <w:r w:rsidRPr="006948EF">
                <w:rPr>
                  <w:b/>
                  <w:szCs w:val="26"/>
                </w:rPr>
                <w:t>Description</w:t>
              </w:r>
            </w:ins>
          </w:p>
        </w:tc>
      </w:tr>
      <w:tr w:rsidR="00BB4B46" w14:paraId="5616068F" w14:textId="77777777" w:rsidTr="006B76D1">
        <w:trPr>
          <w:trHeight w:val="804"/>
          <w:ins w:id="8250" w:author="The Si Tran" w:date="2012-12-09T14:54:00Z"/>
        </w:trPr>
        <w:tc>
          <w:tcPr>
            <w:tcW w:w="1545" w:type="dxa"/>
            <w:tcPrChange w:id="8251" w:author="The Si Tran" w:date="2012-12-16T10:13:00Z">
              <w:tcPr>
                <w:tcW w:w="1364" w:type="dxa"/>
              </w:tcPr>
            </w:tcPrChange>
          </w:tcPr>
          <w:p w14:paraId="7B31A56D" w14:textId="77777777" w:rsidR="00BB4B46" w:rsidRPr="006948EF" w:rsidRDefault="00BB4B46">
            <w:pPr>
              <w:pStyle w:val="BangBody"/>
              <w:rPr>
                <w:ins w:id="8252" w:author="The Si Tran" w:date="2012-12-09T14:54:00Z"/>
                <w:szCs w:val="26"/>
                <w:rPrChange w:id="8253" w:author="The Si Tran" w:date="2012-12-16T10:53:00Z">
                  <w:rPr>
                    <w:ins w:id="8254" w:author="The Si Tran" w:date="2012-12-09T14:54:00Z"/>
                  </w:rPr>
                </w:rPrChange>
              </w:rPr>
              <w:pPrChange w:id="8255" w:author="The Si Tran" w:date="2012-12-16T10:12:00Z">
                <w:pPr>
                  <w:framePr w:hSpace="180" w:wrap="around" w:vAnchor="text" w:hAnchor="margin" w:x="108" w:y="34"/>
                </w:pPr>
              </w:pPrChange>
            </w:pPr>
            <w:ins w:id="8256" w:author="The Si Tran" w:date="2012-12-09T14:54:00Z">
              <w:r w:rsidRPr="006948EF">
                <w:rPr>
                  <w:sz w:val="26"/>
                  <w:szCs w:val="26"/>
                  <w:rPrChange w:id="8257" w:author="The Si Tran" w:date="2012-12-16T10:53:00Z">
                    <w:rPr/>
                  </w:rPrChange>
                </w:rPr>
                <w:t>Passengers</w:t>
              </w:r>
            </w:ins>
          </w:p>
          <w:p w14:paraId="3AA44DB2" w14:textId="77777777" w:rsidR="00BB4B46" w:rsidRPr="006948EF" w:rsidRDefault="00BB4B46">
            <w:pPr>
              <w:pStyle w:val="BangBody"/>
              <w:rPr>
                <w:ins w:id="8258" w:author="The Si Tran" w:date="2012-12-09T14:54:00Z"/>
                <w:szCs w:val="26"/>
                <w:rPrChange w:id="8259" w:author="The Si Tran" w:date="2012-12-16T10:53:00Z">
                  <w:rPr>
                    <w:ins w:id="8260" w:author="The Si Tran" w:date="2012-12-09T14:54:00Z"/>
                  </w:rPr>
                </w:rPrChange>
              </w:rPr>
              <w:pPrChange w:id="8261" w:author="The Si Tran" w:date="2012-12-16T10:12:00Z">
                <w:pPr>
                  <w:framePr w:hSpace="180" w:wrap="around" w:vAnchor="text" w:hAnchor="margin" w:x="108" w:y="34"/>
                </w:pPr>
              </w:pPrChange>
            </w:pPr>
            <w:ins w:id="8262" w:author="The Si Tran" w:date="2012-12-09T14:54:00Z">
              <w:r w:rsidRPr="006948EF">
                <w:rPr>
                  <w:sz w:val="26"/>
                  <w:szCs w:val="26"/>
                  <w:rPrChange w:id="8263" w:author="The Si Tran" w:date="2012-12-16T10:53:00Z">
                    <w:rPr/>
                  </w:rPrChange>
                </w:rPr>
                <w:t>Paper</w:t>
              </w:r>
            </w:ins>
          </w:p>
        </w:tc>
        <w:tc>
          <w:tcPr>
            <w:tcW w:w="1597" w:type="dxa"/>
            <w:tcPrChange w:id="8264" w:author="The Si Tran" w:date="2012-12-16T10:13:00Z">
              <w:tcPr>
                <w:tcW w:w="1413" w:type="dxa"/>
              </w:tcPr>
            </w:tcPrChange>
          </w:tcPr>
          <w:p w14:paraId="4C456C52" w14:textId="77777777" w:rsidR="00BB4B46" w:rsidRPr="006948EF" w:rsidRDefault="00BB4B46">
            <w:pPr>
              <w:pStyle w:val="BangBody"/>
              <w:rPr>
                <w:ins w:id="8265" w:author="The Si Tran" w:date="2012-12-09T14:54:00Z"/>
                <w:szCs w:val="26"/>
                <w:rPrChange w:id="8266" w:author="The Si Tran" w:date="2012-12-16T10:53:00Z">
                  <w:rPr>
                    <w:ins w:id="8267" w:author="The Si Tran" w:date="2012-12-09T14:54:00Z"/>
                  </w:rPr>
                </w:rPrChange>
              </w:rPr>
              <w:pPrChange w:id="8268" w:author="The Si Tran" w:date="2012-12-16T10:12:00Z">
                <w:pPr>
                  <w:framePr w:hSpace="180" w:wrap="around" w:vAnchor="text" w:hAnchor="margin" w:x="108" w:y="34"/>
                </w:pPr>
              </w:pPrChange>
            </w:pPr>
            <w:ins w:id="8269" w:author="The Si Tran" w:date="2012-12-09T14:54:00Z">
              <w:r w:rsidRPr="006948EF">
                <w:rPr>
                  <w:sz w:val="26"/>
                  <w:szCs w:val="26"/>
                  <w:rPrChange w:id="8270" w:author="The Si Tran" w:date="2012-12-16T10:53:00Z">
                    <w:rPr/>
                  </w:rPrChange>
                </w:rPr>
                <w:t xml:space="preserve">Seasonal </w:t>
              </w:r>
            </w:ins>
          </w:p>
          <w:p w14:paraId="1E596AA5" w14:textId="77777777" w:rsidR="00BB4B46" w:rsidRPr="006948EF" w:rsidRDefault="00BB4B46">
            <w:pPr>
              <w:pStyle w:val="BangBody"/>
              <w:rPr>
                <w:ins w:id="8271" w:author="The Si Tran" w:date="2012-12-09T14:54:00Z"/>
                <w:szCs w:val="26"/>
                <w:rPrChange w:id="8272" w:author="The Si Tran" w:date="2012-12-16T10:53:00Z">
                  <w:rPr>
                    <w:ins w:id="8273" w:author="The Si Tran" w:date="2012-12-09T14:54:00Z"/>
                  </w:rPr>
                </w:rPrChange>
              </w:rPr>
              <w:pPrChange w:id="8274" w:author="The Si Tran" w:date="2012-12-16T10:12:00Z">
                <w:pPr>
                  <w:framePr w:hSpace="180" w:wrap="around" w:vAnchor="text" w:hAnchor="margin" w:x="108" w:y="34"/>
                </w:pPr>
              </w:pPrChange>
            </w:pPr>
            <w:ins w:id="8275" w:author="The Si Tran" w:date="2012-12-09T14:54:00Z">
              <w:r w:rsidRPr="006948EF">
                <w:rPr>
                  <w:sz w:val="26"/>
                  <w:szCs w:val="26"/>
                  <w:rPrChange w:id="8276" w:author="The Si Tran" w:date="2012-12-16T10:53:00Z">
                    <w:rPr/>
                  </w:rPrChange>
                </w:rPr>
                <w:t>&amp; Trended</w:t>
              </w:r>
            </w:ins>
          </w:p>
        </w:tc>
        <w:tc>
          <w:tcPr>
            <w:tcW w:w="1867" w:type="dxa"/>
            <w:tcPrChange w:id="8277" w:author="The Si Tran" w:date="2012-12-16T10:13:00Z">
              <w:tcPr>
                <w:tcW w:w="1651" w:type="dxa"/>
              </w:tcPr>
            </w:tcPrChange>
          </w:tcPr>
          <w:p w14:paraId="76284D35" w14:textId="77777777" w:rsidR="00BB4B46" w:rsidRPr="006948EF" w:rsidRDefault="00BB4B46">
            <w:pPr>
              <w:pStyle w:val="BangBody"/>
              <w:rPr>
                <w:ins w:id="8278" w:author="The Si Tran" w:date="2012-12-09T14:54:00Z"/>
                <w:szCs w:val="26"/>
                <w:rPrChange w:id="8279" w:author="The Si Tran" w:date="2012-12-16T10:53:00Z">
                  <w:rPr>
                    <w:ins w:id="8280" w:author="The Si Tran" w:date="2012-12-09T14:54:00Z"/>
                  </w:rPr>
                </w:rPrChange>
              </w:rPr>
              <w:pPrChange w:id="8281" w:author="The Si Tran" w:date="2012-12-16T10:12:00Z">
                <w:pPr>
                  <w:framePr w:hSpace="180" w:wrap="around" w:vAnchor="text" w:hAnchor="margin" w:x="108" w:y="34"/>
                </w:pPr>
              </w:pPrChange>
            </w:pPr>
            <w:ins w:id="8282" w:author="The Si Tran" w:date="2012-12-09T14:54:00Z">
              <w:r w:rsidRPr="006948EF">
                <w:rPr>
                  <w:sz w:val="26"/>
                  <w:szCs w:val="26"/>
                  <w:rPrChange w:id="8283" w:author="The Si Tran" w:date="2012-12-16T10:53:00Z">
                    <w:rPr/>
                  </w:rPrChange>
                </w:rPr>
                <w:t>Tourism</w:t>
              </w:r>
            </w:ins>
          </w:p>
          <w:p w14:paraId="0326EF8E" w14:textId="77777777" w:rsidR="00BB4B46" w:rsidRPr="006948EF" w:rsidRDefault="00BB4B46">
            <w:pPr>
              <w:pStyle w:val="BangBody"/>
              <w:rPr>
                <w:ins w:id="8284" w:author="The Si Tran" w:date="2012-12-09T14:54:00Z"/>
                <w:szCs w:val="26"/>
                <w:rPrChange w:id="8285" w:author="The Si Tran" w:date="2012-12-16T10:53:00Z">
                  <w:rPr>
                    <w:ins w:id="8286" w:author="The Si Tran" w:date="2012-12-09T14:54:00Z"/>
                  </w:rPr>
                </w:rPrChange>
              </w:rPr>
              <w:pPrChange w:id="8287" w:author="The Si Tran" w:date="2012-12-16T10:12:00Z">
                <w:pPr>
                  <w:framePr w:hSpace="180" w:wrap="around" w:vAnchor="text" w:hAnchor="margin" w:x="108" w:y="34"/>
                </w:pPr>
              </w:pPrChange>
            </w:pPr>
            <w:ins w:id="8288" w:author="The Si Tran" w:date="2012-12-09T14:54:00Z">
              <w:r w:rsidRPr="006948EF">
                <w:rPr>
                  <w:sz w:val="26"/>
                  <w:szCs w:val="26"/>
                  <w:rPrChange w:id="8289" w:author="The Si Tran" w:date="2012-12-16T10:53:00Z">
                    <w:rPr/>
                  </w:rPrChange>
                </w:rPr>
                <w:t>Sales</w:t>
              </w:r>
            </w:ins>
          </w:p>
        </w:tc>
        <w:tc>
          <w:tcPr>
            <w:tcW w:w="4115" w:type="dxa"/>
            <w:tcPrChange w:id="8290" w:author="The Si Tran" w:date="2012-12-16T10:13:00Z">
              <w:tcPr>
                <w:tcW w:w="3671" w:type="dxa"/>
              </w:tcPr>
            </w:tcPrChange>
          </w:tcPr>
          <w:p w14:paraId="07C0D376" w14:textId="77777777" w:rsidR="00BB4B46" w:rsidRPr="006948EF" w:rsidRDefault="00BB4B46">
            <w:pPr>
              <w:pStyle w:val="BangBody"/>
              <w:rPr>
                <w:ins w:id="8291" w:author="The Si Tran" w:date="2012-12-09T14:54:00Z"/>
                <w:szCs w:val="26"/>
                <w:rPrChange w:id="8292" w:author="The Si Tran" w:date="2012-12-16T10:53:00Z">
                  <w:rPr>
                    <w:ins w:id="8293" w:author="The Si Tran" w:date="2012-12-09T14:54:00Z"/>
                  </w:rPr>
                </w:rPrChange>
              </w:rPr>
              <w:pPrChange w:id="8294" w:author="The Si Tran" w:date="2012-12-16T10:12:00Z">
                <w:pPr>
                  <w:framePr w:hSpace="180" w:wrap="around" w:vAnchor="text" w:hAnchor="margin" w:x="108" w:y="34"/>
                </w:pPr>
              </w:pPrChange>
            </w:pPr>
            <w:ins w:id="8295" w:author="The Si Tran" w:date="2012-12-09T14:54:00Z">
              <w:r w:rsidRPr="006948EF">
                <w:rPr>
                  <w:sz w:val="26"/>
                  <w:szCs w:val="26"/>
                  <w:rPrChange w:id="8296" w:author="The Si Tran" w:date="2012-12-16T10:53:00Z">
                    <w:rPr/>
                  </w:rPrChange>
                </w:rPr>
                <w:t>Monthly international airline passengers</w:t>
              </w:r>
            </w:ins>
          </w:p>
          <w:p w14:paraId="0B7D042E" w14:textId="77777777" w:rsidR="00BB4B46" w:rsidRPr="006948EF" w:rsidRDefault="00BB4B46">
            <w:pPr>
              <w:pStyle w:val="BangBody"/>
              <w:rPr>
                <w:ins w:id="8297" w:author="The Si Tran" w:date="2012-12-09T14:54:00Z"/>
                <w:szCs w:val="26"/>
                <w:rPrChange w:id="8298" w:author="The Si Tran" w:date="2012-12-16T10:53:00Z">
                  <w:rPr>
                    <w:ins w:id="8299" w:author="The Si Tran" w:date="2012-12-09T14:54:00Z"/>
                  </w:rPr>
                </w:rPrChange>
              </w:rPr>
              <w:pPrChange w:id="8300" w:author="The Si Tran" w:date="2012-12-16T10:12:00Z">
                <w:pPr>
                  <w:framePr w:hSpace="180" w:wrap="around" w:vAnchor="text" w:hAnchor="margin" w:x="108" w:y="34"/>
                </w:pPr>
              </w:pPrChange>
            </w:pPr>
            <w:ins w:id="8301" w:author="The Si Tran" w:date="2012-12-09T14:54:00Z">
              <w:r w:rsidRPr="006948EF">
                <w:rPr>
                  <w:sz w:val="26"/>
                  <w:szCs w:val="26"/>
                  <w:rPrChange w:id="8302" w:author="The Si Tran" w:date="2012-12-16T10:53:00Z">
                    <w:rPr/>
                  </w:rPrChange>
                </w:rPr>
                <w:t>Monthly sales of French paper</w:t>
              </w:r>
            </w:ins>
          </w:p>
        </w:tc>
      </w:tr>
      <w:tr w:rsidR="00BB4B46" w14:paraId="2BB05C84" w14:textId="77777777" w:rsidTr="006B76D1">
        <w:trPr>
          <w:trHeight w:val="885"/>
          <w:ins w:id="8303" w:author="The Si Tran" w:date="2012-12-09T14:54:00Z"/>
        </w:trPr>
        <w:tc>
          <w:tcPr>
            <w:tcW w:w="1545" w:type="dxa"/>
            <w:tcPrChange w:id="8304" w:author="The Si Tran" w:date="2012-12-16T10:13:00Z">
              <w:tcPr>
                <w:tcW w:w="1364" w:type="dxa"/>
              </w:tcPr>
            </w:tcPrChange>
          </w:tcPr>
          <w:p w14:paraId="26066CD4" w14:textId="77777777" w:rsidR="00BB4B46" w:rsidRPr="006948EF" w:rsidRDefault="00BB4B46">
            <w:pPr>
              <w:pStyle w:val="BangBody"/>
              <w:rPr>
                <w:ins w:id="8305" w:author="The Si Tran" w:date="2012-12-09T14:54:00Z"/>
                <w:szCs w:val="26"/>
                <w:rPrChange w:id="8306" w:author="The Si Tran" w:date="2012-12-16T10:53:00Z">
                  <w:rPr>
                    <w:ins w:id="8307" w:author="The Si Tran" w:date="2012-12-09T14:54:00Z"/>
                  </w:rPr>
                </w:rPrChange>
              </w:rPr>
              <w:pPrChange w:id="8308" w:author="The Si Tran" w:date="2012-12-16T10:12:00Z">
                <w:pPr>
                  <w:framePr w:hSpace="180" w:wrap="around" w:vAnchor="text" w:hAnchor="margin" w:x="108" w:y="34"/>
                </w:pPr>
              </w:pPrChange>
            </w:pPr>
            <w:ins w:id="8309" w:author="The Si Tran" w:date="2012-12-09T14:54:00Z">
              <w:r w:rsidRPr="006948EF">
                <w:rPr>
                  <w:sz w:val="26"/>
                  <w:szCs w:val="26"/>
                  <w:rPrChange w:id="8310" w:author="The Si Tran" w:date="2012-12-16T10:53:00Z">
                    <w:rPr/>
                  </w:rPrChange>
                </w:rPr>
                <w:t>Deaths</w:t>
              </w:r>
            </w:ins>
          </w:p>
          <w:p w14:paraId="5F89BB88" w14:textId="77777777" w:rsidR="00BB4B46" w:rsidRPr="006948EF" w:rsidRDefault="00BB4B46">
            <w:pPr>
              <w:pStyle w:val="BangBody"/>
              <w:rPr>
                <w:ins w:id="8311" w:author="The Si Tran" w:date="2012-12-09T14:54:00Z"/>
                <w:szCs w:val="26"/>
                <w:rPrChange w:id="8312" w:author="The Si Tran" w:date="2012-12-16T10:53:00Z">
                  <w:rPr>
                    <w:ins w:id="8313" w:author="The Si Tran" w:date="2012-12-09T14:54:00Z"/>
                  </w:rPr>
                </w:rPrChange>
              </w:rPr>
              <w:pPrChange w:id="8314" w:author="The Si Tran" w:date="2012-12-16T10:12:00Z">
                <w:pPr>
                  <w:framePr w:hSpace="180" w:wrap="around" w:vAnchor="text" w:hAnchor="margin" w:x="108" w:y="34"/>
                </w:pPr>
              </w:pPrChange>
            </w:pPr>
            <w:ins w:id="8315" w:author="The Si Tran" w:date="2012-12-09T14:54:00Z">
              <w:r w:rsidRPr="006948EF">
                <w:rPr>
                  <w:sz w:val="26"/>
                  <w:szCs w:val="26"/>
                  <w:rPrChange w:id="8316" w:author="The Si Tran" w:date="2012-12-16T10:53:00Z">
                    <w:rPr/>
                  </w:rPrChange>
                </w:rPr>
                <w:t>Maxtemp</w:t>
              </w:r>
            </w:ins>
          </w:p>
        </w:tc>
        <w:tc>
          <w:tcPr>
            <w:tcW w:w="1597" w:type="dxa"/>
            <w:tcPrChange w:id="8317" w:author="The Si Tran" w:date="2012-12-16T10:13:00Z">
              <w:tcPr>
                <w:tcW w:w="1413" w:type="dxa"/>
              </w:tcPr>
            </w:tcPrChange>
          </w:tcPr>
          <w:p w14:paraId="41EC4B4A" w14:textId="77777777" w:rsidR="00BB4B46" w:rsidRPr="006948EF" w:rsidRDefault="00BB4B46">
            <w:pPr>
              <w:pStyle w:val="BangBody"/>
              <w:rPr>
                <w:ins w:id="8318" w:author="The Si Tran" w:date="2012-12-09T14:54:00Z"/>
                <w:szCs w:val="26"/>
                <w:rPrChange w:id="8319" w:author="The Si Tran" w:date="2012-12-16T10:53:00Z">
                  <w:rPr>
                    <w:ins w:id="8320" w:author="The Si Tran" w:date="2012-12-09T14:54:00Z"/>
                  </w:rPr>
                </w:rPrChange>
              </w:rPr>
              <w:pPrChange w:id="8321" w:author="The Si Tran" w:date="2012-12-16T10:12:00Z">
                <w:pPr>
                  <w:framePr w:hSpace="180" w:wrap="around" w:vAnchor="text" w:hAnchor="margin" w:x="108" w:y="34"/>
                </w:pPr>
              </w:pPrChange>
            </w:pPr>
            <w:ins w:id="8322" w:author="The Si Tran" w:date="2012-12-09T14:54:00Z">
              <w:r w:rsidRPr="006948EF">
                <w:rPr>
                  <w:sz w:val="26"/>
                  <w:szCs w:val="26"/>
                  <w:rPrChange w:id="8323" w:author="The Si Tran" w:date="2012-12-16T10:53:00Z">
                    <w:rPr/>
                  </w:rPrChange>
                </w:rPr>
                <w:t>Seasonal</w:t>
              </w:r>
            </w:ins>
          </w:p>
        </w:tc>
        <w:tc>
          <w:tcPr>
            <w:tcW w:w="1867" w:type="dxa"/>
            <w:tcPrChange w:id="8324" w:author="The Si Tran" w:date="2012-12-16T10:13:00Z">
              <w:tcPr>
                <w:tcW w:w="1651" w:type="dxa"/>
              </w:tcPr>
            </w:tcPrChange>
          </w:tcPr>
          <w:p w14:paraId="2ABFA51F" w14:textId="77777777" w:rsidR="00BB4B46" w:rsidRPr="006948EF" w:rsidRDefault="00BB4B46">
            <w:pPr>
              <w:pStyle w:val="BangBody"/>
              <w:rPr>
                <w:ins w:id="8325" w:author="The Si Tran" w:date="2012-12-09T14:54:00Z"/>
                <w:szCs w:val="26"/>
                <w:rPrChange w:id="8326" w:author="The Si Tran" w:date="2012-12-16T10:53:00Z">
                  <w:rPr>
                    <w:ins w:id="8327" w:author="The Si Tran" w:date="2012-12-09T14:54:00Z"/>
                  </w:rPr>
                </w:rPrChange>
              </w:rPr>
              <w:pPrChange w:id="8328" w:author="The Si Tran" w:date="2012-12-16T10:12:00Z">
                <w:pPr>
                  <w:framePr w:hSpace="180" w:wrap="around" w:vAnchor="text" w:hAnchor="margin" w:x="108" w:y="34"/>
                </w:pPr>
              </w:pPrChange>
            </w:pPr>
            <w:ins w:id="8329" w:author="The Si Tran" w:date="2012-12-09T14:54:00Z">
              <w:r w:rsidRPr="006948EF">
                <w:rPr>
                  <w:sz w:val="26"/>
                  <w:szCs w:val="26"/>
                  <w:rPrChange w:id="8330" w:author="The Si Tran" w:date="2012-12-16T10:53:00Z">
                    <w:rPr/>
                  </w:rPrChange>
                </w:rPr>
                <w:t>Traffic</w:t>
              </w:r>
            </w:ins>
          </w:p>
          <w:p w14:paraId="152E7041" w14:textId="77777777" w:rsidR="00BB4B46" w:rsidRPr="006948EF" w:rsidRDefault="00BB4B46">
            <w:pPr>
              <w:pStyle w:val="BangBody"/>
              <w:rPr>
                <w:ins w:id="8331" w:author="The Si Tran" w:date="2012-12-09T14:54:00Z"/>
                <w:szCs w:val="26"/>
                <w:rPrChange w:id="8332" w:author="The Si Tran" w:date="2012-12-16T10:53:00Z">
                  <w:rPr>
                    <w:ins w:id="8333" w:author="The Si Tran" w:date="2012-12-09T14:54:00Z"/>
                  </w:rPr>
                </w:rPrChange>
              </w:rPr>
              <w:pPrChange w:id="8334" w:author="The Si Tran" w:date="2012-12-16T10:12:00Z">
                <w:pPr>
                  <w:framePr w:hSpace="180" w:wrap="around" w:vAnchor="text" w:hAnchor="margin" w:x="108" w:y="34"/>
                </w:pPr>
              </w:pPrChange>
            </w:pPr>
            <w:ins w:id="8335" w:author="The Si Tran" w:date="2012-12-09T14:54:00Z">
              <w:r w:rsidRPr="006948EF">
                <w:rPr>
                  <w:sz w:val="26"/>
                  <w:szCs w:val="26"/>
                  <w:rPrChange w:id="8336" w:author="The Si Tran" w:date="2012-12-16T10:53:00Z">
                    <w:rPr/>
                  </w:rPrChange>
                </w:rPr>
                <w:t>Meteorology</w:t>
              </w:r>
            </w:ins>
          </w:p>
        </w:tc>
        <w:tc>
          <w:tcPr>
            <w:tcW w:w="4115" w:type="dxa"/>
            <w:tcPrChange w:id="8337" w:author="The Si Tran" w:date="2012-12-16T10:13:00Z">
              <w:tcPr>
                <w:tcW w:w="3671" w:type="dxa"/>
              </w:tcPr>
            </w:tcPrChange>
          </w:tcPr>
          <w:p w14:paraId="319526DC" w14:textId="77777777" w:rsidR="00BB4B46" w:rsidRPr="006948EF" w:rsidRDefault="00BB4B46">
            <w:pPr>
              <w:pStyle w:val="BangBody"/>
              <w:rPr>
                <w:ins w:id="8338" w:author="The Si Tran" w:date="2012-12-09T14:54:00Z"/>
                <w:szCs w:val="26"/>
                <w:rPrChange w:id="8339" w:author="The Si Tran" w:date="2012-12-16T10:53:00Z">
                  <w:rPr>
                    <w:ins w:id="8340" w:author="The Si Tran" w:date="2012-12-09T14:54:00Z"/>
                  </w:rPr>
                </w:rPrChange>
              </w:rPr>
              <w:pPrChange w:id="8341" w:author="The Si Tran" w:date="2012-12-16T10:12:00Z">
                <w:pPr>
                  <w:framePr w:hSpace="180" w:wrap="around" w:vAnchor="text" w:hAnchor="margin" w:x="108" w:y="34"/>
                </w:pPr>
              </w:pPrChange>
            </w:pPr>
            <w:ins w:id="8342" w:author="The Si Tran" w:date="2012-12-09T14:54:00Z">
              <w:r w:rsidRPr="006948EF">
                <w:rPr>
                  <w:sz w:val="26"/>
                  <w:szCs w:val="26"/>
                  <w:rPrChange w:id="8343" w:author="The Si Tran" w:date="2012-12-16T10:53:00Z">
                    <w:rPr/>
                  </w:rPrChange>
                </w:rPr>
                <w:t>Monthly deaths &amp; injuries in UK roads</w:t>
              </w:r>
            </w:ins>
          </w:p>
          <w:p w14:paraId="42009712" w14:textId="77777777" w:rsidR="00BB4B46" w:rsidRPr="006948EF" w:rsidRDefault="00BB4B46">
            <w:pPr>
              <w:pStyle w:val="BangBody"/>
              <w:rPr>
                <w:ins w:id="8344" w:author="The Si Tran" w:date="2012-12-09T14:54:00Z"/>
                <w:szCs w:val="26"/>
                <w:rPrChange w:id="8345" w:author="The Si Tran" w:date="2012-12-16T10:53:00Z">
                  <w:rPr>
                    <w:ins w:id="8346" w:author="The Si Tran" w:date="2012-12-09T14:54:00Z"/>
                  </w:rPr>
                </w:rPrChange>
              </w:rPr>
              <w:pPrChange w:id="8347" w:author="The Si Tran" w:date="2012-12-16T10:12:00Z">
                <w:pPr>
                  <w:framePr w:hSpace="180" w:wrap="around" w:vAnchor="text" w:hAnchor="margin" w:x="108" w:y="34"/>
                </w:pPr>
              </w:pPrChange>
            </w:pPr>
            <w:ins w:id="8348" w:author="The Si Tran" w:date="2012-12-09T14:54:00Z">
              <w:r w:rsidRPr="006948EF">
                <w:rPr>
                  <w:sz w:val="26"/>
                  <w:szCs w:val="26"/>
                  <w:rPrChange w:id="8349" w:author="The Si Tran" w:date="2012-12-16T10:53:00Z">
                    <w:rPr/>
                  </w:rPrChange>
                </w:rPr>
                <w:t>Maximum temperature in Melbourne</w:t>
              </w:r>
            </w:ins>
          </w:p>
        </w:tc>
      </w:tr>
      <w:tr w:rsidR="00BB4B46" w14:paraId="4C74D903" w14:textId="77777777" w:rsidTr="006B76D1">
        <w:trPr>
          <w:trHeight w:val="813"/>
          <w:ins w:id="8350" w:author="The Si Tran" w:date="2012-12-09T14:54:00Z"/>
        </w:trPr>
        <w:tc>
          <w:tcPr>
            <w:tcW w:w="1545" w:type="dxa"/>
            <w:tcPrChange w:id="8351" w:author="The Si Tran" w:date="2012-12-16T10:13:00Z">
              <w:tcPr>
                <w:tcW w:w="1364" w:type="dxa"/>
              </w:tcPr>
            </w:tcPrChange>
          </w:tcPr>
          <w:p w14:paraId="27D9F8AA" w14:textId="77777777" w:rsidR="00BB4B46" w:rsidRPr="006948EF" w:rsidRDefault="00BB4B46">
            <w:pPr>
              <w:pStyle w:val="BangBody"/>
              <w:rPr>
                <w:ins w:id="8352" w:author="The Si Tran" w:date="2012-12-09T14:54:00Z"/>
                <w:szCs w:val="26"/>
                <w:rPrChange w:id="8353" w:author="The Si Tran" w:date="2012-12-16T10:53:00Z">
                  <w:rPr>
                    <w:ins w:id="8354" w:author="The Si Tran" w:date="2012-12-09T14:54:00Z"/>
                  </w:rPr>
                </w:rPrChange>
              </w:rPr>
              <w:pPrChange w:id="8355" w:author="The Si Tran" w:date="2012-12-16T10:12:00Z">
                <w:pPr>
                  <w:framePr w:hSpace="180" w:wrap="around" w:vAnchor="text" w:hAnchor="margin" w:x="108" w:y="34"/>
                </w:pPr>
              </w:pPrChange>
            </w:pPr>
            <w:ins w:id="8356" w:author="The Si Tran" w:date="2012-12-09T14:54:00Z">
              <w:r w:rsidRPr="006948EF">
                <w:rPr>
                  <w:sz w:val="26"/>
                  <w:szCs w:val="26"/>
                  <w:rPrChange w:id="8357" w:author="The Si Tran" w:date="2012-12-16T10:53:00Z">
                    <w:rPr/>
                  </w:rPrChange>
                </w:rPr>
                <w:t>Chemical</w:t>
              </w:r>
            </w:ins>
          </w:p>
          <w:p w14:paraId="70255AE3" w14:textId="77777777" w:rsidR="00BB4B46" w:rsidRPr="006948EF" w:rsidRDefault="00BB4B46">
            <w:pPr>
              <w:pStyle w:val="BangBody"/>
              <w:rPr>
                <w:ins w:id="8358" w:author="The Si Tran" w:date="2012-12-09T14:54:00Z"/>
                <w:szCs w:val="26"/>
                <w:rPrChange w:id="8359" w:author="The Si Tran" w:date="2012-12-16T10:53:00Z">
                  <w:rPr>
                    <w:ins w:id="8360" w:author="The Si Tran" w:date="2012-12-09T14:54:00Z"/>
                  </w:rPr>
                </w:rPrChange>
              </w:rPr>
              <w:pPrChange w:id="8361" w:author="The Si Tran" w:date="2012-12-16T10:12:00Z">
                <w:pPr>
                  <w:framePr w:hSpace="180" w:wrap="around" w:vAnchor="text" w:hAnchor="margin" w:x="108" w:y="34"/>
                </w:pPr>
              </w:pPrChange>
            </w:pPr>
            <w:ins w:id="8362" w:author="The Si Tran" w:date="2012-12-09T14:54:00Z">
              <w:r w:rsidRPr="006948EF">
                <w:rPr>
                  <w:sz w:val="26"/>
                  <w:szCs w:val="26"/>
                  <w:rPrChange w:id="8363" w:author="The Si Tran" w:date="2012-12-16T10:53:00Z">
                    <w:rPr/>
                  </w:rPrChange>
                </w:rPr>
                <w:t>Prices</w:t>
              </w:r>
            </w:ins>
          </w:p>
        </w:tc>
        <w:tc>
          <w:tcPr>
            <w:tcW w:w="1597" w:type="dxa"/>
            <w:tcPrChange w:id="8364" w:author="The Si Tran" w:date="2012-12-16T10:13:00Z">
              <w:tcPr>
                <w:tcW w:w="1413" w:type="dxa"/>
              </w:tcPr>
            </w:tcPrChange>
          </w:tcPr>
          <w:p w14:paraId="641C9B17" w14:textId="77777777" w:rsidR="00BB4B46" w:rsidRPr="006948EF" w:rsidRDefault="00BB4B46">
            <w:pPr>
              <w:pStyle w:val="BangBody"/>
              <w:rPr>
                <w:ins w:id="8365" w:author="The Si Tran" w:date="2012-12-09T14:54:00Z"/>
                <w:szCs w:val="26"/>
                <w:rPrChange w:id="8366" w:author="The Si Tran" w:date="2012-12-16T10:53:00Z">
                  <w:rPr>
                    <w:ins w:id="8367" w:author="The Si Tran" w:date="2012-12-09T14:54:00Z"/>
                  </w:rPr>
                </w:rPrChange>
              </w:rPr>
              <w:pPrChange w:id="8368" w:author="The Si Tran" w:date="2012-12-16T10:12:00Z">
                <w:pPr>
                  <w:framePr w:hSpace="180" w:wrap="around" w:vAnchor="text" w:hAnchor="margin" w:x="108" w:y="34"/>
                </w:pPr>
              </w:pPrChange>
            </w:pPr>
            <w:ins w:id="8369" w:author="The Si Tran" w:date="2012-12-09T14:54:00Z">
              <w:r w:rsidRPr="006948EF">
                <w:rPr>
                  <w:sz w:val="26"/>
                  <w:szCs w:val="26"/>
                  <w:rPrChange w:id="8370" w:author="The Si Tran" w:date="2012-12-16T10:53:00Z">
                    <w:rPr/>
                  </w:rPrChange>
                </w:rPr>
                <w:t>Trended</w:t>
              </w:r>
            </w:ins>
          </w:p>
        </w:tc>
        <w:tc>
          <w:tcPr>
            <w:tcW w:w="1867" w:type="dxa"/>
            <w:tcPrChange w:id="8371" w:author="The Si Tran" w:date="2012-12-16T10:13:00Z">
              <w:tcPr>
                <w:tcW w:w="1651" w:type="dxa"/>
              </w:tcPr>
            </w:tcPrChange>
          </w:tcPr>
          <w:p w14:paraId="3E9BE03E" w14:textId="77777777" w:rsidR="00BB4B46" w:rsidRPr="006948EF" w:rsidRDefault="00BB4B46">
            <w:pPr>
              <w:pStyle w:val="BangBody"/>
              <w:rPr>
                <w:ins w:id="8372" w:author="The Si Tran" w:date="2012-12-09T14:54:00Z"/>
                <w:szCs w:val="26"/>
                <w:rPrChange w:id="8373" w:author="The Si Tran" w:date="2012-12-16T10:53:00Z">
                  <w:rPr>
                    <w:ins w:id="8374" w:author="The Si Tran" w:date="2012-12-09T14:54:00Z"/>
                  </w:rPr>
                </w:rPrChange>
              </w:rPr>
              <w:pPrChange w:id="8375" w:author="The Si Tran" w:date="2012-12-16T10:12:00Z">
                <w:pPr>
                  <w:framePr w:hSpace="180" w:wrap="around" w:vAnchor="text" w:hAnchor="margin" w:x="108" w:y="34"/>
                </w:pPr>
              </w:pPrChange>
            </w:pPr>
            <w:ins w:id="8376" w:author="The Si Tran" w:date="2012-12-09T14:54:00Z">
              <w:r w:rsidRPr="006948EF">
                <w:rPr>
                  <w:sz w:val="26"/>
                  <w:szCs w:val="26"/>
                  <w:rPrChange w:id="8377" w:author="The Si Tran" w:date="2012-12-16T10:53:00Z">
                    <w:rPr/>
                  </w:rPrChange>
                </w:rPr>
                <w:t>Chemical</w:t>
              </w:r>
            </w:ins>
          </w:p>
          <w:p w14:paraId="7CF68436" w14:textId="77777777" w:rsidR="00BB4B46" w:rsidRPr="006948EF" w:rsidRDefault="00BB4B46">
            <w:pPr>
              <w:pStyle w:val="BangBody"/>
              <w:rPr>
                <w:ins w:id="8378" w:author="The Si Tran" w:date="2012-12-09T14:54:00Z"/>
                <w:szCs w:val="26"/>
                <w:rPrChange w:id="8379" w:author="The Si Tran" w:date="2012-12-16T10:53:00Z">
                  <w:rPr>
                    <w:ins w:id="8380" w:author="The Si Tran" w:date="2012-12-09T14:54:00Z"/>
                  </w:rPr>
                </w:rPrChange>
              </w:rPr>
              <w:pPrChange w:id="8381" w:author="The Si Tran" w:date="2012-12-16T10:12:00Z">
                <w:pPr>
                  <w:framePr w:hSpace="180" w:wrap="around" w:vAnchor="text" w:hAnchor="margin" w:x="108" w:y="34"/>
                </w:pPr>
              </w:pPrChange>
            </w:pPr>
            <w:ins w:id="8382" w:author="The Si Tran" w:date="2012-12-09T14:54:00Z">
              <w:r w:rsidRPr="006948EF">
                <w:rPr>
                  <w:sz w:val="26"/>
                  <w:szCs w:val="26"/>
                  <w:rPrChange w:id="8383" w:author="The Si Tran" w:date="2012-12-16T10:53:00Z">
                    <w:rPr/>
                  </w:rPrChange>
                </w:rPr>
                <w:t>Economy</w:t>
              </w:r>
            </w:ins>
          </w:p>
        </w:tc>
        <w:tc>
          <w:tcPr>
            <w:tcW w:w="4115" w:type="dxa"/>
            <w:tcPrChange w:id="8384" w:author="The Si Tran" w:date="2012-12-16T10:13:00Z">
              <w:tcPr>
                <w:tcW w:w="3671" w:type="dxa"/>
              </w:tcPr>
            </w:tcPrChange>
          </w:tcPr>
          <w:p w14:paraId="183AF5B8" w14:textId="77777777" w:rsidR="00BB4B46" w:rsidRPr="006948EF" w:rsidRDefault="00BB4B46">
            <w:pPr>
              <w:pStyle w:val="BangBody"/>
              <w:rPr>
                <w:ins w:id="8385" w:author="The Si Tran" w:date="2012-12-09T14:54:00Z"/>
                <w:szCs w:val="26"/>
                <w:rPrChange w:id="8386" w:author="The Si Tran" w:date="2012-12-16T10:53:00Z">
                  <w:rPr>
                    <w:ins w:id="8387" w:author="The Si Tran" w:date="2012-12-09T14:54:00Z"/>
                  </w:rPr>
                </w:rPrChange>
              </w:rPr>
              <w:pPrChange w:id="8388" w:author="The Si Tran" w:date="2012-12-16T10:12:00Z">
                <w:pPr>
                  <w:framePr w:hSpace="180" w:wrap="around" w:vAnchor="text" w:hAnchor="margin" w:x="108" w:y="34"/>
                </w:pPr>
              </w:pPrChange>
            </w:pPr>
            <w:ins w:id="8389" w:author="The Si Tran" w:date="2012-12-09T14:54:00Z">
              <w:r w:rsidRPr="006948EF">
                <w:rPr>
                  <w:sz w:val="26"/>
                  <w:szCs w:val="26"/>
                  <w:rPrChange w:id="8390" w:author="The Si Tran" w:date="2012-12-16T10:53:00Z">
                    <w:rPr/>
                  </w:rPrChange>
                </w:rPr>
                <w:t>Chemical concentration readings</w:t>
              </w:r>
            </w:ins>
          </w:p>
          <w:p w14:paraId="28F14F1D" w14:textId="77777777" w:rsidR="00BB4B46" w:rsidRPr="006948EF" w:rsidRDefault="00BB4B46">
            <w:pPr>
              <w:pStyle w:val="BangBody"/>
              <w:rPr>
                <w:ins w:id="8391" w:author="The Si Tran" w:date="2012-12-09T14:54:00Z"/>
                <w:szCs w:val="26"/>
                <w:rPrChange w:id="8392" w:author="The Si Tran" w:date="2012-12-16T10:53:00Z">
                  <w:rPr>
                    <w:ins w:id="8393" w:author="The Si Tran" w:date="2012-12-09T14:54:00Z"/>
                  </w:rPr>
                </w:rPrChange>
              </w:rPr>
              <w:pPrChange w:id="8394" w:author="The Si Tran" w:date="2012-12-16T10:12:00Z">
                <w:pPr>
                  <w:framePr w:hSpace="180" w:wrap="around" w:vAnchor="text" w:hAnchor="margin" w:x="108" w:y="34"/>
                </w:pPr>
              </w:pPrChange>
            </w:pPr>
            <w:ins w:id="8395" w:author="The Si Tran" w:date="2012-12-09T14:54:00Z">
              <w:r w:rsidRPr="006948EF">
                <w:rPr>
                  <w:sz w:val="26"/>
                  <w:szCs w:val="26"/>
                  <w:rPrChange w:id="8396" w:author="The Si Tran" w:date="2012-12-16T10:53:00Z">
                    <w:rPr/>
                  </w:rPrChange>
                </w:rPr>
                <w:t xml:space="preserve">Daily </w:t>
              </w:r>
              <w:r w:rsidRPr="006948EF">
                <w:rPr>
                  <w:i/>
                  <w:sz w:val="26"/>
                  <w:szCs w:val="26"/>
                  <w:rPrChange w:id="8397" w:author="The Si Tran" w:date="2012-12-16T10:53:00Z">
                    <w:rPr>
                      <w:i/>
                    </w:rPr>
                  </w:rPrChange>
                </w:rPr>
                <w:t>IBM</w:t>
              </w:r>
              <w:r w:rsidRPr="006948EF">
                <w:rPr>
                  <w:sz w:val="26"/>
                  <w:szCs w:val="26"/>
                  <w:rPrChange w:id="8398" w:author="The Si Tran" w:date="2012-12-16T10:53:00Z">
                    <w:rPr/>
                  </w:rPrChange>
                </w:rPr>
                <w:t xml:space="preserve"> common stock closing prices</w:t>
              </w:r>
            </w:ins>
          </w:p>
        </w:tc>
      </w:tr>
      <w:tr w:rsidR="00BB4B46" w14:paraId="11DB69FB" w14:textId="77777777" w:rsidTr="006B76D1">
        <w:trPr>
          <w:trHeight w:val="979"/>
          <w:ins w:id="8399" w:author="The Si Tran" w:date="2012-12-09T14:54:00Z"/>
        </w:trPr>
        <w:tc>
          <w:tcPr>
            <w:tcW w:w="1545" w:type="dxa"/>
            <w:tcPrChange w:id="8400" w:author="The Si Tran" w:date="2012-12-16T10:13:00Z">
              <w:tcPr>
                <w:tcW w:w="1364" w:type="dxa"/>
              </w:tcPr>
            </w:tcPrChange>
          </w:tcPr>
          <w:p w14:paraId="39B61AE3" w14:textId="77777777" w:rsidR="00BB4B46" w:rsidRPr="006948EF" w:rsidRDefault="00BB4B46">
            <w:pPr>
              <w:pStyle w:val="BangBody"/>
              <w:rPr>
                <w:ins w:id="8401" w:author="The Si Tran" w:date="2012-12-09T14:54:00Z"/>
                <w:szCs w:val="26"/>
                <w:rPrChange w:id="8402" w:author="The Si Tran" w:date="2012-12-16T10:53:00Z">
                  <w:rPr>
                    <w:ins w:id="8403" w:author="The Si Tran" w:date="2012-12-09T14:54:00Z"/>
                  </w:rPr>
                </w:rPrChange>
              </w:rPr>
              <w:pPrChange w:id="8404" w:author="The Si Tran" w:date="2012-12-16T10:13:00Z">
                <w:pPr>
                  <w:framePr w:hSpace="180" w:wrap="around" w:vAnchor="text" w:hAnchor="margin" w:x="108" w:y="34"/>
                </w:pPr>
              </w:pPrChange>
            </w:pPr>
            <w:ins w:id="8405" w:author="The Si Tran" w:date="2012-12-09T14:54:00Z">
              <w:r w:rsidRPr="006948EF">
                <w:rPr>
                  <w:sz w:val="26"/>
                  <w:szCs w:val="26"/>
                  <w:rPrChange w:id="8406" w:author="The Si Tran" w:date="2012-12-16T10:53:00Z">
                    <w:rPr/>
                  </w:rPrChange>
                </w:rPr>
                <w:lastRenderedPageBreak/>
                <w:t>Sunspots</w:t>
              </w:r>
            </w:ins>
          </w:p>
          <w:p w14:paraId="1A32454B" w14:textId="77777777" w:rsidR="00BB4B46" w:rsidRPr="006948EF" w:rsidRDefault="00BB4B46">
            <w:pPr>
              <w:pStyle w:val="BangBody"/>
              <w:rPr>
                <w:ins w:id="8407" w:author="The Si Tran" w:date="2012-12-09T14:54:00Z"/>
                <w:szCs w:val="26"/>
                <w:rPrChange w:id="8408" w:author="The Si Tran" w:date="2012-12-16T10:53:00Z">
                  <w:rPr>
                    <w:ins w:id="8409" w:author="The Si Tran" w:date="2012-12-09T14:54:00Z"/>
                  </w:rPr>
                </w:rPrChange>
              </w:rPr>
              <w:pPrChange w:id="8410" w:author="The Si Tran" w:date="2012-12-16T10:13:00Z">
                <w:pPr>
                  <w:framePr w:hSpace="180" w:wrap="around" w:vAnchor="text" w:hAnchor="margin" w:x="108" w:y="34"/>
                </w:pPr>
              </w:pPrChange>
            </w:pPr>
            <w:ins w:id="8411" w:author="The Si Tran" w:date="2012-12-09T14:54:00Z">
              <w:r w:rsidRPr="006948EF">
                <w:rPr>
                  <w:sz w:val="26"/>
                  <w:szCs w:val="26"/>
                  <w:rPrChange w:id="8412" w:author="The Si Tran" w:date="2012-12-16T10:53:00Z">
                    <w:rPr/>
                  </w:rPrChange>
                </w:rPr>
                <w:t>Kobe</w:t>
              </w:r>
            </w:ins>
          </w:p>
        </w:tc>
        <w:tc>
          <w:tcPr>
            <w:tcW w:w="1597" w:type="dxa"/>
            <w:tcPrChange w:id="8413" w:author="The Si Tran" w:date="2012-12-16T10:13:00Z">
              <w:tcPr>
                <w:tcW w:w="1413" w:type="dxa"/>
              </w:tcPr>
            </w:tcPrChange>
          </w:tcPr>
          <w:p w14:paraId="15990506" w14:textId="77777777" w:rsidR="00BB4B46" w:rsidRPr="006948EF" w:rsidRDefault="00BB4B46">
            <w:pPr>
              <w:pStyle w:val="BangBody"/>
              <w:rPr>
                <w:ins w:id="8414" w:author="The Si Tran" w:date="2012-12-09T14:54:00Z"/>
                <w:szCs w:val="26"/>
                <w:rPrChange w:id="8415" w:author="The Si Tran" w:date="2012-12-16T10:53:00Z">
                  <w:rPr>
                    <w:ins w:id="8416" w:author="The Si Tran" w:date="2012-12-09T14:54:00Z"/>
                  </w:rPr>
                </w:rPrChange>
              </w:rPr>
              <w:pPrChange w:id="8417" w:author="The Si Tran" w:date="2012-12-16T10:13:00Z">
                <w:pPr>
                  <w:framePr w:hSpace="180" w:wrap="around" w:vAnchor="text" w:hAnchor="margin" w:x="108" w:y="34"/>
                </w:pPr>
              </w:pPrChange>
            </w:pPr>
            <w:ins w:id="8418" w:author="The Si Tran" w:date="2012-12-09T14:54:00Z">
              <w:r w:rsidRPr="006948EF">
                <w:rPr>
                  <w:sz w:val="26"/>
                  <w:szCs w:val="26"/>
                  <w:rPrChange w:id="8419" w:author="The Si Tran" w:date="2012-12-16T10:53:00Z">
                    <w:rPr/>
                  </w:rPrChange>
                </w:rPr>
                <w:t>Nonlinear</w:t>
              </w:r>
            </w:ins>
          </w:p>
        </w:tc>
        <w:tc>
          <w:tcPr>
            <w:tcW w:w="1867" w:type="dxa"/>
            <w:tcPrChange w:id="8420" w:author="The Si Tran" w:date="2012-12-16T10:13:00Z">
              <w:tcPr>
                <w:tcW w:w="1651" w:type="dxa"/>
              </w:tcPr>
            </w:tcPrChange>
          </w:tcPr>
          <w:p w14:paraId="1B5DAF52" w14:textId="77777777" w:rsidR="00BB4B46" w:rsidRPr="006948EF" w:rsidRDefault="00BB4B46">
            <w:pPr>
              <w:pStyle w:val="BangBody"/>
              <w:rPr>
                <w:ins w:id="8421" w:author="The Si Tran" w:date="2012-12-09T14:54:00Z"/>
                <w:szCs w:val="26"/>
                <w:rPrChange w:id="8422" w:author="The Si Tran" w:date="2012-12-16T10:53:00Z">
                  <w:rPr>
                    <w:ins w:id="8423" w:author="The Si Tran" w:date="2012-12-09T14:54:00Z"/>
                  </w:rPr>
                </w:rPrChange>
              </w:rPr>
              <w:pPrChange w:id="8424" w:author="The Si Tran" w:date="2012-12-16T10:13:00Z">
                <w:pPr>
                  <w:framePr w:hSpace="180" w:wrap="around" w:vAnchor="text" w:hAnchor="margin" w:x="108" w:y="34"/>
                </w:pPr>
              </w:pPrChange>
            </w:pPr>
            <w:ins w:id="8425" w:author="The Si Tran" w:date="2012-12-09T14:54:00Z">
              <w:r w:rsidRPr="006948EF">
                <w:rPr>
                  <w:sz w:val="26"/>
                  <w:szCs w:val="26"/>
                  <w:rPrChange w:id="8426" w:author="The Si Tran" w:date="2012-12-16T10:53:00Z">
                    <w:rPr/>
                  </w:rPrChange>
                </w:rPr>
                <w:t>Physics</w:t>
              </w:r>
            </w:ins>
          </w:p>
          <w:p w14:paraId="741B9522" w14:textId="77777777" w:rsidR="00BB4B46" w:rsidRPr="006948EF" w:rsidRDefault="00BB4B46">
            <w:pPr>
              <w:pStyle w:val="BangBody"/>
              <w:rPr>
                <w:ins w:id="8427" w:author="The Si Tran" w:date="2012-12-09T14:54:00Z"/>
                <w:szCs w:val="26"/>
                <w:rPrChange w:id="8428" w:author="The Si Tran" w:date="2012-12-16T10:53:00Z">
                  <w:rPr>
                    <w:ins w:id="8429" w:author="The Si Tran" w:date="2012-12-09T14:54:00Z"/>
                  </w:rPr>
                </w:rPrChange>
              </w:rPr>
              <w:pPrChange w:id="8430" w:author="The Si Tran" w:date="2012-12-16T10:13:00Z">
                <w:pPr>
                  <w:framePr w:hSpace="180" w:wrap="around" w:vAnchor="text" w:hAnchor="margin" w:x="108" w:y="34"/>
                </w:pPr>
              </w:pPrChange>
            </w:pPr>
            <w:ins w:id="8431" w:author="The Si Tran" w:date="2012-12-09T14:54:00Z">
              <w:r w:rsidRPr="006948EF">
                <w:rPr>
                  <w:sz w:val="26"/>
                  <w:szCs w:val="26"/>
                  <w:rPrChange w:id="8432" w:author="The Si Tran" w:date="2012-12-16T10:53:00Z">
                    <w:rPr/>
                  </w:rPrChange>
                </w:rPr>
                <w:t>Geology</w:t>
              </w:r>
            </w:ins>
          </w:p>
        </w:tc>
        <w:tc>
          <w:tcPr>
            <w:tcW w:w="4115" w:type="dxa"/>
            <w:tcPrChange w:id="8433" w:author="The Si Tran" w:date="2012-12-16T10:13:00Z">
              <w:tcPr>
                <w:tcW w:w="3671" w:type="dxa"/>
              </w:tcPr>
            </w:tcPrChange>
          </w:tcPr>
          <w:p w14:paraId="613529F8" w14:textId="77777777" w:rsidR="00BB4B46" w:rsidRPr="006948EF" w:rsidRDefault="00BB4B46">
            <w:pPr>
              <w:pStyle w:val="BangBody"/>
              <w:rPr>
                <w:ins w:id="8434" w:author="The Si Tran" w:date="2012-12-09T14:54:00Z"/>
                <w:szCs w:val="26"/>
                <w:rPrChange w:id="8435" w:author="The Si Tran" w:date="2012-12-16T10:53:00Z">
                  <w:rPr>
                    <w:ins w:id="8436" w:author="The Si Tran" w:date="2012-12-09T14:54:00Z"/>
                  </w:rPr>
                </w:rPrChange>
              </w:rPr>
              <w:pPrChange w:id="8437" w:author="The Si Tran" w:date="2012-12-16T10:13:00Z">
                <w:pPr>
                  <w:framePr w:hSpace="180" w:wrap="around" w:vAnchor="text" w:hAnchor="margin" w:x="108" w:y="34"/>
                </w:pPr>
              </w:pPrChange>
            </w:pPr>
            <w:ins w:id="8438" w:author="The Si Tran" w:date="2012-12-09T14:54:00Z">
              <w:r w:rsidRPr="006948EF">
                <w:rPr>
                  <w:sz w:val="26"/>
                  <w:szCs w:val="26"/>
                  <w:rPrChange w:id="8439" w:author="The Si Tran" w:date="2012-12-16T10:53:00Z">
                    <w:rPr/>
                  </w:rPrChange>
                </w:rPr>
                <w:t>Annual Wolf’s Sunspot Numbers</w:t>
              </w:r>
            </w:ins>
          </w:p>
          <w:p w14:paraId="4F97E93B" w14:textId="77777777" w:rsidR="00BB4B46" w:rsidRPr="006948EF" w:rsidRDefault="00BB4B46">
            <w:pPr>
              <w:pStyle w:val="BangBody"/>
              <w:rPr>
                <w:ins w:id="8440" w:author="The Si Tran" w:date="2012-12-09T14:54:00Z"/>
                <w:szCs w:val="26"/>
                <w:rPrChange w:id="8441" w:author="The Si Tran" w:date="2012-12-16T10:53:00Z">
                  <w:rPr>
                    <w:ins w:id="8442" w:author="The Si Tran" w:date="2012-12-09T14:54:00Z"/>
                  </w:rPr>
                </w:rPrChange>
              </w:rPr>
              <w:pPrChange w:id="8443" w:author="The Si Tran" w:date="2012-12-16T10:13:00Z">
                <w:pPr>
                  <w:framePr w:hSpace="180" w:wrap="around" w:vAnchor="text" w:hAnchor="margin" w:x="108" w:y="34"/>
                </w:pPr>
              </w:pPrChange>
            </w:pPr>
            <w:ins w:id="8444" w:author="The Si Tran" w:date="2012-12-09T14:54:00Z">
              <w:r w:rsidRPr="006948EF">
                <w:rPr>
                  <w:sz w:val="26"/>
                  <w:szCs w:val="26"/>
                  <w:rPrChange w:id="8445" w:author="The Si Tran" w:date="2012-12-16T10:53:00Z">
                    <w:rPr/>
                  </w:rPrChange>
                </w:rPr>
                <w:t>Seismograph of the Kobe earthquake</w:t>
              </w:r>
            </w:ins>
          </w:p>
        </w:tc>
      </w:tr>
    </w:tbl>
    <w:p w14:paraId="69935C0C" w14:textId="77777777" w:rsidR="00BB4B46" w:rsidRDefault="00BB4B46" w:rsidP="00945B99">
      <w:pPr>
        <w:rPr>
          <w:ins w:id="8446" w:author="The Si Tran" w:date="2012-12-16T08:40:00Z"/>
          <w:szCs w:val="26"/>
        </w:rPr>
      </w:pPr>
    </w:p>
    <w:p w14:paraId="504DC114" w14:textId="77777777" w:rsidR="00945B99" w:rsidRDefault="00945B99" w:rsidP="00945B99">
      <w:pPr>
        <w:rPr>
          <w:ins w:id="8447" w:author="The Si Tran" w:date="2012-12-14T06:25:00Z"/>
          <w:szCs w:val="26"/>
        </w:rPr>
      </w:pPr>
      <w:ins w:id="8448" w:author="The Si Tran" w:date="2012-12-10T07:15:00Z">
        <w:r>
          <w:rPr>
            <w:szCs w:val="26"/>
          </w:rPr>
          <w:t>Các hình biểu diễn đồ thị của các chuỗi dữ liệu thời gian:</w:t>
        </w:r>
      </w:ins>
    </w:p>
    <w:p w14:paraId="716F82E0" w14:textId="77777777" w:rsidR="002D6925" w:rsidRPr="000620C7" w:rsidRDefault="002D6925" w:rsidP="00945B99">
      <w:pPr>
        <w:rPr>
          <w:ins w:id="8449" w:author="The Si Tran" w:date="2012-12-10T07:15:00Z"/>
          <w:szCs w:val="26"/>
        </w:rPr>
      </w:pPr>
    </w:p>
    <w:p w14:paraId="51F5004B" w14:textId="77777777" w:rsidR="00314F23" w:rsidRDefault="00945B99">
      <w:pPr>
        <w:rPr>
          <w:ins w:id="8450" w:author="The Si Tran" w:date="2012-12-10T07:17:00Z"/>
        </w:rPr>
        <w:pPrChange w:id="8451" w:author="The Si Tran" w:date="2012-12-09T14:53:00Z">
          <w:pPr>
            <w:pStyle w:val="Heading1"/>
            <w:jc w:val="left"/>
          </w:pPr>
        </w:pPrChange>
      </w:pPr>
      <w:ins w:id="8452" w:author="The Si Tran" w:date="2012-12-10T07:16:00Z">
        <w:r w:rsidRPr="00097101">
          <w:rPr>
            <w:noProof/>
            <w:rPrChange w:id="8453" w:author="Unknown">
              <w:rPr>
                <w:noProof/>
              </w:rPr>
            </w:rPrChange>
          </w:rPr>
          <w:drawing>
            <wp:inline distT="0" distB="0" distL="0" distR="0" wp14:anchorId="16A3027F" wp14:editId="37AFB43A">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8"/>
                      <a:stretch>
                        <a:fillRect/>
                      </a:stretch>
                    </pic:blipFill>
                    <pic:spPr>
                      <a:xfrm>
                        <a:off x="0" y="0"/>
                        <a:ext cx="5765880" cy="3522978"/>
                      </a:xfrm>
                      <a:prstGeom prst="rect">
                        <a:avLst/>
                      </a:prstGeom>
                    </pic:spPr>
                  </pic:pic>
                </a:graphicData>
              </a:graphic>
            </wp:inline>
          </w:drawing>
        </w:r>
      </w:ins>
    </w:p>
    <w:p w14:paraId="3F1929E4" w14:textId="48977E76" w:rsidR="00945B99" w:rsidRDefault="006234D7">
      <w:pPr>
        <w:pStyle w:val="Hinh"/>
        <w:rPr>
          <w:ins w:id="8454" w:author="The Si Tran" w:date="2012-12-11T23:41:00Z"/>
        </w:rPr>
        <w:pPrChange w:id="8455" w:author="The Si Tran" w:date="2012-12-16T10:10:00Z">
          <w:pPr>
            <w:pStyle w:val="Heading1"/>
            <w:jc w:val="left"/>
          </w:pPr>
        </w:pPrChange>
      </w:pPr>
      <w:bookmarkStart w:id="8456" w:name="_Toc343415664"/>
      <w:ins w:id="8457" w:author="The Si Tran" w:date="2012-12-11T20:03:00Z">
        <w:r w:rsidRPr="004D6F02">
          <w:rPr>
            <w:rStyle w:val="Heading6Char"/>
            <w:rFonts w:eastAsiaTheme="minorHAnsi"/>
            <w:b w:val="0"/>
            <w:bCs/>
            <w:rPrChange w:id="8458" w:author="The Si Tran" w:date="2012-12-11T23:41:00Z">
              <w:rPr/>
            </w:rPrChange>
          </w:rPr>
          <w:t xml:space="preserve">Hình </w:t>
        </w:r>
      </w:ins>
      <w:ins w:id="8459" w:author="The Si Tran" w:date="2012-12-11T22:47:00Z">
        <w:r w:rsidR="00D742D5" w:rsidRPr="004D6F02">
          <w:rPr>
            <w:rStyle w:val="Heading6Char"/>
            <w:rFonts w:eastAsiaTheme="minorHAnsi"/>
            <w:bCs/>
            <w:rPrChange w:id="8460" w:author="The Si Tran" w:date="2012-12-11T23:41:00Z">
              <w:rPr>
                <w:b w:val="0"/>
              </w:rPr>
            </w:rPrChange>
          </w:rPr>
          <w:t>6.1</w:t>
        </w:r>
      </w:ins>
      <w:ins w:id="8461" w:author="The Si Tran" w:date="2012-12-11T20:03:00Z">
        <w:r w:rsidRPr="004D6F02">
          <w:rPr>
            <w:rPrChange w:id="8462" w:author="The Si Tran" w:date="2012-12-11T23:41:00Z">
              <w:rPr/>
            </w:rPrChange>
          </w:rPr>
          <w:t>:</w:t>
        </w:r>
      </w:ins>
      <w:ins w:id="8463" w:author="The Si Tran" w:date="2012-12-11T23:41:00Z">
        <w:r w:rsidR="004D6F02">
          <w:t xml:space="preserve"> </w:t>
        </w:r>
      </w:ins>
      <w:ins w:id="8464" w:author="The Si Tran" w:date="2012-12-10T07:17:00Z">
        <w:r w:rsidR="00945B99" w:rsidRPr="007C782C">
          <w:t>Đ</w:t>
        </w:r>
        <w:r w:rsidR="00945B99" w:rsidRPr="00097101">
          <w:t>ồ</w:t>
        </w:r>
        <w:r w:rsidR="00945B99" w:rsidRPr="004D6F02">
          <w:rPr>
            <w:rPrChange w:id="8465" w:author="The Si Tran" w:date="2012-12-11T23:41:00Z">
              <w:rPr/>
            </w:rPrChange>
          </w:rPr>
          <w:t xml:space="preserve"> thị chuỗi dữ liệu Passengers</w:t>
        </w:r>
      </w:ins>
      <w:bookmarkEnd w:id="8456"/>
    </w:p>
    <w:p w14:paraId="4368F834" w14:textId="77777777" w:rsidR="004D6F02" w:rsidRPr="007C782C" w:rsidRDefault="004D6F02">
      <w:pPr>
        <w:pStyle w:val="Hinh"/>
        <w:rPr>
          <w:ins w:id="8466" w:author="The Si Tran" w:date="2012-12-10T07:17:00Z"/>
        </w:rPr>
        <w:pPrChange w:id="8467" w:author="The Si Tran" w:date="2012-12-16T10:10:00Z">
          <w:pPr>
            <w:pStyle w:val="Heading1"/>
            <w:jc w:val="left"/>
          </w:pPr>
        </w:pPrChange>
      </w:pPr>
    </w:p>
    <w:p w14:paraId="2D06BDB5" w14:textId="77777777" w:rsidR="00945B99" w:rsidRDefault="00945B99">
      <w:pPr>
        <w:rPr>
          <w:ins w:id="8468" w:author="The Si Tran" w:date="2012-12-11T20:04:00Z"/>
        </w:rPr>
        <w:pPrChange w:id="8469" w:author="The Si Tran" w:date="2012-12-09T14:53:00Z">
          <w:pPr>
            <w:pStyle w:val="Heading1"/>
            <w:jc w:val="left"/>
          </w:pPr>
        </w:pPrChange>
      </w:pPr>
      <w:ins w:id="8470" w:author="The Si Tran" w:date="2012-12-10T07:17:00Z">
        <w:r w:rsidRPr="00097101">
          <w:rPr>
            <w:noProof/>
            <w:rPrChange w:id="8471" w:author="Unknown">
              <w:rPr>
                <w:noProof/>
              </w:rPr>
            </w:rPrChange>
          </w:rPr>
          <w:lastRenderedPageBreak/>
          <w:drawing>
            <wp:inline distT="0" distB="0" distL="0" distR="0" wp14:anchorId="4884D277" wp14:editId="6AA1DB47">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9"/>
                      <a:stretch>
                        <a:fillRect/>
                      </a:stretch>
                    </pic:blipFill>
                    <pic:spPr>
                      <a:xfrm>
                        <a:off x="0" y="0"/>
                        <a:ext cx="5885927" cy="3603243"/>
                      </a:xfrm>
                      <a:prstGeom prst="rect">
                        <a:avLst/>
                      </a:prstGeom>
                    </pic:spPr>
                  </pic:pic>
                </a:graphicData>
              </a:graphic>
            </wp:inline>
          </w:drawing>
        </w:r>
      </w:ins>
    </w:p>
    <w:p w14:paraId="398D2B47" w14:textId="5EF3037C" w:rsidR="006234D7" w:rsidRDefault="006234D7">
      <w:pPr>
        <w:pStyle w:val="Hinh"/>
        <w:rPr>
          <w:ins w:id="8472" w:author="The Si Tran" w:date="2012-12-16T08:42:00Z"/>
        </w:rPr>
        <w:pPrChange w:id="8473" w:author="The Si Tran" w:date="2012-12-16T10:10:00Z">
          <w:pPr>
            <w:pStyle w:val="Heading1"/>
            <w:jc w:val="left"/>
          </w:pPr>
        </w:pPrChange>
      </w:pPr>
      <w:bookmarkStart w:id="8474" w:name="_Toc343415665"/>
      <w:ins w:id="8475" w:author="The Si Tran" w:date="2012-12-11T20:04:00Z">
        <w:r w:rsidRPr="004D696B">
          <w:t xml:space="preserve">Hình </w:t>
        </w:r>
      </w:ins>
      <w:ins w:id="8476" w:author="The Si Tran" w:date="2012-12-11T23:41:00Z">
        <w:r w:rsidR="004D6F02">
          <w:t>6.2</w:t>
        </w:r>
      </w:ins>
      <w:ins w:id="8477" w:author="The Si Tran" w:date="2012-12-11T20:04:00Z">
        <w:r w:rsidRPr="004D696B">
          <w:t>:</w:t>
        </w:r>
      </w:ins>
      <w:ins w:id="8478" w:author="The Si Tran" w:date="2012-12-11T23:41:00Z">
        <w:r w:rsidR="004D6F02">
          <w:t xml:space="preserve"> </w:t>
        </w:r>
      </w:ins>
      <w:ins w:id="8479" w:author="The Si Tran" w:date="2012-12-11T20:04:00Z">
        <w:r w:rsidRPr="004D6F02">
          <w:rPr>
            <w:rPrChange w:id="8480" w:author="The Si Tran" w:date="2012-12-11T23:42:00Z">
              <w:rPr>
                <w:b w:val="0"/>
              </w:rPr>
            </w:rPrChange>
          </w:rPr>
          <w:t>Đồ thị chuỗi dữ liệu Paper</w:t>
        </w:r>
      </w:ins>
      <w:bookmarkEnd w:id="8474"/>
    </w:p>
    <w:p w14:paraId="46234884" w14:textId="77777777" w:rsidR="00BB4B46" w:rsidRPr="002D6925" w:rsidRDefault="00BB4B46">
      <w:pPr>
        <w:pStyle w:val="Hinh"/>
        <w:rPr>
          <w:ins w:id="8481" w:author="The Si Tran" w:date="2012-12-10T07:17:00Z"/>
          <w:rPrChange w:id="8482" w:author="The Si Tran" w:date="2012-12-14T06:27:00Z">
            <w:rPr>
              <w:ins w:id="8483" w:author="The Si Tran" w:date="2012-12-10T07:17:00Z"/>
            </w:rPr>
          </w:rPrChange>
        </w:rPr>
        <w:pPrChange w:id="8484" w:author="The Si Tran" w:date="2012-12-16T10:10:00Z">
          <w:pPr>
            <w:pStyle w:val="Heading1"/>
            <w:jc w:val="left"/>
          </w:pPr>
        </w:pPrChange>
      </w:pPr>
    </w:p>
    <w:p w14:paraId="77C21609" w14:textId="77777777" w:rsidR="00945B99" w:rsidRDefault="00945B99">
      <w:pPr>
        <w:rPr>
          <w:ins w:id="8485" w:author="The Si Tran" w:date="2012-12-11T20:04:00Z"/>
        </w:rPr>
        <w:pPrChange w:id="8486" w:author="The Si Tran" w:date="2012-12-09T14:53:00Z">
          <w:pPr>
            <w:pStyle w:val="Heading1"/>
            <w:jc w:val="left"/>
          </w:pPr>
        </w:pPrChange>
      </w:pPr>
      <w:ins w:id="8487" w:author="The Si Tran" w:date="2012-12-10T07:18:00Z">
        <w:r w:rsidRPr="00097101">
          <w:rPr>
            <w:noProof/>
            <w:rPrChange w:id="8488" w:author="Unknown">
              <w:rPr>
                <w:noProof/>
              </w:rPr>
            </w:rPrChange>
          </w:rPr>
          <w:drawing>
            <wp:inline distT="0" distB="0" distL="0" distR="0" wp14:anchorId="3059BB06" wp14:editId="5E661433">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0"/>
                      <a:stretch>
                        <a:fillRect/>
                      </a:stretch>
                    </pic:blipFill>
                    <pic:spPr>
                      <a:xfrm>
                        <a:off x="0" y="0"/>
                        <a:ext cx="5764872" cy="3522362"/>
                      </a:xfrm>
                      <a:prstGeom prst="rect">
                        <a:avLst/>
                      </a:prstGeom>
                    </pic:spPr>
                  </pic:pic>
                </a:graphicData>
              </a:graphic>
            </wp:inline>
          </w:drawing>
        </w:r>
      </w:ins>
    </w:p>
    <w:p w14:paraId="6BD44FE7" w14:textId="58092FA5" w:rsidR="006234D7" w:rsidRPr="004D696B" w:rsidRDefault="006234D7">
      <w:pPr>
        <w:pStyle w:val="Hinh"/>
        <w:rPr>
          <w:ins w:id="8489" w:author="The Si Tran" w:date="2012-12-11T20:04:00Z"/>
        </w:rPr>
        <w:pPrChange w:id="8490" w:author="The Si Tran" w:date="2012-12-16T10:10:00Z">
          <w:pPr>
            <w:pStyle w:val="Heading3"/>
            <w:numPr>
              <w:ilvl w:val="0"/>
              <w:numId w:val="0"/>
            </w:numPr>
            <w:tabs>
              <w:tab w:val="clear" w:pos="1080"/>
            </w:tabs>
            <w:ind w:left="0" w:firstLine="0"/>
            <w:jc w:val="center"/>
          </w:pPr>
        </w:pPrChange>
      </w:pPr>
      <w:bookmarkStart w:id="8491" w:name="_Toc343415666"/>
      <w:ins w:id="8492" w:author="The Si Tran" w:date="2012-12-11T20:04:00Z">
        <w:r w:rsidRPr="004D696B">
          <w:t xml:space="preserve">Hình </w:t>
        </w:r>
      </w:ins>
      <w:ins w:id="8493" w:author="The Si Tran" w:date="2012-12-11T23:42:00Z">
        <w:r w:rsidR="004D6F02">
          <w:t>6.3</w:t>
        </w:r>
      </w:ins>
      <w:ins w:id="8494" w:author="The Si Tran" w:date="2012-12-11T20:04:00Z">
        <w:r w:rsidRPr="004D696B">
          <w:t>:</w:t>
        </w:r>
      </w:ins>
      <w:ins w:id="8495" w:author="The Si Tran" w:date="2012-12-11T23:42:00Z">
        <w:r w:rsidR="004D6F02">
          <w:t xml:space="preserve"> </w:t>
        </w:r>
      </w:ins>
      <w:ins w:id="8496" w:author="The Si Tran" w:date="2012-12-11T20:04:00Z">
        <w:r w:rsidRPr="004D6F02">
          <w:rPr>
            <w:rPrChange w:id="8497" w:author="The Si Tran" w:date="2012-12-11T23:42:00Z">
              <w:rPr>
                <w:b w:val="0"/>
              </w:rPr>
            </w:rPrChange>
          </w:rPr>
          <w:t xml:space="preserve">Đồ thị chuỗi dữ liệu </w:t>
        </w:r>
      </w:ins>
      <w:ins w:id="8498" w:author="The Si Tran" w:date="2012-12-11T20:05:00Z">
        <w:r w:rsidRPr="004D6F02">
          <w:rPr>
            <w:rPrChange w:id="8499" w:author="The Si Tran" w:date="2012-12-11T23:42:00Z">
              <w:rPr>
                <w:b w:val="0"/>
              </w:rPr>
            </w:rPrChange>
          </w:rPr>
          <w:t>Deaths</w:t>
        </w:r>
      </w:ins>
      <w:bookmarkEnd w:id="8491"/>
    </w:p>
    <w:p w14:paraId="4B0A3BD7" w14:textId="77777777" w:rsidR="006234D7" w:rsidRDefault="006234D7">
      <w:pPr>
        <w:rPr>
          <w:ins w:id="8500" w:author="The Si Tran" w:date="2012-12-10T07:18:00Z"/>
        </w:rPr>
        <w:pPrChange w:id="8501" w:author="The Si Tran" w:date="2012-12-09T14:53:00Z">
          <w:pPr>
            <w:pStyle w:val="Heading1"/>
            <w:jc w:val="left"/>
          </w:pPr>
        </w:pPrChange>
      </w:pPr>
    </w:p>
    <w:p w14:paraId="62A688BC" w14:textId="77777777" w:rsidR="00945B99" w:rsidRDefault="00945B99">
      <w:pPr>
        <w:rPr>
          <w:ins w:id="8502" w:author="The Si Tran" w:date="2012-12-11T20:05:00Z"/>
        </w:rPr>
        <w:pPrChange w:id="8503" w:author="The Si Tran" w:date="2012-12-09T14:53:00Z">
          <w:pPr>
            <w:pStyle w:val="Heading1"/>
            <w:jc w:val="left"/>
          </w:pPr>
        </w:pPrChange>
      </w:pPr>
      <w:ins w:id="8504" w:author="The Si Tran" w:date="2012-12-10T07:19:00Z">
        <w:r w:rsidRPr="00097101">
          <w:rPr>
            <w:noProof/>
            <w:rPrChange w:id="8505" w:author="Unknown">
              <w:rPr>
                <w:noProof/>
              </w:rPr>
            </w:rPrChange>
          </w:rPr>
          <w:lastRenderedPageBreak/>
          <w:drawing>
            <wp:inline distT="0" distB="0" distL="0" distR="0" wp14:anchorId="3123C61D" wp14:editId="0D21C777">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1"/>
                      <a:stretch>
                        <a:fillRect/>
                      </a:stretch>
                    </pic:blipFill>
                    <pic:spPr>
                      <a:xfrm>
                        <a:off x="0" y="0"/>
                        <a:ext cx="5849300" cy="3588321"/>
                      </a:xfrm>
                      <a:prstGeom prst="rect">
                        <a:avLst/>
                      </a:prstGeom>
                    </pic:spPr>
                  </pic:pic>
                </a:graphicData>
              </a:graphic>
            </wp:inline>
          </w:drawing>
        </w:r>
      </w:ins>
    </w:p>
    <w:p w14:paraId="29D88823" w14:textId="24008261" w:rsidR="006234D7" w:rsidRDefault="006234D7">
      <w:pPr>
        <w:pStyle w:val="Hinh"/>
        <w:rPr>
          <w:ins w:id="8506" w:author="The Si Tran" w:date="2012-12-11T23:42:00Z"/>
        </w:rPr>
        <w:pPrChange w:id="8507" w:author="The Si Tran" w:date="2012-12-16T10:10:00Z">
          <w:pPr>
            <w:pStyle w:val="Heading1"/>
            <w:jc w:val="left"/>
          </w:pPr>
        </w:pPrChange>
      </w:pPr>
      <w:bookmarkStart w:id="8508" w:name="_Toc343415667"/>
      <w:ins w:id="8509" w:author="The Si Tran" w:date="2012-12-11T20:05:00Z">
        <w:r w:rsidRPr="004D696B">
          <w:t xml:space="preserve">Hình </w:t>
        </w:r>
      </w:ins>
      <w:ins w:id="8510" w:author="The Si Tran" w:date="2012-12-11T23:42:00Z">
        <w:r w:rsidR="004D6F02">
          <w:t>6.4</w:t>
        </w:r>
      </w:ins>
      <w:ins w:id="8511" w:author="The Si Tran" w:date="2012-12-11T20:05:00Z">
        <w:r w:rsidRPr="004D696B">
          <w:t>:</w:t>
        </w:r>
      </w:ins>
      <w:ins w:id="8512" w:author="The Si Tran" w:date="2012-12-11T23:42:00Z">
        <w:r w:rsidR="004D6F02">
          <w:t xml:space="preserve"> </w:t>
        </w:r>
      </w:ins>
      <w:ins w:id="8513" w:author="The Si Tran" w:date="2012-12-11T20:05:00Z">
        <w:r w:rsidRPr="004D6F02">
          <w:rPr>
            <w:rPrChange w:id="8514" w:author="The Si Tran" w:date="2012-12-11T23:42:00Z">
              <w:rPr>
                <w:b w:val="0"/>
              </w:rPr>
            </w:rPrChange>
          </w:rPr>
          <w:t>Đồ thị chuỗi dữ liệu Maxtemp</w:t>
        </w:r>
      </w:ins>
      <w:bookmarkEnd w:id="8508"/>
    </w:p>
    <w:p w14:paraId="72EB7982" w14:textId="77777777" w:rsidR="004D6F02" w:rsidRPr="007C782C" w:rsidRDefault="004D6F02">
      <w:pPr>
        <w:pStyle w:val="Hinh"/>
        <w:rPr>
          <w:ins w:id="8515" w:author="The Si Tran" w:date="2012-12-10T07:19:00Z"/>
        </w:rPr>
        <w:pPrChange w:id="8516" w:author="The Si Tran" w:date="2012-12-16T10:10:00Z">
          <w:pPr>
            <w:pStyle w:val="Heading1"/>
            <w:jc w:val="left"/>
          </w:pPr>
        </w:pPrChange>
      </w:pPr>
    </w:p>
    <w:p w14:paraId="4EA1656A" w14:textId="77777777" w:rsidR="001E7EC0" w:rsidRDefault="001E7EC0">
      <w:pPr>
        <w:rPr>
          <w:ins w:id="8517" w:author="The Si Tran" w:date="2012-12-11T20:06:00Z"/>
        </w:rPr>
        <w:pPrChange w:id="8518" w:author="The Si Tran" w:date="2012-12-09T14:53:00Z">
          <w:pPr>
            <w:pStyle w:val="Heading1"/>
            <w:jc w:val="left"/>
          </w:pPr>
        </w:pPrChange>
      </w:pPr>
      <w:ins w:id="8519" w:author="The Si Tran" w:date="2012-12-10T07:20:00Z">
        <w:r w:rsidRPr="00097101">
          <w:rPr>
            <w:noProof/>
            <w:rPrChange w:id="8520" w:author="Unknown">
              <w:rPr>
                <w:noProof/>
              </w:rPr>
            </w:rPrChange>
          </w:rPr>
          <w:drawing>
            <wp:inline distT="0" distB="0" distL="0" distR="0" wp14:anchorId="3597D9B9" wp14:editId="63EDD906">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2"/>
                      <a:stretch>
                        <a:fillRect/>
                      </a:stretch>
                    </pic:blipFill>
                    <pic:spPr>
                      <a:xfrm>
                        <a:off x="0" y="0"/>
                        <a:ext cx="5783807" cy="3533932"/>
                      </a:xfrm>
                      <a:prstGeom prst="rect">
                        <a:avLst/>
                      </a:prstGeom>
                    </pic:spPr>
                  </pic:pic>
                </a:graphicData>
              </a:graphic>
            </wp:inline>
          </w:drawing>
        </w:r>
      </w:ins>
    </w:p>
    <w:p w14:paraId="20BC70A5" w14:textId="0BBFABF7" w:rsidR="006234D7" w:rsidRDefault="006234D7">
      <w:pPr>
        <w:pStyle w:val="Hinh"/>
        <w:rPr>
          <w:ins w:id="8521" w:author="The Si Tran" w:date="2012-12-12T07:58:00Z"/>
        </w:rPr>
        <w:pPrChange w:id="8522" w:author="The Si Tran" w:date="2012-12-16T10:10:00Z">
          <w:pPr>
            <w:pStyle w:val="Heading3"/>
            <w:numPr>
              <w:ilvl w:val="0"/>
              <w:numId w:val="0"/>
            </w:numPr>
            <w:tabs>
              <w:tab w:val="clear" w:pos="1080"/>
            </w:tabs>
            <w:ind w:left="0" w:firstLine="0"/>
            <w:jc w:val="center"/>
          </w:pPr>
        </w:pPrChange>
      </w:pPr>
      <w:bookmarkStart w:id="8523" w:name="_Toc343415668"/>
      <w:ins w:id="8524" w:author="The Si Tran" w:date="2012-12-11T20:06:00Z">
        <w:r w:rsidRPr="004D696B">
          <w:t xml:space="preserve">Hình </w:t>
        </w:r>
      </w:ins>
      <w:ins w:id="8525" w:author="The Si Tran" w:date="2012-12-11T23:42:00Z">
        <w:r w:rsidR="004D6F02">
          <w:t>6.5</w:t>
        </w:r>
      </w:ins>
      <w:ins w:id="8526" w:author="The Si Tran" w:date="2012-12-11T20:06:00Z">
        <w:r w:rsidRPr="004D696B">
          <w:t>:</w:t>
        </w:r>
      </w:ins>
      <w:ins w:id="8527" w:author="The Si Tran" w:date="2012-12-11T23:43:00Z">
        <w:r w:rsidR="004D6F02">
          <w:t xml:space="preserve"> </w:t>
        </w:r>
      </w:ins>
      <w:ins w:id="8528" w:author="The Si Tran" w:date="2012-12-11T20:06:00Z">
        <w:r w:rsidRPr="004D6F02">
          <w:rPr>
            <w:rPrChange w:id="8529" w:author="The Si Tran" w:date="2012-12-11T23:43:00Z">
              <w:rPr>
                <w:b w:val="0"/>
              </w:rPr>
            </w:rPrChange>
          </w:rPr>
          <w:t>Đồ thị chuỗi dữ liệu Chemical</w:t>
        </w:r>
      </w:ins>
      <w:bookmarkEnd w:id="8523"/>
    </w:p>
    <w:p w14:paraId="783A3B4F" w14:textId="77777777" w:rsidR="001444EB" w:rsidRDefault="001444EB">
      <w:pPr>
        <w:pStyle w:val="Hinh"/>
        <w:rPr>
          <w:ins w:id="8530" w:author="The Si Tran" w:date="2012-12-12T07:58:00Z"/>
        </w:rPr>
        <w:pPrChange w:id="8531"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532" w:author="The Si Tran" w:date="2012-12-11T20:06:00Z"/>
        </w:rPr>
        <w:pPrChange w:id="8533"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534" w:author="The Si Tran" w:date="2012-12-11T20:07:00Z"/>
        </w:rPr>
        <w:pPrChange w:id="8535" w:author="The Si Tran" w:date="2012-12-09T14:53:00Z">
          <w:pPr>
            <w:pStyle w:val="Heading1"/>
            <w:jc w:val="left"/>
          </w:pPr>
        </w:pPrChange>
      </w:pPr>
      <w:ins w:id="8536" w:author="The Si Tran" w:date="2012-12-10T07:21:00Z">
        <w:r w:rsidRPr="00097101">
          <w:rPr>
            <w:noProof/>
            <w:rPrChange w:id="8537" w:author="Unknown">
              <w:rPr>
                <w:noProof/>
              </w:rPr>
            </w:rPrChange>
          </w:rPr>
          <w:lastRenderedPageBreak/>
          <w:drawing>
            <wp:inline distT="0" distB="0" distL="0" distR="0" wp14:anchorId="10F0555E" wp14:editId="36ABAF3F">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3"/>
                      <a:stretch>
                        <a:fillRect/>
                      </a:stretch>
                    </pic:blipFill>
                    <pic:spPr>
                      <a:xfrm>
                        <a:off x="0" y="0"/>
                        <a:ext cx="5883004" cy="3598940"/>
                      </a:xfrm>
                      <a:prstGeom prst="rect">
                        <a:avLst/>
                      </a:prstGeom>
                    </pic:spPr>
                  </pic:pic>
                </a:graphicData>
              </a:graphic>
            </wp:inline>
          </w:drawing>
        </w:r>
      </w:ins>
    </w:p>
    <w:p w14:paraId="7D704789" w14:textId="18526DF6" w:rsidR="006234D7" w:rsidRPr="004D696B" w:rsidRDefault="006234D7">
      <w:pPr>
        <w:pStyle w:val="Hinh"/>
        <w:rPr>
          <w:ins w:id="8538" w:author="The Si Tran" w:date="2012-12-11T20:08:00Z"/>
        </w:rPr>
        <w:pPrChange w:id="8539" w:author="The Si Tran" w:date="2012-12-16T10:10:00Z">
          <w:pPr>
            <w:pStyle w:val="Heading3"/>
            <w:numPr>
              <w:ilvl w:val="0"/>
              <w:numId w:val="0"/>
            </w:numPr>
            <w:tabs>
              <w:tab w:val="clear" w:pos="1080"/>
            </w:tabs>
            <w:ind w:left="0" w:firstLine="0"/>
            <w:jc w:val="center"/>
          </w:pPr>
        </w:pPrChange>
      </w:pPr>
      <w:bookmarkStart w:id="8540" w:name="_Toc343415669"/>
      <w:ins w:id="8541" w:author="The Si Tran" w:date="2012-12-11T20:08:00Z">
        <w:r w:rsidRPr="004D696B">
          <w:t xml:space="preserve">Hình </w:t>
        </w:r>
      </w:ins>
      <w:ins w:id="8542" w:author="The Si Tran" w:date="2012-12-11T23:43:00Z">
        <w:r w:rsidR="004D6F02">
          <w:t>6.6</w:t>
        </w:r>
      </w:ins>
      <w:ins w:id="8543" w:author="The Si Tran" w:date="2012-12-11T20:08:00Z">
        <w:r w:rsidRPr="004D696B">
          <w:t>:</w:t>
        </w:r>
      </w:ins>
      <w:ins w:id="8544" w:author="The Si Tran" w:date="2012-12-11T23:43:00Z">
        <w:r w:rsidR="004D6F02">
          <w:t xml:space="preserve"> </w:t>
        </w:r>
      </w:ins>
      <w:ins w:id="8545" w:author="The Si Tran" w:date="2012-12-11T20:08:00Z">
        <w:r w:rsidRPr="004D6F02">
          <w:rPr>
            <w:rPrChange w:id="8546" w:author="The Si Tran" w:date="2012-12-11T23:43:00Z">
              <w:rPr>
                <w:b w:val="0"/>
              </w:rPr>
            </w:rPrChange>
          </w:rPr>
          <w:t>Đồ thị chuỗi dữ liệu Prices</w:t>
        </w:r>
        <w:bookmarkEnd w:id="8540"/>
      </w:ins>
    </w:p>
    <w:p w14:paraId="5775560B" w14:textId="77777777" w:rsidR="006234D7" w:rsidRDefault="006234D7">
      <w:pPr>
        <w:rPr>
          <w:ins w:id="8547" w:author="The Si Tran" w:date="2012-12-10T07:20:00Z"/>
        </w:rPr>
        <w:pPrChange w:id="8548" w:author="The Si Tran" w:date="2012-12-09T14:53:00Z">
          <w:pPr>
            <w:pStyle w:val="Heading1"/>
            <w:jc w:val="left"/>
          </w:pPr>
        </w:pPrChange>
      </w:pPr>
    </w:p>
    <w:p w14:paraId="4B72C6D3" w14:textId="77777777" w:rsidR="006234D7" w:rsidRDefault="001E7EC0">
      <w:pPr>
        <w:jc w:val="center"/>
        <w:rPr>
          <w:ins w:id="8549" w:author="The Si Tran" w:date="2012-12-14T06:28:00Z"/>
        </w:rPr>
        <w:pPrChange w:id="8550" w:author="The Si Tran" w:date="2012-12-11T23:44:00Z">
          <w:pPr>
            <w:pStyle w:val="Heading3"/>
            <w:numPr>
              <w:ilvl w:val="0"/>
              <w:numId w:val="0"/>
            </w:numPr>
            <w:tabs>
              <w:tab w:val="clear" w:pos="1080"/>
            </w:tabs>
            <w:ind w:left="0" w:firstLine="0"/>
            <w:jc w:val="center"/>
          </w:pPr>
        </w:pPrChange>
      </w:pPr>
      <w:ins w:id="8551" w:author="The Si Tran" w:date="2012-12-10T07:21:00Z">
        <w:r w:rsidRPr="00097101">
          <w:rPr>
            <w:noProof/>
            <w:rPrChange w:id="8552" w:author="Unknown">
              <w:rPr>
                <w:noProof/>
              </w:rPr>
            </w:rPrChange>
          </w:rPr>
          <w:drawing>
            <wp:inline distT="0" distB="0" distL="0" distR="0" wp14:anchorId="15E9F9A0" wp14:editId="736EC539">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4"/>
                      <a:stretch>
                        <a:fillRect/>
                      </a:stretch>
                    </pic:blipFill>
                    <pic:spPr>
                      <a:xfrm>
                        <a:off x="0" y="0"/>
                        <a:ext cx="5806722" cy="3552274"/>
                      </a:xfrm>
                      <a:prstGeom prst="rect">
                        <a:avLst/>
                      </a:prstGeom>
                    </pic:spPr>
                  </pic:pic>
                </a:graphicData>
              </a:graphic>
            </wp:inline>
          </w:drawing>
        </w:r>
      </w:ins>
      <w:ins w:id="8553" w:author="The Si Tran" w:date="2012-12-11T20:08:00Z">
        <w:r w:rsidR="006234D7" w:rsidRPr="004D696B">
          <w:rPr>
            <w:b/>
          </w:rPr>
          <w:t xml:space="preserve">Hình </w:t>
        </w:r>
      </w:ins>
      <w:ins w:id="8554" w:author="The Si Tran" w:date="2012-12-11T23:43:00Z">
        <w:r w:rsidR="00BA41C5">
          <w:rPr>
            <w:b/>
          </w:rPr>
          <w:t>6.7</w:t>
        </w:r>
      </w:ins>
      <w:ins w:id="8555" w:author="The Si Tran" w:date="2012-12-11T20:08:00Z">
        <w:r w:rsidR="006234D7" w:rsidRPr="004D696B">
          <w:rPr>
            <w:b/>
          </w:rPr>
          <w:t>:</w:t>
        </w:r>
      </w:ins>
      <w:ins w:id="8556" w:author="The Si Tran" w:date="2012-12-11T23:43:00Z">
        <w:r w:rsidR="00BA41C5">
          <w:rPr>
            <w:b/>
          </w:rPr>
          <w:t xml:space="preserve"> </w:t>
        </w:r>
      </w:ins>
      <w:ins w:id="8557" w:author="The Si Tran" w:date="2012-12-11T20:08:00Z">
        <w:r w:rsidR="006234D7" w:rsidRPr="007C782C">
          <w:t>Đồ</w:t>
        </w:r>
        <w:r w:rsidR="006234D7" w:rsidRPr="00097101">
          <w:t xml:space="preserve"> th</w:t>
        </w:r>
        <w:r w:rsidR="006234D7" w:rsidRPr="00BA41C5">
          <w:rPr>
            <w:rPrChange w:id="8558" w:author="The Si Tran" w:date="2012-12-11T23:44:00Z">
              <w:rPr>
                <w:b w:val="0"/>
                <w:bCs w:val="0"/>
              </w:rPr>
            </w:rPrChange>
          </w:rPr>
          <w:t xml:space="preserve">ị chuỗi dữ liệu </w:t>
        </w:r>
      </w:ins>
      <w:ins w:id="8559" w:author="The Si Tran" w:date="2012-12-11T20:09:00Z">
        <w:r w:rsidR="006234D7" w:rsidRPr="00BA41C5">
          <w:rPr>
            <w:rPrChange w:id="8560" w:author="The Si Tran" w:date="2012-12-11T23:44:00Z">
              <w:rPr>
                <w:b w:val="0"/>
                <w:bCs w:val="0"/>
              </w:rPr>
            </w:rPrChange>
          </w:rPr>
          <w:t>Sunspots</w:t>
        </w:r>
      </w:ins>
    </w:p>
    <w:p w14:paraId="32D5EB39" w14:textId="77777777" w:rsidR="00722731" w:rsidRPr="00BA41C5" w:rsidRDefault="00722731">
      <w:pPr>
        <w:jc w:val="center"/>
        <w:rPr>
          <w:ins w:id="8561" w:author="The Si Tran" w:date="2012-12-11T23:44:00Z"/>
          <w:b/>
          <w:rPrChange w:id="8562" w:author="The Si Tran" w:date="2012-12-11T23:44:00Z">
            <w:rPr>
              <w:ins w:id="8563" w:author="The Si Tran" w:date="2012-12-11T23:44:00Z"/>
              <w:b w:val="0"/>
            </w:rPr>
          </w:rPrChange>
        </w:rPr>
        <w:pPrChange w:id="8564"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565" w:author="The Si Tran" w:date="2012-12-11T20:08:00Z"/>
        </w:rPr>
        <w:pPrChange w:id="8566"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567" w:author="The Si Tran" w:date="2012-12-11T20:09:00Z"/>
          <w:szCs w:val="26"/>
        </w:rPr>
        <w:pPrChange w:id="8568" w:author="The Si Tran" w:date="2012-12-09T14:53:00Z">
          <w:pPr>
            <w:pStyle w:val="Heading1"/>
            <w:jc w:val="left"/>
          </w:pPr>
        </w:pPrChange>
      </w:pPr>
      <w:ins w:id="8569" w:author="The Si Tran" w:date="2012-12-10T07:21:00Z">
        <w:r w:rsidRPr="00097101">
          <w:rPr>
            <w:noProof/>
            <w:rPrChange w:id="8570" w:author="Unknown">
              <w:rPr>
                <w:noProof/>
              </w:rPr>
            </w:rPrChange>
          </w:rPr>
          <w:lastRenderedPageBreak/>
          <w:drawing>
            <wp:inline distT="0" distB="0" distL="0" distR="0" wp14:anchorId="2307301A" wp14:editId="7B910487">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5"/>
                      <a:stretch>
                        <a:fillRect/>
                      </a:stretch>
                    </pic:blipFill>
                    <pic:spPr>
                      <a:xfrm>
                        <a:off x="0" y="0"/>
                        <a:ext cx="5783760" cy="3533903"/>
                      </a:xfrm>
                      <a:prstGeom prst="rect">
                        <a:avLst/>
                      </a:prstGeom>
                    </pic:spPr>
                  </pic:pic>
                </a:graphicData>
              </a:graphic>
            </wp:inline>
          </w:drawing>
        </w:r>
      </w:ins>
    </w:p>
    <w:p w14:paraId="7EE1B91C" w14:textId="43762ACE" w:rsidR="006234D7" w:rsidRPr="00BA41C5" w:rsidRDefault="006234D7">
      <w:pPr>
        <w:pStyle w:val="Hinh"/>
        <w:rPr>
          <w:ins w:id="8571" w:author="The Si Tran" w:date="2012-12-11T20:09:00Z"/>
          <w:rPrChange w:id="8572" w:author="The Si Tran" w:date="2012-12-11T23:45:00Z">
            <w:rPr>
              <w:ins w:id="8573" w:author="The Si Tran" w:date="2012-12-11T20:09:00Z"/>
            </w:rPr>
          </w:rPrChange>
        </w:rPr>
        <w:pPrChange w:id="8574" w:author="The Si Tran" w:date="2012-12-16T10:10:00Z">
          <w:pPr>
            <w:pStyle w:val="Heading3"/>
            <w:numPr>
              <w:ilvl w:val="0"/>
              <w:numId w:val="0"/>
            </w:numPr>
            <w:tabs>
              <w:tab w:val="clear" w:pos="1080"/>
            </w:tabs>
            <w:ind w:left="0" w:firstLine="0"/>
            <w:jc w:val="center"/>
          </w:pPr>
        </w:pPrChange>
      </w:pPr>
      <w:bookmarkStart w:id="8575" w:name="_Toc343415670"/>
      <w:ins w:id="8576" w:author="The Si Tran" w:date="2012-12-11T20:09:00Z">
        <w:r w:rsidRPr="004D696B">
          <w:t xml:space="preserve">Hình </w:t>
        </w:r>
      </w:ins>
      <w:ins w:id="8577" w:author="The Si Tran" w:date="2012-12-11T23:45:00Z">
        <w:r w:rsidR="00BA41C5">
          <w:t>6.8</w:t>
        </w:r>
      </w:ins>
      <w:ins w:id="8578" w:author="The Si Tran" w:date="2012-12-11T20:09:00Z">
        <w:r w:rsidRPr="004D696B">
          <w:t>:</w:t>
        </w:r>
      </w:ins>
      <w:ins w:id="8579" w:author="The Si Tran" w:date="2012-12-11T23:45:00Z">
        <w:r w:rsidR="00BA41C5">
          <w:t xml:space="preserve"> </w:t>
        </w:r>
      </w:ins>
      <w:ins w:id="8580" w:author="The Si Tran" w:date="2012-12-11T20:09:00Z">
        <w:r w:rsidRPr="00BA41C5">
          <w:rPr>
            <w:rPrChange w:id="8581" w:author="The Si Tran" w:date="2012-12-11T23:45:00Z">
              <w:rPr>
                <w:b w:val="0"/>
              </w:rPr>
            </w:rPrChange>
          </w:rPr>
          <w:t>Đồ thị chuỗi dữ liệu Kobe</w:t>
        </w:r>
        <w:bookmarkEnd w:id="8575"/>
      </w:ins>
    </w:p>
    <w:p w14:paraId="348758B0" w14:textId="762C11F9" w:rsidR="00EF77AD" w:rsidRDefault="00EF77AD">
      <w:pPr>
        <w:pStyle w:val="Heading2"/>
        <w:rPr>
          <w:ins w:id="8582" w:author="superchickend" w:date="2012-12-16T15:24:00Z"/>
        </w:rPr>
        <w:pPrChange w:id="8583" w:author="The Si Tran" w:date="2012-12-06T21:19:00Z">
          <w:pPr>
            <w:pStyle w:val="Heading1"/>
            <w:jc w:val="left"/>
          </w:pPr>
        </w:pPrChange>
      </w:pPr>
      <w:bookmarkStart w:id="8584" w:name="_Toc343415867"/>
      <w:ins w:id="8585" w:author="The Si Tran" w:date="2012-12-06T21:21:00Z">
        <w:r>
          <w:t>Kết quả thực nghiệ</w:t>
        </w:r>
        <w:r w:rsidR="00835F6C">
          <w:t>m</w:t>
        </w:r>
      </w:ins>
      <w:bookmarkEnd w:id="8584"/>
    </w:p>
    <w:p w14:paraId="1FE4844E" w14:textId="1CB4617B" w:rsidR="00271541" w:rsidRPr="00271541" w:rsidRDefault="00271541" w:rsidP="00271541">
      <w:pPr>
        <w:ind w:firstLine="648"/>
        <w:rPr>
          <w:ins w:id="8586" w:author="The Si Tran" w:date="2012-12-06T21:21:00Z"/>
          <w:rPrChange w:id="8587" w:author="superchickend" w:date="2012-12-16T15:24:00Z">
            <w:rPr>
              <w:ins w:id="8588" w:author="The Si Tran" w:date="2012-12-06T21:21:00Z"/>
            </w:rPr>
          </w:rPrChange>
        </w:rPr>
        <w:pPrChange w:id="8589" w:author="superchickend" w:date="2012-12-16T15:27:00Z">
          <w:pPr>
            <w:pStyle w:val="Heading1"/>
            <w:jc w:val="left"/>
          </w:pPr>
        </w:pPrChange>
      </w:pPr>
      <w:ins w:id="8590"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rPr>
          <w:ins w:id="8591" w:author="The Si Tran" w:date="2012-12-14T06:29:00Z"/>
        </w:rPr>
        <w:pPrChange w:id="8592" w:author="The Si Tran" w:date="2012-12-06T21:22:00Z">
          <w:pPr>
            <w:pStyle w:val="Heading1"/>
            <w:jc w:val="left"/>
          </w:pPr>
        </w:pPrChange>
      </w:pPr>
      <w:bookmarkStart w:id="8593" w:name="_Toc343415868"/>
      <w:ins w:id="8594" w:author="The Si Tran" w:date="2012-12-06T21:22:00Z">
        <w:r>
          <w:t>Bộ dữ liệ</w:t>
        </w:r>
        <w:r w:rsidR="00810267">
          <w:t xml:space="preserve">u </w:t>
        </w:r>
      </w:ins>
      <w:ins w:id="8595" w:author="The Si Tran" w:date="2012-12-10T07:23:00Z">
        <w:r w:rsidR="00810267">
          <w:t>có tính mùa và xu hướng</w:t>
        </w:r>
      </w:ins>
      <w:bookmarkEnd w:id="8593"/>
    </w:p>
    <w:p w14:paraId="472957A1" w14:textId="07076E86" w:rsidR="00722731" w:rsidRPr="00097101" w:rsidRDefault="00722731">
      <w:pPr>
        <w:pStyle w:val="Bang"/>
        <w:rPr>
          <w:ins w:id="8596" w:author="The Si Tran" w:date="2012-12-10T07:25:00Z"/>
        </w:rPr>
        <w:pPrChange w:id="8597" w:author="The Si Tran" w:date="2012-12-16T10:03:00Z">
          <w:pPr>
            <w:pStyle w:val="Heading1"/>
            <w:jc w:val="left"/>
          </w:pPr>
        </w:pPrChange>
      </w:pPr>
      <w:bookmarkStart w:id="8598" w:name="_Toc343033794"/>
      <w:bookmarkStart w:id="8599" w:name="_Toc343415627"/>
      <w:ins w:id="8600" w:author="The Si Tran" w:date="2012-12-14T06:29:00Z">
        <w:r w:rsidRPr="006041AD">
          <w:rPr>
            <w:b/>
          </w:rPr>
          <w:t>Bảng 6.2</w:t>
        </w:r>
        <w:r w:rsidRPr="007C782C">
          <w:t xml:space="preserve">: </w:t>
        </w:r>
        <w:r w:rsidRPr="006041AD">
          <w:t>Kết quả thực nghiệm chuỗi dữ liệu Passengers</w:t>
        </w:r>
      </w:ins>
      <w:bookmarkEnd w:id="8598"/>
      <w:bookmarkEnd w:id="8599"/>
    </w:p>
    <w:tbl>
      <w:tblPr>
        <w:tblW w:w="9321" w:type="dxa"/>
        <w:tblLook w:val="04A0" w:firstRow="1" w:lastRow="0" w:firstColumn="1" w:lastColumn="0" w:noHBand="0" w:noVBand="1"/>
        <w:tblPrChange w:id="8601" w:author="The Si Tran" w:date="2012-12-16T08:43:00Z">
          <w:tblPr>
            <w:tblW w:w="10475" w:type="dxa"/>
            <w:tblLook w:val="04A0" w:firstRow="1" w:lastRow="0" w:firstColumn="1" w:lastColumn="0" w:noHBand="0" w:noVBand="1"/>
          </w:tblPr>
        </w:tblPrChange>
      </w:tblPr>
      <w:tblGrid>
        <w:gridCol w:w="1638"/>
        <w:gridCol w:w="4500"/>
        <w:gridCol w:w="1304"/>
        <w:gridCol w:w="996"/>
        <w:gridCol w:w="905"/>
        <w:tblGridChange w:id="8602">
          <w:tblGrid>
            <w:gridCol w:w="1072"/>
            <w:gridCol w:w="6843"/>
            <w:gridCol w:w="801"/>
            <w:gridCol w:w="931"/>
            <w:gridCol w:w="828"/>
          </w:tblGrid>
        </w:tblGridChange>
      </w:tblGrid>
      <w:tr w:rsidR="00A837C3" w:rsidRPr="009D2F47" w14:paraId="0506A383" w14:textId="77777777" w:rsidTr="006431AB">
        <w:trPr>
          <w:trHeight w:val="220"/>
          <w:ins w:id="8603" w:author="The Si Tran" w:date="2012-12-10T07:27:00Z"/>
          <w:trPrChange w:id="8604"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605"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pPr>
              <w:pStyle w:val="BangBody"/>
              <w:rPr>
                <w:ins w:id="8606" w:author="The Si Tran" w:date="2012-12-10T07:27:00Z"/>
                <w:rPrChange w:id="8607" w:author="The Si Tran" w:date="2012-12-14T06:33:00Z">
                  <w:rPr>
                    <w:ins w:id="8608" w:author="The Si Tran" w:date="2012-12-10T07:27:00Z"/>
                    <w:rFonts w:ascii="Calibri" w:eastAsia="Times New Roman" w:hAnsi="Calibri"/>
                    <w:color w:val="000000"/>
                    <w:sz w:val="22"/>
                  </w:rPr>
                </w:rPrChange>
              </w:rPr>
              <w:pPrChange w:id="8609"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610"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511C5F" w:rsidRDefault="00A837C3" w:rsidP="00511C5F">
            <w:pPr>
              <w:pStyle w:val="BangBody"/>
              <w:jc w:val="center"/>
              <w:rPr>
                <w:ins w:id="8611" w:author="The Si Tran" w:date="2012-12-10T07:27:00Z"/>
                <w:b/>
                <w:rPrChange w:id="8612" w:author="superchickend" w:date="2012-12-16T15:28:00Z">
                  <w:rPr>
                    <w:ins w:id="8613" w:author="The Si Tran" w:date="2012-12-10T07:27:00Z"/>
                    <w:rFonts w:ascii="Calibri" w:eastAsia="Times New Roman" w:hAnsi="Calibri"/>
                    <w:color w:val="000000"/>
                    <w:sz w:val="22"/>
                  </w:rPr>
                </w:rPrChange>
              </w:rPr>
              <w:pPrChange w:id="8614" w:author="superchickend" w:date="2012-12-16T15:28:00Z">
                <w:pPr>
                  <w:spacing w:line="240" w:lineRule="auto"/>
                  <w:ind w:hanging="18"/>
                </w:pPr>
              </w:pPrChange>
            </w:pPr>
            <w:ins w:id="8615" w:author="The Si Tran" w:date="2012-12-10T07:27:00Z">
              <w:r w:rsidRPr="00511C5F">
                <w:rPr>
                  <w:b/>
                  <w:rPrChange w:id="8616"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617"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511C5F" w:rsidRDefault="00A837C3" w:rsidP="00511C5F">
            <w:pPr>
              <w:pStyle w:val="BangBody"/>
              <w:jc w:val="center"/>
              <w:rPr>
                <w:ins w:id="8618" w:author="The Si Tran" w:date="2012-12-10T07:27:00Z"/>
                <w:b/>
                <w:rPrChange w:id="8619" w:author="superchickend" w:date="2012-12-16T15:28:00Z">
                  <w:rPr>
                    <w:ins w:id="8620" w:author="The Si Tran" w:date="2012-12-10T07:27:00Z"/>
                    <w:rFonts w:ascii="Calibri" w:eastAsia="Times New Roman" w:hAnsi="Calibri"/>
                    <w:color w:val="000000"/>
                    <w:sz w:val="22"/>
                  </w:rPr>
                </w:rPrChange>
              </w:rPr>
              <w:pPrChange w:id="8621" w:author="superchickend" w:date="2012-12-16T15:28:00Z">
                <w:pPr>
                  <w:spacing w:line="240" w:lineRule="auto"/>
                </w:pPr>
              </w:pPrChange>
            </w:pPr>
            <w:ins w:id="8622" w:author="The Si Tran" w:date="2012-12-10T07:27:00Z">
              <w:r w:rsidRPr="00511C5F">
                <w:rPr>
                  <w:b/>
                  <w:rPrChange w:id="8623"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624"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511C5F" w:rsidRDefault="00A837C3" w:rsidP="00511C5F">
            <w:pPr>
              <w:pStyle w:val="BangBody"/>
              <w:jc w:val="center"/>
              <w:rPr>
                <w:ins w:id="8625" w:author="The Si Tran" w:date="2012-12-10T07:27:00Z"/>
                <w:b/>
                <w:rPrChange w:id="8626" w:author="superchickend" w:date="2012-12-16T15:28:00Z">
                  <w:rPr>
                    <w:ins w:id="8627" w:author="The Si Tran" w:date="2012-12-10T07:27:00Z"/>
                    <w:rFonts w:ascii="Calibri" w:eastAsia="Times New Roman" w:hAnsi="Calibri"/>
                    <w:color w:val="000000"/>
                    <w:sz w:val="22"/>
                  </w:rPr>
                </w:rPrChange>
              </w:rPr>
              <w:pPrChange w:id="8628" w:author="superchickend" w:date="2012-12-16T15:28:00Z">
                <w:pPr>
                  <w:spacing w:line="240" w:lineRule="auto"/>
                </w:pPr>
              </w:pPrChange>
            </w:pPr>
            <w:ins w:id="8629" w:author="The Si Tran" w:date="2012-12-10T07:27:00Z">
              <w:r w:rsidRPr="00511C5F">
                <w:rPr>
                  <w:b/>
                  <w:rPrChange w:id="8630"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631"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511C5F" w:rsidRDefault="00A837C3" w:rsidP="00511C5F">
            <w:pPr>
              <w:pStyle w:val="BangBody"/>
              <w:jc w:val="center"/>
              <w:rPr>
                <w:ins w:id="8632" w:author="The Si Tran" w:date="2012-12-10T07:27:00Z"/>
                <w:b/>
                <w:rPrChange w:id="8633" w:author="superchickend" w:date="2012-12-16T15:28:00Z">
                  <w:rPr>
                    <w:ins w:id="8634" w:author="The Si Tran" w:date="2012-12-10T07:27:00Z"/>
                    <w:rFonts w:ascii="Calibri" w:eastAsia="Times New Roman" w:hAnsi="Calibri"/>
                    <w:color w:val="000000"/>
                    <w:sz w:val="22"/>
                  </w:rPr>
                </w:rPrChange>
              </w:rPr>
              <w:pPrChange w:id="8635" w:author="superchickend" w:date="2012-12-16T15:28:00Z">
                <w:pPr>
                  <w:spacing w:line="240" w:lineRule="auto"/>
                </w:pPr>
              </w:pPrChange>
            </w:pPr>
            <w:ins w:id="8636" w:author="The Si Tran" w:date="2012-12-10T07:27:00Z">
              <w:r w:rsidRPr="00511C5F">
                <w:rPr>
                  <w:b/>
                  <w:rPrChange w:id="8637"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638" w:author="The Si Tran" w:date="2012-12-10T07:27:00Z"/>
          <w:trPrChange w:id="8639"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640"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511C5F" w:rsidRDefault="00A837C3" w:rsidP="00511C5F">
            <w:pPr>
              <w:pStyle w:val="BangBody"/>
              <w:jc w:val="center"/>
              <w:rPr>
                <w:ins w:id="8641" w:author="The Si Tran" w:date="2012-12-10T07:27:00Z"/>
                <w:b/>
                <w:rPrChange w:id="8642" w:author="superchickend" w:date="2012-12-16T15:28:00Z">
                  <w:rPr>
                    <w:ins w:id="8643" w:author="The Si Tran" w:date="2012-12-10T07:27:00Z"/>
                    <w:rFonts w:ascii="Calibri" w:eastAsia="Times New Roman" w:hAnsi="Calibri"/>
                    <w:color w:val="000000"/>
                    <w:sz w:val="22"/>
                  </w:rPr>
                </w:rPrChange>
              </w:rPr>
              <w:pPrChange w:id="8644" w:author="superchickend" w:date="2012-12-16T15:28:00Z">
                <w:pPr>
                  <w:spacing w:line="240" w:lineRule="auto"/>
                  <w:jc w:val="center"/>
                </w:pPr>
              </w:pPrChange>
            </w:pPr>
            <w:ins w:id="8645" w:author="The Si Tran" w:date="2012-12-10T07:27:00Z">
              <w:r w:rsidRPr="00511C5F">
                <w:rPr>
                  <w:b/>
                  <w:rPrChange w:id="8646"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647"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pStyle w:val="BangBody"/>
              <w:rPr>
                <w:ins w:id="8648" w:author="The Si Tran" w:date="2012-12-10T07:27:00Z"/>
                <w:rPrChange w:id="8649" w:author="The Si Tran" w:date="2012-12-14T06:33:00Z">
                  <w:rPr>
                    <w:ins w:id="8650" w:author="The Si Tran" w:date="2012-12-10T07:27:00Z"/>
                    <w:rFonts w:ascii="Calibri" w:eastAsia="Times New Roman" w:hAnsi="Calibri"/>
                    <w:color w:val="000000"/>
                    <w:sz w:val="22"/>
                  </w:rPr>
                </w:rPrChange>
              </w:rPr>
              <w:pPrChange w:id="8651" w:author="The Si Tran" w:date="2012-12-16T08:45:00Z">
                <w:pPr>
                  <w:spacing w:line="240" w:lineRule="auto"/>
                  <w:jc w:val="left"/>
                </w:pPr>
              </w:pPrChange>
            </w:pPr>
            <w:ins w:id="8652" w:author="The Si Tran" w:date="2012-12-10T07:27:00Z">
              <w:r w:rsidRPr="00722731">
                <w:rPr>
                  <w:rPrChange w:id="8653" w:author="The Si Tran" w:date="2012-12-14T06:33:00Z">
                    <w:rPr>
                      <w:rFonts w:ascii="Calibri" w:hAnsi="Calibri"/>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654"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rsidP="008B0B04">
            <w:pPr>
              <w:pStyle w:val="BangBody"/>
              <w:jc w:val="center"/>
              <w:rPr>
                <w:ins w:id="8655" w:author="The Si Tran" w:date="2012-12-10T07:27:00Z"/>
                <w:rPrChange w:id="8656" w:author="The Si Tran" w:date="2012-12-14T06:33:00Z">
                  <w:rPr>
                    <w:ins w:id="8657" w:author="The Si Tran" w:date="2012-12-10T07:27:00Z"/>
                    <w:rFonts w:ascii="Calibri" w:eastAsia="Times New Roman" w:hAnsi="Calibri"/>
                    <w:color w:val="000000"/>
                    <w:sz w:val="22"/>
                  </w:rPr>
                </w:rPrChange>
              </w:rPr>
              <w:pPrChange w:id="8658" w:author="superchickend" w:date="2012-12-16T15:28:00Z">
                <w:pPr>
                  <w:spacing w:line="240" w:lineRule="auto"/>
                  <w:jc w:val="right"/>
                </w:pPr>
              </w:pPrChange>
            </w:pPr>
            <w:ins w:id="8659" w:author="The Si Tran" w:date="2012-12-10T07:27:00Z">
              <w:r w:rsidRPr="00722731">
                <w:rPr>
                  <w:rPrChange w:id="8660"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661"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rsidP="008B0B04">
            <w:pPr>
              <w:pStyle w:val="BangBody"/>
              <w:jc w:val="center"/>
              <w:rPr>
                <w:ins w:id="8662" w:author="The Si Tran" w:date="2012-12-10T07:27:00Z"/>
                <w:rPrChange w:id="8663" w:author="The Si Tran" w:date="2012-12-14T06:33:00Z">
                  <w:rPr>
                    <w:ins w:id="8664" w:author="The Si Tran" w:date="2012-12-10T07:27:00Z"/>
                    <w:rFonts w:ascii="Calibri" w:eastAsia="Times New Roman" w:hAnsi="Calibri"/>
                    <w:color w:val="000000"/>
                    <w:sz w:val="22"/>
                  </w:rPr>
                </w:rPrChange>
              </w:rPr>
              <w:pPrChange w:id="8665" w:author="superchickend" w:date="2012-12-16T15:28:00Z">
                <w:pPr>
                  <w:spacing w:line="240" w:lineRule="auto"/>
                  <w:jc w:val="right"/>
                </w:pPr>
              </w:pPrChange>
            </w:pPr>
            <w:ins w:id="8666" w:author="The Si Tran" w:date="2012-12-10T07:27:00Z">
              <w:r w:rsidRPr="00722731">
                <w:rPr>
                  <w:rPrChange w:id="8667"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668"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rsidP="008B0B04">
            <w:pPr>
              <w:pStyle w:val="BangBody"/>
              <w:jc w:val="center"/>
              <w:rPr>
                <w:ins w:id="8669" w:author="The Si Tran" w:date="2012-12-10T07:27:00Z"/>
                <w:rPrChange w:id="8670" w:author="The Si Tran" w:date="2012-12-14T06:33:00Z">
                  <w:rPr>
                    <w:ins w:id="8671" w:author="The Si Tran" w:date="2012-12-10T07:27:00Z"/>
                    <w:rFonts w:ascii="Calibri" w:eastAsia="Times New Roman" w:hAnsi="Calibri"/>
                    <w:color w:val="000000"/>
                    <w:sz w:val="22"/>
                  </w:rPr>
                </w:rPrChange>
              </w:rPr>
              <w:pPrChange w:id="8672" w:author="superchickend" w:date="2012-12-16T15:28:00Z">
                <w:pPr>
                  <w:spacing w:line="240" w:lineRule="auto"/>
                  <w:jc w:val="right"/>
                </w:pPr>
              </w:pPrChange>
            </w:pPr>
            <w:ins w:id="8673" w:author="The Si Tran" w:date="2012-12-10T07:27:00Z">
              <w:r w:rsidRPr="00722731">
                <w:rPr>
                  <w:rPrChange w:id="8674" w:author="The Si Tran" w:date="2012-12-14T06:33:00Z">
                    <w:rPr>
                      <w:rFonts w:ascii="Calibri" w:hAnsi="Calibri"/>
                      <w:sz w:val="22"/>
                    </w:rPr>
                  </w:rPrChange>
                </w:rPr>
                <w:t>8.92</w:t>
              </w:r>
            </w:ins>
          </w:p>
        </w:tc>
      </w:tr>
      <w:tr w:rsidR="00A837C3" w:rsidRPr="009D2F47" w14:paraId="6BE6CD20" w14:textId="77777777" w:rsidTr="008B0B04">
        <w:trPr>
          <w:trHeight w:val="441"/>
          <w:ins w:id="8675" w:author="The Si Tran" w:date="2012-12-10T07:27:00Z"/>
          <w:trPrChange w:id="8676"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677"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511C5F" w:rsidRDefault="00A837C3" w:rsidP="00511C5F">
            <w:pPr>
              <w:pStyle w:val="BangBody"/>
              <w:jc w:val="center"/>
              <w:rPr>
                <w:ins w:id="8678" w:author="The Si Tran" w:date="2012-12-10T07:27:00Z"/>
                <w:b/>
                <w:rPrChange w:id="8679" w:author="superchickend" w:date="2012-12-16T15:28:00Z">
                  <w:rPr>
                    <w:ins w:id="8680" w:author="The Si Tran" w:date="2012-12-10T07:27:00Z"/>
                    <w:rFonts w:ascii="Calibri" w:eastAsia="Times New Roman" w:hAnsi="Calibri"/>
                    <w:color w:val="000000"/>
                    <w:sz w:val="22"/>
                  </w:rPr>
                </w:rPrChange>
              </w:rPr>
              <w:pPrChange w:id="8681"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682"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pStyle w:val="BangBody"/>
              <w:rPr>
                <w:ins w:id="8683" w:author="The Si Tran" w:date="2012-12-10T07:27:00Z"/>
                <w:rPrChange w:id="8684" w:author="The Si Tran" w:date="2012-12-14T06:33:00Z">
                  <w:rPr>
                    <w:ins w:id="8685" w:author="The Si Tran" w:date="2012-12-10T07:27:00Z"/>
                    <w:rFonts w:ascii="Calibri" w:eastAsia="Times New Roman" w:hAnsi="Calibri"/>
                    <w:color w:val="000000"/>
                    <w:sz w:val="22"/>
                  </w:rPr>
                </w:rPrChange>
              </w:rPr>
              <w:pPrChange w:id="8686" w:author="The Si Tran" w:date="2012-12-16T08:45:00Z">
                <w:pPr>
                  <w:spacing w:line="240" w:lineRule="auto"/>
                </w:pPr>
              </w:pPrChange>
            </w:pPr>
            <w:ins w:id="8687" w:author="The Si Tran" w:date="2012-12-10T07:27:00Z">
              <w:r w:rsidRPr="00722731">
                <w:rPr>
                  <w:rPrChange w:id="8688" w:author="The Si Tran" w:date="2012-12-14T06:33:00Z">
                    <w:rPr>
                      <w:rFonts w:ascii="Calibri" w:hAnsi="Calibri"/>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689"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rsidP="008B0B04">
            <w:pPr>
              <w:pStyle w:val="BangBody"/>
              <w:jc w:val="center"/>
              <w:rPr>
                <w:ins w:id="8690" w:author="The Si Tran" w:date="2012-12-10T07:27:00Z"/>
                <w:rPrChange w:id="8691" w:author="The Si Tran" w:date="2012-12-14T06:33:00Z">
                  <w:rPr>
                    <w:ins w:id="8692" w:author="The Si Tran" w:date="2012-12-10T07:27:00Z"/>
                    <w:rFonts w:ascii="Calibri" w:eastAsia="Times New Roman" w:hAnsi="Calibri"/>
                    <w:color w:val="000000"/>
                    <w:sz w:val="22"/>
                  </w:rPr>
                </w:rPrChange>
              </w:rPr>
              <w:pPrChange w:id="8693" w:author="superchickend" w:date="2012-12-16T15:29:00Z">
                <w:pPr>
                  <w:spacing w:line="240" w:lineRule="auto"/>
                  <w:jc w:val="right"/>
                </w:pPr>
              </w:pPrChange>
            </w:pPr>
            <w:ins w:id="8694" w:author="The Si Tran" w:date="2012-12-10T07:27:00Z">
              <w:r w:rsidRPr="00722731">
                <w:rPr>
                  <w:rPrChange w:id="8695"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8696"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rsidP="008B0B04">
            <w:pPr>
              <w:pStyle w:val="BangBody"/>
              <w:jc w:val="center"/>
              <w:rPr>
                <w:ins w:id="8697" w:author="The Si Tran" w:date="2012-12-10T07:27:00Z"/>
                <w:rPrChange w:id="8698" w:author="The Si Tran" w:date="2012-12-14T06:33:00Z">
                  <w:rPr>
                    <w:ins w:id="8699" w:author="The Si Tran" w:date="2012-12-10T07:27:00Z"/>
                    <w:rFonts w:ascii="Calibri" w:eastAsia="Times New Roman" w:hAnsi="Calibri"/>
                    <w:color w:val="000000"/>
                    <w:sz w:val="22"/>
                  </w:rPr>
                </w:rPrChange>
              </w:rPr>
              <w:pPrChange w:id="8700" w:author="superchickend" w:date="2012-12-16T15:29:00Z">
                <w:pPr>
                  <w:spacing w:line="240" w:lineRule="auto"/>
                  <w:jc w:val="right"/>
                </w:pPr>
              </w:pPrChange>
            </w:pPr>
            <w:ins w:id="8701" w:author="The Si Tran" w:date="2012-12-10T07:27:00Z">
              <w:r w:rsidRPr="00722731">
                <w:rPr>
                  <w:rPrChange w:id="8702"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8703"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rsidP="008B0B04">
            <w:pPr>
              <w:pStyle w:val="BangBody"/>
              <w:jc w:val="center"/>
              <w:rPr>
                <w:ins w:id="8704" w:author="The Si Tran" w:date="2012-12-10T07:27:00Z"/>
                <w:rPrChange w:id="8705" w:author="The Si Tran" w:date="2012-12-14T06:33:00Z">
                  <w:rPr>
                    <w:ins w:id="8706" w:author="The Si Tran" w:date="2012-12-10T07:27:00Z"/>
                    <w:rFonts w:ascii="Calibri" w:eastAsia="Times New Roman" w:hAnsi="Calibri"/>
                    <w:color w:val="000000"/>
                    <w:sz w:val="22"/>
                  </w:rPr>
                </w:rPrChange>
              </w:rPr>
              <w:pPrChange w:id="8707" w:author="superchickend" w:date="2012-12-16T15:29:00Z">
                <w:pPr>
                  <w:spacing w:line="240" w:lineRule="auto"/>
                  <w:jc w:val="right"/>
                </w:pPr>
              </w:pPrChange>
            </w:pPr>
            <w:ins w:id="8708" w:author="The Si Tran" w:date="2012-12-10T07:27:00Z">
              <w:r w:rsidRPr="00722731">
                <w:rPr>
                  <w:rPrChange w:id="8709" w:author="The Si Tran" w:date="2012-12-14T06:33:00Z">
                    <w:rPr>
                      <w:rFonts w:ascii="Calibri" w:hAnsi="Calibri"/>
                      <w:sz w:val="22"/>
                    </w:rPr>
                  </w:rPrChange>
                </w:rPr>
                <w:t>9.74</w:t>
              </w:r>
            </w:ins>
          </w:p>
        </w:tc>
      </w:tr>
      <w:tr w:rsidR="00A837C3" w:rsidRPr="009D2F47" w14:paraId="5E1ADA4E" w14:textId="77777777" w:rsidTr="00511C5F">
        <w:trPr>
          <w:trHeight w:val="220"/>
          <w:ins w:id="8710" w:author="The Si Tran" w:date="2012-12-10T07:27:00Z"/>
          <w:trPrChange w:id="8711"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712"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511C5F" w:rsidRDefault="00A837C3" w:rsidP="00511C5F">
            <w:pPr>
              <w:pStyle w:val="BangBody"/>
              <w:jc w:val="center"/>
              <w:rPr>
                <w:ins w:id="8713" w:author="The Si Tran" w:date="2012-12-10T07:27:00Z"/>
                <w:b/>
                <w:rPrChange w:id="8714" w:author="superchickend" w:date="2012-12-16T15:28:00Z">
                  <w:rPr>
                    <w:ins w:id="8715" w:author="The Si Tran" w:date="2012-12-10T07:27:00Z"/>
                    <w:rFonts w:ascii="Calibri" w:eastAsia="Times New Roman" w:hAnsi="Calibri"/>
                    <w:color w:val="000000"/>
                    <w:sz w:val="22"/>
                  </w:rPr>
                </w:rPrChange>
              </w:rPr>
              <w:pPrChange w:id="8716" w:author="superchickend" w:date="2012-12-16T15:28:00Z">
                <w:pPr>
                  <w:spacing w:line="240" w:lineRule="auto"/>
                  <w:jc w:val="center"/>
                </w:pPr>
              </w:pPrChange>
            </w:pPr>
            <w:ins w:id="8717" w:author="The Si Tran" w:date="2012-12-10T07:27:00Z">
              <w:r w:rsidRPr="00511C5F">
                <w:rPr>
                  <w:b/>
                  <w:rPrChange w:id="8718"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8719"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pStyle w:val="BangBody"/>
              <w:rPr>
                <w:ins w:id="8720" w:author="The Si Tran" w:date="2012-12-10T07:27:00Z"/>
                <w:rPrChange w:id="8721" w:author="The Si Tran" w:date="2012-12-14T06:33:00Z">
                  <w:rPr>
                    <w:ins w:id="8722" w:author="The Si Tran" w:date="2012-12-10T07:27:00Z"/>
                    <w:rFonts w:ascii="Calibri" w:eastAsia="Times New Roman" w:hAnsi="Calibri"/>
                    <w:color w:val="000000"/>
                    <w:sz w:val="22"/>
                  </w:rPr>
                </w:rPrChange>
              </w:rPr>
              <w:pPrChange w:id="8723" w:author="The Si Tran" w:date="2012-12-16T08:45:00Z">
                <w:pPr>
                  <w:spacing w:line="240" w:lineRule="auto"/>
                  <w:jc w:val="left"/>
                </w:pPr>
              </w:pPrChange>
            </w:pPr>
            <w:ins w:id="8724" w:author="The Si Tran" w:date="2012-12-10T07:27:00Z">
              <w:r w:rsidRPr="00722731">
                <w:rPr>
                  <w:rPrChange w:id="8725"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726"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rsidP="00511C5F">
            <w:pPr>
              <w:pStyle w:val="BangBody"/>
              <w:jc w:val="center"/>
              <w:rPr>
                <w:ins w:id="8727" w:author="The Si Tran" w:date="2012-12-10T07:27:00Z"/>
                <w:rPrChange w:id="8728" w:author="The Si Tran" w:date="2012-12-14T06:33:00Z">
                  <w:rPr>
                    <w:ins w:id="8729" w:author="The Si Tran" w:date="2012-12-10T07:27:00Z"/>
                    <w:rFonts w:ascii="Calibri" w:eastAsia="Times New Roman" w:hAnsi="Calibri"/>
                    <w:color w:val="000000"/>
                    <w:sz w:val="22"/>
                  </w:rPr>
                </w:rPrChange>
              </w:rPr>
              <w:pPrChange w:id="8730" w:author="superchickend" w:date="2012-12-16T15:28:00Z">
                <w:pPr>
                  <w:spacing w:line="240" w:lineRule="auto"/>
                  <w:jc w:val="right"/>
                </w:pPr>
              </w:pPrChange>
            </w:pPr>
            <w:ins w:id="8731" w:author="The Si Tran" w:date="2012-12-10T07:27:00Z">
              <w:r w:rsidRPr="00722731">
                <w:rPr>
                  <w:rPrChange w:id="8732"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733"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rsidP="00511C5F">
            <w:pPr>
              <w:pStyle w:val="BangBody"/>
              <w:jc w:val="center"/>
              <w:rPr>
                <w:ins w:id="8734" w:author="The Si Tran" w:date="2012-12-10T07:27:00Z"/>
                <w:rPrChange w:id="8735" w:author="The Si Tran" w:date="2012-12-14T06:33:00Z">
                  <w:rPr>
                    <w:ins w:id="8736" w:author="The Si Tran" w:date="2012-12-10T07:27:00Z"/>
                    <w:rFonts w:ascii="Calibri" w:eastAsia="Times New Roman" w:hAnsi="Calibri"/>
                    <w:color w:val="000000"/>
                    <w:sz w:val="22"/>
                  </w:rPr>
                </w:rPrChange>
              </w:rPr>
              <w:pPrChange w:id="8737" w:author="superchickend" w:date="2012-12-16T15:28:00Z">
                <w:pPr>
                  <w:spacing w:line="240" w:lineRule="auto"/>
                  <w:jc w:val="right"/>
                </w:pPr>
              </w:pPrChange>
            </w:pPr>
            <w:ins w:id="8738" w:author="The Si Tran" w:date="2012-12-10T07:27:00Z">
              <w:r w:rsidRPr="00722731">
                <w:rPr>
                  <w:rPrChange w:id="8739"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740"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rsidP="00511C5F">
            <w:pPr>
              <w:pStyle w:val="BangBody"/>
              <w:jc w:val="center"/>
              <w:rPr>
                <w:ins w:id="8741" w:author="The Si Tran" w:date="2012-12-10T07:27:00Z"/>
                <w:rPrChange w:id="8742" w:author="The Si Tran" w:date="2012-12-14T06:33:00Z">
                  <w:rPr>
                    <w:ins w:id="8743" w:author="The Si Tran" w:date="2012-12-10T07:27:00Z"/>
                    <w:rFonts w:ascii="Calibri" w:eastAsia="Times New Roman" w:hAnsi="Calibri"/>
                    <w:color w:val="000000"/>
                    <w:sz w:val="22"/>
                  </w:rPr>
                </w:rPrChange>
              </w:rPr>
              <w:pPrChange w:id="8744" w:author="superchickend" w:date="2012-12-16T15:28:00Z">
                <w:pPr>
                  <w:spacing w:line="240" w:lineRule="auto"/>
                  <w:jc w:val="right"/>
                </w:pPr>
              </w:pPrChange>
            </w:pPr>
            <w:ins w:id="8745" w:author="The Si Tran" w:date="2012-12-10T07:27:00Z">
              <w:r w:rsidRPr="00722731">
                <w:rPr>
                  <w:rPrChange w:id="8746" w:author="The Si Tran" w:date="2012-12-14T06:33:00Z">
                    <w:rPr>
                      <w:rFonts w:ascii="Calibri" w:hAnsi="Calibri"/>
                      <w:sz w:val="22"/>
                    </w:rPr>
                  </w:rPrChange>
                </w:rPr>
                <w:t>2.97</w:t>
              </w:r>
            </w:ins>
          </w:p>
        </w:tc>
      </w:tr>
      <w:tr w:rsidR="00A837C3" w:rsidRPr="009D2F47" w14:paraId="0D4CDA74" w14:textId="77777777" w:rsidTr="008B0B04">
        <w:trPr>
          <w:trHeight w:val="674"/>
          <w:ins w:id="8747" w:author="The Si Tran" w:date="2012-12-10T07:27:00Z"/>
          <w:trPrChange w:id="8748"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49"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511C5F" w:rsidRDefault="00A837C3" w:rsidP="00511C5F">
            <w:pPr>
              <w:pStyle w:val="BangBody"/>
              <w:jc w:val="center"/>
              <w:rPr>
                <w:ins w:id="8750" w:author="The Si Tran" w:date="2012-12-10T07:27:00Z"/>
                <w:b/>
                <w:rPrChange w:id="8751" w:author="superchickend" w:date="2012-12-16T15:28:00Z">
                  <w:rPr>
                    <w:ins w:id="8752" w:author="The Si Tran" w:date="2012-12-10T07:27:00Z"/>
                    <w:rFonts w:ascii="Calibri" w:eastAsia="Times New Roman" w:hAnsi="Calibri"/>
                    <w:color w:val="000000"/>
                    <w:sz w:val="22"/>
                  </w:rPr>
                </w:rPrChange>
              </w:rPr>
              <w:pPrChange w:id="8753" w:author="superchickend" w:date="2012-12-16T15:28:00Z">
                <w:pPr>
                  <w:spacing w:line="240" w:lineRule="auto"/>
                  <w:jc w:val="center"/>
                </w:pPr>
              </w:pPrChange>
            </w:pPr>
            <w:ins w:id="8754" w:author="The Si Tran" w:date="2012-12-10T07:27:00Z">
              <w:r w:rsidRPr="00511C5F">
                <w:rPr>
                  <w:b/>
                  <w:rPrChange w:id="8755"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756"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pStyle w:val="BangBody"/>
              <w:rPr>
                <w:ins w:id="8757" w:author="The Si Tran" w:date="2012-12-10T07:27:00Z"/>
                <w:rPrChange w:id="8758" w:author="The Si Tran" w:date="2012-12-14T06:33:00Z">
                  <w:rPr>
                    <w:ins w:id="8759" w:author="The Si Tran" w:date="2012-12-10T07:27:00Z"/>
                    <w:rFonts w:ascii="Calibri" w:eastAsia="Times New Roman" w:hAnsi="Calibri"/>
                    <w:color w:val="000000"/>
                    <w:sz w:val="22"/>
                  </w:rPr>
                </w:rPrChange>
              </w:rPr>
              <w:pPrChange w:id="8760" w:author="The Si Tran" w:date="2012-12-16T08:45:00Z">
                <w:pPr>
                  <w:spacing w:line="240" w:lineRule="auto"/>
                  <w:jc w:val="left"/>
                </w:pPr>
              </w:pPrChange>
            </w:pPr>
            <w:ins w:id="8761" w:author="The Si Tran" w:date="2012-12-10T07:27:00Z">
              <w:r w:rsidRPr="00722731">
                <w:rPr>
                  <w:rPrChange w:id="8762" w:author="The Si Tran" w:date="2012-12-14T06:33:00Z">
                    <w:rPr>
                      <w:rFonts w:ascii="Calibri" w:hAnsi="Calibri"/>
                      <w:sz w:val="22"/>
                    </w:rPr>
                  </w:rPrChange>
                </w:rPr>
                <w:t>ARIMA(1, 1, 0)(1, 1, 0)12</w:t>
              </w:r>
              <w:r w:rsidRPr="00722731">
                <w:rPr>
                  <w:rPrChange w:id="8763" w:author="The Si Tran" w:date="2012-12-14T06:33:00Z">
                    <w:rPr>
                      <w:rFonts w:ascii="Calibri" w:hAnsi="Calibri"/>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764"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810AC4" w:rsidRDefault="00A837C3" w:rsidP="008B0B04">
            <w:pPr>
              <w:pStyle w:val="BangBody"/>
              <w:jc w:val="center"/>
              <w:rPr>
                <w:ins w:id="8765" w:author="The Si Tran" w:date="2012-12-10T07:27:00Z"/>
                <w:b/>
                <w:rPrChange w:id="8766" w:author="superchickend" w:date="2012-12-16T15:29:00Z">
                  <w:rPr>
                    <w:ins w:id="8767" w:author="The Si Tran" w:date="2012-12-10T07:27:00Z"/>
                    <w:rFonts w:ascii="Calibri" w:eastAsia="Times New Roman" w:hAnsi="Calibri"/>
                    <w:color w:val="000000"/>
                    <w:sz w:val="22"/>
                  </w:rPr>
                </w:rPrChange>
              </w:rPr>
              <w:pPrChange w:id="8768" w:author="superchickend" w:date="2012-12-16T15:28:00Z">
                <w:pPr>
                  <w:spacing w:line="240" w:lineRule="auto"/>
                  <w:jc w:val="right"/>
                </w:pPr>
              </w:pPrChange>
            </w:pPr>
            <w:ins w:id="8769" w:author="The Si Tran" w:date="2012-12-10T07:27:00Z">
              <w:r w:rsidRPr="00810AC4">
                <w:rPr>
                  <w:b/>
                  <w:rPrChange w:id="8770"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8771"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810AC4" w:rsidRDefault="00A837C3" w:rsidP="008B0B04">
            <w:pPr>
              <w:pStyle w:val="BangBody"/>
              <w:jc w:val="center"/>
              <w:rPr>
                <w:ins w:id="8772" w:author="The Si Tran" w:date="2012-12-10T07:27:00Z"/>
                <w:b/>
                <w:rPrChange w:id="8773" w:author="superchickend" w:date="2012-12-16T15:29:00Z">
                  <w:rPr>
                    <w:ins w:id="8774" w:author="The Si Tran" w:date="2012-12-10T07:27:00Z"/>
                    <w:rFonts w:ascii="Calibri" w:eastAsia="Times New Roman" w:hAnsi="Calibri"/>
                    <w:color w:val="000000"/>
                    <w:sz w:val="22"/>
                  </w:rPr>
                </w:rPrChange>
              </w:rPr>
              <w:pPrChange w:id="8775" w:author="superchickend" w:date="2012-12-16T15:28:00Z">
                <w:pPr>
                  <w:spacing w:line="240" w:lineRule="auto"/>
                  <w:jc w:val="right"/>
                </w:pPr>
              </w:pPrChange>
            </w:pPr>
            <w:ins w:id="8776" w:author="The Si Tran" w:date="2012-12-10T07:27:00Z">
              <w:r w:rsidRPr="00810AC4">
                <w:rPr>
                  <w:b/>
                  <w:rPrChange w:id="8777"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8778"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810AC4" w:rsidRDefault="00A837C3" w:rsidP="008B0B04">
            <w:pPr>
              <w:pStyle w:val="BangBody"/>
              <w:jc w:val="center"/>
              <w:rPr>
                <w:ins w:id="8779" w:author="The Si Tran" w:date="2012-12-10T07:27:00Z"/>
                <w:b/>
                <w:rPrChange w:id="8780" w:author="superchickend" w:date="2012-12-16T15:29:00Z">
                  <w:rPr>
                    <w:ins w:id="8781" w:author="The Si Tran" w:date="2012-12-10T07:27:00Z"/>
                    <w:rFonts w:ascii="Calibri" w:eastAsia="Times New Roman" w:hAnsi="Calibri"/>
                    <w:color w:val="000000"/>
                    <w:sz w:val="22"/>
                  </w:rPr>
                </w:rPrChange>
              </w:rPr>
              <w:pPrChange w:id="8782" w:author="superchickend" w:date="2012-12-16T15:28:00Z">
                <w:pPr>
                  <w:spacing w:line="240" w:lineRule="auto"/>
                  <w:jc w:val="right"/>
                </w:pPr>
              </w:pPrChange>
            </w:pPr>
            <w:ins w:id="8783" w:author="The Si Tran" w:date="2012-12-10T07:27:00Z">
              <w:r w:rsidRPr="00810AC4">
                <w:rPr>
                  <w:b/>
                  <w:rPrChange w:id="8784" w:author="superchickend" w:date="2012-12-16T15:29:00Z">
                    <w:rPr>
                      <w:rFonts w:ascii="Calibri" w:hAnsi="Calibri"/>
                      <w:sz w:val="22"/>
                    </w:rPr>
                  </w:rPrChange>
                </w:rPr>
                <w:t>2.75</w:t>
              </w:r>
            </w:ins>
          </w:p>
        </w:tc>
      </w:tr>
      <w:tr w:rsidR="00A837C3" w:rsidRPr="009D2F47" w14:paraId="176B0DF2" w14:textId="77777777" w:rsidTr="00D4703F">
        <w:trPr>
          <w:trHeight w:val="664"/>
          <w:ins w:id="8785" w:author="The Si Tran" w:date="2012-12-10T07:27:00Z"/>
          <w:trPrChange w:id="8786"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787"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pStyle w:val="BangBody"/>
              <w:rPr>
                <w:ins w:id="8788" w:author="The Si Tran" w:date="2012-12-10T07:27:00Z"/>
                <w:rPrChange w:id="8789" w:author="The Si Tran" w:date="2012-12-14T06:33:00Z">
                  <w:rPr>
                    <w:ins w:id="8790" w:author="The Si Tran" w:date="2012-12-10T07:27:00Z"/>
                    <w:rFonts w:ascii="Calibri" w:eastAsia="Times New Roman" w:hAnsi="Calibri"/>
                    <w:color w:val="000000"/>
                    <w:sz w:val="22"/>
                  </w:rPr>
                </w:rPrChange>
              </w:rPr>
              <w:pPrChange w:id="8791"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792"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pStyle w:val="BangBody"/>
              <w:rPr>
                <w:ins w:id="8793" w:author="The Si Tran" w:date="2012-12-10T07:27:00Z"/>
                <w:rPrChange w:id="8794" w:author="The Si Tran" w:date="2012-12-14T06:33:00Z">
                  <w:rPr>
                    <w:ins w:id="8795" w:author="The Si Tran" w:date="2012-12-10T07:27:00Z"/>
                    <w:rFonts w:ascii="Calibri" w:eastAsia="Times New Roman" w:hAnsi="Calibri"/>
                    <w:color w:val="000000"/>
                    <w:sz w:val="22"/>
                  </w:rPr>
                </w:rPrChange>
              </w:rPr>
              <w:pPrChange w:id="8796" w:author="The Si Tran" w:date="2012-12-16T08:45:00Z">
                <w:pPr>
                  <w:spacing w:line="240" w:lineRule="auto"/>
                </w:pPr>
              </w:pPrChange>
            </w:pPr>
            <w:ins w:id="8797" w:author="The Si Tran" w:date="2012-12-10T07:27:00Z">
              <w:r w:rsidRPr="00722731">
                <w:rPr>
                  <w:rPrChange w:id="8798" w:author="The Si Tran" w:date="2012-12-14T06:33:00Z">
                    <w:rPr>
                      <w:rFonts w:ascii="Calibri" w:hAnsi="Calibri"/>
                      <w:sz w:val="22"/>
                    </w:rPr>
                  </w:rPrChange>
                </w:rPr>
                <w:t>ARIMA(1, 1, 0)(1, 1, 0)12</w:t>
              </w:r>
              <w:r w:rsidRPr="00722731">
                <w:rPr>
                  <w:rPrChange w:id="8799" w:author="The Si Tran" w:date="2012-12-14T06:33:00Z">
                    <w:rPr>
                      <w:rFonts w:ascii="Calibri" w:hAnsi="Calibri"/>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800"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D4703F" w:rsidRDefault="00A837C3" w:rsidP="00D4703F">
            <w:pPr>
              <w:pStyle w:val="BangBody"/>
              <w:jc w:val="center"/>
              <w:rPr>
                <w:ins w:id="8801" w:author="The Si Tran" w:date="2012-12-10T07:27:00Z"/>
                <w:b/>
                <w:rPrChange w:id="8802" w:author="superchickend" w:date="2012-12-16T15:29:00Z">
                  <w:rPr>
                    <w:ins w:id="8803" w:author="The Si Tran" w:date="2012-12-10T07:27:00Z"/>
                    <w:rFonts w:ascii="Calibri" w:eastAsia="Times New Roman" w:hAnsi="Calibri"/>
                    <w:color w:val="000000"/>
                    <w:sz w:val="22"/>
                  </w:rPr>
                </w:rPrChange>
              </w:rPr>
              <w:pPrChange w:id="8804" w:author="superchickend" w:date="2012-12-16T15:29:00Z">
                <w:pPr>
                  <w:spacing w:line="240" w:lineRule="auto"/>
                  <w:jc w:val="right"/>
                </w:pPr>
              </w:pPrChange>
            </w:pPr>
            <w:ins w:id="8805" w:author="The Si Tran" w:date="2012-12-10T07:27:00Z">
              <w:r w:rsidRPr="00D4703F">
                <w:rPr>
                  <w:b/>
                  <w:rPrChange w:id="8806"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8807"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D4703F" w:rsidRDefault="00A837C3" w:rsidP="00D4703F">
            <w:pPr>
              <w:pStyle w:val="BangBody"/>
              <w:jc w:val="center"/>
              <w:rPr>
                <w:ins w:id="8808" w:author="The Si Tran" w:date="2012-12-10T07:27:00Z"/>
                <w:b/>
                <w:rPrChange w:id="8809" w:author="superchickend" w:date="2012-12-16T15:29:00Z">
                  <w:rPr>
                    <w:ins w:id="8810" w:author="The Si Tran" w:date="2012-12-10T07:27:00Z"/>
                    <w:rFonts w:ascii="Calibri" w:eastAsia="Times New Roman" w:hAnsi="Calibri"/>
                    <w:color w:val="000000"/>
                    <w:sz w:val="22"/>
                  </w:rPr>
                </w:rPrChange>
              </w:rPr>
              <w:pPrChange w:id="8811" w:author="superchickend" w:date="2012-12-16T15:29:00Z">
                <w:pPr>
                  <w:spacing w:line="240" w:lineRule="auto"/>
                  <w:jc w:val="right"/>
                </w:pPr>
              </w:pPrChange>
            </w:pPr>
            <w:ins w:id="8812" w:author="The Si Tran" w:date="2012-12-10T07:27:00Z">
              <w:r w:rsidRPr="00D4703F">
                <w:rPr>
                  <w:b/>
                  <w:rPrChange w:id="8813"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8814"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D4703F" w:rsidRDefault="00A837C3" w:rsidP="00D4703F">
            <w:pPr>
              <w:pStyle w:val="BangBody"/>
              <w:jc w:val="center"/>
              <w:rPr>
                <w:ins w:id="8815" w:author="The Si Tran" w:date="2012-12-10T07:27:00Z"/>
                <w:b/>
                <w:rPrChange w:id="8816" w:author="superchickend" w:date="2012-12-16T15:29:00Z">
                  <w:rPr>
                    <w:ins w:id="8817" w:author="The Si Tran" w:date="2012-12-10T07:27:00Z"/>
                    <w:rFonts w:ascii="Calibri" w:eastAsia="Times New Roman" w:hAnsi="Calibri"/>
                    <w:color w:val="000000"/>
                    <w:sz w:val="22"/>
                  </w:rPr>
                </w:rPrChange>
              </w:rPr>
              <w:pPrChange w:id="8818" w:author="superchickend" w:date="2012-12-16T15:29:00Z">
                <w:pPr>
                  <w:spacing w:line="240" w:lineRule="auto"/>
                  <w:jc w:val="right"/>
                </w:pPr>
              </w:pPrChange>
            </w:pPr>
            <w:ins w:id="8819" w:author="The Si Tran" w:date="2012-12-10T07:27:00Z">
              <w:r w:rsidRPr="00D4703F">
                <w:rPr>
                  <w:b/>
                  <w:rPrChange w:id="8820" w:author="superchickend" w:date="2012-12-16T15:29:00Z">
                    <w:rPr>
                      <w:rFonts w:ascii="Calibri" w:hAnsi="Calibri"/>
                      <w:sz w:val="22"/>
                    </w:rPr>
                  </w:rPrChange>
                </w:rPr>
                <w:t>2.82</w:t>
              </w:r>
            </w:ins>
          </w:p>
        </w:tc>
      </w:tr>
    </w:tbl>
    <w:p w14:paraId="61ED5EB4" w14:textId="77777777" w:rsidR="00726875" w:rsidRDefault="00726875">
      <w:pPr>
        <w:pStyle w:val="Bang"/>
        <w:rPr>
          <w:ins w:id="8821" w:author="The Si Tran" w:date="2012-12-14T06:30:00Z"/>
        </w:rPr>
        <w:pPrChange w:id="8822" w:author="The Si Tran" w:date="2012-12-16T10:03:00Z">
          <w:pPr>
            <w:pStyle w:val="Heading1"/>
            <w:jc w:val="left"/>
          </w:pPr>
        </w:pPrChange>
      </w:pPr>
    </w:p>
    <w:p w14:paraId="34B0E26D" w14:textId="1C1C8649" w:rsidR="00722731" w:rsidRPr="007C782C" w:rsidRDefault="00722731">
      <w:pPr>
        <w:pStyle w:val="Bang"/>
        <w:rPr>
          <w:ins w:id="8823" w:author="The Si Tran" w:date="2012-12-10T07:28:00Z"/>
        </w:rPr>
        <w:pPrChange w:id="8824" w:author="The Si Tran" w:date="2012-12-16T10:03:00Z">
          <w:pPr>
            <w:pStyle w:val="Heading1"/>
            <w:jc w:val="left"/>
          </w:pPr>
        </w:pPrChange>
      </w:pPr>
      <w:bookmarkStart w:id="8825" w:name="_Toc343033795"/>
      <w:bookmarkStart w:id="8826" w:name="_Toc343415628"/>
      <w:ins w:id="8827" w:author="The Si Tran" w:date="2012-12-14T06:30:00Z">
        <w:r w:rsidRPr="006041AD">
          <w:rPr>
            <w:b/>
          </w:rPr>
          <w:t>Bảng 6.3:</w:t>
        </w:r>
        <w:r w:rsidRPr="004D696B">
          <w:t xml:space="preserve"> Kết quả thực nghiệm chuỗi dữ liệu</w:t>
        </w:r>
        <w:r>
          <w:t xml:space="preserve"> </w:t>
        </w:r>
        <w:r w:rsidRPr="004D696B">
          <w:t>Paper</w:t>
        </w:r>
      </w:ins>
      <w:bookmarkEnd w:id="8825"/>
      <w:bookmarkEnd w:id="8826"/>
    </w:p>
    <w:tbl>
      <w:tblPr>
        <w:tblW w:w="9291" w:type="dxa"/>
        <w:tblLook w:val="04A0" w:firstRow="1" w:lastRow="0" w:firstColumn="1" w:lastColumn="0" w:noHBand="0" w:noVBand="1"/>
      </w:tblPr>
      <w:tblGrid>
        <w:gridCol w:w="1172"/>
        <w:gridCol w:w="5579"/>
        <w:gridCol w:w="758"/>
        <w:gridCol w:w="978"/>
        <w:gridCol w:w="905"/>
        <w:tblGridChange w:id="8828">
          <w:tblGrid>
            <w:gridCol w:w="1172"/>
            <w:gridCol w:w="5579"/>
            <w:gridCol w:w="758"/>
            <w:gridCol w:w="978"/>
            <w:gridCol w:w="905"/>
          </w:tblGrid>
        </w:tblGridChange>
      </w:tblGrid>
      <w:tr w:rsidR="00E30631" w:rsidRPr="00AF5054" w14:paraId="648C9053" w14:textId="77777777" w:rsidTr="00E30631">
        <w:trPr>
          <w:trHeight w:val="261"/>
          <w:ins w:id="8829"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pStyle w:val="BangBody"/>
              <w:rPr>
                <w:ins w:id="8830" w:author="The Si Tran" w:date="2012-12-10T07:28:00Z"/>
                <w:rPrChange w:id="8831" w:author="The Si Tran" w:date="2012-12-14T06:33:00Z">
                  <w:rPr>
                    <w:ins w:id="8832" w:author="The Si Tran" w:date="2012-12-10T07:28:00Z"/>
                    <w:rFonts w:ascii="Calibri" w:eastAsia="Times New Roman" w:hAnsi="Calibri"/>
                    <w:color w:val="000000"/>
                    <w:sz w:val="22"/>
                  </w:rPr>
                </w:rPrChange>
              </w:rPr>
              <w:pPrChange w:id="8833" w:author="The Si Tran" w:date="2012-12-16T08:45:00Z">
                <w:pPr>
                  <w:spacing w:line="240" w:lineRule="auto"/>
                </w:pPr>
              </w:pPrChange>
            </w:pPr>
            <w:ins w:id="8834" w:author="The Si Tran" w:date="2012-12-10T07:28:00Z">
              <w:r w:rsidRPr="00722731">
                <w:rPr>
                  <w:rPrChange w:id="8835" w:author="The Si Tran" w:date="2012-12-14T06:33:00Z">
                    <w:rPr>
                      <w:rFonts w:ascii="Calibri" w:hAnsi="Calibri" w:cs="Arial"/>
                      <w:b/>
                      <w:bCs/>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2728D2" w:rsidRDefault="00A837C3" w:rsidP="002728D2">
            <w:pPr>
              <w:pStyle w:val="BangBody"/>
              <w:jc w:val="center"/>
              <w:rPr>
                <w:ins w:id="8836" w:author="The Si Tran" w:date="2012-12-10T07:28:00Z"/>
                <w:b/>
                <w:rPrChange w:id="8837" w:author="superchickend" w:date="2012-12-16T15:30:00Z">
                  <w:rPr>
                    <w:ins w:id="8838" w:author="The Si Tran" w:date="2012-12-10T07:28:00Z"/>
                    <w:rFonts w:ascii="Calibri" w:eastAsia="Times New Roman" w:hAnsi="Calibri"/>
                    <w:color w:val="000000"/>
                    <w:sz w:val="22"/>
                  </w:rPr>
                </w:rPrChange>
              </w:rPr>
              <w:pPrChange w:id="8839" w:author="superchickend" w:date="2012-12-16T15:30:00Z">
                <w:pPr>
                  <w:spacing w:line="240" w:lineRule="auto"/>
                </w:pPr>
              </w:pPrChange>
            </w:pPr>
            <w:ins w:id="8840" w:author="The Si Tran" w:date="2012-12-10T07:28:00Z">
              <w:r w:rsidRPr="002728D2">
                <w:rPr>
                  <w:b/>
                  <w:rPrChange w:id="8841" w:author="superchickend" w:date="2012-12-16T15:30:00Z">
                    <w:rPr>
                      <w:rFonts w:ascii="Calibri" w:hAnsi="Calibri" w:cs="Arial"/>
                      <w:b/>
                      <w:bCs/>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2728D2" w:rsidRDefault="00A837C3" w:rsidP="002728D2">
            <w:pPr>
              <w:pStyle w:val="BangBody"/>
              <w:jc w:val="center"/>
              <w:rPr>
                <w:ins w:id="8842" w:author="The Si Tran" w:date="2012-12-10T07:28:00Z"/>
                <w:b/>
                <w:rPrChange w:id="8843" w:author="superchickend" w:date="2012-12-16T15:30:00Z">
                  <w:rPr>
                    <w:ins w:id="8844" w:author="The Si Tran" w:date="2012-12-10T07:28:00Z"/>
                    <w:rFonts w:ascii="Calibri" w:eastAsia="Times New Roman" w:hAnsi="Calibri"/>
                    <w:color w:val="000000"/>
                    <w:sz w:val="22"/>
                  </w:rPr>
                </w:rPrChange>
              </w:rPr>
              <w:pPrChange w:id="8845" w:author="superchickend" w:date="2012-12-16T15:30:00Z">
                <w:pPr>
                  <w:spacing w:line="240" w:lineRule="auto"/>
                </w:pPr>
              </w:pPrChange>
            </w:pPr>
            <w:ins w:id="8846" w:author="The Si Tran" w:date="2012-12-10T07:28:00Z">
              <w:r w:rsidRPr="002728D2">
                <w:rPr>
                  <w:b/>
                  <w:rPrChange w:id="8847" w:author="superchickend" w:date="2012-12-16T15:30:00Z">
                    <w:rPr>
                      <w:rFonts w:ascii="Calibri" w:hAnsi="Calibri" w:cs="Arial"/>
                      <w:b/>
                      <w:bCs/>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2728D2" w:rsidRDefault="00A837C3" w:rsidP="002728D2">
            <w:pPr>
              <w:pStyle w:val="BangBody"/>
              <w:jc w:val="center"/>
              <w:rPr>
                <w:ins w:id="8848" w:author="The Si Tran" w:date="2012-12-10T07:28:00Z"/>
                <w:b/>
                <w:rPrChange w:id="8849" w:author="superchickend" w:date="2012-12-16T15:30:00Z">
                  <w:rPr>
                    <w:ins w:id="8850" w:author="The Si Tran" w:date="2012-12-10T07:28:00Z"/>
                    <w:rFonts w:ascii="Calibri" w:eastAsia="Times New Roman" w:hAnsi="Calibri"/>
                    <w:color w:val="000000"/>
                    <w:sz w:val="22"/>
                  </w:rPr>
                </w:rPrChange>
              </w:rPr>
              <w:pPrChange w:id="8851" w:author="superchickend" w:date="2012-12-16T15:30:00Z">
                <w:pPr>
                  <w:spacing w:line="240" w:lineRule="auto"/>
                </w:pPr>
              </w:pPrChange>
            </w:pPr>
            <w:ins w:id="8852" w:author="The Si Tran" w:date="2012-12-10T07:28:00Z">
              <w:r w:rsidRPr="002728D2">
                <w:rPr>
                  <w:b/>
                  <w:rPrChange w:id="8853" w:author="superchickend" w:date="2012-12-16T15:30:00Z">
                    <w:rPr>
                      <w:rFonts w:ascii="Calibri" w:hAnsi="Calibri" w:cs="Arial"/>
                      <w:b/>
                      <w:bCs/>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2728D2" w:rsidRDefault="00A837C3" w:rsidP="002728D2">
            <w:pPr>
              <w:pStyle w:val="BangBody"/>
              <w:jc w:val="center"/>
              <w:rPr>
                <w:ins w:id="8854" w:author="The Si Tran" w:date="2012-12-10T07:28:00Z"/>
                <w:b/>
                <w:rPrChange w:id="8855" w:author="superchickend" w:date="2012-12-16T15:30:00Z">
                  <w:rPr>
                    <w:ins w:id="8856" w:author="The Si Tran" w:date="2012-12-10T07:28:00Z"/>
                    <w:rFonts w:ascii="Calibri" w:eastAsia="Times New Roman" w:hAnsi="Calibri"/>
                    <w:color w:val="000000"/>
                    <w:sz w:val="22"/>
                  </w:rPr>
                </w:rPrChange>
              </w:rPr>
              <w:pPrChange w:id="8857" w:author="superchickend" w:date="2012-12-16T15:30:00Z">
                <w:pPr>
                  <w:spacing w:line="240" w:lineRule="auto"/>
                </w:pPr>
              </w:pPrChange>
            </w:pPr>
            <w:ins w:id="8858" w:author="The Si Tran" w:date="2012-12-10T07:28:00Z">
              <w:r w:rsidRPr="002728D2">
                <w:rPr>
                  <w:b/>
                  <w:rPrChange w:id="8859" w:author="superchickend" w:date="2012-12-16T15:30:00Z">
                    <w:rPr>
                      <w:rFonts w:ascii="Calibri" w:hAnsi="Calibri" w:cs="Arial"/>
                      <w:b/>
                      <w:bCs/>
                      <w:kern w:val="32"/>
                      <w:sz w:val="22"/>
                      <w:szCs w:val="32"/>
                    </w:rPr>
                  </w:rPrChange>
                </w:rPr>
                <w:t>MAPE</w:t>
              </w:r>
            </w:ins>
          </w:p>
        </w:tc>
      </w:tr>
      <w:tr w:rsidR="00E30631" w:rsidRPr="00AF5054" w14:paraId="7BE6839E" w14:textId="77777777" w:rsidTr="002728D2">
        <w:tblPrEx>
          <w:tblW w:w="9291" w:type="dxa"/>
          <w:tblPrExChange w:id="8860" w:author="superchickend" w:date="2012-12-16T15:30:00Z">
            <w:tblPrEx>
              <w:tblW w:w="9291" w:type="dxa"/>
            </w:tblPrEx>
          </w:tblPrExChange>
        </w:tblPrEx>
        <w:trPr>
          <w:trHeight w:val="524"/>
          <w:ins w:id="8861" w:author="The Si Tran" w:date="2012-12-10T07:28:00Z"/>
          <w:trPrChange w:id="8862" w:author="superchickend" w:date="2012-12-16T15:30:00Z">
            <w:trPr>
              <w:trHeight w:val="524"/>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63"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2728D2" w:rsidRDefault="00A837C3" w:rsidP="002728D2">
            <w:pPr>
              <w:pStyle w:val="BangBody"/>
              <w:jc w:val="center"/>
              <w:rPr>
                <w:ins w:id="8864" w:author="The Si Tran" w:date="2012-12-10T07:28:00Z"/>
                <w:b/>
                <w:rPrChange w:id="8865" w:author="superchickend" w:date="2012-12-16T15:30:00Z">
                  <w:rPr>
                    <w:ins w:id="8866" w:author="The Si Tran" w:date="2012-12-10T07:28:00Z"/>
                    <w:rFonts w:ascii="Calibri" w:eastAsia="Times New Roman" w:hAnsi="Calibri"/>
                    <w:color w:val="000000"/>
                    <w:sz w:val="22"/>
                  </w:rPr>
                </w:rPrChange>
              </w:rPr>
              <w:pPrChange w:id="8867" w:author="superchickend" w:date="2012-12-16T15:30:00Z">
                <w:pPr>
                  <w:spacing w:line="240" w:lineRule="auto"/>
                  <w:jc w:val="center"/>
                </w:pPr>
              </w:pPrChange>
            </w:pPr>
            <w:ins w:id="8868" w:author="The Si Tran" w:date="2012-12-10T07:28:00Z">
              <w:r w:rsidRPr="002728D2">
                <w:rPr>
                  <w:b/>
                  <w:rPrChange w:id="8869" w:author="superchickend" w:date="2012-12-16T15:30:00Z">
                    <w:rPr>
                      <w:rFonts w:ascii="Calibri" w:hAnsi="Calibri" w:cs="Arial"/>
                      <w:b/>
                      <w:bCs/>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Change w:id="8870"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60F04863" w14:textId="77777777" w:rsidR="00A837C3" w:rsidRPr="00722731" w:rsidRDefault="00A837C3">
            <w:pPr>
              <w:pStyle w:val="BangBody"/>
              <w:rPr>
                <w:ins w:id="8871" w:author="The Si Tran" w:date="2012-12-10T07:28:00Z"/>
                <w:rPrChange w:id="8872" w:author="The Si Tran" w:date="2012-12-14T06:33:00Z">
                  <w:rPr>
                    <w:ins w:id="8873" w:author="The Si Tran" w:date="2012-12-10T07:28:00Z"/>
                    <w:rFonts w:ascii="Calibri" w:eastAsia="Times New Roman" w:hAnsi="Calibri"/>
                    <w:color w:val="000000"/>
                    <w:sz w:val="22"/>
                  </w:rPr>
                </w:rPrChange>
              </w:rPr>
              <w:pPrChange w:id="8874" w:author="The Si Tran" w:date="2012-12-16T08:45:00Z">
                <w:pPr>
                  <w:spacing w:line="240" w:lineRule="auto"/>
                </w:pPr>
              </w:pPrChange>
            </w:pPr>
            <w:ins w:id="8875" w:author="The Si Tran" w:date="2012-12-10T07:28:00Z">
              <w:r w:rsidRPr="00722731">
                <w:rPr>
                  <w:rPrChange w:id="8876" w:author="The Si Tran" w:date="2012-12-14T06:33:00Z">
                    <w:rPr>
                      <w:rFonts w:ascii="Calibri" w:hAnsi="Calibri" w:cs="Arial"/>
                      <w:b/>
                      <w:bCs/>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8877"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722731" w:rsidRDefault="00A837C3" w:rsidP="002728D2">
            <w:pPr>
              <w:pStyle w:val="BangBody"/>
              <w:jc w:val="center"/>
              <w:rPr>
                <w:ins w:id="8878" w:author="The Si Tran" w:date="2012-12-10T07:28:00Z"/>
                <w:rPrChange w:id="8879" w:author="The Si Tran" w:date="2012-12-14T06:33:00Z">
                  <w:rPr>
                    <w:ins w:id="8880" w:author="The Si Tran" w:date="2012-12-10T07:28:00Z"/>
                    <w:rFonts w:ascii="Calibri" w:eastAsia="Times New Roman" w:hAnsi="Calibri"/>
                    <w:color w:val="000000"/>
                    <w:sz w:val="22"/>
                  </w:rPr>
                </w:rPrChange>
              </w:rPr>
              <w:pPrChange w:id="8881" w:author="superchickend" w:date="2012-12-16T15:30:00Z">
                <w:pPr>
                  <w:spacing w:line="240" w:lineRule="auto"/>
                  <w:jc w:val="right"/>
                </w:pPr>
              </w:pPrChange>
            </w:pPr>
            <w:ins w:id="8882" w:author="The Si Tran" w:date="2012-12-10T07:28:00Z">
              <w:r w:rsidRPr="00722731">
                <w:rPr>
                  <w:rPrChange w:id="8883" w:author="The Si Tran" w:date="2012-12-14T06:33:00Z">
                    <w:rPr>
                      <w:rFonts w:ascii="Calibri" w:hAnsi="Calibri" w:cs="Arial"/>
                      <w:b/>
                      <w:bCs/>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center"/>
            <w:hideMark/>
            <w:tcPrChange w:id="888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722731" w:rsidRDefault="00A837C3" w:rsidP="002728D2">
            <w:pPr>
              <w:pStyle w:val="BangBody"/>
              <w:jc w:val="center"/>
              <w:rPr>
                <w:ins w:id="8885" w:author="The Si Tran" w:date="2012-12-10T07:28:00Z"/>
                <w:rPrChange w:id="8886" w:author="The Si Tran" w:date="2012-12-14T06:33:00Z">
                  <w:rPr>
                    <w:ins w:id="8887" w:author="The Si Tran" w:date="2012-12-10T07:28:00Z"/>
                    <w:rFonts w:ascii="Calibri" w:eastAsia="Times New Roman" w:hAnsi="Calibri"/>
                    <w:color w:val="000000"/>
                    <w:sz w:val="22"/>
                  </w:rPr>
                </w:rPrChange>
              </w:rPr>
              <w:pPrChange w:id="8888" w:author="superchickend" w:date="2012-12-16T15:30:00Z">
                <w:pPr>
                  <w:spacing w:line="240" w:lineRule="auto"/>
                  <w:jc w:val="right"/>
                </w:pPr>
              </w:pPrChange>
            </w:pPr>
            <w:ins w:id="8889" w:author="The Si Tran" w:date="2012-12-10T07:28:00Z">
              <w:r w:rsidRPr="00722731">
                <w:rPr>
                  <w:rPrChange w:id="8890" w:author="The Si Tran" w:date="2012-12-14T06:33:00Z">
                    <w:rPr>
                      <w:rFonts w:ascii="Calibri" w:hAnsi="Calibri" w:cs="Arial"/>
                      <w:b/>
                      <w:bCs/>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center"/>
            <w:hideMark/>
            <w:tcPrChange w:id="8891"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722731" w:rsidRDefault="00A837C3" w:rsidP="002728D2">
            <w:pPr>
              <w:pStyle w:val="BangBody"/>
              <w:jc w:val="center"/>
              <w:rPr>
                <w:ins w:id="8892" w:author="The Si Tran" w:date="2012-12-10T07:28:00Z"/>
                <w:rPrChange w:id="8893" w:author="The Si Tran" w:date="2012-12-14T06:33:00Z">
                  <w:rPr>
                    <w:ins w:id="8894" w:author="The Si Tran" w:date="2012-12-10T07:28:00Z"/>
                    <w:rFonts w:ascii="Calibri" w:eastAsia="Times New Roman" w:hAnsi="Calibri"/>
                    <w:color w:val="000000"/>
                    <w:sz w:val="22"/>
                  </w:rPr>
                </w:rPrChange>
              </w:rPr>
              <w:pPrChange w:id="8895" w:author="superchickend" w:date="2012-12-16T15:30:00Z">
                <w:pPr>
                  <w:spacing w:line="240" w:lineRule="auto"/>
                  <w:jc w:val="right"/>
                </w:pPr>
              </w:pPrChange>
            </w:pPr>
            <w:ins w:id="8896" w:author="The Si Tran" w:date="2012-12-10T07:28:00Z">
              <w:r w:rsidRPr="00722731">
                <w:rPr>
                  <w:rPrChange w:id="8897" w:author="The Si Tran" w:date="2012-12-14T06:33:00Z">
                    <w:rPr>
                      <w:rFonts w:ascii="Calibri" w:hAnsi="Calibri" w:cs="Arial"/>
                      <w:b/>
                      <w:bCs/>
                      <w:kern w:val="32"/>
                      <w:sz w:val="22"/>
                      <w:szCs w:val="32"/>
                    </w:rPr>
                  </w:rPrChange>
                </w:rPr>
                <w:t>10.46</w:t>
              </w:r>
            </w:ins>
          </w:p>
        </w:tc>
      </w:tr>
      <w:tr w:rsidR="00E30631" w:rsidRPr="00AF5054" w14:paraId="4DD43372" w14:textId="77777777" w:rsidTr="002728D2">
        <w:tblPrEx>
          <w:tblW w:w="9291" w:type="dxa"/>
          <w:tblPrExChange w:id="8898" w:author="superchickend" w:date="2012-12-16T15:30:00Z">
            <w:tblPrEx>
              <w:tblW w:w="9291" w:type="dxa"/>
            </w:tblPrEx>
          </w:tblPrExChange>
        </w:tblPrEx>
        <w:trPr>
          <w:trHeight w:val="524"/>
          <w:ins w:id="8899" w:author="The Si Tran" w:date="2012-12-10T07:28:00Z"/>
          <w:trPrChange w:id="8900" w:author="superchickend" w:date="2012-12-16T15:30:00Z">
            <w:trPr>
              <w:trHeight w:val="524"/>
            </w:trPr>
          </w:trPrChange>
        </w:trPr>
        <w:tc>
          <w:tcPr>
            <w:tcW w:w="1128" w:type="dxa"/>
            <w:vMerge/>
            <w:tcBorders>
              <w:top w:val="nil"/>
              <w:left w:val="single" w:sz="4" w:space="0" w:color="auto"/>
              <w:bottom w:val="single" w:sz="4" w:space="0" w:color="000000"/>
              <w:right w:val="single" w:sz="4" w:space="0" w:color="auto"/>
            </w:tcBorders>
            <w:vAlign w:val="center"/>
            <w:hideMark/>
            <w:tcPrChange w:id="8901"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2728D2" w:rsidRDefault="00A837C3" w:rsidP="002728D2">
            <w:pPr>
              <w:pStyle w:val="BangBody"/>
              <w:jc w:val="center"/>
              <w:rPr>
                <w:ins w:id="8902" w:author="The Si Tran" w:date="2012-12-10T07:28:00Z"/>
                <w:b/>
                <w:rPrChange w:id="8903" w:author="superchickend" w:date="2012-12-16T15:30:00Z">
                  <w:rPr>
                    <w:ins w:id="8904" w:author="The Si Tran" w:date="2012-12-10T07:28:00Z"/>
                    <w:rFonts w:ascii="Calibri" w:eastAsia="Times New Roman" w:hAnsi="Calibri"/>
                    <w:color w:val="000000"/>
                    <w:sz w:val="22"/>
                  </w:rPr>
                </w:rPrChange>
              </w:rPr>
              <w:pPrChange w:id="8905" w:author="superchickend" w:date="2012-12-16T15:30: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8906"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192F83DB" w14:textId="77777777" w:rsidR="00A837C3" w:rsidRPr="00722731" w:rsidRDefault="00A837C3">
            <w:pPr>
              <w:pStyle w:val="BangBody"/>
              <w:rPr>
                <w:ins w:id="8907" w:author="The Si Tran" w:date="2012-12-10T07:28:00Z"/>
                <w:rPrChange w:id="8908" w:author="The Si Tran" w:date="2012-12-14T06:33:00Z">
                  <w:rPr>
                    <w:ins w:id="8909" w:author="The Si Tran" w:date="2012-12-10T07:28:00Z"/>
                    <w:rFonts w:ascii="Calibri" w:eastAsia="Times New Roman" w:hAnsi="Calibri"/>
                    <w:color w:val="000000"/>
                    <w:sz w:val="22"/>
                  </w:rPr>
                </w:rPrChange>
              </w:rPr>
              <w:pPrChange w:id="8910" w:author="The Si Tran" w:date="2012-12-16T08:45:00Z">
                <w:pPr>
                  <w:spacing w:line="240" w:lineRule="auto"/>
                </w:pPr>
              </w:pPrChange>
            </w:pPr>
            <w:ins w:id="8911" w:author="The Si Tran" w:date="2012-12-10T07:28:00Z">
              <w:r w:rsidRPr="00722731">
                <w:rPr>
                  <w:rPrChange w:id="8912" w:author="The Si Tran" w:date="2012-12-14T06:33:00Z">
                    <w:rPr>
                      <w:rFonts w:ascii="Calibri" w:hAnsi="Calibri" w:cs="Arial"/>
                      <w:b/>
                      <w:bCs/>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8913"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722731" w:rsidRDefault="00A837C3" w:rsidP="002728D2">
            <w:pPr>
              <w:pStyle w:val="BangBody"/>
              <w:jc w:val="center"/>
              <w:rPr>
                <w:ins w:id="8914" w:author="The Si Tran" w:date="2012-12-10T07:28:00Z"/>
                <w:rPrChange w:id="8915" w:author="The Si Tran" w:date="2012-12-14T06:33:00Z">
                  <w:rPr>
                    <w:ins w:id="8916" w:author="The Si Tran" w:date="2012-12-10T07:28:00Z"/>
                    <w:rFonts w:ascii="Calibri" w:eastAsia="Times New Roman" w:hAnsi="Calibri"/>
                    <w:color w:val="000000"/>
                    <w:sz w:val="22"/>
                  </w:rPr>
                </w:rPrChange>
              </w:rPr>
              <w:pPrChange w:id="8917" w:author="superchickend" w:date="2012-12-16T15:30:00Z">
                <w:pPr>
                  <w:spacing w:line="240" w:lineRule="auto"/>
                  <w:jc w:val="right"/>
                </w:pPr>
              </w:pPrChange>
            </w:pPr>
            <w:ins w:id="8918" w:author="The Si Tran" w:date="2012-12-10T07:28:00Z">
              <w:r w:rsidRPr="00722731">
                <w:rPr>
                  <w:rPrChange w:id="8919" w:author="The Si Tran" w:date="2012-12-14T06:33:00Z">
                    <w:rPr>
                      <w:rFonts w:ascii="Calibri" w:hAnsi="Calibri" w:cs="Arial"/>
                      <w:b/>
                      <w:bCs/>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center"/>
            <w:hideMark/>
            <w:tcPrChange w:id="892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722731" w:rsidRDefault="00A837C3" w:rsidP="002728D2">
            <w:pPr>
              <w:pStyle w:val="BangBody"/>
              <w:jc w:val="center"/>
              <w:rPr>
                <w:ins w:id="8921" w:author="The Si Tran" w:date="2012-12-10T07:28:00Z"/>
                <w:rPrChange w:id="8922" w:author="The Si Tran" w:date="2012-12-14T06:33:00Z">
                  <w:rPr>
                    <w:ins w:id="8923" w:author="The Si Tran" w:date="2012-12-10T07:28:00Z"/>
                    <w:rFonts w:ascii="Calibri" w:eastAsia="Times New Roman" w:hAnsi="Calibri"/>
                    <w:color w:val="000000"/>
                    <w:sz w:val="22"/>
                  </w:rPr>
                </w:rPrChange>
              </w:rPr>
              <w:pPrChange w:id="8924" w:author="superchickend" w:date="2012-12-16T15:30:00Z">
                <w:pPr>
                  <w:spacing w:line="240" w:lineRule="auto"/>
                  <w:jc w:val="right"/>
                </w:pPr>
              </w:pPrChange>
            </w:pPr>
            <w:ins w:id="8925" w:author="The Si Tran" w:date="2012-12-10T07:28:00Z">
              <w:r w:rsidRPr="00722731">
                <w:rPr>
                  <w:rPrChange w:id="8926" w:author="The Si Tran" w:date="2012-12-14T06:33:00Z">
                    <w:rPr>
                      <w:rFonts w:ascii="Calibri" w:hAnsi="Calibri" w:cs="Arial"/>
                      <w:b/>
                      <w:bCs/>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center"/>
            <w:hideMark/>
            <w:tcPrChange w:id="8927"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722731" w:rsidRDefault="00A837C3" w:rsidP="002728D2">
            <w:pPr>
              <w:pStyle w:val="BangBody"/>
              <w:jc w:val="center"/>
              <w:rPr>
                <w:ins w:id="8928" w:author="The Si Tran" w:date="2012-12-10T07:28:00Z"/>
                <w:rPrChange w:id="8929" w:author="The Si Tran" w:date="2012-12-14T06:33:00Z">
                  <w:rPr>
                    <w:ins w:id="8930" w:author="The Si Tran" w:date="2012-12-10T07:28:00Z"/>
                    <w:rFonts w:ascii="Calibri" w:eastAsia="Times New Roman" w:hAnsi="Calibri"/>
                    <w:color w:val="000000"/>
                    <w:sz w:val="22"/>
                  </w:rPr>
                </w:rPrChange>
              </w:rPr>
              <w:pPrChange w:id="8931" w:author="superchickend" w:date="2012-12-16T15:30:00Z">
                <w:pPr>
                  <w:spacing w:line="240" w:lineRule="auto"/>
                  <w:jc w:val="right"/>
                </w:pPr>
              </w:pPrChange>
            </w:pPr>
            <w:ins w:id="8932" w:author="The Si Tran" w:date="2012-12-10T07:28:00Z">
              <w:r w:rsidRPr="00722731">
                <w:rPr>
                  <w:rPrChange w:id="8933" w:author="The Si Tran" w:date="2012-12-14T06:33:00Z">
                    <w:rPr>
                      <w:rFonts w:ascii="Calibri" w:hAnsi="Calibri" w:cs="Arial"/>
                      <w:b/>
                      <w:bCs/>
                      <w:kern w:val="32"/>
                      <w:sz w:val="22"/>
                      <w:szCs w:val="32"/>
                    </w:rPr>
                  </w:rPrChange>
                </w:rPr>
                <w:t>11.52</w:t>
              </w:r>
            </w:ins>
          </w:p>
        </w:tc>
      </w:tr>
      <w:tr w:rsidR="00E30631" w:rsidRPr="00AF5054" w14:paraId="4599B721" w14:textId="77777777" w:rsidTr="002728D2">
        <w:tblPrEx>
          <w:tblW w:w="9291" w:type="dxa"/>
          <w:tblPrExChange w:id="8934" w:author="superchickend" w:date="2012-12-16T15:30:00Z">
            <w:tblPrEx>
              <w:tblW w:w="9291" w:type="dxa"/>
            </w:tblPrEx>
          </w:tblPrExChange>
        </w:tblPrEx>
        <w:trPr>
          <w:trHeight w:val="261"/>
          <w:ins w:id="8935" w:author="The Si Tran" w:date="2012-12-10T07:28:00Z"/>
          <w:trPrChange w:id="8936" w:author="superchickend" w:date="2012-12-16T15:30:00Z">
            <w:trPr>
              <w:trHeight w:val="261"/>
            </w:trPr>
          </w:trPrChange>
        </w:trPr>
        <w:tc>
          <w:tcPr>
            <w:tcW w:w="1128" w:type="dxa"/>
            <w:tcBorders>
              <w:top w:val="nil"/>
              <w:left w:val="single" w:sz="4" w:space="0" w:color="auto"/>
              <w:bottom w:val="single" w:sz="4" w:space="0" w:color="auto"/>
              <w:right w:val="single" w:sz="4" w:space="0" w:color="auto"/>
            </w:tcBorders>
            <w:shd w:val="clear" w:color="auto" w:fill="auto"/>
            <w:noWrap/>
            <w:vAlign w:val="center"/>
            <w:hideMark/>
            <w:tcPrChange w:id="8937"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2728D2" w:rsidRDefault="00A837C3" w:rsidP="002728D2">
            <w:pPr>
              <w:pStyle w:val="BangBody"/>
              <w:jc w:val="center"/>
              <w:rPr>
                <w:ins w:id="8938" w:author="The Si Tran" w:date="2012-12-10T07:28:00Z"/>
                <w:b/>
                <w:rPrChange w:id="8939" w:author="superchickend" w:date="2012-12-16T15:30:00Z">
                  <w:rPr>
                    <w:ins w:id="8940" w:author="The Si Tran" w:date="2012-12-10T07:28:00Z"/>
                    <w:rFonts w:ascii="Calibri" w:eastAsia="Times New Roman" w:hAnsi="Calibri"/>
                    <w:color w:val="000000"/>
                    <w:sz w:val="22"/>
                  </w:rPr>
                </w:rPrChange>
              </w:rPr>
              <w:pPrChange w:id="8941" w:author="superchickend" w:date="2012-12-16T15:30:00Z">
                <w:pPr>
                  <w:spacing w:line="240" w:lineRule="auto"/>
                  <w:jc w:val="center"/>
                </w:pPr>
              </w:pPrChange>
            </w:pPr>
            <w:ins w:id="8942" w:author="The Si Tran" w:date="2012-12-10T07:28:00Z">
              <w:r w:rsidRPr="002728D2">
                <w:rPr>
                  <w:b/>
                  <w:rPrChange w:id="8943" w:author="superchickend" w:date="2012-12-16T15:30:00Z">
                    <w:rPr>
                      <w:rFonts w:ascii="Calibri" w:hAnsi="Calibri" w:cs="Arial"/>
                      <w:b/>
                      <w:bCs/>
                      <w:kern w:val="32"/>
                      <w:sz w:val="22"/>
                      <w:szCs w:val="32"/>
                    </w:rPr>
                  </w:rPrChange>
                </w:rPr>
                <w:t>SARIMA</w:t>
              </w:r>
            </w:ins>
          </w:p>
        </w:tc>
        <w:tc>
          <w:tcPr>
            <w:tcW w:w="5579" w:type="dxa"/>
            <w:tcBorders>
              <w:top w:val="nil"/>
              <w:left w:val="nil"/>
              <w:bottom w:val="single" w:sz="4" w:space="0" w:color="auto"/>
              <w:right w:val="single" w:sz="4" w:space="0" w:color="auto"/>
            </w:tcBorders>
            <w:shd w:val="clear" w:color="auto" w:fill="auto"/>
            <w:vAlign w:val="bottom"/>
            <w:hideMark/>
            <w:tcPrChange w:id="8944"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722731" w:rsidRDefault="00A837C3">
            <w:pPr>
              <w:pStyle w:val="BangBody"/>
              <w:rPr>
                <w:ins w:id="8945" w:author="The Si Tran" w:date="2012-12-10T07:28:00Z"/>
                <w:rPrChange w:id="8946" w:author="The Si Tran" w:date="2012-12-14T06:33:00Z">
                  <w:rPr>
                    <w:ins w:id="8947" w:author="The Si Tran" w:date="2012-12-10T07:28:00Z"/>
                    <w:rFonts w:ascii="Calibri" w:eastAsia="Times New Roman" w:hAnsi="Calibri"/>
                    <w:color w:val="000000"/>
                    <w:sz w:val="22"/>
                  </w:rPr>
                </w:rPrChange>
              </w:rPr>
              <w:pPrChange w:id="8948" w:author="The Si Tran" w:date="2012-12-16T08:45:00Z">
                <w:pPr>
                  <w:spacing w:line="240" w:lineRule="auto"/>
                </w:pPr>
              </w:pPrChange>
            </w:pPr>
            <w:ins w:id="8949" w:author="The Si Tran" w:date="2012-12-10T07:28:00Z">
              <w:r w:rsidRPr="00722731">
                <w:rPr>
                  <w:rPrChange w:id="8950" w:author="The Si Tran" w:date="2012-12-14T06:33:00Z">
                    <w:rPr>
                      <w:rFonts w:ascii="Calibri" w:hAnsi="Calibri" w:cs="Arial"/>
                      <w:b/>
                      <w:bCs/>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center"/>
            <w:hideMark/>
            <w:tcPrChange w:id="8951"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722731" w:rsidRDefault="00A837C3" w:rsidP="002728D2">
            <w:pPr>
              <w:pStyle w:val="BangBody"/>
              <w:jc w:val="center"/>
              <w:rPr>
                <w:ins w:id="8952" w:author="The Si Tran" w:date="2012-12-10T07:28:00Z"/>
                <w:rPrChange w:id="8953" w:author="The Si Tran" w:date="2012-12-14T06:33:00Z">
                  <w:rPr>
                    <w:ins w:id="8954" w:author="The Si Tran" w:date="2012-12-10T07:28:00Z"/>
                    <w:rFonts w:ascii="Calibri" w:eastAsia="Times New Roman" w:hAnsi="Calibri"/>
                    <w:color w:val="000000"/>
                    <w:sz w:val="22"/>
                  </w:rPr>
                </w:rPrChange>
              </w:rPr>
              <w:pPrChange w:id="8955" w:author="superchickend" w:date="2012-12-16T15:30:00Z">
                <w:pPr>
                  <w:spacing w:line="240" w:lineRule="auto"/>
                  <w:jc w:val="right"/>
                </w:pPr>
              </w:pPrChange>
            </w:pPr>
            <w:ins w:id="8956" w:author="The Si Tran" w:date="2012-12-10T07:28:00Z">
              <w:r w:rsidRPr="00722731">
                <w:rPr>
                  <w:rPrChange w:id="8957" w:author="The Si Tran" w:date="2012-12-14T06:33:00Z">
                    <w:rPr>
                      <w:rFonts w:ascii="Calibri" w:hAnsi="Calibri" w:cs="Arial"/>
                      <w:b/>
                      <w:bCs/>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center"/>
            <w:hideMark/>
            <w:tcPrChange w:id="8958"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722731" w:rsidRDefault="00A837C3" w:rsidP="002728D2">
            <w:pPr>
              <w:pStyle w:val="BangBody"/>
              <w:jc w:val="center"/>
              <w:rPr>
                <w:ins w:id="8959" w:author="The Si Tran" w:date="2012-12-10T07:28:00Z"/>
                <w:rPrChange w:id="8960" w:author="The Si Tran" w:date="2012-12-14T06:33:00Z">
                  <w:rPr>
                    <w:ins w:id="8961" w:author="The Si Tran" w:date="2012-12-10T07:28:00Z"/>
                    <w:rFonts w:ascii="Calibri" w:eastAsia="Times New Roman" w:hAnsi="Calibri"/>
                    <w:color w:val="000000"/>
                    <w:sz w:val="22"/>
                  </w:rPr>
                </w:rPrChange>
              </w:rPr>
              <w:pPrChange w:id="8962" w:author="superchickend" w:date="2012-12-16T15:30:00Z">
                <w:pPr>
                  <w:spacing w:line="240" w:lineRule="auto"/>
                  <w:jc w:val="right"/>
                </w:pPr>
              </w:pPrChange>
            </w:pPr>
            <w:ins w:id="8963" w:author="The Si Tran" w:date="2012-12-10T07:28:00Z">
              <w:r w:rsidRPr="00722731">
                <w:rPr>
                  <w:rPrChange w:id="8964" w:author="The Si Tran" w:date="2012-12-14T06:33:00Z">
                    <w:rPr>
                      <w:rFonts w:ascii="Calibri" w:hAnsi="Calibri" w:cs="Arial"/>
                      <w:b/>
                      <w:bCs/>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center"/>
            <w:hideMark/>
            <w:tcPrChange w:id="8965"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722731" w:rsidRDefault="00A837C3" w:rsidP="002728D2">
            <w:pPr>
              <w:pStyle w:val="BangBody"/>
              <w:jc w:val="center"/>
              <w:rPr>
                <w:ins w:id="8966" w:author="The Si Tran" w:date="2012-12-10T07:28:00Z"/>
                <w:rPrChange w:id="8967" w:author="The Si Tran" w:date="2012-12-14T06:33:00Z">
                  <w:rPr>
                    <w:ins w:id="8968" w:author="The Si Tran" w:date="2012-12-10T07:28:00Z"/>
                    <w:rFonts w:ascii="Calibri" w:eastAsia="Times New Roman" w:hAnsi="Calibri"/>
                    <w:color w:val="000000"/>
                    <w:sz w:val="22"/>
                  </w:rPr>
                </w:rPrChange>
              </w:rPr>
              <w:pPrChange w:id="8969" w:author="superchickend" w:date="2012-12-16T15:30:00Z">
                <w:pPr>
                  <w:spacing w:line="240" w:lineRule="auto"/>
                  <w:jc w:val="right"/>
                </w:pPr>
              </w:pPrChange>
            </w:pPr>
            <w:ins w:id="8970" w:author="The Si Tran" w:date="2012-12-10T07:28:00Z">
              <w:r w:rsidRPr="00722731">
                <w:rPr>
                  <w:rPrChange w:id="8971" w:author="The Si Tran" w:date="2012-12-14T06:33:00Z">
                    <w:rPr>
                      <w:rFonts w:ascii="Calibri" w:hAnsi="Calibri" w:cs="Arial"/>
                      <w:b/>
                      <w:bCs/>
                      <w:kern w:val="32"/>
                      <w:sz w:val="22"/>
                      <w:szCs w:val="32"/>
                    </w:rPr>
                  </w:rPrChange>
                </w:rPr>
                <w:t>5.27</w:t>
              </w:r>
            </w:ins>
          </w:p>
        </w:tc>
      </w:tr>
      <w:tr w:rsidR="00E30631" w:rsidRPr="00AF5054" w14:paraId="489533B9" w14:textId="77777777" w:rsidTr="002728D2">
        <w:tblPrEx>
          <w:tblW w:w="9291" w:type="dxa"/>
          <w:tblPrExChange w:id="8972" w:author="superchickend" w:date="2012-12-16T15:30:00Z">
            <w:tblPrEx>
              <w:tblW w:w="9291" w:type="dxa"/>
            </w:tblPrEx>
          </w:tblPrExChange>
        </w:tblPrEx>
        <w:trPr>
          <w:trHeight w:val="786"/>
          <w:ins w:id="8973" w:author="The Si Tran" w:date="2012-12-10T07:28:00Z"/>
          <w:trPrChange w:id="8974" w:author="superchickend" w:date="2012-12-16T15:30:00Z">
            <w:trPr>
              <w:trHeight w:val="786"/>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75"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2728D2" w:rsidRDefault="00A837C3" w:rsidP="002728D2">
            <w:pPr>
              <w:pStyle w:val="BangBody"/>
              <w:jc w:val="center"/>
              <w:rPr>
                <w:ins w:id="8976" w:author="The Si Tran" w:date="2012-12-10T07:28:00Z"/>
                <w:b/>
                <w:rPrChange w:id="8977" w:author="superchickend" w:date="2012-12-16T15:30:00Z">
                  <w:rPr>
                    <w:ins w:id="8978" w:author="The Si Tran" w:date="2012-12-10T07:28:00Z"/>
                    <w:rFonts w:ascii="Calibri" w:eastAsia="Times New Roman" w:hAnsi="Calibri"/>
                    <w:color w:val="000000"/>
                    <w:sz w:val="22"/>
                  </w:rPr>
                </w:rPrChange>
              </w:rPr>
              <w:pPrChange w:id="8979" w:author="superchickend" w:date="2012-12-16T15:30:00Z">
                <w:pPr>
                  <w:spacing w:line="240" w:lineRule="auto"/>
                  <w:jc w:val="center"/>
                </w:pPr>
              </w:pPrChange>
            </w:pPr>
            <w:ins w:id="8980" w:author="The Si Tran" w:date="2012-12-10T07:28:00Z">
              <w:r w:rsidRPr="002728D2">
                <w:rPr>
                  <w:b/>
                  <w:rPrChange w:id="8981" w:author="superchickend" w:date="2012-12-16T15:30:00Z">
                    <w:rPr>
                      <w:rFonts w:ascii="Calibri" w:hAnsi="Calibri" w:cs="Arial"/>
                      <w:b/>
                      <w:bCs/>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Change w:id="8982"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4245C585" w14:textId="77777777" w:rsidR="00A837C3" w:rsidRPr="00722731" w:rsidRDefault="00A837C3">
            <w:pPr>
              <w:pStyle w:val="BangBody"/>
              <w:rPr>
                <w:ins w:id="8983" w:author="The Si Tran" w:date="2012-12-10T07:28:00Z"/>
                <w:rPrChange w:id="8984" w:author="The Si Tran" w:date="2012-12-14T06:33:00Z">
                  <w:rPr>
                    <w:ins w:id="8985" w:author="The Si Tran" w:date="2012-12-10T07:28:00Z"/>
                    <w:rFonts w:ascii="Calibri" w:eastAsia="Times New Roman" w:hAnsi="Calibri"/>
                    <w:color w:val="000000"/>
                    <w:sz w:val="22"/>
                  </w:rPr>
                </w:rPrChange>
              </w:rPr>
              <w:pPrChange w:id="8986" w:author="The Si Tran" w:date="2012-12-16T08:45:00Z">
                <w:pPr>
                  <w:spacing w:line="240" w:lineRule="auto"/>
                  <w:jc w:val="left"/>
                </w:pPr>
              </w:pPrChange>
            </w:pPr>
            <w:ins w:id="8987" w:author="The Si Tran" w:date="2012-12-10T07:28:00Z">
              <w:r w:rsidRPr="00722731">
                <w:rPr>
                  <w:rPrChange w:id="8988" w:author="The Si Tran" w:date="2012-12-14T06:33:00Z">
                    <w:rPr>
                      <w:rFonts w:ascii="Calibri" w:hAnsi="Calibri"/>
                      <w:sz w:val="22"/>
                    </w:rPr>
                  </w:rPrChange>
                </w:rPr>
                <w:t>ARIMA(0, 0, 0)(0, 1, 0)12</w:t>
              </w:r>
              <w:r w:rsidRPr="00722731">
                <w:rPr>
                  <w:rPrChange w:id="8989" w:author="The Si Tran" w:date="2012-12-14T06:33:00Z">
                    <w:rPr>
                      <w:rFonts w:ascii="Calibri" w:hAnsi="Calibri"/>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8990"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2728D2" w:rsidRDefault="00A837C3" w:rsidP="002728D2">
            <w:pPr>
              <w:pStyle w:val="BangBody"/>
              <w:jc w:val="center"/>
              <w:rPr>
                <w:ins w:id="8991" w:author="The Si Tran" w:date="2012-12-10T07:28:00Z"/>
                <w:b/>
                <w:rPrChange w:id="8992" w:author="superchickend" w:date="2012-12-16T15:30:00Z">
                  <w:rPr>
                    <w:ins w:id="8993" w:author="The Si Tran" w:date="2012-12-10T07:28:00Z"/>
                    <w:rFonts w:ascii="Calibri" w:eastAsia="Times New Roman" w:hAnsi="Calibri"/>
                    <w:color w:val="000000"/>
                    <w:sz w:val="22"/>
                  </w:rPr>
                </w:rPrChange>
              </w:rPr>
              <w:pPrChange w:id="8994" w:author="superchickend" w:date="2012-12-16T15:30:00Z">
                <w:pPr>
                  <w:spacing w:line="240" w:lineRule="auto"/>
                  <w:jc w:val="right"/>
                </w:pPr>
              </w:pPrChange>
            </w:pPr>
            <w:ins w:id="8995" w:author="The Si Tran" w:date="2012-12-10T07:28:00Z">
              <w:r w:rsidRPr="002728D2">
                <w:rPr>
                  <w:b/>
                  <w:rPrChange w:id="8996" w:author="superchickend" w:date="2012-12-16T15:30:00Z">
                    <w:rPr>
                      <w:rFonts w:ascii="Calibri" w:hAnsi="Calibri"/>
                      <w:sz w:val="22"/>
                    </w:rPr>
                  </w:rPrChange>
                </w:rPr>
                <w:t>30</w:t>
              </w:r>
            </w:ins>
          </w:p>
        </w:tc>
        <w:tc>
          <w:tcPr>
            <w:tcW w:w="977" w:type="dxa"/>
            <w:tcBorders>
              <w:top w:val="nil"/>
              <w:left w:val="nil"/>
              <w:bottom w:val="single" w:sz="4" w:space="0" w:color="auto"/>
              <w:right w:val="single" w:sz="4" w:space="0" w:color="auto"/>
            </w:tcBorders>
            <w:shd w:val="clear" w:color="auto" w:fill="auto"/>
            <w:noWrap/>
            <w:vAlign w:val="center"/>
            <w:hideMark/>
            <w:tcPrChange w:id="899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2728D2" w:rsidRDefault="00A837C3" w:rsidP="002728D2">
            <w:pPr>
              <w:pStyle w:val="BangBody"/>
              <w:jc w:val="center"/>
              <w:rPr>
                <w:ins w:id="8998" w:author="The Si Tran" w:date="2012-12-10T07:28:00Z"/>
                <w:b/>
                <w:rPrChange w:id="8999" w:author="superchickend" w:date="2012-12-16T15:30:00Z">
                  <w:rPr>
                    <w:ins w:id="9000" w:author="The Si Tran" w:date="2012-12-10T07:28:00Z"/>
                    <w:rFonts w:ascii="Calibri" w:eastAsia="Times New Roman" w:hAnsi="Calibri"/>
                    <w:color w:val="000000"/>
                    <w:sz w:val="22"/>
                  </w:rPr>
                </w:rPrChange>
              </w:rPr>
              <w:pPrChange w:id="9001" w:author="superchickend" w:date="2012-12-16T15:30:00Z">
                <w:pPr>
                  <w:spacing w:line="240" w:lineRule="auto"/>
                  <w:jc w:val="right"/>
                </w:pPr>
              </w:pPrChange>
            </w:pPr>
            <w:ins w:id="9002" w:author="The Si Tran" w:date="2012-12-10T07:28:00Z">
              <w:r w:rsidRPr="002728D2">
                <w:rPr>
                  <w:b/>
                  <w:rPrChange w:id="9003" w:author="superchickend" w:date="2012-12-16T15:30:00Z">
                    <w:rPr>
                      <w:rFonts w:ascii="Calibri" w:hAnsi="Calibri"/>
                      <w:sz w:val="22"/>
                    </w:rPr>
                  </w:rPrChange>
                </w:rPr>
                <w:t>1704.85</w:t>
              </w:r>
            </w:ins>
          </w:p>
        </w:tc>
        <w:tc>
          <w:tcPr>
            <w:tcW w:w="866" w:type="dxa"/>
            <w:tcBorders>
              <w:top w:val="nil"/>
              <w:left w:val="nil"/>
              <w:bottom w:val="single" w:sz="4" w:space="0" w:color="auto"/>
              <w:right w:val="single" w:sz="4" w:space="0" w:color="auto"/>
            </w:tcBorders>
            <w:shd w:val="clear" w:color="auto" w:fill="auto"/>
            <w:noWrap/>
            <w:vAlign w:val="center"/>
            <w:hideMark/>
            <w:tcPrChange w:id="9004"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2728D2" w:rsidRDefault="00A837C3" w:rsidP="002728D2">
            <w:pPr>
              <w:pStyle w:val="BangBody"/>
              <w:jc w:val="center"/>
              <w:rPr>
                <w:ins w:id="9005" w:author="The Si Tran" w:date="2012-12-10T07:28:00Z"/>
                <w:b/>
                <w:rPrChange w:id="9006" w:author="superchickend" w:date="2012-12-16T15:30:00Z">
                  <w:rPr>
                    <w:ins w:id="9007" w:author="The Si Tran" w:date="2012-12-10T07:28:00Z"/>
                    <w:rFonts w:ascii="Calibri" w:eastAsia="Times New Roman" w:hAnsi="Calibri"/>
                    <w:color w:val="000000"/>
                    <w:sz w:val="22"/>
                  </w:rPr>
                </w:rPrChange>
              </w:rPr>
              <w:pPrChange w:id="9008" w:author="superchickend" w:date="2012-12-16T15:30:00Z">
                <w:pPr>
                  <w:spacing w:line="240" w:lineRule="auto"/>
                  <w:jc w:val="right"/>
                </w:pPr>
              </w:pPrChange>
            </w:pPr>
            <w:ins w:id="9009" w:author="The Si Tran" w:date="2012-12-10T07:28:00Z">
              <w:r w:rsidRPr="002728D2">
                <w:rPr>
                  <w:b/>
                  <w:rPrChange w:id="9010" w:author="superchickend" w:date="2012-12-16T15:30:00Z">
                    <w:rPr>
                      <w:rFonts w:ascii="Calibri" w:hAnsi="Calibri"/>
                      <w:sz w:val="22"/>
                    </w:rPr>
                  </w:rPrChange>
                </w:rPr>
                <w:t>4.32</w:t>
              </w:r>
            </w:ins>
          </w:p>
        </w:tc>
      </w:tr>
      <w:tr w:rsidR="00E30631" w:rsidRPr="00AF5054" w14:paraId="09165975" w14:textId="77777777" w:rsidTr="002728D2">
        <w:tblPrEx>
          <w:tblW w:w="9291" w:type="dxa"/>
          <w:tblPrExChange w:id="9011" w:author="superchickend" w:date="2012-12-16T15:30:00Z">
            <w:tblPrEx>
              <w:tblW w:w="9291" w:type="dxa"/>
            </w:tblPrEx>
          </w:tblPrExChange>
        </w:tblPrEx>
        <w:trPr>
          <w:trHeight w:val="786"/>
          <w:ins w:id="9012" w:author="The Si Tran" w:date="2012-12-10T07:28:00Z"/>
          <w:trPrChange w:id="9013" w:author="superchickend" w:date="2012-12-16T15:30:00Z">
            <w:trPr>
              <w:trHeight w:val="786"/>
            </w:trPr>
          </w:trPrChange>
        </w:trPr>
        <w:tc>
          <w:tcPr>
            <w:tcW w:w="1128" w:type="dxa"/>
            <w:vMerge/>
            <w:tcBorders>
              <w:top w:val="nil"/>
              <w:left w:val="single" w:sz="4" w:space="0" w:color="auto"/>
              <w:bottom w:val="single" w:sz="4" w:space="0" w:color="000000"/>
              <w:right w:val="single" w:sz="4" w:space="0" w:color="auto"/>
            </w:tcBorders>
            <w:vAlign w:val="center"/>
            <w:hideMark/>
            <w:tcPrChange w:id="9014"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722731" w:rsidRDefault="00A837C3">
            <w:pPr>
              <w:pStyle w:val="BangBody"/>
              <w:rPr>
                <w:ins w:id="9015" w:author="The Si Tran" w:date="2012-12-10T07:28:00Z"/>
                <w:rPrChange w:id="9016" w:author="The Si Tran" w:date="2012-12-14T06:33:00Z">
                  <w:rPr>
                    <w:ins w:id="9017" w:author="The Si Tran" w:date="2012-12-10T07:28:00Z"/>
                    <w:rFonts w:ascii="Calibri" w:eastAsia="Times New Roman" w:hAnsi="Calibri"/>
                    <w:color w:val="000000"/>
                    <w:sz w:val="22"/>
                  </w:rPr>
                </w:rPrChange>
              </w:rPr>
              <w:pPrChange w:id="9018"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9019"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2F223344" w14:textId="77777777" w:rsidR="00A837C3" w:rsidRPr="00722731" w:rsidRDefault="00A837C3">
            <w:pPr>
              <w:pStyle w:val="BangBody"/>
              <w:rPr>
                <w:ins w:id="9020" w:author="The Si Tran" w:date="2012-12-10T07:28:00Z"/>
                <w:rPrChange w:id="9021" w:author="The Si Tran" w:date="2012-12-14T06:33:00Z">
                  <w:rPr>
                    <w:ins w:id="9022" w:author="The Si Tran" w:date="2012-12-10T07:28:00Z"/>
                    <w:rFonts w:ascii="Calibri" w:eastAsia="Times New Roman" w:hAnsi="Calibri"/>
                    <w:color w:val="000000"/>
                    <w:sz w:val="22"/>
                  </w:rPr>
                </w:rPrChange>
              </w:rPr>
              <w:pPrChange w:id="9023" w:author="The Si Tran" w:date="2012-12-16T08:45:00Z">
                <w:pPr>
                  <w:spacing w:line="240" w:lineRule="auto"/>
                  <w:jc w:val="left"/>
                </w:pPr>
              </w:pPrChange>
            </w:pPr>
            <w:ins w:id="9024" w:author="The Si Tran" w:date="2012-12-10T07:28:00Z">
              <w:r w:rsidRPr="00722731">
                <w:rPr>
                  <w:rPrChange w:id="9025" w:author="The Si Tran" w:date="2012-12-14T06:33:00Z">
                    <w:rPr>
                      <w:rFonts w:ascii="Calibri" w:hAnsi="Calibri"/>
                      <w:sz w:val="22"/>
                    </w:rPr>
                  </w:rPrChange>
                </w:rPr>
                <w:t>ARIMA(0, 0, 0)(0, 1, 0)12</w:t>
              </w:r>
              <w:r w:rsidRPr="00722731">
                <w:rPr>
                  <w:rPrChange w:id="9026" w:author="The Si Tran" w:date="2012-12-14T06:33:00Z">
                    <w:rPr>
                      <w:rFonts w:ascii="Calibri" w:hAnsi="Calibri"/>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9027"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722731" w:rsidRDefault="00A837C3" w:rsidP="002728D2">
            <w:pPr>
              <w:pStyle w:val="BangBody"/>
              <w:jc w:val="center"/>
              <w:rPr>
                <w:ins w:id="9028" w:author="The Si Tran" w:date="2012-12-10T07:28:00Z"/>
                <w:rPrChange w:id="9029" w:author="The Si Tran" w:date="2012-12-14T06:33:00Z">
                  <w:rPr>
                    <w:ins w:id="9030" w:author="The Si Tran" w:date="2012-12-10T07:28:00Z"/>
                    <w:rFonts w:ascii="Calibri" w:eastAsia="Times New Roman" w:hAnsi="Calibri"/>
                    <w:color w:val="000000"/>
                    <w:sz w:val="22"/>
                  </w:rPr>
                </w:rPrChange>
              </w:rPr>
              <w:pPrChange w:id="9031" w:author="superchickend" w:date="2012-12-16T15:30:00Z">
                <w:pPr>
                  <w:spacing w:line="240" w:lineRule="auto"/>
                  <w:jc w:val="right"/>
                </w:pPr>
              </w:pPrChange>
            </w:pPr>
            <w:ins w:id="9032" w:author="The Si Tran" w:date="2012-12-10T07:28:00Z">
              <w:r w:rsidRPr="00722731">
                <w:rPr>
                  <w:rPrChange w:id="9033" w:author="The Si Tran" w:date="2012-12-14T06:33:00Z">
                    <w:rPr>
                      <w:rFonts w:ascii="Calibri" w:hAnsi="Calibri"/>
                      <w:sz w:val="22"/>
                    </w:rPr>
                  </w:rPrChange>
                </w:rPr>
                <w:t>39.17</w:t>
              </w:r>
            </w:ins>
          </w:p>
        </w:tc>
        <w:tc>
          <w:tcPr>
            <w:tcW w:w="977" w:type="dxa"/>
            <w:tcBorders>
              <w:top w:val="nil"/>
              <w:left w:val="nil"/>
              <w:bottom w:val="single" w:sz="4" w:space="0" w:color="auto"/>
              <w:right w:val="single" w:sz="4" w:space="0" w:color="auto"/>
            </w:tcBorders>
            <w:shd w:val="clear" w:color="auto" w:fill="auto"/>
            <w:noWrap/>
            <w:vAlign w:val="center"/>
            <w:hideMark/>
            <w:tcPrChange w:id="903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722731" w:rsidRDefault="00A837C3" w:rsidP="002728D2">
            <w:pPr>
              <w:pStyle w:val="BangBody"/>
              <w:jc w:val="center"/>
              <w:rPr>
                <w:ins w:id="9035" w:author="The Si Tran" w:date="2012-12-10T07:28:00Z"/>
                <w:rPrChange w:id="9036" w:author="The Si Tran" w:date="2012-12-14T06:33:00Z">
                  <w:rPr>
                    <w:ins w:id="9037" w:author="The Si Tran" w:date="2012-12-10T07:28:00Z"/>
                    <w:rFonts w:ascii="Calibri" w:eastAsia="Times New Roman" w:hAnsi="Calibri"/>
                    <w:color w:val="000000"/>
                    <w:sz w:val="22"/>
                  </w:rPr>
                </w:rPrChange>
              </w:rPr>
              <w:pPrChange w:id="9038" w:author="superchickend" w:date="2012-12-16T15:30:00Z">
                <w:pPr>
                  <w:spacing w:line="240" w:lineRule="auto"/>
                  <w:jc w:val="right"/>
                </w:pPr>
              </w:pPrChange>
            </w:pPr>
            <w:ins w:id="9039" w:author="The Si Tran" w:date="2012-12-10T07:28:00Z">
              <w:r w:rsidRPr="00722731">
                <w:rPr>
                  <w:rPrChange w:id="9040" w:author="The Si Tran" w:date="2012-12-14T06:33:00Z">
                    <w:rPr>
                      <w:rFonts w:ascii="Calibri" w:hAnsi="Calibri"/>
                      <w:sz w:val="22"/>
                    </w:rPr>
                  </w:rPrChange>
                </w:rPr>
                <w:t>2718.07</w:t>
              </w:r>
            </w:ins>
          </w:p>
        </w:tc>
        <w:tc>
          <w:tcPr>
            <w:tcW w:w="866" w:type="dxa"/>
            <w:tcBorders>
              <w:top w:val="nil"/>
              <w:left w:val="nil"/>
              <w:bottom w:val="single" w:sz="4" w:space="0" w:color="auto"/>
              <w:right w:val="single" w:sz="4" w:space="0" w:color="auto"/>
            </w:tcBorders>
            <w:shd w:val="clear" w:color="auto" w:fill="auto"/>
            <w:noWrap/>
            <w:vAlign w:val="center"/>
            <w:hideMark/>
            <w:tcPrChange w:id="9041"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722731" w:rsidRDefault="00A837C3" w:rsidP="002728D2">
            <w:pPr>
              <w:pStyle w:val="BangBody"/>
              <w:jc w:val="center"/>
              <w:rPr>
                <w:ins w:id="9042" w:author="The Si Tran" w:date="2012-12-10T07:28:00Z"/>
                <w:rPrChange w:id="9043" w:author="The Si Tran" w:date="2012-12-14T06:33:00Z">
                  <w:rPr>
                    <w:ins w:id="9044" w:author="The Si Tran" w:date="2012-12-10T07:28:00Z"/>
                    <w:rFonts w:ascii="Calibri" w:eastAsia="Times New Roman" w:hAnsi="Calibri"/>
                    <w:color w:val="000000"/>
                    <w:sz w:val="22"/>
                  </w:rPr>
                </w:rPrChange>
              </w:rPr>
              <w:pPrChange w:id="9045" w:author="superchickend" w:date="2012-12-16T15:30:00Z">
                <w:pPr>
                  <w:spacing w:line="240" w:lineRule="auto"/>
                  <w:jc w:val="right"/>
                </w:pPr>
              </w:pPrChange>
            </w:pPr>
            <w:ins w:id="9046" w:author="The Si Tran" w:date="2012-12-10T07:28:00Z">
              <w:r w:rsidRPr="00722731">
                <w:rPr>
                  <w:rPrChange w:id="9047" w:author="The Si Tran" w:date="2012-12-14T06:33:00Z">
                    <w:rPr>
                      <w:rFonts w:ascii="Calibri" w:hAnsi="Calibri"/>
                      <w:sz w:val="22"/>
                    </w:rPr>
                  </w:rPrChange>
                </w:rPr>
                <w:t>5.97</w:t>
              </w:r>
            </w:ins>
          </w:p>
        </w:tc>
      </w:tr>
    </w:tbl>
    <w:p w14:paraId="03E66EDA" w14:textId="77777777" w:rsidR="00722731" w:rsidRDefault="00722731">
      <w:pPr>
        <w:rPr>
          <w:ins w:id="9048" w:author="The Si Tran" w:date="2012-12-14T06:31:00Z"/>
        </w:rPr>
        <w:pPrChange w:id="9049" w:author="The Si Tran" w:date="2012-12-14T06:31:00Z">
          <w:pPr>
            <w:pStyle w:val="Heading1"/>
            <w:jc w:val="left"/>
          </w:pPr>
        </w:pPrChange>
      </w:pPr>
    </w:p>
    <w:p w14:paraId="3A37605C" w14:textId="77777777" w:rsidR="00722731" w:rsidRPr="00097101" w:rsidRDefault="00722731">
      <w:pPr>
        <w:rPr>
          <w:ins w:id="9050" w:author="The Si Tran" w:date="2012-12-14T06:31:00Z"/>
        </w:rPr>
        <w:pPrChange w:id="9051" w:author="The Si Tran" w:date="2012-12-14T06:31:00Z">
          <w:pPr>
            <w:pStyle w:val="Heading1"/>
            <w:jc w:val="left"/>
          </w:pPr>
        </w:pPrChange>
      </w:pPr>
    </w:p>
    <w:p w14:paraId="7AFD012E" w14:textId="21B80111" w:rsidR="00EF77AD" w:rsidRDefault="00EF77AD">
      <w:pPr>
        <w:pStyle w:val="Heading3"/>
        <w:rPr>
          <w:ins w:id="9052" w:author="The Si Tran" w:date="2012-12-14T06:31:00Z"/>
        </w:rPr>
        <w:pPrChange w:id="9053" w:author="The Si Tran" w:date="2012-12-06T21:22:00Z">
          <w:pPr>
            <w:pStyle w:val="Heading1"/>
            <w:jc w:val="left"/>
          </w:pPr>
        </w:pPrChange>
      </w:pPr>
      <w:bookmarkStart w:id="9054" w:name="_Toc343415869"/>
      <w:ins w:id="9055" w:author="The Si Tran" w:date="2012-12-06T21:22:00Z">
        <w:r>
          <w:t>Bộ dữ liệ</w:t>
        </w:r>
        <w:r w:rsidR="00810267">
          <w:t>u có tính mùa</w:t>
        </w:r>
      </w:ins>
      <w:bookmarkEnd w:id="9054"/>
    </w:p>
    <w:p w14:paraId="400D4954" w14:textId="31AD8F0A" w:rsidR="00722731" w:rsidRPr="00097101" w:rsidRDefault="00722731">
      <w:pPr>
        <w:pStyle w:val="Bang"/>
        <w:rPr>
          <w:ins w:id="9056" w:author="The Si Tran" w:date="2012-12-10T07:29:00Z"/>
        </w:rPr>
        <w:pPrChange w:id="9057" w:author="The Si Tran" w:date="2012-12-16T10:03:00Z">
          <w:pPr>
            <w:pStyle w:val="Heading1"/>
            <w:jc w:val="left"/>
          </w:pPr>
        </w:pPrChange>
      </w:pPr>
      <w:bookmarkStart w:id="9058" w:name="_Toc343033796"/>
      <w:bookmarkStart w:id="9059" w:name="_Toc343415629"/>
      <w:ins w:id="9060" w:author="The Si Tran" w:date="2012-12-14T06:31:00Z">
        <w:r w:rsidRPr="006041AD">
          <w:rPr>
            <w:b/>
          </w:rPr>
          <w:t>Bảng 6.4:</w:t>
        </w:r>
        <w:r w:rsidRPr="004D696B">
          <w:t xml:space="preserve"> Kết quả thực nghiệm chuỗi dữ liệu</w:t>
        </w:r>
        <w:r>
          <w:t xml:space="preserve"> </w:t>
        </w:r>
        <w:r w:rsidRPr="004D696B">
          <w:t>Deaths</w:t>
        </w:r>
      </w:ins>
      <w:bookmarkEnd w:id="9058"/>
      <w:bookmarkEnd w:id="9059"/>
    </w:p>
    <w:tbl>
      <w:tblPr>
        <w:tblW w:w="9376" w:type="dxa"/>
        <w:tblLook w:val="04A0" w:firstRow="1" w:lastRow="0" w:firstColumn="1" w:lastColumn="0" w:noHBand="0" w:noVBand="1"/>
        <w:tblPrChange w:id="9061" w:author="The Si Tran" w:date="2012-12-14T06:35:00Z">
          <w:tblPr>
            <w:tblW w:w="10546" w:type="dxa"/>
            <w:tblLook w:val="04A0" w:firstRow="1" w:lastRow="0" w:firstColumn="1" w:lastColumn="0" w:noHBand="0" w:noVBand="1"/>
          </w:tblPr>
        </w:tblPrChange>
      </w:tblPr>
      <w:tblGrid>
        <w:gridCol w:w="1172"/>
        <w:gridCol w:w="5364"/>
        <w:gridCol w:w="874"/>
        <w:gridCol w:w="1112"/>
        <w:gridCol w:w="905"/>
        <w:tblGridChange w:id="9062">
          <w:tblGrid>
            <w:gridCol w:w="1072"/>
            <w:gridCol w:w="6763"/>
            <w:gridCol w:w="830"/>
            <w:gridCol w:w="1053"/>
            <w:gridCol w:w="828"/>
          </w:tblGrid>
        </w:tblGridChange>
      </w:tblGrid>
      <w:tr w:rsidR="00A75EB6" w:rsidRPr="005046FC" w14:paraId="37A70988" w14:textId="77777777" w:rsidTr="00E30631">
        <w:trPr>
          <w:trHeight w:val="263"/>
          <w:ins w:id="9063" w:author="The Si Tran" w:date="2012-12-10T07:30:00Z"/>
          <w:trPrChange w:id="9064"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065"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pStyle w:val="BangBody"/>
              <w:rPr>
                <w:ins w:id="9066" w:author="The Si Tran" w:date="2012-12-10T07:30:00Z"/>
                <w:rPrChange w:id="9067" w:author="The Si Tran" w:date="2012-12-14T06:34:00Z">
                  <w:rPr>
                    <w:ins w:id="9068" w:author="The Si Tran" w:date="2012-12-10T07:30:00Z"/>
                    <w:rFonts w:ascii="Calibri" w:eastAsia="Times New Roman" w:hAnsi="Calibri"/>
                    <w:color w:val="000000"/>
                    <w:sz w:val="22"/>
                  </w:rPr>
                </w:rPrChange>
              </w:rPr>
              <w:pPrChange w:id="9069" w:author="The Si Tran" w:date="2012-12-16T08:45:00Z">
                <w:pPr>
                  <w:spacing w:line="240" w:lineRule="auto"/>
                </w:pPr>
              </w:pPrChange>
            </w:pPr>
            <w:ins w:id="9070" w:author="The Si Tran" w:date="2012-12-10T07:30:00Z">
              <w:r w:rsidRPr="00E30631">
                <w:rPr>
                  <w:rPrChange w:id="9071" w:author="The Si Tran" w:date="2012-12-14T06:34:00Z">
                    <w:rPr>
                      <w:rFonts w:ascii="Calibri" w:hAnsi="Calibri" w:cs="Arial"/>
                      <w:b/>
                      <w:bCs/>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9072"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2728D2" w:rsidRDefault="00A75EB6" w:rsidP="002728D2">
            <w:pPr>
              <w:pStyle w:val="BangBody"/>
              <w:jc w:val="center"/>
              <w:rPr>
                <w:ins w:id="9073" w:author="The Si Tran" w:date="2012-12-10T07:30:00Z"/>
                <w:b/>
                <w:rPrChange w:id="9074" w:author="superchickend" w:date="2012-12-16T15:30:00Z">
                  <w:rPr>
                    <w:ins w:id="9075" w:author="The Si Tran" w:date="2012-12-10T07:30:00Z"/>
                    <w:rFonts w:ascii="Calibri" w:eastAsia="Times New Roman" w:hAnsi="Calibri"/>
                    <w:color w:val="000000"/>
                    <w:sz w:val="22"/>
                  </w:rPr>
                </w:rPrChange>
              </w:rPr>
              <w:pPrChange w:id="9076" w:author="superchickend" w:date="2012-12-16T15:30:00Z">
                <w:pPr>
                  <w:spacing w:line="240" w:lineRule="auto"/>
                </w:pPr>
              </w:pPrChange>
            </w:pPr>
            <w:ins w:id="9077" w:author="The Si Tran" w:date="2012-12-10T07:30:00Z">
              <w:r w:rsidRPr="002728D2">
                <w:rPr>
                  <w:b/>
                  <w:rPrChange w:id="9078" w:author="superchickend" w:date="2012-12-16T15:30:00Z">
                    <w:rPr>
                      <w:rFonts w:ascii="Calibri" w:hAnsi="Calibri" w:cs="Arial"/>
                      <w:b/>
                      <w:bCs/>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9079"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2728D2" w:rsidRDefault="00A75EB6" w:rsidP="002728D2">
            <w:pPr>
              <w:pStyle w:val="BangBody"/>
              <w:jc w:val="center"/>
              <w:rPr>
                <w:ins w:id="9080" w:author="The Si Tran" w:date="2012-12-10T07:30:00Z"/>
                <w:b/>
                <w:rPrChange w:id="9081" w:author="superchickend" w:date="2012-12-16T15:30:00Z">
                  <w:rPr>
                    <w:ins w:id="9082" w:author="The Si Tran" w:date="2012-12-10T07:30:00Z"/>
                    <w:rFonts w:ascii="Calibri" w:eastAsia="Times New Roman" w:hAnsi="Calibri"/>
                    <w:color w:val="000000"/>
                    <w:sz w:val="22"/>
                  </w:rPr>
                </w:rPrChange>
              </w:rPr>
              <w:pPrChange w:id="9083" w:author="superchickend" w:date="2012-12-16T15:30:00Z">
                <w:pPr>
                  <w:spacing w:line="240" w:lineRule="auto"/>
                </w:pPr>
              </w:pPrChange>
            </w:pPr>
            <w:ins w:id="9084" w:author="The Si Tran" w:date="2012-12-10T07:30:00Z">
              <w:r w:rsidRPr="002728D2">
                <w:rPr>
                  <w:b/>
                  <w:rPrChange w:id="9085" w:author="superchickend" w:date="2012-12-16T15:30:00Z">
                    <w:rPr>
                      <w:rFonts w:ascii="Calibri" w:hAnsi="Calibri" w:cs="Arial"/>
                      <w:b/>
                      <w:bCs/>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9086"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2728D2" w:rsidRDefault="00A75EB6" w:rsidP="002728D2">
            <w:pPr>
              <w:pStyle w:val="BangBody"/>
              <w:jc w:val="center"/>
              <w:rPr>
                <w:ins w:id="9087" w:author="The Si Tran" w:date="2012-12-10T07:30:00Z"/>
                <w:b/>
                <w:rPrChange w:id="9088" w:author="superchickend" w:date="2012-12-16T15:30:00Z">
                  <w:rPr>
                    <w:ins w:id="9089" w:author="The Si Tran" w:date="2012-12-10T07:30:00Z"/>
                    <w:rFonts w:ascii="Calibri" w:eastAsia="Times New Roman" w:hAnsi="Calibri"/>
                    <w:color w:val="000000"/>
                    <w:sz w:val="22"/>
                  </w:rPr>
                </w:rPrChange>
              </w:rPr>
              <w:pPrChange w:id="9090" w:author="superchickend" w:date="2012-12-16T15:30:00Z">
                <w:pPr>
                  <w:spacing w:line="240" w:lineRule="auto"/>
                </w:pPr>
              </w:pPrChange>
            </w:pPr>
            <w:ins w:id="9091" w:author="The Si Tran" w:date="2012-12-10T07:30:00Z">
              <w:r w:rsidRPr="002728D2">
                <w:rPr>
                  <w:b/>
                  <w:rPrChange w:id="9092" w:author="superchickend" w:date="2012-12-16T15:30:00Z">
                    <w:rPr>
                      <w:rFonts w:ascii="Calibri" w:hAnsi="Calibri" w:cs="Arial"/>
                      <w:b/>
                      <w:bCs/>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9093"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2728D2" w:rsidRDefault="00A75EB6" w:rsidP="002728D2">
            <w:pPr>
              <w:pStyle w:val="BangBody"/>
              <w:jc w:val="center"/>
              <w:rPr>
                <w:ins w:id="9094" w:author="The Si Tran" w:date="2012-12-10T07:30:00Z"/>
                <w:b/>
                <w:rPrChange w:id="9095" w:author="superchickend" w:date="2012-12-16T15:30:00Z">
                  <w:rPr>
                    <w:ins w:id="9096" w:author="The Si Tran" w:date="2012-12-10T07:30:00Z"/>
                    <w:rFonts w:ascii="Calibri" w:eastAsia="Times New Roman" w:hAnsi="Calibri"/>
                    <w:color w:val="000000"/>
                    <w:sz w:val="22"/>
                  </w:rPr>
                </w:rPrChange>
              </w:rPr>
              <w:pPrChange w:id="9097" w:author="superchickend" w:date="2012-12-16T15:30:00Z">
                <w:pPr>
                  <w:spacing w:line="240" w:lineRule="auto"/>
                </w:pPr>
              </w:pPrChange>
            </w:pPr>
            <w:ins w:id="9098" w:author="The Si Tran" w:date="2012-12-10T07:30:00Z">
              <w:r w:rsidRPr="002728D2">
                <w:rPr>
                  <w:b/>
                  <w:rPrChange w:id="9099" w:author="superchickend" w:date="2012-12-16T15:30:00Z">
                    <w:rPr>
                      <w:rFonts w:ascii="Calibri" w:hAnsi="Calibri" w:cs="Arial"/>
                      <w:b/>
                      <w:bCs/>
                      <w:kern w:val="32"/>
                      <w:sz w:val="22"/>
                      <w:szCs w:val="32"/>
                    </w:rPr>
                  </w:rPrChange>
                </w:rPr>
                <w:t>MAPE</w:t>
              </w:r>
            </w:ins>
          </w:p>
        </w:tc>
      </w:tr>
      <w:tr w:rsidR="00A75EB6" w:rsidRPr="005046FC" w14:paraId="675B8814" w14:textId="77777777" w:rsidTr="002728D2">
        <w:trPr>
          <w:trHeight w:val="529"/>
          <w:ins w:id="9100" w:author="The Si Tran" w:date="2012-12-10T07:30:00Z"/>
          <w:trPrChange w:id="9101" w:author="superchickend" w:date="2012-12-16T15:31: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02"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2728D2" w:rsidRDefault="00A75EB6" w:rsidP="002728D2">
            <w:pPr>
              <w:pStyle w:val="BangBody"/>
              <w:jc w:val="center"/>
              <w:rPr>
                <w:ins w:id="9103" w:author="The Si Tran" w:date="2012-12-10T07:30:00Z"/>
                <w:b/>
                <w:rPrChange w:id="9104" w:author="superchickend" w:date="2012-12-16T15:30:00Z">
                  <w:rPr>
                    <w:ins w:id="9105" w:author="The Si Tran" w:date="2012-12-10T07:30:00Z"/>
                    <w:rFonts w:ascii="Calibri" w:eastAsia="Times New Roman" w:hAnsi="Calibri"/>
                    <w:color w:val="000000"/>
                    <w:sz w:val="22"/>
                  </w:rPr>
                </w:rPrChange>
              </w:rPr>
              <w:pPrChange w:id="9106" w:author="superchickend" w:date="2012-12-16T15:30:00Z">
                <w:pPr>
                  <w:spacing w:line="240" w:lineRule="auto"/>
                  <w:jc w:val="center"/>
                </w:pPr>
              </w:pPrChange>
            </w:pPr>
            <w:ins w:id="9107" w:author="The Si Tran" w:date="2012-12-10T07:30:00Z">
              <w:r w:rsidRPr="002728D2">
                <w:rPr>
                  <w:b/>
                  <w:rPrChange w:id="9108" w:author="superchickend" w:date="2012-12-16T15:30:00Z">
                    <w:rPr>
                      <w:rFonts w:ascii="Calibri" w:hAnsi="Calibri"/>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910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pStyle w:val="BangBody"/>
              <w:rPr>
                <w:ins w:id="9110" w:author="The Si Tran" w:date="2012-12-10T07:30:00Z"/>
                <w:rPrChange w:id="9111" w:author="The Si Tran" w:date="2012-12-14T06:34:00Z">
                  <w:rPr>
                    <w:ins w:id="9112" w:author="The Si Tran" w:date="2012-12-10T07:30:00Z"/>
                    <w:rFonts w:ascii="Calibri" w:eastAsia="Times New Roman" w:hAnsi="Calibri"/>
                    <w:color w:val="000000"/>
                    <w:sz w:val="22"/>
                  </w:rPr>
                </w:rPrChange>
              </w:rPr>
              <w:pPrChange w:id="9113" w:author="The Si Tran" w:date="2012-12-16T08:45:00Z">
                <w:pPr>
                  <w:spacing w:line="240" w:lineRule="auto"/>
                  <w:jc w:val="left"/>
                </w:pPr>
              </w:pPrChange>
            </w:pPr>
            <w:ins w:id="9114" w:author="The Si Tran" w:date="2012-12-10T07:30:00Z">
              <w:r w:rsidRPr="00E30631">
                <w:rPr>
                  <w:rPrChange w:id="9115" w:author="The Si Tran" w:date="2012-12-14T06:34:00Z">
                    <w:rPr>
                      <w:rFonts w:ascii="Calibri" w:hAnsi="Calibri"/>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11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rsidP="002728D2">
            <w:pPr>
              <w:pStyle w:val="BangBody"/>
              <w:jc w:val="center"/>
              <w:rPr>
                <w:ins w:id="9117" w:author="The Si Tran" w:date="2012-12-10T07:30:00Z"/>
                <w:rPrChange w:id="9118" w:author="The Si Tran" w:date="2012-12-14T06:34:00Z">
                  <w:rPr>
                    <w:ins w:id="9119" w:author="The Si Tran" w:date="2012-12-10T07:30:00Z"/>
                    <w:rFonts w:ascii="Calibri" w:eastAsia="Times New Roman" w:hAnsi="Calibri"/>
                    <w:color w:val="000000"/>
                    <w:sz w:val="22"/>
                  </w:rPr>
                </w:rPrChange>
              </w:rPr>
              <w:pPrChange w:id="9120" w:author="superchickend" w:date="2012-12-16T15:31:00Z">
                <w:pPr>
                  <w:spacing w:line="240" w:lineRule="auto"/>
                  <w:jc w:val="right"/>
                </w:pPr>
              </w:pPrChange>
            </w:pPr>
            <w:ins w:id="9121" w:author="The Si Tran" w:date="2012-12-10T07:30:00Z">
              <w:r w:rsidRPr="00E30631">
                <w:rPr>
                  <w:rPrChange w:id="9122" w:author="The Si Tran" w:date="2012-12-14T06:34:00Z">
                    <w:rPr>
                      <w:rFonts w:ascii="Calibri" w:hAnsi="Calibri"/>
                      <w:sz w:val="22"/>
                    </w:rPr>
                  </w:rPrChange>
                </w:rPr>
                <w:t>143.69</w:t>
              </w:r>
            </w:ins>
          </w:p>
        </w:tc>
        <w:tc>
          <w:tcPr>
            <w:tcW w:w="1112" w:type="dxa"/>
            <w:tcBorders>
              <w:top w:val="nil"/>
              <w:left w:val="nil"/>
              <w:bottom w:val="single" w:sz="4" w:space="0" w:color="auto"/>
              <w:right w:val="single" w:sz="4" w:space="0" w:color="auto"/>
            </w:tcBorders>
            <w:shd w:val="clear" w:color="auto" w:fill="auto"/>
            <w:noWrap/>
            <w:vAlign w:val="center"/>
            <w:hideMark/>
            <w:tcPrChange w:id="912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rsidP="002728D2">
            <w:pPr>
              <w:pStyle w:val="BangBody"/>
              <w:jc w:val="center"/>
              <w:rPr>
                <w:ins w:id="9124" w:author="The Si Tran" w:date="2012-12-10T07:30:00Z"/>
                <w:rPrChange w:id="9125" w:author="The Si Tran" w:date="2012-12-14T06:34:00Z">
                  <w:rPr>
                    <w:ins w:id="9126" w:author="The Si Tran" w:date="2012-12-10T07:30:00Z"/>
                    <w:rFonts w:ascii="Calibri" w:eastAsia="Times New Roman" w:hAnsi="Calibri"/>
                    <w:color w:val="000000"/>
                    <w:sz w:val="22"/>
                  </w:rPr>
                </w:rPrChange>
              </w:rPr>
              <w:pPrChange w:id="9127" w:author="superchickend" w:date="2012-12-16T15:31:00Z">
                <w:pPr>
                  <w:spacing w:line="240" w:lineRule="auto"/>
                  <w:jc w:val="right"/>
                </w:pPr>
              </w:pPrChange>
            </w:pPr>
            <w:ins w:id="9128" w:author="The Si Tran" w:date="2012-12-10T07:30:00Z">
              <w:r w:rsidRPr="00E30631">
                <w:rPr>
                  <w:rPrChange w:id="9129" w:author="The Si Tran" w:date="2012-12-14T06:34:00Z">
                    <w:rPr>
                      <w:rFonts w:ascii="Calibri" w:hAnsi="Calibri"/>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center"/>
            <w:hideMark/>
            <w:tcPrChange w:id="913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rsidP="002728D2">
            <w:pPr>
              <w:pStyle w:val="BangBody"/>
              <w:jc w:val="center"/>
              <w:rPr>
                <w:ins w:id="9131" w:author="The Si Tran" w:date="2012-12-10T07:30:00Z"/>
                <w:rPrChange w:id="9132" w:author="The Si Tran" w:date="2012-12-14T06:34:00Z">
                  <w:rPr>
                    <w:ins w:id="9133" w:author="The Si Tran" w:date="2012-12-10T07:30:00Z"/>
                    <w:rFonts w:ascii="Calibri" w:eastAsia="Times New Roman" w:hAnsi="Calibri"/>
                    <w:color w:val="000000"/>
                    <w:sz w:val="22"/>
                  </w:rPr>
                </w:rPrChange>
              </w:rPr>
              <w:pPrChange w:id="9134" w:author="superchickend" w:date="2012-12-16T15:31:00Z">
                <w:pPr>
                  <w:spacing w:line="240" w:lineRule="auto"/>
                  <w:jc w:val="right"/>
                </w:pPr>
              </w:pPrChange>
            </w:pPr>
            <w:ins w:id="9135" w:author="The Si Tran" w:date="2012-12-10T07:30:00Z">
              <w:r w:rsidRPr="00E30631">
                <w:rPr>
                  <w:rPrChange w:id="9136" w:author="The Si Tran" w:date="2012-12-14T06:34:00Z">
                    <w:rPr>
                      <w:rFonts w:ascii="Calibri" w:hAnsi="Calibri"/>
                      <w:sz w:val="22"/>
                    </w:rPr>
                  </w:rPrChange>
                </w:rPr>
                <w:t>8.57</w:t>
              </w:r>
            </w:ins>
          </w:p>
        </w:tc>
      </w:tr>
      <w:tr w:rsidR="00A75EB6" w:rsidRPr="005046FC" w14:paraId="416D201D" w14:textId="77777777" w:rsidTr="002728D2">
        <w:trPr>
          <w:trHeight w:val="529"/>
          <w:ins w:id="9137" w:author="The Si Tran" w:date="2012-12-10T07:30:00Z"/>
          <w:trPrChange w:id="9138" w:author="superchickend" w:date="2012-12-16T15:31: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9139"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2728D2" w:rsidRDefault="00A75EB6" w:rsidP="002728D2">
            <w:pPr>
              <w:pStyle w:val="BangBody"/>
              <w:jc w:val="center"/>
              <w:rPr>
                <w:ins w:id="9140" w:author="The Si Tran" w:date="2012-12-10T07:30:00Z"/>
                <w:b/>
                <w:rPrChange w:id="9141" w:author="superchickend" w:date="2012-12-16T15:30:00Z">
                  <w:rPr>
                    <w:ins w:id="9142" w:author="The Si Tran" w:date="2012-12-10T07:30:00Z"/>
                    <w:rFonts w:ascii="Calibri" w:eastAsia="Times New Roman" w:hAnsi="Calibri"/>
                    <w:color w:val="000000"/>
                    <w:sz w:val="22"/>
                  </w:rPr>
                </w:rPrChange>
              </w:rPr>
              <w:pPrChange w:id="9143" w:author="superchickend" w:date="2012-12-16T15:30: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14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pStyle w:val="BangBody"/>
              <w:rPr>
                <w:ins w:id="9145" w:author="The Si Tran" w:date="2012-12-10T07:30:00Z"/>
                <w:rPrChange w:id="9146" w:author="The Si Tran" w:date="2012-12-14T06:34:00Z">
                  <w:rPr>
                    <w:ins w:id="9147" w:author="The Si Tran" w:date="2012-12-10T07:30:00Z"/>
                    <w:rFonts w:ascii="Calibri" w:eastAsia="Times New Roman" w:hAnsi="Calibri"/>
                    <w:color w:val="000000"/>
                    <w:sz w:val="22"/>
                  </w:rPr>
                </w:rPrChange>
              </w:rPr>
              <w:pPrChange w:id="9148" w:author="The Si Tran" w:date="2012-12-16T08:45:00Z">
                <w:pPr>
                  <w:spacing w:line="240" w:lineRule="auto"/>
                </w:pPr>
              </w:pPrChange>
            </w:pPr>
            <w:ins w:id="9149" w:author="The Si Tran" w:date="2012-12-10T07:30:00Z">
              <w:r w:rsidRPr="00E30631">
                <w:rPr>
                  <w:rPrChange w:id="9150" w:author="The Si Tran" w:date="2012-12-14T06:34:00Z">
                    <w:rPr>
                      <w:rFonts w:ascii="Calibri" w:hAnsi="Calibri"/>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15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rsidP="002728D2">
            <w:pPr>
              <w:pStyle w:val="BangBody"/>
              <w:jc w:val="center"/>
              <w:rPr>
                <w:ins w:id="9152" w:author="The Si Tran" w:date="2012-12-10T07:30:00Z"/>
                <w:rPrChange w:id="9153" w:author="The Si Tran" w:date="2012-12-14T06:34:00Z">
                  <w:rPr>
                    <w:ins w:id="9154" w:author="The Si Tran" w:date="2012-12-10T07:30:00Z"/>
                    <w:rFonts w:ascii="Calibri" w:eastAsia="Times New Roman" w:hAnsi="Calibri"/>
                    <w:color w:val="000000"/>
                    <w:sz w:val="22"/>
                  </w:rPr>
                </w:rPrChange>
              </w:rPr>
              <w:pPrChange w:id="9155" w:author="superchickend" w:date="2012-12-16T15:31:00Z">
                <w:pPr>
                  <w:spacing w:line="240" w:lineRule="auto"/>
                  <w:jc w:val="right"/>
                </w:pPr>
              </w:pPrChange>
            </w:pPr>
            <w:ins w:id="9156" w:author="The Si Tran" w:date="2012-12-10T07:30:00Z">
              <w:r w:rsidRPr="00E30631">
                <w:rPr>
                  <w:rPrChange w:id="9157" w:author="The Si Tran" w:date="2012-12-14T06:34:00Z">
                    <w:rPr>
                      <w:rFonts w:ascii="Calibri" w:hAnsi="Calibri"/>
                      <w:sz w:val="22"/>
                    </w:rPr>
                  </w:rPrChange>
                </w:rPr>
                <w:t>164.99</w:t>
              </w:r>
            </w:ins>
          </w:p>
        </w:tc>
        <w:tc>
          <w:tcPr>
            <w:tcW w:w="1112" w:type="dxa"/>
            <w:tcBorders>
              <w:top w:val="nil"/>
              <w:left w:val="nil"/>
              <w:bottom w:val="single" w:sz="4" w:space="0" w:color="auto"/>
              <w:right w:val="single" w:sz="4" w:space="0" w:color="auto"/>
            </w:tcBorders>
            <w:shd w:val="clear" w:color="auto" w:fill="auto"/>
            <w:noWrap/>
            <w:vAlign w:val="center"/>
            <w:hideMark/>
            <w:tcPrChange w:id="915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rsidP="002728D2">
            <w:pPr>
              <w:pStyle w:val="BangBody"/>
              <w:jc w:val="center"/>
              <w:rPr>
                <w:ins w:id="9159" w:author="The Si Tran" w:date="2012-12-10T07:30:00Z"/>
                <w:rPrChange w:id="9160" w:author="The Si Tran" w:date="2012-12-14T06:34:00Z">
                  <w:rPr>
                    <w:ins w:id="9161" w:author="The Si Tran" w:date="2012-12-10T07:30:00Z"/>
                    <w:rFonts w:ascii="Calibri" w:eastAsia="Times New Roman" w:hAnsi="Calibri"/>
                    <w:color w:val="000000"/>
                    <w:sz w:val="22"/>
                  </w:rPr>
                </w:rPrChange>
              </w:rPr>
              <w:pPrChange w:id="9162" w:author="superchickend" w:date="2012-12-16T15:31:00Z">
                <w:pPr>
                  <w:spacing w:line="240" w:lineRule="auto"/>
                  <w:jc w:val="right"/>
                </w:pPr>
              </w:pPrChange>
            </w:pPr>
            <w:ins w:id="9163" w:author="The Si Tran" w:date="2012-12-10T07:30:00Z">
              <w:r w:rsidRPr="00E30631">
                <w:rPr>
                  <w:rPrChange w:id="9164" w:author="The Si Tran" w:date="2012-12-14T06:34:00Z">
                    <w:rPr>
                      <w:rFonts w:ascii="Calibri" w:hAnsi="Calibri"/>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center"/>
            <w:hideMark/>
            <w:tcPrChange w:id="916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rsidP="002728D2">
            <w:pPr>
              <w:pStyle w:val="BangBody"/>
              <w:jc w:val="center"/>
              <w:rPr>
                <w:ins w:id="9166" w:author="The Si Tran" w:date="2012-12-10T07:30:00Z"/>
                <w:rPrChange w:id="9167" w:author="The Si Tran" w:date="2012-12-14T06:34:00Z">
                  <w:rPr>
                    <w:ins w:id="9168" w:author="The Si Tran" w:date="2012-12-10T07:30:00Z"/>
                    <w:rFonts w:ascii="Calibri" w:eastAsia="Times New Roman" w:hAnsi="Calibri"/>
                    <w:color w:val="000000"/>
                    <w:sz w:val="22"/>
                  </w:rPr>
                </w:rPrChange>
              </w:rPr>
              <w:pPrChange w:id="9169" w:author="superchickend" w:date="2012-12-16T15:31:00Z">
                <w:pPr>
                  <w:spacing w:line="240" w:lineRule="auto"/>
                  <w:jc w:val="right"/>
                </w:pPr>
              </w:pPrChange>
            </w:pPr>
            <w:ins w:id="9170" w:author="The Si Tran" w:date="2012-12-10T07:30:00Z">
              <w:r w:rsidRPr="00E30631">
                <w:rPr>
                  <w:rPrChange w:id="9171" w:author="The Si Tran" w:date="2012-12-14T06:34:00Z">
                    <w:rPr>
                      <w:rFonts w:ascii="Calibri" w:hAnsi="Calibri"/>
                      <w:sz w:val="22"/>
                    </w:rPr>
                  </w:rPrChange>
                </w:rPr>
                <w:t>9.23</w:t>
              </w:r>
            </w:ins>
          </w:p>
        </w:tc>
      </w:tr>
      <w:tr w:rsidR="00A75EB6" w:rsidRPr="005046FC" w14:paraId="4015431D" w14:textId="77777777" w:rsidTr="000E7270">
        <w:trPr>
          <w:trHeight w:val="263"/>
          <w:ins w:id="9172" w:author="The Si Tran" w:date="2012-12-10T07:30:00Z"/>
          <w:trPrChange w:id="9173" w:author="superchickend" w:date="2012-12-16T15:31: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9174"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2728D2" w:rsidRDefault="00A75EB6" w:rsidP="002728D2">
            <w:pPr>
              <w:pStyle w:val="BangBody"/>
              <w:jc w:val="center"/>
              <w:rPr>
                <w:ins w:id="9175" w:author="The Si Tran" w:date="2012-12-10T07:30:00Z"/>
                <w:b/>
                <w:rPrChange w:id="9176" w:author="superchickend" w:date="2012-12-16T15:30:00Z">
                  <w:rPr>
                    <w:ins w:id="9177" w:author="The Si Tran" w:date="2012-12-10T07:30:00Z"/>
                    <w:rFonts w:ascii="Calibri" w:eastAsia="Times New Roman" w:hAnsi="Calibri"/>
                    <w:color w:val="000000"/>
                    <w:sz w:val="22"/>
                  </w:rPr>
                </w:rPrChange>
              </w:rPr>
              <w:pPrChange w:id="9178" w:author="superchickend" w:date="2012-12-16T15:30:00Z">
                <w:pPr>
                  <w:spacing w:line="240" w:lineRule="auto"/>
                  <w:jc w:val="center"/>
                </w:pPr>
              </w:pPrChange>
            </w:pPr>
            <w:ins w:id="9179" w:author="The Si Tran" w:date="2012-12-10T07:30:00Z">
              <w:r w:rsidRPr="002728D2">
                <w:rPr>
                  <w:b/>
                  <w:rPrChange w:id="9180" w:author="superchickend" w:date="2012-12-16T15:30:00Z">
                    <w:rPr>
                      <w:rFonts w:ascii="Calibri" w:hAnsi="Calibri"/>
                      <w:sz w:val="22"/>
                    </w:rPr>
                  </w:rPrChange>
                </w:rPr>
                <w:t>SARIMA</w:t>
              </w:r>
            </w:ins>
          </w:p>
        </w:tc>
        <w:tc>
          <w:tcPr>
            <w:tcW w:w="5364" w:type="dxa"/>
            <w:tcBorders>
              <w:top w:val="nil"/>
              <w:left w:val="nil"/>
              <w:bottom w:val="single" w:sz="4" w:space="0" w:color="auto"/>
              <w:right w:val="single" w:sz="4" w:space="0" w:color="auto"/>
            </w:tcBorders>
            <w:shd w:val="clear" w:color="auto" w:fill="auto"/>
            <w:vAlign w:val="bottom"/>
            <w:hideMark/>
            <w:tcPrChange w:id="918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pStyle w:val="BangBody"/>
              <w:rPr>
                <w:ins w:id="9182" w:author="The Si Tran" w:date="2012-12-10T07:30:00Z"/>
                <w:rPrChange w:id="9183" w:author="The Si Tran" w:date="2012-12-14T06:34:00Z">
                  <w:rPr>
                    <w:ins w:id="9184" w:author="The Si Tran" w:date="2012-12-10T07:30:00Z"/>
                    <w:rFonts w:ascii="Calibri" w:eastAsia="Times New Roman" w:hAnsi="Calibri"/>
                    <w:color w:val="000000"/>
                    <w:sz w:val="22"/>
                  </w:rPr>
                </w:rPrChange>
              </w:rPr>
              <w:pPrChange w:id="9185" w:author="The Si Tran" w:date="2012-12-16T08:45:00Z">
                <w:pPr>
                  <w:spacing w:line="240" w:lineRule="auto"/>
                  <w:jc w:val="left"/>
                </w:pPr>
              </w:pPrChange>
            </w:pPr>
            <w:ins w:id="9186" w:author="The Si Tran" w:date="2012-12-10T07:30:00Z">
              <w:r w:rsidRPr="00E30631">
                <w:rPr>
                  <w:rPrChange w:id="9187" w:author="The Si Tran" w:date="2012-12-14T06:34:00Z">
                    <w:rPr>
                      <w:rFonts w:ascii="Calibri" w:hAnsi="Calibri"/>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center"/>
            <w:hideMark/>
            <w:tcPrChange w:id="918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rsidP="000E7270">
            <w:pPr>
              <w:pStyle w:val="BangBody"/>
              <w:jc w:val="center"/>
              <w:rPr>
                <w:ins w:id="9189" w:author="The Si Tran" w:date="2012-12-10T07:30:00Z"/>
                <w:rPrChange w:id="9190" w:author="The Si Tran" w:date="2012-12-14T06:34:00Z">
                  <w:rPr>
                    <w:ins w:id="9191" w:author="The Si Tran" w:date="2012-12-10T07:30:00Z"/>
                    <w:rFonts w:ascii="Calibri" w:eastAsia="Times New Roman" w:hAnsi="Calibri"/>
                    <w:color w:val="000000"/>
                    <w:sz w:val="22"/>
                  </w:rPr>
                </w:rPrChange>
              </w:rPr>
              <w:pPrChange w:id="9192" w:author="superchickend" w:date="2012-12-16T15:31:00Z">
                <w:pPr>
                  <w:spacing w:line="240" w:lineRule="auto"/>
                  <w:jc w:val="right"/>
                </w:pPr>
              </w:pPrChange>
            </w:pPr>
            <w:ins w:id="9193" w:author="The Si Tran" w:date="2012-12-10T07:30:00Z">
              <w:r w:rsidRPr="00E30631">
                <w:rPr>
                  <w:rPrChange w:id="9194" w:author="The Si Tran" w:date="2012-12-14T06:34:00Z">
                    <w:rPr>
                      <w:rFonts w:ascii="Calibri" w:hAnsi="Calibri"/>
                      <w:sz w:val="22"/>
                    </w:rPr>
                  </w:rPrChange>
                </w:rPr>
                <w:t>132.75</w:t>
              </w:r>
            </w:ins>
          </w:p>
        </w:tc>
        <w:tc>
          <w:tcPr>
            <w:tcW w:w="1112" w:type="dxa"/>
            <w:tcBorders>
              <w:top w:val="nil"/>
              <w:left w:val="nil"/>
              <w:bottom w:val="single" w:sz="4" w:space="0" w:color="auto"/>
              <w:right w:val="single" w:sz="4" w:space="0" w:color="auto"/>
            </w:tcBorders>
            <w:shd w:val="clear" w:color="auto" w:fill="auto"/>
            <w:noWrap/>
            <w:vAlign w:val="center"/>
            <w:hideMark/>
            <w:tcPrChange w:id="919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rsidP="000E7270">
            <w:pPr>
              <w:pStyle w:val="BangBody"/>
              <w:jc w:val="center"/>
              <w:rPr>
                <w:ins w:id="9196" w:author="The Si Tran" w:date="2012-12-10T07:30:00Z"/>
                <w:rPrChange w:id="9197" w:author="The Si Tran" w:date="2012-12-14T06:34:00Z">
                  <w:rPr>
                    <w:ins w:id="9198" w:author="The Si Tran" w:date="2012-12-10T07:30:00Z"/>
                    <w:rFonts w:ascii="Calibri" w:eastAsia="Times New Roman" w:hAnsi="Calibri"/>
                    <w:color w:val="000000"/>
                    <w:sz w:val="22"/>
                  </w:rPr>
                </w:rPrChange>
              </w:rPr>
              <w:pPrChange w:id="9199" w:author="superchickend" w:date="2012-12-16T15:31:00Z">
                <w:pPr>
                  <w:spacing w:line="240" w:lineRule="auto"/>
                  <w:jc w:val="right"/>
                </w:pPr>
              </w:pPrChange>
            </w:pPr>
            <w:ins w:id="9200" w:author="The Si Tran" w:date="2012-12-10T07:30:00Z">
              <w:r w:rsidRPr="00E30631">
                <w:rPr>
                  <w:rPrChange w:id="9201" w:author="The Si Tran" w:date="2012-12-14T06:34:00Z">
                    <w:rPr>
                      <w:rFonts w:ascii="Calibri" w:hAnsi="Calibri"/>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center"/>
            <w:hideMark/>
            <w:tcPrChange w:id="920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rsidP="000E7270">
            <w:pPr>
              <w:pStyle w:val="BangBody"/>
              <w:jc w:val="center"/>
              <w:rPr>
                <w:ins w:id="9203" w:author="The Si Tran" w:date="2012-12-10T07:30:00Z"/>
                <w:rPrChange w:id="9204" w:author="The Si Tran" w:date="2012-12-14T06:34:00Z">
                  <w:rPr>
                    <w:ins w:id="9205" w:author="The Si Tran" w:date="2012-12-10T07:30:00Z"/>
                    <w:rFonts w:ascii="Calibri" w:eastAsia="Times New Roman" w:hAnsi="Calibri"/>
                    <w:color w:val="000000"/>
                    <w:sz w:val="22"/>
                  </w:rPr>
                </w:rPrChange>
              </w:rPr>
              <w:pPrChange w:id="9206" w:author="superchickend" w:date="2012-12-16T15:31:00Z">
                <w:pPr>
                  <w:spacing w:line="240" w:lineRule="auto"/>
                  <w:jc w:val="right"/>
                </w:pPr>
              </w:pPrChange>
            </w:pPr>
            <w:ins w:id="9207" w:author="The Si Tran" w:date="2012-12-10T07:30:00Z">
              <w:r w:rsidRPr="00E30631">
                <w:rPr>
                  <w:rPrChange w:id="9208" w:author="The Si Tran" w:date="2012-12-14T06:34:00Z">
                    <w:rPr>
                      <w:rFonts w:ascii="Calibri" w:hAnsi="Calibri"/>
                      <w:sz w:val="22"/>
                    </w:rPr>
                  </w:rPrChange>
                </w:rPr>
                <w:t>8.17</w:t>
              </w:r>
            </w:ins>
          </w:p>
        </w:tc>
      </w:tr>
      <w:tr w:rsidR="00A75EB6" w:rsidRPr="005046FC" w14:paraId="5998487D" w14:textId="77777777" w:rsidTr="002728D2">
        <w:trPr>
          <w:trHeight w:val="795"/>
          <w:ins w:id="9209" w:author="The Si Tran" w:date="2012-12-10T07:30:00Z"/>
          <w:trPrChange w:id="9210" w:author="superchickend" w:date="2012-12-16T15:31: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11"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2728D2" w:rsidRDefault="00A75EB6" w:rsidP="002728D2">
            <w:pPr>
              <w:pStyle w:val="BangBody"/>
              <w:jc w:val="center"/>
              <w:rPr>
                <w:ins w:id="9212" w:author="The Si Tran" w:date="2012-12-10T07:30:00Z"/>
                <w:b/>
                <w:rPrChange w:id="9213" w:author="superchickend" w:date="2012-12-16T15:30:00Z">
                  <w:rPr>
                    <w:ins w:id="9214" w:author="The Si Tran" w:date="2012-12-10T07:30:00Z"/>
                    <w:rFonts w:ascii="Calibri" w:eastAsia="Times New Roman" w:hAnsi="Calibri"/>
                    <w:color w:val="000000"/>
                    <w:sz w:val="22"/>
                  </w:rPr>
                </w:rPrChange>
              </w:rPr>
              <w:pPrChange w:id="9215" w:author="superchickend" w:date="2012-12-16T15:30:00Z">
                <w:pPr>
                  <w:spacing w:line="240" w:lineRule="auto"/>
                  <w:jc w:val="center"/>
                </w:pPr>
              </w:pPrChange>
            </w:pPr>
            <w:ins w:id="9216" w:author="The Si Tran" w:date="2012-12-10T07:30:00Z">
              <w:r w:rsidRPr="002728D2">
                <w:rPr>
                  <w:b/>
                  <w:rPrChange w:id="9217" w:author="superchickend" w:date="2012-12-16T15:30:00Z">
                    <w:rPr>
                      <w:rFonts w:ascii="Calibri" w:hAnsi="Calibri"/>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921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pStyle w:val="BangBody"/>
              <w:rPr>
                <w:ins w:id="9219" w:author="The Si Tran" w:date="2012-12-10T07:30:00Z"/>
                <w:rPrChange w:id="9220" w:author="The Si Tran" w:date="2012-12-14T06:34:00Z">
                  <w:rPr>
                    <w:ins w:id="9221" w:author="The Si Tran" w:date="2012-12-10T07:30:00Z"/>
                    <w:rFonts w:ascii="Calibri" w:eastAsia="Times New Roman" w:hAnsi="Calibri"/>
                    <w:color w:val="000000"/>
                    <w:sz w:val="22"/>
                  </w:rPr>
                </w:rPrChange>
              </w:rPr>
              <w:pPrChange w:id="9222" w:author="The Si Tran" w:date="2012-12-16T08:45:00Z">
                <w:pPr>
                  <w:spacing w:line="240" w:lineRule="auto"/>
                  <w:jc w:val="left"/>
                </w:pPr>
              </w:pPrChange>
            </w:pPr>
            <w:ins w:id="9223" w:author="The Si Tran" w:date="2012-12-10T07:30:00Z">
              <w:r w:rsidRPr="00E30631">
                <w:rPr>
                  <w:rPrChange w:id="9224" w:author="The Si Tran" w:date="2012-12-14T06:34:00Z">
                    <w:rPr>
                      <w:rFonts w:ascii="Calibri" w:hAnsi="Calibri"/>
                      <w:sz w:val="22"/>
                    </w:rPr>
                  </w:rPrChange>
                </w:rPr>
                <w:t>ARIMA(2, 0, 0)(0, 1, 1)12</w:t>
              </w:r>
              <w:r w:rsidRPr="00E30631">
                <w:rPr>
                  <w:rPrChange w:id="9225" w:author="The Si Tran" w:date="2012-12-14T06:34:00Z">
                    <w:rPr>
                      <w:rFonts w:ascii="Calibri" w:hAnsi="Calibri"/>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22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rsidP="002728D2">
            <w:pPr>
              <w:pStyle w:val="BangBody"/>
              <w:jc w:val="center"/>
              <w:rPr>
                <w:ins w:id="9227" w:author="The Si Tran" w:date="2012-12-10T07:30:00Z"/>
                <w:rPrChange w:id="9228" w:author="The Si Tran" w:date="2012-12-14T06:34:00Z">
                  <w:rPr>
                    <w:ins w:id="9229" w:author="The Si Tran" w:date="2012-12-10T07:30:00Z"/>
                    <w:rFonts w:ascii="Calibri" w:eastAsia="Times New Roman" w:hAnsi="Calibri"/>
                    <w:color w:val="000000"/>
                    <w:sz w:val="22"/>
                  </w:rPr>
                </w:rPrChange>
              </w:rPr>
              <w:pPrChange w:id="9230" w:author="superchickend" w:date="2012-12-16T15:31:00Z">
                <w:pPr>
                  <w:spacing w:line="240" w:lineRule="auto"/>
                  <w:jc w:val="right"/>
                </w:pPr>
              </w:pPrChange>
            </w:pPr>
            <w:ins w:id="9231" w:author="The Si Tran" w:date="2012-12-10T07:30:00Z">
              <w:r w:rsidRPr="00E30631">
                <w:rPr>
                  <w:rPrChange w:id="9232" w:author="The Si Tran" w:date="2012-12-14T06:34:00Z">
                    <w:rPr>
                      <w:rFonts w:ascii="Calibri" w:hAnsi="Calibri"/>
                      <w:sz w:val="22"/>
                    </w:rPr>
                  </w:rPrChange>
                </w:rPr>
                <w:t>117</w:t>
              </w:r>
            </w:ins>
          </w:p>
        </w:tc>
        <w:tc>
          <w:tcPr>
            <w:tcW w:w="1112" w:type="dxa"/>
            <w:tcBorders>
              <w:top w:val="nil"/>
              <w:left w:val="nil"/>
              <w:bottom w:val="single" w:sz="4" w:space="0" w:color="auto"/>
              <w:right w:val="single" w:sz="4" w:space="0" w:color="auto"/>
            </w:tcBorders>
            <w:shd w:val="clear" w:color="auto" w:fill="auto"/>
            <w:noWrap/>
            <w:vAlign w:val="center"/>
            <w:hideMark/>
            <w:tcPrChange w:id="923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rsidP="002728D2">
            <w:pPr>
              <w:pStyle w:val="BangBody"/>
              <w:jc w:val="center"/>
              <w:rPr>
                <w:ins w:id="9234" w:author="The Si Tran" w:date="2012-12-10T07:30:00Z"/>
                <w:rPrChange w:id="9235" w:author="The Si Tran" w:date="2012-12-14T06:34:00Z">
                  <w:rPr>
                    <w:ins w:id="9236" w:author="The Si Tran" w:date="2012-12-10T07:30:00Z"/>
                    <w:rFonts w:ascii="Calibri" w:eastAsia="Times New Roman" w:hAnsi="Calibri"/>
                    <w:color w:val="000000"/>
                    <w:sz w:val="22"/>
                  </w:rPr>
                </w:rPrChange>
              </w:rPr>
              <w:pPrChange w:id="9237" w:author="superchickend" w:date="2012-12-16T15:31:00Z">
                <w:pPr>
                  <w:spacing w:line="240" w:lineRule="auto"/>
                  <w:jc w:val="right"/>
                </w:pPr>
              </w:pPrChange>
            </w:pPr>
            <w:ins w:id="9238" w:author="The Si Tran" w:date="2012-12-10T07:30:00Z">
              <w:r w:rsidRPr="00E30631">
                <w:rPr>
                  <w:rPrChange w:id="9239" w:author="The Si Tran" w:date="2012-12-14T06:34:00Z">
                    <w:rPr>
                      <w:rFonts w:ascii="Calibri" w:hAnsi="Calibri"/>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center"/>
            <w:hideMark/>
            <w:tcPrChange w:id="924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rsidP="002728D2">
            <w:pPr>
              <w:pStyle w:val="BangBody"/>
              <w:jc w:val="center"/>
              <w:rPr>
                <w:ins w:id="9241" w:author="The Si Tran" w:date="2012-12-10T07:30:00Z"/>
                <w:rPrChange w:id="9242" w:author="The Si Tran" w:date="2012-12-14T06:34:00Z">
                  <w:rPr>
                    <w:ins w:id="9243" w:author="The Si Tran" w:date="2012-12-10T07:30:00Z"/>
                    <w:rFonts w:ascii="Calibri" w:eastAsia="Times New Roman" w:hAnsi="Calibri"/>
                    <w:color w:val="000000"/>
                    <w:sz w:val="22"/>
                  </w:rPr>
                </w:rPrChange>
              </w:rPr>
              <w:pPrChange w:id="9244" w:author="superchickend" w:date="2012-12-16T15:31:00Z">
                <w:pPr>
                  <w:spacing w:line="240" w:lineRule="auto"/>
                  <w:jc w:val="right"/>
                </w:pPr>
              </w:pPrChange>
            </w:pPr>
            <w:ins w:id="9245" w:author="The Si Tran" w:date="2012-12-10T07:30:00Z">
              <w:r w:rsidRPr="00E30631">
                <w:rPr>
                  <w:rPrChange w:id="9246" w:author="The Si Tran" w:date="2012-12-14T06:34:00Z">
                    <w:rPr>
                      <w:rFonts w:ascii="Calibri" w:hAnsi="Calibri"/>
                      <w:sz w:val="22"/>
                    </w:rPr>
                  </w:rPrChange>
                </w:rPr>
                <w:t>7.23</w:t>
              </w:r>
            </w:ins>
          </w:p>
        </w:tc>
      </w:tr>
      <w:tr w:rsidR="00A75EB6" w:rsidRPr="005046FC" w14:paraId="2F76A64B" w14:textId="77777777" w:rsidTr="002728D2">
        <w:trPr>
          <w:trHeight w:val="795"/>
          <w:ins w:id="9247" w:author="The Si Tran" w:date="2012-12-10T07:30:00Z"/>
          <w:trPrChange w:id="9248" w:author="superchickend" w:date="2012-12-16T15:31: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9249"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pStyle w:val="BangBody"/>
              <w:rPr>
                <w:ins w:id="9250" w:author="The Si Tran" w:date="2012-12-10T07:30:00Z"/>
                <w:rPrChange w:id="9251" w:author="The Si Tran" w:date="2012-12-14T06:34:00Z">
                  <w:rPr>
                    <w:ins w:id="9252" w:author="The Si Tran" w:date="2012-12-10T07:30:00Z"/>
                    <w:rFonts w:ascii="Calibri" w:eastAsia="Times New Roman" w:hAnsi="Calibri"/>
                    <w:color w:val="000000"/>
                    <w:sz w:val="22"/>
                  </w:rPr>
                </w:rPrChange>
              </w:rPr>
              <w:pPrChange w:id="9253"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25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pStyle w:val="BangBody"/>
              <w:rPr>
                <w:ins w:id="9255" w:author="The Si Tran" w:date="2012-12-10T07:30:00Z"/>
                <w:rPrChange w:id="9256" w:author="The Si Tran" w:date="2012-12-14T06:34:00Z">
                  <w:rPr>
                    <w:ins w:id="9257" w:author="The Si Tran" w:date="2012-12-10T07:30:00Z"/>
                    <w:rFonts w:ascii="Calibri" w:eastAsia="Times New Roman" w:hAnsi="Calibri"/>
                    <w:color w:val="000000"/>
                    <w:sz w:val="22"/>
                  </w:rPr>
                </w:rPrChange>
              </w:rPr>
              <w:pPrChange w:id="9258" w:author="The Si Tran" w:date="2012-12-16T08:45:00Z">
                <w:pPr>
                  <w:spacing w:line="240" w:lineRule="auto"/>
                </w:pPr>
              </w:pPrChange>
            </w:pPr>
            <w:ins w:id="9259" w:author="The Si Tran" w:date="2012-12-10T07:30:00Z">
              <w:r w:rsidRPr="00E30631">
                <w:rPr>
                  <w:rPrChange w:id="9260" w:author="The Si Tran" w:date="2012-12-14T06:34:00Z">
                    <w:rPr>
                      <w:rFonts w:ascii="Calibri" w:hAnsi="Calibri"/>
                      <w:sz w:val="22"/>
                    </w:rPr>
                  </w:rPrChange>
                </w:rPr>
                <w:t>ARIMA(2, 0, 0)(0, 1, 1)12</w:t>
              </w:r>
              <w:r w:rsidRPr="00E30631">
                <w:rPr>
                  <w:rPrChange w:id="9261" w:author="The Si Tran" w:date="2012-12-14T06:34:00Z">
                    <w:rPr>
                      <w:rFonts w:ascii="Calibri" w:hAnsi="Calibri"/>
                      <w:sz w:val="22"/>
                    </w:rPr>
                  </w:rPrChange>
                </w:rPr>
                <w:br/>
                <w:t xml:space="preserve">Neuron(5,5,1),Algorithm=Back Propagation, </w:t>
              </w:r>
              <w:r w:rsidRPr="00E30631">
                <w:rPr>
                  <w:rPrChange w:id="9262" w:author="The Si Tran" w:date="2012-12-14T06:34:00Z">
                    <w:rPr>
                      <w:rFonts w:ascii="Calibri" w:hAnsi="Calibri"/>
                      <w:sz w:val="22"/>
                    </w:rPr>
                  </w:rPrChange>
                </w:rPr>
                <w:lastRenderedPageBreak/>
                <w:t>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26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564351" w:rsidRDefault="00A75EB6" w:rsidP="002728D2">
            <w:pPr>
              <w:pStyle w:val="BangBody"/>
              <w:jc w:val="center"/>
              <w:rPr>
                <w:ins w:id="9264" w:author="The Si Tran" w:date="2012-12-10T07:30:00Z"/>
                <w:b/>
                <w:rPrChange w:id="9265" w:author="superchickend" w:date="2012-12-16T15:31:00Z">
                  <w:rPr>
                    <w:ins w:id="9266" w:author="The Si Tran" w:date="2012-12-10T07:30:00Z"/>
                    <w:rFonts w:ascii="Calibri" w:eastAsia="Times New Roman" w:hAnsi="Calibri"/>
                    <w:color w:val="000000"/>
                    <w:sz w:val="22"/>
                  </w:rPr>
                </w:rPrChange>
              </w:rPr>
              <w:pPrChange w:id="9267" w:author="superchickend" w:date="2012-12-16T15:31:00Z">
                <w:pPr>
                  <w:spacing w:line="240" w:lineRule="auto"/>
                  <w:jc w:val="right"/>
                </w:pPr>
              </w:pPrChange>
            </w:pPr>
            <w:ins w:id="9268" w:author="The Si Tran" w:date="2012-12-10T07:30:00Z">
              <w:r w:rsidRPr="00564351">
                <w:rPr>
                  <w:b/>
                  <w:rPrChange w:id="9269" w:author="superchickend" w:date="2012-12-16T15:31:00Z">
                    <w:rPr>
                      <w:rFonts w:ascii="Calibri" w:hAnsi="Calibri"/>
                      <w:sz w:val="22"/>
                    </w:rPr>
                  </w:rPrChange>
                </w:rPr>
                <w:lastRenderedPageBreak/>
                <w:t>109.96</w:t>
              </w:r>
            </w:ins>
          </w:p>
        </w:tc>
        <w:tc>
          <w:tcPr>
            <w:tcW w:w="1112" w:type="dxa"/>
            <w:tcBorders>
              <w:top w:val="nil"/>
              <w:left w:val="nil"/>
              <w:bottom w:val="single" w:sz="4" w:space="0" w:color="auto"/>
              <w:right w:val="single" w:sz="4" w:space="0" w:color="auto"/>
            </w:tcBorders>
            <w:shd w:val="clear" w:color="auto" w:fill="auto"/>
            <w:noWrap/>
            <w:vAlign w:val="center"/>
            <w:hideMark/>
            <w:tcPrChange w:id="927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564351" w:rsidRDefault="00A75EB6" w:rsidP="002728D2">
            <w:pPr>
              <w:pStyle w:val="BangBody"/>
              <w:jc w:val="center"/>
              <w:rPr>
                <w:ins w:id="9271" w:author="The Si Tran" w:date="2012-12-10T07:30:00Z"/>
                <w:b/>
                <w:rPrChange w:id="9272" w:author="superchickend" w:date="2012-12-16T15:31:00Z">
                  <w:rPr>
                    <w:ins w:id="9273" w:author="The Si Tran" w:date="2012-12-10T07:30:00Z"/>
                    <w:rFonts w:ascii="Calibri" w:eastAsia="Times New Roman" w:hAnsi="Calibri"/>
                    <w:color w:val="000000"/>
                    <w:sz w:val="22"/>
                  </w:rPr>
                </w:rPrChange>
              </w:rPr>
              <w:pPrChange w:id="9274" w:author="superchickend" w:date="2012-12-16T15:31:00Z">
                <w:pPr>
                  <w:spacing w:line="240" w:lineRule="auto"/>
                  <w:jc w:val="right"/>
                </w:pPr>
              </w:pPrChange>
            </w:pPr>
            <w:ins w:id="9275" w:author="The Si Tran" w:date="2012-12-10T07:30:00Z">
              <w:r w:rsidRPr="00564351">
                <w:rPr>
                  <w:b/>
                  <w:rPrChange w:id="9276" w:author="superchickend" w:date="2012-12-16T15:31:00Z">
                    <w:rPr>
                      <w:rFonts w:ascii="Calibri" w:hAnsi="Calibri"/>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center"/>
            <w:hideMark/>
            <w:tcPrChange w:id="927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564351" w:rsidRDefault="00A75EB6" w:rsidP="002728D2">
            <w:pPr>
              <w:pStyle w:val="BangBody"/>
              <w:jc w:val="center"/>
              <w:rPr>
                <w:ins w:id="9278" w:author="The Si Tran" w:date="2012-12-10T07:30:00Z"/>
                <w:b/>
                <w:rPrChange w:id="9279" w:author="superchickend" w:date="2012-12-16T15:31:00Z">
                  <w:rPr>
                    <w:ins w:id="9280" w:author="The Si Tran" w:date="2012-12-10T07:30:00Z"/>
                    <w:rFonts w:ascii="Calibri" w:eastAsia="Times New Roman" w:hAnsi="Calibri"/>
                    <w:color w:val="000000"/>
                    <w:sz w:val="22"/>
                  </w:rPr>
                </w:rPrChange>
              </w:rPr>
              <w:pPrChange w:id="9281" w:author="superchickend" w:date="2012-12-16T15:31:00Z">
                <w:pPr>
                  <w:spacing w:line="240" w:lineRule="auto"/>
                  <w:jc w:val="right"/>
                </w:pPr>
              </w:pPrChange>
            </w:pPr>
            <w:ins w:id="9282" w:author="The Si Tran" w:date="2012-12-10T07:30:00Z">
              <w:r w:rsidRPr="00564351">
                <w:rPr>
                  <w:b/>
                  <w:rPrChange w:id="9283" w:author="superchickend" w:date="2012-12-16T15:31:00Z">
                    <w:rPr>
                      <w:rFonts w:ascii="Calibri" w:hAnsi="Calibri"/>
                      <w:sz w:val="22"/>
                    </w:rPr>
                  </w:rPrChange>
                </w:rPr>
                <w:t>6.77</w:t>
              </w:r>
            </w:ins>
          </w:p>
        </w:tc>
      </w:tr>
    </w:tbl>
    <w:p w14:paraId="3864A30B" w14:textId="77777777" w:rsidR="00BF080C" w:rsidRDefault="00BF080C">
      <w:pPr>
        <w:pStyle w:val="Bang"/>
        <w:rPr>
          <w:ins w:id="9284" w:author="The Si Tran" w:date="2012-12-14T06:35:00Z"/>
        </w:rPr>
        <w:pPrChange w:id="9285" w:author="The Si Tran" w:date="2012-12-16T10:03:00Z">
          <w:pPr>
            <w:pStyle w:val="Heading1"/>
            <w:jc w:val="left"/>
          </w:pPr>
        </w:pPrChange>
      </w:pPr>
    </w:p>
    <w:p w14:paraId="7988D120" w14:textId="2AC0C7E9" w:rsidR="00E30631" w:rsidRPr="00097101" w:rsidRDefault="00E30631">
      <w:pPr>
        <w:pStyle w:val="Bang"/>
        <w:rPr>
          <w:ins w:id="9286" w:author="The Si Tran" w:date="2012-12-10T07:30:00Z"/>
        </w:rPr>
        <w:pPrChange w:id="9287" w:author="The Si Tran" w:date="2012-12-16T10:03:00Z">
          <w:pPr>
            <w:pStyle w:val="Heading1"/>
            <w:jc w:val="left"/>
          </w:pPr>
        </w:pPrChange>
      </w:pPr>
      <w:bookmarkStart w:id="9288" w:name="_Toc343033797"/>
      <w:bookmarkStart w:id="9289" w:name="_Toc343415630"/>
      <w:ins w:id="9290" w:author="The Si Tran" w:date="2012-12-14T06:35:00Z">
        <w:r w:rsidRPr="006041AD">
          <w:rPr>
            <w:b/>
          </w:rPr>
          <w:t>Bảng 6.5:</w:t>
        </w:r>
        <w:r w:rsidRPr="004D696B">
          <w:t xml:space="preserve"> Kết quả thực nghiệm chuỗi dữ liệu</w:t>
        </w:r>
        <w:r>
          <w:t xml:space="preserve"> </w:t>
        </w:r>
        <w:r w:rsidRPr="004D696B">
          <w:t>Maxtemp</w:t>
        </w:r>
      </w:ins>
      <w:bookmarkEnd w:id="9288"/>
      <w:bookmarkEnd w:id="9289"/>
    </w:p>
    <w:tbl>
      <w:tblPr>
        <w:tblW w:w="9350" w:type="dxa"/>
        <w:tblLook w:val="04A0" w:firstRow="1" w:lastRow="0" w:firstColumn="1" w:lastColumn="0" w:noHBand="0" w:noVBand="1"/>
        <w:tblPrChange w:id="9291" w:author="superchickend" w:date="2012-12-16T15:31:00Z">
          <w:tblPr>
            <w:tblW w:w="10540" w:type="dxa"/>
            <w:tblLook w:val="04A0" w:firstRow="1" w:lastRow="0" w:firstColumn="1" w:lastColumn="0" w:noHBand="0" w:noVBand="1"/>
          </w:tblPr>
        </w:tblPrChange>
      </w:tblPr>
      <w:tblGrid>
        <w:gridCol w:w="1172"/>
        <w:gridCol w:w="5950"/>
        <w:gridCol w:w="825"/>
        <w:gridCol w:w="719"/>
        <w:gridCol w:w="905"/>
        <w:tblGridChange w:id="9292">
          <w:tblGrid>
            <w:gridCol w:w="1072"/>
            <w:gridCol w:w="7002"/>
            <w:gridCol w:w="819"/>
            <w:gridCol w:w="819"/>
            <w:gridCol w:w="828"/>
          </w:tblGrid>
        </w:tblGridChange>
      </w:tblGrid>
      <w:tr w:rsidR="00A75EB6" w:rsidRPr="005046FC" w14:paraId="4751F343" w14:textId="77777777" w:rsidTr="003238A7">
        <w:trPr>
          <w:trHeight w:val="253"/>
          <w:ins w:id="9293" w:author="The Si Tran" w:date="2012-12-10T07:31:00Z"/>
          <w:trPrChange w:id="9294" w:author="superchickend" w:date="2012-12-16T15:31: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295"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pStyle w:val="BangBody"/>
              <w:rPr>
                <w:ins w:id="9296" w:author="The Si Tran" w:date="2012-12-10T07:31:00Z"/>
                <w:rPrChange w:id="9297" w:author="The Si Tran" w:date="2012-12-14T06:35:00Z">
                  <w:rPr>
                    <w:ins w:id="9298" w:author="The Si Tran" w:date="2012-12-10T07:31:00Z"/>
                    <w:rFonts w:ascii="Calibri" w:eastAsia="Times New Roman" w:hAnsi="Calibri"/>
                    <w:color w:val="000000"/>
                    <w:sz w:val="22"/>
                  </w:rPr>
                </w:rPrChange>
              </w:rPr>
              <w:pPrChange w:id="9299" w:author="The Si Tran" w:date="2012-12-16T08:45:00Z">
                <w:pPr>
                  <w:spacing w:line="240" w:lineRule="auto"/>
                </w:pPr>
              </w:pPrChange>
            </w:pPr>
            <w:ins w:id="9300" w:author="The Si Tran" w:date="2012-12-10T07:31:00Z">
              <w:r w:rsidRPr="00E30631">
                <w:rPr>
                  <w:rPrChange w:id="9301" w:author="The Si Tran" w:date="2012-12-14T06:35:00Z">
                    <w:rPr>
                      <w:rFonts w:ascii="Calibri" w:hAnsi="Calibri" w:cs="Arial"/>
                      <w:b/>
                      <w:bCs/>
                      <w:kern w:val="32"/>
                      <w:sz w:val="22"/>
                      <w:szCs w:val="32"/>
                    </w:rPr>
                  </w:rPrChange>
                </w:rPr>
                <w:t> </w:t>
              </w:r>
            </w:ins>
          </w:p>
        </w:tc>
        <w:tc>
          <w:tcPr>
            <w:tcW w:w="5950" w:type="dxa"/>
            <w:tcBorders>
              <w:top w:val="single" w:sz="4" w:space="0" w:color="auto"/>
              <w:left w:val="nil"/>
              <w:bottom w:val="single" w:sz="4" w:space="0" w:color="auto"/>
              <w:right w:val="single" w:sz="4" w:space="0" w:color="auto"/>
            </w:tcBorders>
            <w:shd w:val="clear" w:color="auto" w:fill="auto"/>
            <w:noWrap/>
            <w:vAlign w:val="center"/>
            <w:hideMark/>
            <w:tcPrChange w:id="9302"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3238A7" w:rsidRDefault="00A75EB6" w:rsidP="003238A7">
            <w:pPr>
              <w:pStyle w:val="BangBody"/>
              <w:jc w:val="center"/>
              <w:rPr>
                <w:ins w:id="9303" w:author="The Si Tran" w:date="2012-12-10T07:31:00Z"/>
                <w:b/>
                <w:rPrChange w:id="9304" w:author="superchickend" w:date="2012-12-16T15:31:00Z">
                  <w:rPr>
                    <w:ins w:id="9305" w:author="The Si Tran" w:date="2012-12-10T07:31:00Z"/>
                    <w:rFonts w:ascii="Calibri" w:eastAsia="Times New Roman" w:hAnsi="Calibri"/>
                    <w:color w:val="000000"/>
                    <w:sz w:val="22"/>
                  </w:rPr>
                </w:rPrChange>
              </w:rPr>
              <w:pPrChange w:id="9306" w:author="superchickend" w:date="2012-12-16T15:31:00Z">
                <w:pPr>
                  <w:spacing w:line="240" w:lineRule="auto"/>
                </w:pPr>
              </w:pPrChange>
            </w:pPr>
            <w:ins w:id="9307" w:author="The Si Tran" w:date="2012-12-10T07:31:00Z">
              <w:r w:rsidRPr="003238A7">
                <w:rPr>
                  <w:b/>
                  <w:rPrChange w:id="9308" w:author="superchickend" w:date="2012-12-16T15:31:00Z">
                    <w:rPr>
                      <w:rFonts w:ascii="Calibri" w:hAnsi="Calibri" w:cs="Arial"/>
                      <w:b/>
                      <w:bCs/>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center"/>
            <w:hideMark/>
            <w:tcPrChange w:id="9309"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3238A7" w:rsidRDefault="00A75EB6" w:rsidP="003238A7">
            <w:pPr>
              <w:pStyle w:val="BangBody"/>
              <w:jc w:val="center"/>
              <w:rPr>
                <w:ins w:id="9310" w:author="The Si Tran" w:date="2012-12-10T07:31:00Z"/>
                <w:b/>
                <w:rPrChange w:id="9311" w:author="superchickend" w:date="2012-12-16T15:31:00Z">
                  <w:rPr>
                    <w:ins w:id="9312" w:author="The Si Tran" w:date="2012-12-10T07:31:00Z"/>
                    <w:rFonts w:ascii="Calibri" w:eastAsia="Times New Roman" w:hAnsi="Calibri"/>
                    <w:color w:val="000000"/>
                    <w:sz w:val="22"/>
                  </w:rPr>
                </w:rPrChange>
              </w:rPr>
              <w:pPrChange w:id="9313" w:author="superchickend" w:date="2012-12-16T15:31:00Z">
                <w:pPr>
                  <w:spacing w:line="240" w:lineRule="auto"/>
                </w:pPr>
              </w:pPrChange>
            </w:pPr>
            <w:ins w:id="9314" w:author="The Si Tran" w:date="2012-12-10T07:31:00Z">
              <w:r w:rsidRPr="003238A7">
                <w:rPr>
                  <w:b/>
                  <w:rPrChange w:id="9315" w:author="superchickend" w:date="2012-12-16T15:31:00Z">
                    <w:rPr>
                      <w:rFonts w:ascii="Calibri" w:hAnsi="Calibri" w:cs="Arial"/>
                      <w:b/>
                      <w:bCs/>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center"/>
            <w:hideMark/>
            <w:tcPrChange w:id="9316"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3238A7" w:rsidRDefault="00A75EB6" w:rsidP="003238A7">
            <w:pPr>
              <w:pStyle w:val="BangBody"/>
              <w:jc w:val="center"/>
              <w:rPr>
                <w:ins w:id="9317" w:author="The Si Tran" w:date="2012-12-10T07:31:00Z"/>
                <w:b/>
                <w:rPrChange w:id="9318" w:author="superchickend" w:date="2012-12-16T15:31:00Z">
                  <w:rPr>
                    <w:ins w:id="9319" w:author="The Si Tran" w:date="2012-12-10T07:31:00Z"/>
                    <w:rFonts w:ascii="Calibri" w:eastAsia="Times New Roman" w:hAnsi="Calibri"/>
                    <w:color w:val="000000"/>
                    <w:sz w:val="22"/>
                  </w:rPr>
                </w:rPrChange>
              </w:rPr>
              <w:pPrChange w:id="9320" w:author="superchickend" w:date="2012-12-16T15:31:00Z">
                <w:pPr>
                  <w:spacing w:line="240" w:lineRule="auto"/>
                </w:pPr>
              </w:pPrChange>
            </w:pPr>
            <w:ins w:id="9321" w:author="The Si Tran" w:date="2012-12-10T07:31:00Z">
              <w:r w:rsidRPr="003238A7">
                <w:rPr>
                  <w:b/>
                  <w:rPrChange w:id="9322" w:author="superchickend" w:date="2012-12-16T15:31:00Z">
                    <w:rPr>
                      <w:rFonts w:ascii="Calibri" w:hAnsi="Calibri" w:cs="Arial"/>
                      <w:b/>
                      <w:bCs/>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center"/>
            <w:hideMark/>
            <w:tcPrChange w:id="9323"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3238A7" w:rsidRDefault="00A75EB6" w:rsidP="003238A7">
            <w:pPr>
              <w:pStyle w:val="BangBody"/>
              <w:jc w:val="center"/>
              <w:rPr>
                <w:ins w:id="9324" w:author="The Si Tran" w:date="2012-12-10T07:31:00Z"/>
                <w:b/>
                <w:rPrChange w:id="9325" w:author="superchickend" w:date="2012-12-16T15:31:00Z">
                  <w:rPr>
                    <w:ins w:id="9326" w:author="The Si Tran" w:date="2012-12-10T07:31:00Z"/>
                    <w:rFonts w:ascii="Calibri" w:eastAsia="Times New Roman" w:hAnsi="Calibri"/>
                    <w:color w:val="000000"/>
                    <w:sz w:val="22"/>
                  </w:rPr>
                </w:rPrChange>
              </w:rPr>
              <w:pPrChange w:id="9327" w:author="superchickend" w:date="2012-12-16T15:31:00Z">
                <w:pPr>
                  <w:spacing w:line="240" w:lineRule="auto"/>
                </w:pPr>
              </w:pPrChange>
            </w:pPr>
            <w:ins w:id="9328" w:author="The Si Tran" w:date="2012-12-10T07:31:00Z">
              <w:r w:rsidRPr="003238A7">
                <w:rPr>
                  <w:b/>
                  <w:rPrChange w:id="9329" w:author="superchickend" w:date="2012-12-16T15:31:00Z">
                    <w:rPr>
                      <w:rFonts w:ascii="Calibri" w:hAnsi="Calibri" w:cs="Arial"/>
                      <w:b/>
                      <w:bCs/>
                      <w:kern w:val="32"/>
                      <w:sz w:val="22"/>
                      <w:szCs w:val="32"/>
                    </w:rPr>
                  </w:rPrChange>
                </w:rPr>
                <w:t>MAPE</w:t>
              </w:r>
            </w:ins>
          </w:p>
        </w:tc>
      </w:tr>
      <w:tr w:rsidR="00A75EB6" w:rsidRPr="005046FC" w14:paraId="5D244E6C" w14:textId="77777777" w:rsidTr="003238A7">
        <w:trPr>
          <w:trHeight w:val="507"/>
          <w:ins w:id="9330" w:author="The Si Tran" w:date="2012-12-10T07:31:00Z"/>
          <w:trPrChange w:id="9331" w:author="superchickend" w:date="2012-12-16T15:32: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32"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3238A7" w:rsidRDefault="00A75EB6" w:rsidP="003238A7">
            <w:pPr>
              <w:pStyle w:val="BangBody"/>
              <w:jc w:val="center"/>
              <w:rPr>
                <w:ins w:id="9333" w:author="The Si Tran" w:date="2012-12-10T07:31:00Z"/>
                <w:b/>
                <w:rPrChange w:id="9334" w:author="superchickend" w:date="2012-12-16T15:31:00Z">
                  <w:rPr>
                    <w:ins w:id="9335" w:author="The Si Tran" w:date="2012-12-10T07:31:00Z"/>
                    <w:rFonts w:ascii="Calibri" w:eastAsia="Times New Roman" w:hAnsi="Calibri"/>
                    <w:color w:val="000000"/>
                    <w:sz w:val="22"/>
                  </w:rPr>
                </w:rPrChange>
              </w:rPr>
              <w:pPrChange w:id="9336" w:author="superchickend" w:date="2012-12-16T15:31:00Z">
                <w:pPr>
                  <w:spacing w:line="240" w:lineRule="auto"/>
                  <w:jc w:val="center"/>
                </w:pPr>
              </w:pPrChange>
            </w:pPr>
            <w:ins w:id="9337" w:author="The Si Tran" w:date="2012-12-10T07:31:00Z">
              <w:r w:rsidRPr="003238A7">
                <w:rPr>
                  <w:b/>
                  <w:rPrChange w:id="9338" w:author="superchickend" w:date="2012-12-16T15:31:00Z">
                    <w:rPr>
                      <w:rFonts w:ascii="Calibri" w:hAnsi="Calibri" w:cs="Arial"/>
                      <w:b/>
                      <w:bCs/>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9339"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pStyle w:val="BangBody"/>
              <w:rPr>
                <w:ins w:id="9340" w:author="The Si Tran" w:date="2012-12-10T07:31:00Z"/>
                <w:rPrChange w:id="9341" w:author="The Si Tran" w:date="2012-12-14T06:35:00Z">
                  <w:rPr>
                    <w:ins w:id="9342" w:author="The Si Tran" w:date="2012-12-10T07:31:00Z"/>
                    <w:rFonts w:ascii="Calibri" w:eastAsia="Times New Roman" w:hAnsi="Calibri"/>
                    <w:color w:val="000000"/>
                    <w:sz w:val="22"/>
                  </w:rPr>
                </w:rPrChange>
              </w:rPr>
              <w:pPrChange w:id="9343" w:author="The Si Tran" w:date="2012-12-16T08:45:00Z">
                <w:pPr>
                  <w:spacing w:line="240" w:lineRule="auto"/>
                  <w:jc w:val="left"/>
                </w:pPr>
              </w:pPrChange>
            </w:pPr>
            <w:ins w:id="9344" w:author="The Si Tran" w:date="2012-12-10T07:31:00Z">
              <w:r w:rsidRPr="00E30631">
                <w:rPr>
                  <w:rPrChange w:id="9345" w:author="The Si Tran" w:date="2012-12-14T06:35:00Z">
                    <w:rPr>
                      <w:rFonts w:ascii="Calibri" w:hAnsi="Calibri"/>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34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rsidP="003238A7">
            <w:pPr>
              <w:pStyle w:val="BangBody"/>
              <w:jc w:val="center"/>
              <w:rPr>
                <w:ins w:id="9347" w:author="The Si Tran" w:date="2012-12-10T07:31:00Z"/>
                <w:rPrChange w:id="9348" w:author="The Si Tran" w:date="2012-12-14T06:35:00Z">
                  <w:rPr>
                    <w:ins w:id="9349" w:author="The Si Tran" w:date="2012-12-10T07:31:00Z"/>
                    <w:rFonts w:ascii="Calibri" w:eastAsia="Times New Roman" w:hAnsi="Calibri"/>
                    <w:color w:val="000000"/>
                    <w:sz w:val="22"/>
                  </w:rPr>
                </w:rPrChange>
              </w:rPr>
              <w:pPrChange w:id="9350" w:author="superchickend" w:date="2012-12-16T15:32:00Z">
                <w:pPr>
                  <w:spacing w:line="240" w:lineRule="auto"/>
                  <w:jc w:val="right"/>
                </w:pPr>
              </w:pPrChange>
            </w:pPr>
            <w:ins w:id="9351" w:author="The Si Tran" w:date="2012-12-10T07:31:00Z">
              <w:r w:rsidRPr="00E30631">
                <w:rPr>
                  <w:rPrChange w:id="9352"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35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rsidP="003238A7">
            <w:pPr>
              <w:pStyle w:val="BangBody"/>
              <w:jc w:val="center"/>
              <w:rPr>
                <w:ins w:id="9354" w:author="The Si Tran" w:date="2012-12-10T07:31:00Z"/>
                <w:rPrChange w:id="9355" w:author="The Si Tran" w:date="2012-12-14T06:35:00Z">
                  <w:rPr>
                    <w:ins w:id="9356" w:author="The Si Tran" w:date="2012-12-10T07:31:00Z"/>
                    <w:rFonts w:ascii="Calibri" w:eastAsia="Times New Roman" w:hAnsi="Calibri"/>
                    <w:color w:val="000000"/>
                    <w:sz w:val="22"/>
                  </w:rPr>
                </w:rPrChange>
              </w:rPr>
              <w:pPrChange w:id="9357" w:author="superchickend" w:date="2012-12-16T15:32:00Z">
                <w:pPr>
                  <w:spacing w:line="240" w:lineRule="auto"/>
                  <w:jc w:val="right"/>
                </w:pPr>
              </w:pPrChange>
            </w:pPr>
            <w:ins w:id="9358" w:author="The Si Tran" w:date="2012-12-10T07:31:00Z">
              <w:r w:rsidRPr="00E30631">
                <w:rPr>
                  <w:rPrChange w:id="9359" w:author="The Si Tran" w:date="2012-12-14T06:35:00Z">
                    <w:rPr>
                      <w:rFonts w:ascii="Calibri" w:hAnsi="Calibri"/>
                      <w:sz w:val="22"/>
                    </w:rPr>
                  </w:rPrChange>
                </w:rPr>
                <w:t>2.35</w:t>
              </w:r>
            </w:ins>
          </w:p>
        </w:tc>
        <w:tc>
          <w:tcPr>
            <w:tcW w:w="813" w:type="dxa"/>
            <w:tcBorders>
              <w:top w:val="nil"/>
              <w:left w:val="nil"/>
              <w:bottom w:val="single" w:sz="4" w:space="0" w:color="auto"/>
              <w:right w:val="single" w:sz="4" w:space="0" w:color="auto"/>
            </w:tcBorders>
            <w:shd w:val="clear" w:color="auto" w:fill="auto"/>
            <w:noWrap/>
            <w:vAlign w:val="center"/>
            <w:hideMark/>
            <w:tcPrChange w:id="9360"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rsidP="003238A7">
            <w:pPr>
              <w:pStyle w:val="BangBody"/>
              <w:jc w:val="center"/>
              <w:rPr>
                <w:ins w:id="9361" w:author="The Si Tran" w:date="2012-12-10T07:31:00Z"/>
                <w:rPrChange w:id="9362" w:author="The Si Tran" w:date="2012-12-14T06:35:00Z">
                  <w:rPr>
                    <w:ins w:id="9363" w:author="The Si Tran" w:date="2012-12-10T07:31:00Z"/>
                    <w:rFonts w:ascii="Calibri" w:eastAsia="Times New Roman" w:hAnsi="Calibri"/>
                    <w:color w:val="000000"/>
                    <w:sz w:val="22"/>
                  </w:rPr>
                </w:rPrChange>
              </w:rPr>
              <w:pPrChange w:id="9364" w:author="superchickend" w:date="2012-12-16T15:32:00Z">
                <w:pPr>
                  <w:spacing w:line="240" w:lineRule="auto"/>
                  <w:jc w:val="right"/>
                </w:pPr>
              </w:pPrChange>
            </w:pPr>
            <w:ins w:id="9365" w:author="The Si Tran" w:date="2012-12-10T07:31:00Z">
              <w:r w:rsidRPr="00E30631">
                <w:rPr>
                  <w:rPrChange w:id="9366" w:author="The Si Tran" w:date="2012-12-14T06:35:00Z">
                    <w:rPr>
                      <w:rFonts w:ascii="Calibri" w:hAnsi="Calibri"/>
                      <w:sz w:val="22"/>
                    </w:rPr>
                  </w:rPrChange>
                </w:rPr>
                <w:t>6.16</w:t>
              </w:r>
            </w:ins>
          </w:p>
        </w:tc>
      </w:tr>
      <w:tr w:rsidR="00A75EB6" w:rsidRPr="005046FC" w14:paraId="5FE843BD" w14:textId="77777777" w:rsidTr="003238A7">
        <w:trPr>
          <w:trHeight w:val="507"/>
          <w:ins w:id="9367" w:author="The Si Tran" w:date="2012-12-10T07:31:00Z"/>
          <w:trPrChange w:id="9368" w:author="superchickend" w:date="2012-12-16T15:32: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9369"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3238A7" w:rsidRDefault="00A75EB6" w:rsidP="003238A7">
            <w:pPr>
              <w:pStyle w:val="BangBody"/>
              <w:jc w:val="center"/>
              <w:rPr>
                <w:ins w:id="9370" w:author="The Si Tran" w:date="2012-12-10T07:31:00Z"/>
                <w:b/>
                <w:rPrChange w:id="9371" w:author="superchickend" w:date="2012-12-16T15:31:00Z">
                  <w:rPr>
                    <w:ins w:id="9372" w:author="The Si Tran" w:date="2012-12-10T07:31:00Z"/>
                    <w:rFonts w:ascii="Calibri" w:eastAsia="Times New Roman" w:hAnsi="Calibri"/>
                    <w:color w:val="000000"/>
                    <w:sz w:val="22"/>
                  </w:rPr>
                </w:rPrChange>
              </w:rPr>
              <w:pPrChange w:id="9373" w:author="superchickend" w:date="2012-12-16T15:31: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374"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pStyle w:val="BangBody"/>
              <w:rPr>
                <w:ins w:id="9375" w:author="The Si Tran" w:date="2012-12-10T07:31:00Z"/>
                <w:rPrChange w:id="9376" w:author="The Si Tran" w:date="2012-12-14T06:35:00Z">
                  <w:rPr>
                    <w:ins w:id="9377" w:author="The Si Tran" w:date="2012-12-10T07:31:00Z"/>
                    <w:rFonts w:ascii="Calibri" w:eastAsia="Times New Roman" w:hAnsi="Calibri"/>
                    <w:color w:val="000000"/>
                    <w:sz w:val="22"/>
                  </w:rPr>
                </w:rPrChange>
              </w:rPr>
              <w:pPrChange w:id="9378" w:author="The Si Tran" w:date="2012-12-16T08:45:00Z">
                <w:pPr>
                  <w:spacing w:line="240" w:lineRule="auto"/>
                  <w:jc w:val="left"/>
                </w:pPr>
              </w:pPrChange>
            </w:pPr>
            <w:ins w:id="9379" w:author="The Si Tran" w:date="2012-12-10T07:31:00Z">
              <w:r w:rsidRPr="00E30631">
                <w:rPr>
                  <w:rPrChange w:id="9380" w:author="The Si Tran" w:date="2012-12-14T06:35:00Z">
                    <w:rPr>
                      <w:rFonts w:ascii="Calibri" w:hAnsi="Calibri"/>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38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rsidP="003238A7">
            <w:pPr>
              <w:pStyle w:val="BangBody"/>
              <w:jc w:val="center"/>
              <w:rPr>
                <w:ins w:id="9382" w:author="The Si Tran" w:date="2012-12-10T07:31:00Z"/>
                <w:rPrChange w:id="9383" w:author="The Si Tran" w:date="2012-12-14T06:35:00Z">
                  <w:rPr>
                    <w:ins w:id="9384" w:author="The Si Tran" w:date="2012-12-10T07:31:00Z"/>
                    <w:rFonts w:ascii="Calibri" w:eastAsia="Times New Roman" w:hAnsi="Calibri"/>
                    <w:color w:val="000000"/>
                    <w:sz w:val="22"/>
                  </w:rPr>
                </w:rPrChange>
              </w:rPr>
              <w:pPrChange w:id="9385" w:author="superchickend" w:date="2012-12-16T15:32:00Z">
                <w:pPr>
                  <w:spacing w:line="240" w:lineRule="auto"/>
                  <w:jc w:val="right"/>
                </w:pPr>
              </w:pPrChange>
            </w:pPr>
            <w:ins w:id="9386" w:author="The Si Tran" w:date="2012-12-10T07:31:00Z">
              <w:r w:rsidRPr="00E30631">
                <w:rPr>
                  <w:rPrChange w:id="9387" w:author="The Si Tran" w:date="2012-12-14T06:35:00Z">
                    <w:rPr>
                      <w:rFonts w:ascii="Calibri" w:hAnsi="Calibri"/>
                      <w:sz w:val="22"/>
                    </w:rPr>
                  </w:rPrChange>
                </w:rPr>
                <w:t>1.26</w:t>
              </w:r>
            </w:ins>
          </w:p>
        </w:tc>
        <w:tc>
          <w:tcPr>
            <w:tcW w:w="709" w:type="dxa"/>
            <w:tcBorders>
              <w:top w:val="nil"/>
              <w:left w:val="nil"/>
              <w:bottom w:val="single" w:sz="4" w:space="0" w:color="auto"/>
              <w:right w:val="single" w:sz="4" w:space="0" w:color="auto"/>
            </w:tcBorders>
            <w:shd w:val="clear" w:color="auto" w:fill="auto"/>
            <w:noWrap/>
            <w:vAlign w:val="center"/>
            <w:hideMark/>
            <w:tcPrChange w:id="938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rsidP="003238A7">
            <w:pPr>
              <w:pStyle w:val="BangBody"/>
              <w:jc w:val="center"/>
              <w:rPr>
                <w:ins w:id="9389" w:author="The Si Tran" w:date="2012-12-10T07:31:00Z"/>
                <w:rPrChange w:id="9390" w:author="The Si Tran" w:date="2012-12-14T06:35:00Z">
                  <w:rPr>
                    <w:ins w:id="9391" w:author="The Si Tran" w:date="2012-12-10T07:31:00Z"/>
                    <w:rFonts w:ascii="Calibri" w:eastAsia="Times New Roman" w:hAnsi="Calibri"/>
                    <w:color w:val="000000"/>
                    <w:sz w:val="22"/>
                  </w:rPr>
                </w:rPrChange>
              </w:rPr>
              <w:pPrChange w:id="9392" w:author="superchickend" w:date="2012-12-16T15:32:00Z">
                <w:pPr>
                  <w:spacing w:line="240" w:lineRule="auto"/>
                  <w:jc w:val="right"/>
                </w:pPr>
              </w:pPrChange>
            </w:pPr>
            <w:ins w:id="9393" w:author="The Si Tran" w:date="2012-12-10T07:31:00Z">
              <w:r w:rsidRPr="00E30631">
                <w:rPr>
                  <w:rPrChange w:id="9394" w:author="The Si Tran" w:date="2012-12-14T06:35:00Z">
                    <w:rPr>
                      <w:rFonts w:ascii="Calibri" w:hAnsi="Calibri"/>
                      <w:sz w:val="22"/>
                    </w:rPr>
                  </w:rPrChange>
                </w:rPr>
                <w:t>2.48</w:t>
              </w:r>
            </w:ins>
          </w:p>
        </w:tc>
        <w:tc>
          <w:tcPr>
            <w:tcW w:w="813" w:type="dxa"/>
            <w:tcBorders>
              <w:top w:val="nil"/>
              <w:left w:val="nil"/>
              <w:bottom w:val="single" w:sz="4" w:space="0" w:color="auto"/>
              <w:right w:val="single" w:sz="4" w:space="0" w:color="auto"/>
            </w:tcBorders>
            <w:shd w:val="clear" w:color="auto" w:fill="auto"/>
            <w:noWrap/>
            <w:vAlign w:val="center"/>
            <w:hideMark/>
            <w:tcPrChange w:id="9395"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rsidP="003238A7">
            <w:pPr>
              <w:pStyle w:val="BangBody"/>
              <w:jc w:val="center"/>
              <w:rPr>
                <w:ins w:id="9396" w:author="The Si Tran" w:date="2012-12-10T07:31:00Z"/>
                <w:rPrChange w:id="9397" w:author="The Si Tran" w:date="2012-12-14T06:35:00Z">
                  <w:rPr>
                    <w:ins w:id="9398" w:author="The Si Tran" w:date="2012-12-10T07:31:00Z"/>
                    <w:rFonts w:ascii="Calibri" w:eastAsia="Times New Roman" w:hAnsi="Calibri"/>
                    <w:color w:val="000000"/>
                    <w:sz w:val="22"/>
                  </w:rPr>
                </w:rPrChange>
              </w:rPr>
              <w:pPrChange w:id="9399" w:author="superchickend" w:date="2012-12-16T15:32:00Z">
                <w:pPr>
                  <w:spacing w:line="240" w:lineRule="auto"/>
                  <w:jc w:val="right"/>
                </w:pPr>
              </w:pPrChange>
            </w:pPr>
            <w:ins w:id="9400" w:author="The Si Tran" w:date="2012-12-10T07:31:00Z">
              <w:r w:rsidRPr="00E30631">
                <w:rPr>
                  <w:rPrChange w:id="9401" w:author="The Si Tran" w:date="2012-12-14T06:35:00Z">
                    <w:rPr>
                      <w:rFonts w:ascii="Calibri" w:hAnsi="Calibri"/>
                      <w:sz w:val="22"/>
                    </w:rPr>
                  </w:rPrChange>
                </w:rPr>
                <w:t>6.5</w:t>
              </w:r>
            </w:ins>
          </w:p>
        </w:tc>
      </w:tr>
      <w:tr w:rsidR="00A75EB6" w:rsidRPr="005046FC" w14:paraId="24AD3BA9" w14:textId="77777777" w:rsidTr="003238A7">
        <w:trPr>
          <w:trHeight w:val="253"/>
          <w:ins w:id="9402" w:author="The Si Tran" w:date="2012-12-10T07:31:00Z"/>
          <w:trPrChange w:id="9403" w:author="superchickend" w:date="2012-12-16T15:32: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9404"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3238A7" w:rsidRDefault="00A75EB6" w:rsidP="003238A7">
            <w:pPr>
              <w:pStyle w:val="BangBody"/>
              <w:jc w:val="center"/>
              <w:rPr>
                <w:ins w:id="9405" w:author="The Si Tran" w:date="2012-12-10T07:31:00Z"/>
                <w:b/>
                <w:rPrChange w:id="9406" w:author="superchickend" w:date="2012-12-16T15:31:00Z">
                  <w:rPr>
                    <w:ins w:id="9407" w:author="The Si Tran" w:date="2012-12-10T07:31:00Z"/>
                    <w:rFonts w:ascii="Calibri" w:eastAsia="Times New Roman" w:hAnsi="Calibri"/>
                    <w:color w:val="000000"/>
                    <w:sz w:val="22"/>
                  </w:rPr>
                </w:rPrChange>
              </w:rPr>
              <w:pPrChange w:id="9408" w:author="superchickend" w:date="2012-12-16T15:31:00Z">
                <w:pPr>
                  <w:spacing w:line="240" w:lineRule="auto"/>
                  <w:jc w:val="center"/>
                </w:pPr>
              </w:pPrChange>
            </w:pPr>
            <w:ins w:id="9409" w:author="The Si Tran" w:date="2012-12-10T07:31:00Z">
              <w:r w:rsidRPr="003238A7">
                <w:rPr>
                  <w:b/>
                  <w:rPrChange w:id="9410" w:author="superchickend" w:date="2012-12-16T15:31:00Z">
                    <w:rPr>
                      <w:rFonts w:ascii="Calibri" w:hAnsi="Calibri"/>
                      <w:sz w:val="22"/>
                    </w:rPr>
                  </w:rPrChange>
                </w:rPr>
                <w:t>SARIMA</w:t>
              </w:r>
            </w:ins>
          </w:p>
        </w:tc>
        <w:tc>
          <w:tcPr>
            <w:tcW w:w="5950" w:type="dxa"/>
            <w:tcBorders>
              <w:top w:val="nil"/>
              <w:left w:val="nil"/>
              <w:bottom w:val="single" w:sz="4" w:space="0" w:color="auto"/>
              <w:right w:val="single" w:sz="4" w:space="0" w:color="auto"/>
            </w:tcBorders>
            <w:shd w:val="clear" w:color="auto" w:fill="auto"/>
            <w:vAlign w:val="bottom"/>
            <w:hideMark/>
            <w:tcPrChange w:id="941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pStyle w:val="BangBody"/>
              <w:rPr>
                <w:ins w:id="9412" w:author="The Si Tran" w:date="2012-12-10T07:31:00Z"/>
                <w:rPrChange w:id="9413" w:author="The Si Tran" w:date="2012-12-14T06:35:00Z">
                  <w:rPr>
                    <w:ins w:id="9414" w:author="The Si Tran" w:date="2012-12-10T07:31:00Z"/>
                    <w:rFonts w:ascii="Calibri" w:eastAsia="Times New Roman" w:hAnsi="Calibri"/>
                    <w:color w:val="000000"/>
                    <w:sz w:val="22"/>
                  </w:rPr>
                </w:rPrChange>
              </w:rPr>
              <w:pPrChange w:id="9415" w:author="The Si Tran" w:date="2012-12-16T08:45:00Z">
                <w:pPr>
                  <w:spacing w:line="240" w:lineRule="auto"/>
                  <w:jc w:val="left"/>
                </w:pPr>
              </w:pPrChange>
            </w:pPr>
            <w:ins w:id="9416" w:author="The Si Tran" w:date="2012-12-10T07:31:00Z">
              <w:r w:rsidRPr="00E30631">
                <w:rPr>
                  <w:rPrChange w:id="9417" w:author="The Si Tran" w:date="2012-12-14T06:35:00Z">
                    <w:rPr>
                      <w:rFonts w:ascii="Calibri" w:hAnsi="Calibri"/>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center"/>
            <w:hideMark/>
            <w:tcPrChange w:id="941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rsidP="003238A7">
            <w:pPr>
              <w:pStyle w:val="BangBody"/>
              <w:jc w:val="center"/>
              <w:rPr>
                <w:ins w:id="9419" w:author="The Si Tran" w:date="2012-12-10T07:31:00Z"/>
                <w:rPrChange w:id="9420" w:author="The Si Tran" w:date="2012-12-14T06:35:00Z">
                  <w:rPr>
                    <w:ins w:id="9421" w:author="The Si Tran" w:date="2012-12-10T07:31:00Z"/>
                    <w:rFonts w:ascii="Calibri" w:eastAsia="Times New Roman" w:hAnsi="Calibri"/>
                    <w:color w:val="000000"/>
                    <w:sz w:val="22"/>
                  </w:rPr>
                </w:rPrChange>
              </w:rPr>
              <w:pPrChange w:id="9422" w:author="superchickend" w:date="2012-12-16T15:32:00Z">
                <w:pPr>
                  <w:spacing w:line="240" w:lineRule="auto"/>
                  <w:jc w:val="right"/>
                </w:pPr>
              </w:pPrChange>
            </w:pPr>
            <w:ins w:id="9423" w:author="The Si Tran" w:date="2012-12-10T07:31:00Z">
              <w:r w:rsidRPr="00E30631">
                <w:rPr>
                  <w:rPrChange w:id="9424"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42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rsidP="003238A7">
            <w:pPr>
              <w:pStyle w:val="BangBody"/>
              <w:jc w:val="center"/>
              <w:rPr>
                <w:ins w:id="9426" w:author="The Si Tran" w:date="2012-12-10T07:31:00Z"/>
                <w:rPrChange w:id="9427" w:author="The Si Tran" w:date="2012-12-14T06:35:00Z">
                  <w:rPr>
                    <w:ins w:id="9428" w:author="The Si Tran" w:date="2012-12-10T07:31:00Z"/>
                    <w:rFonts w:ascii="Calibri" w:eastAsia="Times New Roman" w:hAnsi="Calibri"/>
                    <w:color w:val="000000"/>
                    <w:sz w:val="22"/>
                  </w:rPr>
                </w:rPrChange>
              </w:rPr>
              <w:pPrChange w:id="9429" w:author="superchickend" w:date="2012-12-16T15:32:00Z">
                <w:pPr>
                  <w:spacing w:line="240" w:lineRule="auto"/>
                  <w:jc w:val="right"/>
                </w:pPr>
              </w:pPrChange>
            </w:pPr>
            <w:ins w:id="9430" w:author="The Si Tran" w:date="2012-12-10T07:31:00Z">
              <w:r w:rsidRPr="00E30631">
                <w:rPr>
                  <w:rPrChange w:id="9431" w:author="The Si Tran" w:date="2012-12-14T06:35:00Z">
                    <w:rPr>
                      <w:rFonts w:ascii="Calibri" w:hAnsi="Calibri"/>
                      <w:sz w:val="22"/>
                    </w:rPr>
                  </w:rPrChange>
                </w:rPr>
                <w:t>2.54</w:t>
              </w:r>
            </w:ins>
          </w:p>
        </w:tc>
        <w:tc>
          <w:tcPr>
            <w:tcW w:w="813" w:type="dxa"/>
            <w:tcBorders>
              <w:top w:val="nil"/>
              <w:left w:val="nil"/>
              <w:bottom w:val="single" w:sz="4" w:space="0" w:color="auto"/>
              <w:right w:val="single" w:sz="4" w:space="0" w:color="auto"/>
            </w:tcBorders>
            <w:shd w:val="clear" w:color="auto" w:fill="auto"/>
            <w:noWrap/>
            <w:vAlign w:val="center"/>
            <w:hideMark/>
            <w:tcPrChange w:id="943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rsidP="003238A7">
            <w:pPr>
              <w:pStyle w:val="BangBody"/>
              <w:jc w:val="center"/>
              <w:rPr>
                <w:ins w:id="9433" w:author="The Si Tran" w:date="2012-12-10T07:31:00Z"/>
                <w:rPrChange w:id="9434" w:author="The Si Tran" w:date="2012-12-14T06:35:00Z">
                  <w:rPr>
                    <w:ins w:id="9435" w:author="The Si Tran" w:date="2012-12-10T07:31:00Z"/>
                    <w:rFonts w:ascii="Calibri" w:eastAsia="Times New Roman" w:hAnsi="Calibri"/>
                    <w:color w:val="000000"/>
                    <w:sz w:val="22"/>
                  </w:rPr>
                </w:rPrChange>
              </w:rPr>
              <w:pPrChange w:id="9436" w:author="superchickend" w:date="2012-12-16T15:32:00Z">
                <w:pPr>
                  <w:spacing w:line="240" w:lineRule="auto"/>
                  <w:jc w:val="right"/>
                </w:pPr>
              </w:pPrChange>
            </w:pPr>
            <w:ins w:id="9437" w:author="The Si Tran" w:date="2012-12-10T07:31:00Z">
              <w:r w:rsidRPr="00E30631">
                <w:rPr>
                  <w:rPrChange w:id="9438" w:author="The Si Tran" w:date="2012-12-14T06:35:00Z">
                    <w:rPr>
                      <w:rFonts w:ascii="Calibri" w:hAnsi="Calibri"/>
                      <w:sz w:val="22"/>
                    </w:rPr>
                  </w:rPrChange>
                </w:rPr>
                <w:t>6.02</w:t>
              </w:r>
            </w:ins>
          </w:p>
        </w:tc>
      </w:tr>
      <w:tr w:rsidR="00A75EB6" w:rsidRPr="005046FC" w14:paraId="6FAA6343" w14:textId="77777777" w:rsidTr="003238A7">
        <w:trPr>
          <w:trHeight w:val="762"/>
          <w:ins w:id="9439" w:author="The Si Tran" w:date="2012-12-10T07:31:00Z"/>
          <w:trPrChange w:id="9440" w:author="superchickend" w:date="2012-12-16T15:32: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41"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3238A7" w:rsidRDefault="00A75EB6" w:rsidP="003238A7">
            <w:pPr>
              <w:pStyle w:val="BangBody"/>
              <w:jc w:val="center"/>
              <w:rPr>
                <w:ins w:id="9442" w:author="The Si Tran" w:date="2012-12-10T07:31:00Z"/>
                <w:b/>
                <w:rPrChange w:id="9443" w:author="superchickend" w:date="2012-12-16T15:31:00Z">
                  <w:rPr>
                    <w:ins w:id="9444" w:author="The Si Tran" w:date="2012-12-10T07:31:00Z"/>
                    <w:rFonts w:ascii="Calibri" w:eastAsia="Times New Roman" w:hAnsi="Calibri"/>
                    <w:color w:val="000000"/>
                    <w:sz w:val="22"/>
                  </w:rPr>
                </w:rPrChange>
              </w:rPr>
              <w:pPrChange w:id="9445" w:author="superchickend" w:date="2012-12-16T15:31:00Z">
                <w:pPr>
                  <w:spacing w:line="240" w:lineRule="auto"/>
                  <w:jc w:val="center"/>
                </w:pPr>
              </w:pPrChange>
            </w:pPr>
            <w:ins w:id="9446" w:author="The Si Tran" w:date="2012-12-10T07:31:00Z">
              <w:r w:rsidRPr="003238A7">
                <w:rPr>
                  <w:b/>
                  <w:rPrChange w:id="9447" w:author="superchickend" w:date="2012-12-16T15:31:00Z">
                    <w:rPr>
                      <w:rFonts w:ascii="Calibri" w:hAnsi="Calibri"/>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944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pStyle w:val="BangBody"/>
              <w:rPr>
                <w:ins w:id="9449" w:author="The Si Tran" w:date="2012-12-10T07:31:00Z"/>
                <w:rPrChange w:id="9450" w:author="The Si Tran" w:date="2012-12-14T06:35:00Z">
                  <w:rPr>
                    <w:ins w:id="9451" w:author="The Si Tran" w:date="2012-12-10T07:31:00Z"/>
                    <w:rFonts w:ascii="Calibri" w:eastAsia="Times New Roman" w:hAnsi="Calibri"/>
                    <w:color w:val="000000"/>
                    <w:sz w:val="22"/>
                  </w:rPr>
                </w:rPrChange>
              </w:rPr>
              <w:pPrChange w:id="9452" w:author="The Si Tran" w:date="2012-12-16T08:45:00Z">
                <w:pPr>
                  <w:spacing w:line="240" w:lineRule="auto"/>
                  <w:jc w:val="left"/>
                </w:pPr>
              </w:pPrChange>
            </w:pPr>
            <w:ins w:id="9453" w:author="The Si Tran" w:date="2012-12-10T07:31:00Z">
              <w:r w:rsidRPr="00E30631">
                <w:rPr>
                  <w:rPrChange w:id="9454" w:author="The Si Tran" w:date="2012-12-14T06:35:00Z">
                    <w:rPr>
                      <w:rFonts w:ascii="Calibri" w:hAnsi="Calibri"/>
                      <w:sz w:val="22"/>
                    </w:rPr>
                  </w:rPrChange>
                </w:rPr>
                <w:t>ARIMA(0, 0, 0)(0, 1, 0)12</w:t>
              </w:r>
              <w:r w:rsidRPr="00E30631">
                <w:rPr>
                  <w:rPrChange w:id="9455" w:author="The Si Tran" w:date="2012-12-14T06:35:00Z">
                    <w:rPr>
                      <w:rFonts w:ascii="Calibri" w:hAnsi="Calibri"/>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45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3238A7" w:rsidRDefault="00A75EB6" w:rsidP="003238A7">
            <w:pPr>
              <w:pStyle w:val="BangBody"/>
              <w:jc w:val="center"/>
              <w:rPr>
                <w:ins w:id="9457" w:author="The Si Tran" w:date="2012-12-10T07:31:00Z"/>
                <w:b/>
                <w:rPrChange w:id="9458" w:author="superchickend" w:date="2012-12-16T15:32:00Z">
                  <w:rPr>
                    <w:ins w:id="9459" w:author="The Si Tran" w:date="2012-12-10T07:31:00Z"/>
                    <w:rFonts w:ascii="Calibri" w:eastAsia="Times New Roman" w:hAnsi="Calibri"/>
                    <w:color w:val="000000"/>
                    <w:sz w:val="22"/>
                  </w:rPr>
                </w:rPrChange>
              </w:rPr>
              <w:pPrChange w:id="9460" w:author="superchickend" w:date="2012-12-16T15:32:00Z">
                <w:pPr>
                  <w:spacing w:line="240" w:lineRule="auto"/>
                  <w:jc w:val="right"/>
                </w:pPr>
              </w:pPrChange>
            </w:pPr>
            <w:ins w:id="9461" w:author="The Si Tran" w:date="2012-12-10T07:31:00Z">
              <w:r w:rsidRPr="003238A7">
                <w:rPr>
                  <w:b/>
                  <w:rPrChange w:id="9462"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46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3238A7" w:rsidRDefault="00A75EB6" w:rsidP="003238A7">
            <w:pPr>
              <w:pStyle w:val="BangBody"/>
              <w:jc w:val="center"/>
              <w:rPr>
                <w:ins w:id="9464" w:author="The Si Tran" w:date="2012-12-10T07:31:00Z"/>
                <w:b/>
                <w:rPrChange w:id="9465" w:author="superchickend" w:date="2012-12-16T15:32:00Z">
                  <w:rPr>
                    <w:ins w:id="9466" w:author="The Si Tran" w:date="2012-12-10T07:31:00Z"/>
                    <w:rFonts w:ascii="Calibri" w:eastAsia="Times New Roman" w:hAnsi="Calibri"/>
                    <w:color w:val="000000"/>
                    <w:sz w:val="22"/>
                  </w:rPr>
                </w:rPrChange>
              </w:rPr>
              <w:pPrChange w:id="9467" w:author="superchickend" w:date="2012-12-16T15:32:00Z">
                <w:pPr>
                  <w:spacing w:line="240" w:lineRule="auto"/>
                  <w:jc w:val="right"/>
                </w:pPr>
              </w:pPrChange>
            </w:pPr>
            <w:ins w:id="9468" w:author="The Si Tran" w:date="2012-12-10T07:31:00Z">
              <w:r w:rsidRPr="003238A7">
                <w:rPr>
                  <w:b/>
                  <w:rPrChange w:id="9469"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470"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3238A7" w:rsidRDefault="00A75EB6" w:rsidP="003238A7">
            <w:pPr>
              <w:pStyle w:val="BangBody"/>
              <w:jc w:val="center"/>
              <w:rPr>
                <w:ins w:id="9471" w:author="The Si Tran" w:date="2012-12-10T07:31:00Z"/>
                <w:b/>
                <w:rPrChange w:id="9472" w:author="superchickend" w:date="2012-12-16T15:32:00Z">
                  <w:rPr>
                    <w:ins w:id="9473" w:author="The Si Tran" w:date="2012-12-10T07:31:00Z"/>
                    <w:rFonts w:ascii="Calibri" w:eastAsia="Times New Roman" w:hAnsi="Calibri"/>
                    <w:color w:val="000000"/>
                    <w:sz w:val="22"/>
                  </w:rPr>
                </w:rPrChange>
              </w:rPr>
              <w:pPrChange w:id="9474" w:author="superchickend" w:date="2012-12-16T15:32:00Z">
                <w:pPr>
                  <w:spacing w:line="240" w:lineRule="auto"/>
                  <w:jc w:val="right"/>
                </w:pPr>
              </w:pPrChange>
            </w:pPr>
            <w:ins w:id="9475" w:author="The Si Tran" w:date="2012-12-10T07:31:00Z">
              <w:r w:rsidRPr="003238A7">
                <w:rPr>
                  <w:b/>
                  <w:rPrChange w:id="9476" w:author="superchickend" w:date="2012-12-16T15:32:00Z">
                    <w:rPr>
                      <w:rFonts w:ascii="Calibri" w:hAnsi="Calibri"/>
                      <w:sz w:val="22"/>
                    </w:rPr>
                  </w:rPrChange>
                </w:rPr>
                <w:t>5.92</w:t>
              </w:r>
            </w:ins>
          </w:p>
        </w:tc>
      </w:tr>
      <w:tr w:rsidR="00A75EB6" w:rsidRPr="005046FC" w14:paraId="5CDFBC24" w14:textId="77777777" w:rsidTr="003238A7">
        <w:trPr>
          <w:trHeight w:val="762"/>
          <w:ins w:id="9477" w:author="The Si Tran" w:date="2012-12-10T07:31:00Z"/>
          <w:trPrChange w:id="9478" w:author="superchickend" w:date="2012-12-16T15:32: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479"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pPr>
              <w:pStyle w:val="BangBody"/>
              <w:rPr>
                <w:ins w:id="9480" w:author="The Si Tran" w:date="2012-12-10T07:31:00Z"/>
                <w:rPrChange w:id="9481" w:author="The Si Tran" w:date="2012-12-14T06:35:00Z">
                  <w:rPr>
                    <w:ins w:id="9482" w:author="The Si Tran" w:date="2012-12-10T07:31:00Z"/>
                    <w:rFonts w:ascii="Calibri" w:eastAsia="Times New Roman" w:hAnsi="Calibri"/>
                    <w:color w:val="000000"/>
                    <w:sz w:val="22"/>
                  </w:rPr>
                </w:rPrChange>
              </w:rPr>
              <w:pPrChange w:id="9483"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484"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pStyle w:val="BangBody"/>
              <w:rPr>
                <w:ins w:id="9485" w:author="The Si Tran" w:date="2012-12-10T07:31:00Z"/>
                <w:rPrChange w:id="9486" w:author="The Si Tran" w:date="2012-12-14T06:35:00Z">
                  <w:rPr>
                    <w:ins w:id="9487" w:author="The Si Tran" w:date="2012-12-10T07:31:00Z"/>
                    <w:rFonts w:ascii="Calibri" w:eastAsia="Times New Roman" w:hAnsi="Calibri"/>
                    <w:color w:val="000000"/>
                    <w:sz w:val="22"/>
                  </w:rPr>
                </w:rPrChange>
              </w:rPr>
              <w:pPrChange w:id="9488" w:author="The Si Tran" w:date="2012-12-16T08:45:00Z">
                <w:pPr>
                  <w:spacing w:line="240" w:lineRule="auto"/>
                  <w:jc w:val="left"/>
                </w:pPr>
              </w:pPrChange>
            </w:pPr>
            <w:ins w:id="9489" w:author="The Si Tran" w:date="2012-12-10T07:31:00Z">
              <w:r w:rsidRPr="00E30631">
                <w:rPr>
                  <w:rPrChange w:id="9490" w:author="The Si Tran" w:date="2012-12-14T06:35:00Z">
                    <w:rPr>
                      <w:rFonts w:ascii="Calibri" w:hAnsi="Calibri"/>
                      <w:sz w:val="22"/>
                    </w:rPr>
                  </w:rPrChange>
                </w:rPr>
                <w:t>ARIMA(0, 0, 0)(0, 1, 0)12</w:t>
              </w:r>
              <w:r w:rsidRPr="00E30631">
                <w:rPr>
                  <w:rPrChange w:id="9491" w:author="The Si Tran" w:date="2012-12-14T06:35:00Z">
                    <w:rPr>
                      <w:rFonts w:ascii="Calibri" w:hAnsi="Calibri"/>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49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3238A7" w:rsidRDefault="00A75EB6" w:rsidP="003238A7">
            <w:pPr>
              <w:pStyle w:val="BangBody"/>
              <w:jc w:val="center"/>
              <w:rPr>
                <w:ins w:id="9493" w:author="The Si Tran" w:date="2012-12-10T07:31:00Z"/>
                <w:b/>
                <w:rPrChange w:id="9494" w:author="superchickend" w:date="2012-12-16T15:32:00Z">
                  <w:rPr>
                    <w:ins w:id="9495" w:author="The Si Tran" w:date="2012-12-10T07:31:00Z"/>
                    <w:rFonts w:ascii="Calibri" w:eastAsia="Times New Roman" w:hAnsi="Calibri"/>
                    <w:color w:val="000000"/>
                    <w:sz w:val="22"/>
                  </w:rPr>
                </w:rPrChange>
              </w:rPr>
              <w:pPrChange w:id="9496" w:author="superchickend" w:date="2012-12-16T15:32:00Z">
                <w:pPr>
                  <w:spacing w:line="240" w:lineRule="auto"/>
                  <w:jc w:val="right"/>
                </w:pPr>
              </w:pPrChange>
            </w:pPr>
            <w:ins w:id="9497" w:author="The Si Tran" w:date="2012-12-10T07:31:00Z">
              <w:r w:rsidRPr="003238A7">
                <w:rPr>
                  <w:b/>
                  <w:rPrChange w:id="9498"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49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3238A7" w:rsidRDefault="00A75EB6" w:rsidP="003238A7">
            <w:pPr>
              <w:pStyle w:val="BangBody"/>
              <w:jc w:val="center"/>
              <w:rPr>
                <w:ins w:id="9500" w:author="The Si Tran" w:date="2012-12-10T07:31:00Z"/>
                <w:b/>
                <w:rPrChange w:id="9501" w:author="superchickend" w:date="2012-12-16T15:32:00Z">
                  <w:rPr>
                    <w:ins w:id="9502" w:author="The Si Tran" w:date="2012-12-10T07:31:00Z"/>
                    <w:rFonts w:ascii="Calibri" w:eastAsia="Times New Roman" w:hAnsi="Calibri"/>
                    <w:color w:val="000000"/>
                    <w:sz w:val="22"/>
                  </w:rPr>
                </w:rPrChange>
              </w:rPr>
              <w:pPrChange w:id="9503" w:author="superchickend" w:date="2012-12-16T15:32:00Z">
                <w:pPr>
                  <w:spacing w:line="240" w:lineRule="auto"/>
                  <w:jc w:val="right"/>
                </w:pPr>
              </w:pPrChange>
            </w:pPr>
            <w:ins w:id="9504" w:author="The Si Tran" w:date="2012-12-10T07:31:00Z">
              <w:r w:rsidRPr="003238A7">
                <w:rPr>
                  <w:b/>
                  <w:rPrChange w:id="9505"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50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3238A7" w:rsidRDefault="00A75EB6" w:rsidP="003238A7">
            <w:pPr>
              <w:pStyle w:val="BangBody"/>
              <w:jc w:val="center"/>
              <w:rPr>
                <w:ins w:id="9507" w:author="The Si Tran" w:date="2012-12-10T07:31:00Z"/>
                <w:b/>
                <w:rPrChange w:id="9508" w:author="superchickend" w:date="2012-12-16T15:32:00Z">
                  <w:rPr>
                    <w:ins w:id="9509" w:author="The Si Tran" w:date="2012-12-10T07:31:00Z"/>
                    <w:rFonts w:ascii="Calibri" w:eastAsia="Times New Roman" w:hAnsi="Calibri"/>
                    <w:color w:val="000000"/>
                    <w:sz w:val="22"/>
                  </w:rPr>
                </w:rPrChange>
              </w:rPr>
              <w:pPrChange w:id="9510" w:author="superchickend" w:date="2012-12-16T15:32:00Z">
                <w:pPr>
                  <w:spacing w:line="240" w:lineRule="auto"/>
                  <w:jc w:val="right"/>
                </w:pPr>
              </w:pPrChange>
            </w:pPr>
            <w:ins w:id="9511" w:author="The Si Tran" w:date="2012-12-10T07:31:00Z">
              <w:r w:rsidRPr="003238A7">
                <w:rPr>
                  <w:b/>
                  <w:rPrChange w:id="9512" w:author="superchickend" w:date="2012-12-16T15:32:00Z">
                    <w:rPr>
                      <w:rFonts w:ascii="Calibri" w:hAnsi="Calibri"/>
                      <w:sz w:val="22"/>
                    </w:rPr>
                  </w:rPrChange>
                </w:rPr>
                <w:t>5.92</w:t>
              </w:r>
            </w:ins>
          </w:p>
        </w:tc>
      </w:tr>
    </w:tbl>
    <w:p w14:paraId="611F5C6C" w14:textId="77777777" w:rsidR="00E30631" w:rsidRDefault="00E30631">
      <w:pPr>
        <w:rPr>
          <w:ins w:id="9513" w:author="The Si Tran" w:date="2012-12-14T06:36:00Z"/>
        </w:rPr>
        <w:pPrChange w:id="9514" w:author="The Si Tran" w:date="2012-12-14T06:36:00Z">
          <w:pPr>
            <w:pStyle w:val="Heading1"/>
            <w:jc w:val="left"/>
          </w:pPr>
        </w:pPrChange>
      </w:pPr>
    </w:p>
    <w:p w14:paraId="0B91FA9C" w14:textId="77777777" w:rsidR="00E30631" w:rsidRDefault="00E30631">
      <w:pPr>
        <w:rPr>
          <w:ins w:id="9515" w:author="The Si Tran" w:date="2012-12-14T06:36:00Z"/>
        </w:rPr>
        <w:pPrChange w:id="9516" w:author="The Si Tran" w:date="2012-12-14T06:36:00Z">
          <w:pPr>
            <w:pStyle w:val="Heading1"/>
            <w:jc w:val="left"/>
          </w:pPr>
        </w:pPrChange>
      </w:pPr>
    </w:p>
    <w:p w14:paraId="7A47EDDD" w14:textId="77777777" w:rsidR="00E30631" w:rsidRDefault="00E30631">
      <w:pPr>
        <w:rPr>
          <w:ins w:id="9517" w:author="The Si Tran" w:date="2012-12-14T06:36:00Z"/>
        </w:rPr>
        <w:pPrChange w:id="9518" w:author="The Si Tran" w:date="2012-12-14T06:36:00Z">
          <w:pPr>
            <w:pStyle w:val="Heading1"/>
            <w:jc w:val="left"/>
          </w:pPr>
        </w:pPrChange>
      </w:pPr>
    </w:p>
    <w:p w14:paraId="347D2428" w14:textId="77777777" w:rsidR="00E30631" w:rsidRDefault="00E30631">
      <w:pPr>
        <w:rPr>
          <w:ins w:id="9519" w:author="The Si Tran" w:date="2012-12-14T06:36:00Z"/>
        </w:rPr>
        <w:pPrChange w:id="9520" w:author="The Si Tran" w:date="2012-12-14T06:36:00Z">
          <w:pPr>
            <w:pStyle w:val="Heading1"/>
            <w:jc w:val="left"/>
          </w:pPr>
        </w:pPrChange>
      </w:pPr>
    </w:p>
    <w:p w14:paraId="0380EACA" w14:textId="16E0E91F" w:rsidR="00EF77AD" w:rsidRDefault="00EF77AD">
      <w:pPr>
        <w:pStyle w:val="Heading3"/>
        <w:rPr>
          <w:ins w:id="9521" w:author="The Si Tran" w:date="2012-12-14T06:36:00Z"/>
        </w:rPr>
        <w:pPrChange w:id="9522" w:author="The Si Tran" w:date="2012-12-06T21:22:00Z">
          <w:pPr>
            <w:pStyle w:val="Heading1"/>
            <w:jc w:val="left"/>
          </w:pPr>
        </w:pPrChange>
      </w:pPr>
      <w:bookmarkStart w:id="9523" w:name="_Toc343415870"/>
      <w:ins w:id="9524" w:author="The Si Tran" w:date="2012-12-06T21:22:00Z">
        <w:r>
          <w:t>Bộ dữ liệ</w:t>
        </w:r>
        <w:r w:rsidR="00810267">
          <w:t>u có tính xu hướng</w:t>
        </w:r>
      </w:ins>
      <w:bookmarkEnd w:id="9523"/>
    </w:p>
    <w:p w14:paraId="171B21B5" w14:textId="65C1958D" w:rsidR="00E30631" w:rsidRPr="00097101" w:rsidRDefault="00E30631">
      <w:pPr>
        <w:pStyle w:val="Bang"/>
        <w:rPr>
          <w:ins w:id="9525" w:author="The Si Tran" w:date="2012-12-10T07:32:00Z"/>
        </w:rPr>
        <w:pPrChange w:id="9526" w:author="The Si Tran" w:date="2012-12-16T10:03:00Z">
          <w:pPr>
            <w:pStyle w:val="Heading1"/>
            <w:jc w:val="left"/>
          </w:pPr>
        </w:pPrChange>
      </w:pPr>
      <w:bookmarkStart w:id="9527" w:name="_Toc343033798"/>
      <w:bookmarkStart w:id="9528" w:name="_Toc343415631"/>
      <w:ins w:id="9529" w:author="The Si Tran" w:date="2012-12-14T06:36:00Z">
        <w:r w:rsidRPr="006041AD">
          <w:rPr>
            <w:b/>
          </w:rPr>
          <w:t>Bảng 6.6:</w:t>
        </w:r>
        <w:r w:rsidRPr="004D696B">
          <w:t xml:space="preserve"> Kết quả thực nghiệm chuỗi dữ liệu</w:t>
        </w:r>
        <w:r>
          <w:t xml:space="preserve"> </w:t>
        </w:r>
        <w:r w:rsidRPr="004D696B">
          <w:t>Chemical</w:t>
        </w:r>
      </w:ins>
      <w:bookmarkEnd w:id="9527"/>
      <w:bookmarkEnd w:id="9528"/>
    </w:p>
    <w:tbl>
      <w:tblPr>
        <w:tblpPr w:leftFromText="180" w:rightFromText="180" w:vertAnchor="text" w:horzAnchor="margin" w:tblpY="486"/>
        <w:tblW w:w="9392" w:type="dxa"/>
        <w:tblLook w:val="04A0" w:firstRow="1" w:lastRow="0" w:firstColumn="1" w:lastColumn="0" w:noHBand="0" w:noVBand="1"/>
        <w:tblPrChange w:id="9530"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172"/>
        <w:gridCol w:w="5985"/>
        <w:gridCol w:w="758"/>
        <w:gridCol w:w="738"/>
        <w:gridCol w:w="905"/>
        <w:tblGridChange w:id="9531">
          <w:tblGrid>
            <w:gridCol w:w="1072"/>
            <w:gridCol w:w="7014"/>
            <w:gridCol w:w="820"/>
            <w:gridCol w:w="820"/>
            <w:gridCol w:w="828"/>
          </w:tblGrid>
        </w:tblGridChange>
      </w:tblGrid>
      <w:tr w:rsidR="003A1CA3" w:rsidRPr="003A1CA3" w14:paraId="6DCE7187" w14:textId="77777777" w:rsidTr="001301E0">
        <w:trPr>
          <w:trHeight w:val="270"/>
          <w:ins w:id="9532" w:author="The Si Tran" w:date="2012-12-10T07:33:00Z"/>
          <w:trPrChange w:id="9533" w:author="superchickend" w:date="2012-12-16T15:32: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534"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pStyle w:val="BangBody"/>
              <w:rPr>
                <w:ins w:id="9535" w:author="The Si Tran" w:date="2012-12-10T07:33:00Z"/>
                <w:rPrChange w:id="9536" w:author="The Si Tran" w:date="2012-12-14T06:37:00Z">
                  <w:rPr>
                    <w:ins w:id="9537" w:author="The Si Tran" w:date="2012-12-10T07:33:00Z"/>
                    <w:rFonts w:ascii="Calibri" w:eastAsia="Times New Roman" w:hAnsi="Calibri"/>
                    <w:color w:val="000000"/>
                    <w:sz w:val="22"/>
                  </w:rPr>
                </w:rPrChange>
              </w:rPr>
              <w:pPrChange w:id="9538" w:author="The Si Tran" w:date="2012-12-16T08:45:00Z">
                <w:pPr>
                  <w:framePr w:hSpace="180" w:wrap="around" w:vAnchor="text" w:hAnchor="margin" w:y="486"/>
                  <w:spacing w:before="0" w:line="240" w:lineRule="auto"/>
                  <w:jc w:val="left"/>
                </w:pPr>
              </w:pPrChange>
            </w:pPr>
            <w:ins w:id="9539" w:author="The Si Tran" w:date="2012-12-10T07:33:00Z">
              <w:r w:rsidRPr="00E30631">
                <w:rPr>
                  <w:rPrChange w:id="9540" w:author="The Si Tran" w:date="2012-12-14T06:37:00Z">
                    <w:rPr>
                      <w:rFonts w:ascii="Calibri" w:hAnsi="Calibri"/>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center"/>
            <w:hideMark/>
            <w:tcPrChange w:id="9541"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1301E0" w:rsidRDefault="003A1CA3" w:rsidP="001301E0">
            <w:pPr>
              <w:pStyle w:val="BangBody"/>
              <w:jc w:val="center"/>
              <w:rPr>
                <w:ins w:id="9542" w:author="The Si Tran" w:date="2012-12-10T07:33:00Z"/>
                <w:b/>
                <w:rPrChange w:id="9543" w:author="superchickend" w:date="2012-12-16T15:32:00Z">
                  <w:rPr>
                    <w:ins w:id="9544" w:author="The Si Tran" w:date="2012-12-10T07:33:00Z"/>
                    <w:rFonts w:ascii="Calibri" w:eastAsia="Times New Roman" w:hAnsi="Calibri"/>
                    <w:color w:val="000000"/>
                    <w:sz w:val="22"/>
                  </w:rPr>
                </w:rPrChange>
              </w:rPr>
              <w:pPrChange w:id="9545" w:author="superchickend" w:date="2012-12-16T15:32:00Z">
                <w:pPr>
                  <w:framePr w:hSpace="180" w:wrap="around" w:vAnchor="text" w:hAnchor="margin" w:y="486"/>
                  <w:spacing w:before="0" w:line="240" w:lineRule="auto"/>
                  <w:jc w:val="left"/>
                </w:pPr>
              </w:pPrChange>
            </w:pPr>
            <w:ins w:id="9546" w:author="The Si Tran" w:date="2012-12-10T07:33:00Z">
              <w:r w:rsidRPr="001301E0">
                <w:rPr>
                  <w:b/>
                  <w:rPrChange w:id="9547" w:author="superchickend" w:date="2012-12-16T15:32:00Z">
                    <w:rPr>
                      <w:rFonts w:ascii="Calibri" w:hAnsi="Calibri"/>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center"/>
            <w:hideMark/>
            <w:tcPrChange w:id="954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1301E0" w:rsidRDefault="003A1CA3" w:rsidP="001301E0">
            <w:pPr>
              <w:pStyle w:val="BangBody"/>
              <w:jc w:val="center"/>
              <w:rPr>
                <w:ins w:id="9549" w:author="The Si Tran" w:date="2012-12-10T07:33:00Z"/>
                <w:b/>
                <w:rPrChange w:id="9550" w:author="superchickend" w:date="2012-12-16T15:32:00Z">
                  <w:rPr>
                    <w:ins w:id="9551" w:author="The Si Tran" w:date="2012-12-10T07:33:00Z"/>
                    <w:rFonts w:ascii="Calibri" w:eastAsia="Times New Roman" w:hAnsi="Calibri"/>
                    <w:color w:val="000000"/>
                    <w:sz w:val="22"/>
                  </w:rPr>
                </w:rPrChange>
              </w:rPr>
              <w:pPrChange w:id="9552" w:author="superchickend" w:date="2012-12-16T15:32:00Z">
                <w:pPr>
                  <w:framePr w:hSpace="180" w:wrap="around" w:vAnchor="text" w:hAnchor="margin" w:y="486"/>
                  <w:spacing w:before="0" w:line="240" w:lineRule="auto"/>
                  <w:jc w:val="left"/>
                </w:pPr>
              </w:pPrChange>
            </w:pPr>
            <w:ins w:id="9553" w:author="The Si Tran" w:date="2012-12-10T07:33:00Z">
              <w:r w:rsidRPr="001301E0">
                <w:rPr>
                  <w:b/>
                  <w:rPrChange w:id="9554" w:author="superchickend" w:date="2012-12-16T15:32:00Z">
                    <w:rPr>
                      <w:rFonts w:ascii="Calibri" w:hAnsi="Calibri"/>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center"/>
            <w:hideMark/>
            <w:tcPrChange w:id="955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1301E0" w:rsidRDefault="003A1CA3" w:rsidP="001301E0">
            <w:pPr>
              <w:pStyle w:val="BangBody"/>
              <w:jc w:val="center"/>
              <w:rPr>
                <w:ins w:id="9556" w:author="The Si Tran" w:date="2012-12-10T07:33:00Z"/>
                <w:b/>
                <w:rPrChange w:id="9557" w:author="superchickend" w:date="2012-12-16T15:32:00Z">
                  <w:rPr>
                    <w:ins w:id="9558" w:author="The Si Tran" w:date="2012-12-10T07:33:00Z"/>
                    <w:rFonts w:ascii="Calibri" w:eastAsia="Times New Roman" w:hAnsi="Calibri"/>
                    <w:color w:val="000000"/>
                    <w:sz w:val="22"/>
                  </w:rPr>
                </w:rPrChange>
              </w:rPr>
              <w:pPrChange w:id="9559" w:author="superchickend" w:date="2012-12-16T15:32:00Z">
                <w:pPr>
                  <w:framePr w:hSpace="180" w:wrap="around" w:vAnchor="text" w:hAnchor="margin" w:y="486"/>
                  <w:spacing w:before="0" w:line="240" w:lineRule="auto"/>
                  <w:jc w:val="left"/>
                </w:pPr>
              </w:pPrChange>
            </w:pPr>
            <w:ins w:id="9560" w:author="The Si Tran" w:date="2012-12-10T07:33:00Z">
              <w:r w:rsidRPr="001301E0">
                <w:rPr>
                  <w:b/>
                  <w:rPrChange w:id="9561" w:author="superchickend" w:date="2012-12-16T15:32:00Z">
                    <w:rPr>
                      <w:rFonts w:ascii="Calibri" w:hAnsi="Calibri"/>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center"/>
            <w:hideMark/>
            <w:tcPrChange w:id="956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1301E0" w:rsidRDefault="003A1CA3" w:rsidP="001301E0">
            <w:pPr>
              <w:pStyle w:val="BangBody"/>
              <w:jc w:val="center"/>
              <w:rPr>
                <w:ins w:id="9563" w:author="The Si Tran" w:date="2012-12-10T07:33:00Z"/>
                <w:b/>
                <w:rPrChange w:id="9564" w:author="superchickend" w:date="2012-12-16T15:32:00Z">
                  <w:rPr>
                    <w:ins w:id="9565" w:author="The Si Tran" w:date="2012-12-10T07:33:00Z"/>
                    <w:rFonts w:ascii="Calibri" w:eastAsia="Times New Roman" w:hAnsi="Calibri"/>
                    <w:color w:val="000000"/>
                    <w:sz w:val="22"/>
                  </w:rPr>
                </w:rPrChange>
              </w:rPr>
              <w:pPrChange w:id="9566" w:author="superchickend" w:date="2012-12-16T15:32:00Z">
                <w:pPr>
                  <w:framePr w:hSpace="180" w:wrap="around" w:vAnchor="text" w:hAnchor="margin" w:y="486"/>
                  <w:spacing w:before="0" w:line="240" w:lineRule="auto"/>
                  <w:jc w:val="left"/>
                </w:pPr>
              </w:pPrChange>
            </w:pPr>
            <w:ins w:id="9567" w:author="The Si Tran" w:date="2012-12-10T07:33:00Z">
              <w:r w:rsidRPr="001301E0">
                <w:rPr>
                  <w:b/>
                  <w:rPrChange w:id="9568" w:author="superchickend" w:date="2012-12-16T15:32:00Z">
                    <w:rPr>
                      <w:rFonts w:ascii="Calibri" w:hAnsi="Calibri"/>
                      <w:sz w:val="22"/>
                    </w:rPr>
                  </w:rPrChange>
                </w:rPr>
                <w:t>MAPE</w:t>
              </w:r>
            </w:ins>
          </w:p>
        </w:tc>
      </w:tr>
      <w:tr w:rsidR="003A1CA3" w:rsidRPr="003A1CA3" w14:paraId="44C9A7B7" w14:textId="77777777" w:rsidTr="001301E0">
        <w:trPr>
          <w:trHeight w:val="543"/>
          <w:ins w:id="9569" w:author="The Si Tran" w:date="2012-12-10T07:33:00Z"/>
          <w:trPrChange w:id="9570" w:author="superchickend" w:date="2012-12-16T15:32: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71"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1301E0" w:rsidRDefault="003A1CA3">
            <w:pPr>
              <w:pStyle w:val="BangBody"/>
              <w:jc w:val="center"/>
              <w:rPr>
                <w:ins w:id="9572" w:author="The Si Tran" w:date="2012-12-10T07:33:00Z"/>
                <w:b/>
                <w:rPrChange w:id="9573" w:author="superchickend" w:date="2012-12-16T15:32:00Z">
                  <w:rPr>
                    <w:ins w:id="9574" w:author="The Si Tran" w:date="2012-12-10T07:33:00Z"/>
                    <w:rFonts w:ascii="Calibri" w:eastAsia="Times New Roman" w:hAnsi="Calibri"/>
                    <w:color w:val="000000"/>
                    <w:sz w:val="22"/>
                  </w:rPr>
                </w:rPrChange>
              </w:rPr>
              <w:pPrChange w:id="9575" w:author="The Si Tran" w:date="2012-12-16T10:54:00Z">
                <w:pPr>
                  <w:framePr w:hSpace="180" w:wrap="around" w:vAnchor="text" w:hAnchor="margin" w:y="486"/>
                  <w:spacing w:before="0" w:line="240" w:lineRule="auto"/>
                  <w:jc w:val="center"/>
                </w:pPr>
              </w:pPrChange>
            </w:pPr>
            <w:ins w:id="9576" w:author="The Si Tran" w:date="2012-12-10T07:33:00Z">
              <w:r w:rsidRPr="001301E0">
                <w:rPr>
                  <w:b/>
                  <w:rPrChange w:id="9577" w:author="superchickend" w:date="2012-12-16T15:32:00Z">
                    <w:rPr>
                      <w:rFonts w:ascii="Calibri" w:hAnsi="Calibri"/>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578"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pPr>
              <w:pStyle w:val="BangBody"/>
              <w:rPr>
                <w:ins w:id="9579" w:author="The Si Tran" w:date="2012-12-10T07:33:00Z"/>
                <w:rPrChange w:id="9580" w:author="The Si Tran" w:date="2012-12-14T06:37:00Z">
                  <w:rPr>
                    <w:ins w:id="9581" w:author="The Si Tran" w:date="2012-12-10T07:33:00Z"/>
                    <w:rFonts w:ascii="Calibri" w:eastAsia="Times New Roman" w:hAnsi="Calibri"/>
                    <w:color w:val="000000"/>
                    <w:sz w:val="22"/>
                  </w:rPr>
                </w:rPrChange>
              </w:rPr>
              <w:pPrChange w:id="9582" w:author="The Si Tran" w:date="2012-12-16T08:45:00Z">
                <w:pPr>
                  <w:framePr w:hSpace="180" w:wrap="around" w:vAnchor="text" w:hAnchor="margin" w:y="486"/>
                  <w:spacing w:before="0" w:line="240" w:lineRule="auto"/>
                  <w:jc w:val="left"/>
                </w:pPr>
              </w:pPrChange>
            </w:pPr>
            <w:ins w:id="9583" w:author="The Si Tran" w:date="2012-12-10T07:33:00Z">
              <w:r w:rsidRPr="00E30631">
                <w:rPr>
                  <w:rPrChange w:id="9584" w:author="The Si Tran" w:date="2012-12-14T06:37:00Z">
                    <w:rPr>
                      <w:rFonts w:ascii="Calibri" w:hAnsi="Calibri"/>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58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rsidP="001301E0">
            <w:pPr>
              <w:pStyle w:val="BangBody"/>
              <w:jc w:val="center"/>
              <w:rPr>
                <w:ins w:id="9586" w:author="The Si Tran" w:date="2012-12-10T07:33:00Z"/>
                <w:rPrChange w:id="9587" w:author="The Si Tran" w:date="2012-12-14T06:37:00Z">
                  <w:rPr>
                    <w:ins w:id="9588" w:author="The Si Tran" w:date="2012-12-10T07:33:00Z"/>
                    <w:rFonts w:ascii="Calibri" w:eastAsia="Times New Roman" w:hAnsi="Calibri"/>
                    <w:color w:val="000000"/>
                    <w:sz w:val="22"/>
                  </w:rPr>
                </w:rPrChange>
              </w:rPr>
              <w:pPrChange w:id="9589" w:author="superchickend" w:date="2012-12-16T15:32:00Z">
                <w:pPr>
                  <w:framePr w:hSpace="180" w:wrap="around" w:vAnchor="text" w:hAnchor="margin" w:y="486"/>
                  <w:spacing w:before="0" w:line="240" w:lineRule="auto"/>
                  <w:jc w:val="right"/>
                </w:pPr>
              </w:pPrChange>
            </w:pPr>
            <w:ins w:id="9590" w:author="The Si Tran" w:date="2012-12-10T07:33:00Z">
              <w:r w:rsidRPr="00E30631">
                <w:rPr>
                  <w:rPrChange w:id="9591" w:author="The Si Tran" w:date="2012-12-14T06:37:00Z">
                    <w:rPr>
                      <w:rFonts w:ascii="Calibri" w:hAnsi="Calibri"/>
                      <w:sz w:val="22"/>
                    </w:rPr>
                  </w:rPrChange>
                </w:rPr>
                <w:t>0.23</w:t>
              </w:r>
            </w:ins>
          </w:p>
        </w:tc>
        <w:tc>
          <w:tcPr>
            <w:tcW w:w="728" w:type="dxa"/>
            <w:tcBorders>
              <w:top w:val="nil"/>
              <w:left w:val="nil"/>
              <w:bottom w:val="single" w:sz="4" w:space="0" w:color="auto"/>
              <w:right w:val="single" w:sz="4" w:space="0" w:color="auto"/>
            </w:tcBorders>
            <w:shd w:val="clear" w:color="auto" w:fill="auto"/>
            <w:noWrap/>
            <w:vAlign w:val="center"/>
            <w:hideMark/>
            <w:tcPrChange w:id="959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rsidP="001301E0">
            <w:pPr>
              <w:pStyle w:val="BangBody"/>
              <w:jc w:val="center"/>
              <w:rPr>
                <w:ins w:id="9593" w:author="The Si Tran" w:date="2012-12-10T07:33:00Z"/>
                <w:rPrChange w:id="9594" w:author="The Si Tran" w:date="2012-12-14T06:37:00Z">
                  <w:rPr>
                    <w:ins w:id="9595" w:author="The Si Tran" w:date="2012-12-10T07:33:00Z"/>
                    <w:rFonts w:ascii="Calibri" w:eastAsia="Times New Roman" w:hAnsi="Calibri"/>
                    <w:color w:val="000000"/>
                    <w:sz w:val="22"/>
                  </w:rPr>
                </w:rPrChange>
              </w:rPr>
              <w:pPrChange w:id="9596" w:author="superchickend" w:date="2012-12-16T15:32:00Z">
                <w:pPr>
                  <w:framePr w:hSpace="180" w:wrap="around" w:vAnchor="text" w:hAnchor="margin" w:y="486"/>
                  <w:spacing w:before="0" w:line="240" w:lineRule="auto"/>
                  <w:jc w:val="right"/>
                </w:pPr>
              </w:pPrChange>
            </w:pPr>
            <w:ins w:id="9597" w:author="The Si Tran" w:date="2012-12-10T07:33:00Z">
              <w:r w:rsidRPr="00E30631">
                <w:rPr>
                  <w:rPrChange w:id="9598"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5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rsidP="001301E0">
            <w:pPr>
              <w:pStyle w:val="BangBody"/>
              <w:jc w:val="center"/>
              <w:rPr>
                <w:ins w:id="9600" w:author="The Si Tran" w:date="2012-12-10T07:33:00Z"/>
                <w:rPrChange w:id="9601" w:author="The Si Tran" w:date="2012-12-14T06:37:00Z">
                  <w:rPr>
                    <w:ins w:id="9602" w:author="The Si Tran" w:date="2012-12-10T07:33:00Z"/>
                    <w:rFonts w:ascii="Calibri" w:eastAsia="Times New Roman" w:hAnsi="Calibri"/>
                    <w:color w:val="000000"/>
                    <w:sz w:val="22"/>
                  </w:rPr>
                </w:rPrChange>
              </w:rPr>
              <w:pPrChange w:id="9603" w:author="superchickend" w:date="2012-12-16T15:32:00Z">
                <w:pPr>
                  <w:framePr w:hSpace="180" w:wrap="around" w:vAnchor="text" w:hAnchor="margin" w:y="486"/>
                  <w:spacing w:before="0" w:line="240" w:lineRule="auto"/>
                  <w:jc w:val="right"/>
                </w:pPr>
              </w:pPrChange>
            </w:pPr>
            <w:ins w:id="9604" w:author="The Si Tran" w:date="2012-12-10T07:33:00Z">
              <w:r w:rsidRPr="00E30631">
                <w:rPr>
                  <w:rPrChange w:id="9605" w:author="The Si Tran" w:date="2012-12-14T06:37:00Z">
                    <w:rPr>
                      <w:rFonts w:ascii="Calibri" w:hAnsi="Calibri"/>
                      <w:sz w:val="22"/>
                    </w:rPr>
                  </w:rPrChange>
                </w:rPr>
                <w:t>1.34</w:t>
              </w:r>
            </w:ins>
          </w:p>
        </w:tc>
      </w:tr>
      <w:tr w:rsidR="003A1CA3" w:rsidRPr="003A1CA3" w14:paraId="7F436A10" w14:textId="77777777" w:rsidTr="001301E0">
        <w:trPr>
          <w:trHeight w:val="543"/>
          <w:ins w:id="9606" w:author="The Si Tran" w:date="2012-12-10T07:33:00Z"/>
          <w:trPrChange w:id="9607" w:author="superchickend" w:date="2012-12-16T15:32: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608"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1301E0" w:rsidRDefault="003A1CA3">
            <w:pPr>
              <w:pStyle w:val="BangBody"/>
              <w:jc w:val="center"/>
              <w:rPr>
                <w:ins w:id="9609" w:author="The Si Tran" w:date="2012-12-10T07:33:00Z"/>
                <w:b/>
                <w:rPrChange w:id="9610" w:author="superchickend" w:date="2012-12-16T15:32:00Z">
                  <w:rPr>
                    <w:ins w:id="9611" w:author="The Si Tran" w:date="2012-12-10T07:33:00Z"/>
                    <w:rFonts w:ascii="Calibri" w:eastAsia="Times New Roman" w:hAnsi="Calibri"/>
                    <w:color w:val="000000"/>
                    <w:sz w:val="22"/>
                  </w:rPr>
                </w:rPrChange>
              </w:rPr>
              <w:pPrChange w:id="9612" w:author="The Si Tran" w:date="2012-12-16T10:54: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61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pPr>
              <w:pStyle w:val="BangBody"/>
              <w:rPr>
                <w:ins w:id="9614" w:author="The Si Tran" w:date="2012-12-10T07:33:00Z"/>
                <w:rPrChange w:id="9615" w:author="The Si Tran" w:date="2012-12-14T06:37:00Z">
                  <w:rPr>
                    <w:ins w:id="9616" w:author="The Si Tran" w:date="2012-12-10T07:33:00Z"/>
                    <w:rFonts w:ascii="Calibri" w:eastAsia="Times New Roman" w:hAnsi="Calibri"/>
                    <w:color w:val="000000"/>
                    <w:sz w:val="22"/>
                  </w:rPr>
                </w:rPrChange>
              </w:rPr>
              <w:pPrChange w:id="9617" w:author="The Si Tran" w:date="2012-12-16T08:45:00Z">
                <w:pPr>
                  <w:framePr w:hSpace="180" w:wrap="around" w:vAnchor="text" w:hAnchor="margin" w:y="486"/>
                  <w:spacing w:before="0" w:line="240" w:lineRule="auto"/>
                  <w:jc w:val="left"/>
                </w:pPr>
              </w:pPrChange>
            </w:pPr>
            <w:ins w:id="9618" w:author="The Si Tran" w:date="2012-12-10T07:33:00Z">
              <w:r w:rsidRPr="00E30631">
                <w:rPr>
                  <w:rPrChange w:id="9619" w:author="The Si Tran" w:date="2012-12-14T06:37:00Z">
                    <w:rPr>
                      <w:rFonts w:ascii="Calibri" w:hAnsi="Calibri"/>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62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1301E0" w:rsidRDefault="003A1CA3" w:rsidP="001301E0">
            <w:pPr>
              <w:pStyle w:val="BangBody"/>
              <w:jc w:val="center"/>
              <w:rPr>
                <w:ins w:id="9621" w:author="The Si Tran" w:date="2012-12-10T07:33:00Z"/>
                <w:b/>
                <w:rPrChange w:id="9622" w:author="superchickend" w:date="2012-12-16T15:33:00Z">
                  <w:rPr>
                    <w:ins w:id="9623" w:author="The Si Tran" w:date="2012-12-10T07:33:00Z"/>
                    <w:rFonts w:ascii="Calibri" w:eastAsia="Times New Roman" w:hAnsi="Calibri"/>
                    <w:color w:val="000000"/>
                    <w:sz w:val="22"/>
                  </w:rPr>
                </w:rPrChange>
              </w:rPr>
              <w:pPrChange w:id="9624" w:author="superchickend" w:date="2012-12-16T15:32:00Z">
                <w:pPr>
                  <w:framePr w:hSpace="180" w:wrap="around" w:vAnchor="text" w:hAnchor="margin" w:y="486"/>
                  <w:spacing w:before="0" w:line="240" w:lineRule="auto"/>
                  <w:jc w:val="right"/>
                </w:pPr>
              </w:pPrChange>
            </w:pPr>
            <w:ins w:id="9625" w:author="The Si Tran" w:date="2012-12-10T07:33:00Z">
              <w:r w:rsidRPr="001301E0">
                <w:rPr>
                  <w:b/>
                  <w:rPrChange w:id="9626"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62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1301E0" w:rsidRDefault="003A1CA3" w:rsidP="001301E0">
            <w:pPr>
              <w:pStyle w:val="BangBody"/>
              <w:jc w:val="center"/>
              <w:rPr>
                <w:ins w:id="9628" w:author="The Si Tran" w:date="2012-12-10T07:33:00Z"/>
                <w:b/>
                <w:rPrChange w:id="9629" w:author="superchickend" w:date="2012-12-16T15:33:00Z">
                  <w:rPr>
                    <w:ins w:id="9630" w:author="The Si Tran" w:date="2012-12-10T07:33:00Z"/>
                    <w:rFonts w:ascii="Calibri" w:eastAsia="Times New Roman" w:hAnsi="Calibri"/>
                    <w:color w:val="000000"/>
                    <w:sz w:val="22"/>
                  </w:rPr>
                </w:rPrChange>
              </w:rPr>
              <w:pPrChange w:id="9631" w:author="superchickend" w:date="2012-12-16T15:32:00Z">
                <w:pPr>
                  <w:framePr w:hSpace="180" w:wrap="around" w:vAnchor="text" w:hAnchor="margin" w:y="486"/>
                  <w:spacing w:before="0" w:line="240" w:lineRule="auto"/>
                  <w:jc w:val="right"/>
                </w:pPr>
              </w:pPrChange>
            </w:pPr>
            <w:ins w:id="9632" w:author="The Si Tran" w:date="2012-12-10T07:33:00Z">
              <w:r w:rsidRPr="001301E0">
                <w:rPr>
                  <w:b/>
                  <w:rPrChange w:id="9633" w:author="superchickend" w:date="2012-12-16T15:33: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63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1301E0" w:rsidRDefault="003A1CA3" w:rsidP="001301E0">
            <w:pPr>
              <w:pStyle w:val="BangBody"/>
              <w:jc w:val="center"/>
              <w:rPr>
                <w:ins w:id="9635" w:author="The Si Tran" w:date="2012-12-10T07:33:00Z"/>
                <w:b/>
                <w:rPrChange w:id="9636" w:author="superchickend" w:date="2012-12-16T15:33:00Z">
                  <w:rPr>
                    <w:ins w:id="9637" w:author="The Si Tran" w:date="2012-12-10T07:33:00Z"/>
                    <w:rFonts w:ascii="Calibri" w:eastAsia="Times New Roman" w:hAnsi="Calibri"/>
                    <w:color w:val="000000"/>
                    <w:sz w:val="22"/>
                  </w:rPr>
                </w:rPrChange>
              </w:rPr>
              <w:pPrChange w:id="9638" w:author="superchickend" w:date="2012-12-16T15:32:00Z">
                <w:pPr>
                  <w:framePr w:hSpace="180" w:wrap="around" w:vAnchor="text" w:hAnchor="margin" w:y="486"/>
                  <w:spacing w:before="0" w:line="240" w:lineRule="auto"/>
                  <w:jc w:val="right"/>
                </w:pPr>
              </w:pPrChange>
            </w:pPr>
            <w:ins w:id="9639" w:author="The Si Tran" w:date="2012-12-10T07:33:00Z">
              <w:r w:rsidRPr="001301E0">
                <w:rPr>
                  <w:b/>
                  <w:rPrChange w:id="9640" w:author="superchickend" w:date="2012-12-16T15:33:00Z">
                    <w:rPr>
                      <w:rFonts w:ascii="Calibri" w:hAnsi="Calibri"/>
                      <w:sz w:val="22"/>
                    </w:rPr>
                  </w:rPrChange>
                </w:rPr>
                <w:t>1.32</w:t>
              </w:r>
            </w:ins>
          </w:p>
        </w:tc>
      </w:tr>
      <w:tr w:rsidR="003A1CA3" w:rsidRPr="003A1CA3" w14:paraId="4965D3C3" w14:textId="77777777" w:rsidTr="001301E0">
        <w:trPr>
          <w:trHeight w:val="270"/>
          <w:ins w:id="9641" w:author="The Si Tran" w:date="2012-12-10T07:33:00Z"/>
          <w:trPrChange w:id="9642" w:author="superchickend" w:date="2012-12-16T15:32: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643"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3F061794" w:rsidR="003A1CA3" w:rsidRPr="001301E0" w:rsidRDefault="003A1CA3">
            <w:pPr>
              <w:pStyle w:val="BangBody"/>
              <w:jc w:val="center"/>
              <w:rPr>
                <w:ins w:id="9644" w:author="The Si Tran" w:date="2012-12-10T07:33:00Z"/>
                <w:b/>
                <w:rPrChange w:id="9645" w:author="superchickend" w:date="2012-12-16T15:32:00Z">
                  <w:rPr>
                    <w:ins w:id="9646" w:author="The Si Tran" w:date="2012-12-10T07:33:00Z"/>
                    <w:rFonts w:ascii="Calibri" w:eastAsia="Times New Roman" w:hAnsi="Calibri"/>
                    <w:color w:val="000000"/>
                    <w:sz w:val="22"/>
                  </w:rPr>
                </w:rPrChange>
              </w:rPr>
              <w:pPrChange w:id="9647" w:author="The Si Tran" w:date="2012-12-16T10:54:00Z">
                <w:pPr>
                  <w:framePr w:hSpace="180" w:wrap="around" w:vAnchor="text" w:hAnchor="margin" w:y="486"/>
                  <w:spacing w:before="0" w:line="240" w:lineRule="auto"/>
                  <w:jc w:val="center"/>
                </w:pPr>
              </w:pPrChange>
            </w:pPr>
            <w:ins w:id="9648" w:author="The Si Tran" w:date="2012-12-10T07:33:00Z">
              <w:r w:rsidRPr="001301E0">
                <w:rPr>
                  <w:b/>
                  <w:rPrChange w:id="9649" w:author="superchickend" w:date="2012-12-16T15:32:00Z">
                    <w:rPr>
                      <w:rFonts w:ascii="Calibri" w:hAnsi="Calibri"/>
                      <w:sz w:val="22"/>
                    </w:rPr>
                  </w:rPrChange>
                </w:rPr>
                <w:t>SARIMA</w:t>
              </w:r>
            </w:ins>
          </w:p>
        </w:tc>
        <w:tc>
          <w:tcPr>
            <w:tcW w:w="5985" w:type="dxa"/>
            <w:tcBorders>
              <w:top w:val="nil"/>
              <w:left w:val="nil"/>
              <w:bottom w:val="single" w:sz="4" w:space="0" w:color="auto"/>
              <w:right w:val="single" w:sz="4" w:space="0" w:color="auto"/>
            </w:tcBorders>
            <w:shd w:val="clear" w:color="auto" w:fill="auto"/>
            <w:vAlign w:val="bottom"/>
            <w:hideMark/>
            <w:tcPrChange w:id="965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pPr>
              <w:pStyle w:val="BangBody"/>
              <w:rPr>
                <w:ins w:id="9651" w:author="The Si Tran" w:date="2012-12-10T07:33:00Z"/>
                <w:rPrChange w:id="9652" w:author="The Si Tran" w:date="2012-12-14T06:37:00Z">
                  <w:rPr>
                    <w:ins w:id="9653" w:author="The Si Tran" w:date="2012-12-10T07:33:00Z"/>
                    <w:rFonts w:ascii="Calibri" w:eastAsia="Times New Roman" w:hAnsi="Calibri"/>
                    <w:color w:val="000000"/>
                    <w:sz w:val="22"/>
                  </w:rPr>
                </w:rPrChange>
              </w:rPr>
              <w:pPrChange w:id="9654" w:author="The Si Tran" w:date="2012-12-16T08:45:00Z">
                <w:pPr>
                  <w:framePr w:hSpace="180" w:wrap="around" w:vAnchor="text" w:hAnchor="margin" w:y="486"/>
                  <w:spacing w:before="0" w:line="240" w:lineRule="auto"/>
                  <w:jc w:val="left"/>
                </w:pPr>
              </w:pPrChange>
            </w:pPr>
            <w:ins w:id="9655" w:author="The Si Tran" w:date="2012-12-10T07:33:00Z">
              <w:r w:rsidRPr="00E30631">
                <w:rPr>
                  <w:rPrChange w:id="9656" w:author="The Si Tran" w:date="2012-12-14T06:37:00Z">
                    <w:rPr>
                      <w:rFonts w:ascii="Calibri" w:hAnsi="Calibri"/>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center"/>
            <w:hideMark/>
            <w:tcPrChange w:id="965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rsidP="001301E0">
            <w:pPr>
              <w:pStyle w:val="BangBody"/>
              <w:jc w:val="center"/>
              <w:rPr>
                <w:ins w:id="9658" w:author="The Si Tran" w:date="2012-12-10T07:33:00Z"/>
                <w:rPrChange w:id="9659" w:author="The Si Tran" w:date="2012-12-14T06:37:00Z">
                  <w:rPr>
                    <w:ins w:id="9660" w:author="The Si Tran" w:date="2012-12-10T07:33:00Z"/>
                    <w:rFonts w:ascii="Calibri" w:eastAsia="Times New Roman" w:hAnsi="Calibri"/>
                    <w:color w:val="000000"/>
                    <w:sz w:val="22"/>
                  </w:rPr>
                </w:rPrChange>
              </w:rPr>
              <w:pPrChange w:id="9661" w:author="superchickend" w:date="2012-12-16T15:32:00Z">
                <w:pPr>
                  <w:framePr w:hSpace="180" w:wrap="around" w:vAnchor="text" w:hAnchor="margin" w:y="486"/>
                  <w:spacing w:before="0" w:line="240" w:lineRule="auto"/>
                  <w:jc w:val="right"/>
                </w:pPr>
              </w:pPrChange>
            </w:pPr>
            <w:ins w:id="9662" w:author="The Si Tran" w:date="2012-12-10T07:33:00Z">
              <w:r w:rsidRPr="00E30631">
                <w:rPr>
                  <w:rPrChange w:id="9663" w:author="The Si Tran" w:date="2012-12-14T06:37:00Z">
                    <w:rPr>
                      <w:rFonts w:ascii="Calibri" w:hAnsi="Calibri"/>
                      <w:sz w:val="22"/>
                    </w:rPr>
                  </w:rPrChange>
                </w:rPr>
                <w:t>0.24</w:t>
              </w:r>
            </w:ins>
          </w:p>
        </w:tc>
        <w:tc>
          <w:tcPr>
            <w:tcW w:w="728" w:type="dxa"/>
            <w:tcBorders>
              <w:top w:val="nil"/>
              <w:left w:val="nil"/>
              <w:bottom w:val="single" w:sz="4" w:space="0" w:color="auto"/>
              <w:right w:val="single" w:sz="4" w:space="0" w:color="auto"/>
            </w:tcBorders>
            <w:shd w:val="clear" w:color="auto" w:fill="auto"/>
            <w:noWrap/>
            <w:vAlign w:val="center"/>
            <w:hideMark/>
            <w:tcPrChange w:id="966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rsidP="001301E0">
            <w:pPr>
              <w:pStyle w:val="BangBody"/>
              <w:jc w:val="center"/>
              <w:rPr>
                <w:ins w:id="9665" w:author="The Si Tran" w:date="2012-12-10T07:33:00Z"/>
                <w:rPrChange w:id="9666" w:author="The Si Tran" w:date="2012-12-14T06:37:00Z">
                  <w:rPr>
                    <w:ins w:id="9667" w:author="The Si Tran" w:date="2012-12-10T07:33:00Z"/>
                    <w:rFonts w:ascii="Calibri" w:eastAsia="Times New Roman" w:hAnsi="Calibri"/>
                    <w:color w:val="000000"/>
                    <w:sz w:val="22"/>
                  </w:rPr>
                </w:rPrChange>
              </w:rPr>
              <w:pPrChange w:id="9668" w:author="superchickend" w:date="2012-12-16T15:32:00Z">
                <w:pPr>
                  <w:framePr w:hSpace="180" w:wrap="around" w:vAnchor="text" w:hAnchor="margin" w:y="486"/>
                  <w:spacing w:before="0" w:line="240" w:lineRule="auto"/>
                  <w:jc w:val="right"/>
                </w:pPr>
              </w:pPrChange>
            </w:pPr>
            <w:ins w:id="9669" w:author="The Si Tran" w:date="2012-12-10T07:33:00Z">
              <w:r w:rsidRPr="00E30631">
                <w:rPr>
                  <w:rPrChange w:id="9670" w:author="The Si Tran" w:date="2012-12-14T06:37:00Z">
                    <w:rPr>
                      <w:rFonts w:ascii="Calibri" w:hAnsi="Calibri"/>
                      <w:sz w:val="22"/>
                    </w:rPr>
                  </w:rPrChange>
                </w:rPr>
                <w:t>0.1</w:t>
              </w:r>
            </w:ins>
          </w:p>
        </w:tc>
        <w:tc>
          <w:tcPr>
            <w:tcW w:w="850" w:type="dxa"/>
            <w:tcBorders>
              <w:top w:val="nil"/>
              <w:left w:val="nil"/>
              <w:bottom w:val="single" w:sz="4" w:space="0" w:color="auto"/>
              <w:right w:val="single" w:sz="4" w:space="0" w:color="auto"/>
            </w:tcBorders>
            <w:shd w:val="clear" w:color="auto" w:fill="auto"/>
            <w:noWrap/>
            <w:vAlign w:val="center"/>
            <w:hideMark/>
            <w:tcPrChange w:id="967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rsidP="001301E0">
            <w:pPr>
              <w:pStyle w:val="BangBody"/>
              <w:jc w:val="center"/>
              <w:rPr>
                <w:ins w:id="9672" w:author="The Si Tran" w:date="2012-12-10T07:33:00Z"/>
                <w:rPrChange w:id="9673" w:author="The Si Tran" w:date="2012-12-14T06:37:00Z">
                  <w:rPr>
                    <w:ins w:id="9674" w:author="The Si Tran" w:date="2012-12-10T07:33:00Z"/>
                    <w:rFonts w:ascii="Calibri" w:eastAsia="Times New Roman" w:hAnsi="Calibri"/>
                    <w:color w:val="000000"/>
                    <w:sz w:val="22"/>
                  </w:rPr>
                </w:rPrChange>
              </w:rPr>
              <w:pPrChange w:id="9675" w:author="superchickend" w:date="2012-12-16T15:32:00Z">
                <w:pPr>
                  <w:framePr w:hSpace="180" w:wrap="around" w:vAnchor="text" w:hAnchor="margin" w:y="486"/>
                  <w:spacing w:before="0" w:line="240" w:lineRule="auto"/>
                  <w:jc w:val="right"/>
                </w:pPr>
              </w:pPrChange>
            </w:pPr>
            <w:ins w:id="9676" w:author="The Si Tran" w:date="2012-12-10T07:33:00Z">
              <w:r w:rsidRPr="00E30631">
                <w:rPr>
                  <w:rPrChange w:id="9677" w:author="The Si Tran" w:date="2012-12-14T06:37:00Z">
                    <w:rPr>
                      <w:rFonts w:ascii="Calibri" w:hAnsi="Calibri"/>
                      <w:sz w:val="22"/>
                    </w:rPr>
                  </w:rPrChange>
                </w:rPr>
                <w:t>1.42</w:t>
              </w:r>
            </w:ins>
          </w:p>
        </w:tc>
      </w:tr>
      <w:tr w:rsidR="003A1CA3" w:rsidRPr="003A1CA3" w14:paraId="5DD03605" w14:textId="77777777" w:rsidTr="001301E0">
        <w:trPr>
          <w:trHeight w:val="815"/>
          <w:ins w:id="9678" w:author="The Si Tran" w:date="2012-12-10T07:33:00Z"/>
          <w:trPrChange w:id="9679" w:author="superchickend" w:date="2012-12-16T15:32: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80"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1301E0" w:rsidRDefault="003A1CA3">
            <w:pPr>
              <w:pStyle w:val="BangBody"/>
              <w:jc w:val="center"/>
              <w:rPr>
                <w:ins w:id="9681" w:author="The Si Tran" w:date="2012-12-10T07:33:00Z"/>
                <w:b/>
                <w:rPrChange w:id="9682" w:author="superchickend" w:date="2012-12-16T15:32:00Z">
                  <w:rPr>
                    <w:ins w:id="9683" w:author="The Si Tran" w:date="2012-12-10T07:33:00Z"/>
                    <w:rFonts w:ascii="Calibri" w:eastAsia="Times New Roman" w:hAnsi="Calibri"/>
                    <w:color w:val="000000"/>
                    <w:sz w:val="22"/>
                  </w:rPr>
                </w:rPrChange>
              </w:rPr>
              <w:pPrChange w:id="9684" w:author="The Si Tran" w:date="2012-12-16T10:54:00Z">
                <w:pPr>
                  <w:framePr w:hSpace="180" w:wrap="around" w:vAnchor="text" w:hAnchor="margin" w:y="486"/>
                  <w:spacing w:before="0" w:line="240" w:lineRule="auto"/>
                  <w:jc w:val="center"/>
                </w:pPr>
              </w:pPrChange>
            </w:pPr>
            <w:ins w:id="9685" w:author="The Si Tran" w:date="2012-12-10T07:33:00Z">
              <w:r w:rsidRPr="001301E0">
                <w:rPr>
                  <w:b/>
                  <w:rPrChange w:id="9686" w:author="superchickend" w:date="2012-12-16T15:32:00Z">
                    <w:rPr>
                      <w:rFonts w:ascii="Calibri" w:hAnsi="Calibri"/>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68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pPr>
              <w:pStyle w:val="BangBody"/>
              <w:rPr>
                <w:ins w:id="9688" w:author="The Si Tran" w:date="2012-12-10T07:33:00Z"/>
                <w:rPrChange w:id="9689" w:author="The Si Tran" w:date="2012-12-14T06:37:00Z">
                  <w:rPr>
                    <w:ins w:id="9690" w:author="The Si Tran" w:date="2012-12-10T07:33:00Z"/>
                    <w:rFonts w:ascii="Calibri" w:eastAsia="Times New Roman" w:hAnsi="Calibri"/>
                    <w:color w:val="000000"/>
                    <w:sz w:val="22"/>
                  </w:rPr>
                </w:rPrChange>
              </w:rPr>
              <w:pPrChange w:id="9691" w:author="The Si Tran" w:date="2012-12-16T08:45:00Z">
                <w:pPr>
                  <w:framePr w:hSpace="180" w:wrap="around" w:vAnchor="text" w:hAnchor="margin" w:y="486"/>
                  <w:spacing w:before="0" w:line="240" w:lineRule="auto"/>
                  <w:jc w:val="left"/>
                </w:pPr>
              </w:pPrChange>
            </w:pPr>
            <w:ins w:id="9692" w:author="The Si Tran" w:date="2012-12-10T07:33:00Z">
              <w:r w:rsidRPr="00E30631">
                <w:rPr>
                  <w:rPrChange w:id="9693" w:author="The Si Tran" w:date="2012-12-14T06:37:00Z">
                    <w:rPr>
                      <w:rFonts w:ascii="Calibri" w:hAnsi="Calibri"/>
                      <w:sz w:val="22"/>
                    </w:rPr>
                  </w:rPrChange>
                </w:rPr>
                <w:t>ARIMA(2, 0, 2)(0, 0, 0)0</w:t>
              </w:r>
              <w:r w:rsidRPr="00E30631">
                <w:rPr>
                  <w:rPrChange w:id="9694" w:author="The Si Tran" w:date="2012-12-14T06:37:00Z">
                    <w:rPr>
                      <w:rFonts w:ascii="Calibri" w:hAnsi="Calibri"/>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69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1301E0" w:rsidRDefault="003A1CA3" w:rsidP="001301E0">
            <w:pPr>
              <w:pStyle w:val="BangBody"/>
              <w:jc w:val="center"/>
              <w:rPr>
                <w:ins w:id="9696" w:author="The Si Tran" w:date="2012-12-10T07:33:00Z"/>
                <w:b/>
                <w:rPrChange w:id="9697" w:author="superchickend" w:date="2012-12-16T15:33:00Z">
                  <w:rPr>
                    <w:ins w:id="9698" w:author="The Si Tran" w:date="2012-12-10T07:33:00Z"/>
                    <w:rFonts w:ascii="Calibri" w:eastAsia="Times New Roman" w:hAnsi="Calibri"/>
                    <w:color w:val="000000"/>
                    <w:sz w:val="22"/>
                  </w:rPr>
                </w:rPrChange>
              </w:rPr>
              <w:pPrChange w:id="9699" w:author="superchickend" w:date="2012-12-16T15:32:00Z">
                <w:pPr>
                  <w:framePr w:hSpace="180" w:wrap="around" w:vAnchor="text" w:hAnchor="margin" w:y="486"/>
                  <w:spacing w:before="0" w:line="240" w:lineRule="auto"/>
                  <w:jc w:val="right"/>
                </w:pPr>
              </w:pPrChange>
            </w:pPr>
            <w:ins w:id="9700" w:author="The Si Tran" w:date="2012-12-10T07:33:00Z">
              <w:r w:rsidRPr="001301E0">
                <w:rPr>
                  <w:b/>
                  <w:rPrChange w:id="9701"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70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1301E0" w:rsidRDefault="003A1CA3" w:rsidP="001301E0">
            <w:pPr>
              <w:pStyle w:val="BangBody"/>
              <w:jc w:val="center"/>
              <w:rPr>
                <w:ins w:id="9703" w:author="The Si Tran" w:date="2012-12-10T07:33:00Z"/>
                <w:b/>
                <w:rPrChange w:id="9704" w:author="superchickend" w:date="2012-12-16T15:33:00Z">
                  <w:rPr>
                    <w:ins w:id="9705" w:author="The Si Tran" w:date="2012-12-10T07:33:00Z"/>
                    <w:rFonts w:ascii="Calibri" w:eastAsia="Times New Roman" w:hAnsi="Calibri"/>
                    <w:color w:val="000000"/>
                    <w:sz w:val="22"/>
                  </w:rPr>
                </w:rPrChange>
              </w:rPr>
              <w:pPrChange w:id="9706" w:author="superchickend" w:date="2012-12-16T15:32:00Z">
                <w:pPr>
                  <w:framePr w:hSpace="180" w:wrap="around" w:vAnchor="text" w:hAnchor="margin" w:y="486"/>
                  <w:spacing w:before="0" w:line="240" w:lineRule="auto"/>
                  <w:jc w:val="right"/>
                </w:pPr>
              </w:pPrChange>
            </w:pPr>
            <w:ins w:id="9707" w:author="The Si Tran" w:date="2012-12-10T07:33:00Z">
              <w:r w:rsidRPr="001301E0">
                <w:rPr>
                  <w:b/>
                  <w:rPrChange w:id="9708" w:author="superchickend" w:date="2012-12-16T15:33:00Z">
                    <w:rPr>
                      <w:rFonts w:ascii="Calibri" w:hAnsi="Calibri"/>
                      <w:sz w:val="22"/>
                    </w:rPr>
                  </w:rPrChange>
                </w:rPr>
                <w:t>0.087</w:t>
              </w:r>
            </w:ins>
          </w:p>
        </w:tc>
        <w:tc>
          <w:tcPr>
            <w:tcW w:w="850" w:type="dxa"/>
            <w:tcBorders>
              <w:top w:val="nil"/>
              <w:left w:val="nil"/>
              <w:bottom w:val="single" w:sz="4" w:space="0" w:color="auto"/>
              <w:right w:val="single" w:sz="4" w:space="0" w:color="auto"/>
            </w:tcBorders>
            <w:shd w:val="clear" w:color="auto" w:fill="auto"/>
            <w:noWrap/>
            <w:vAlign w:val="center"/>
            <w:hideMark/>
            <w:tcPrChange w:id="970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1301E0" w:rsidRDefault="003A1CA3" w:rsidP="001301E0">
            <w:pPr>
              <w:pStyle w:val="BangBody"/>
              <w:jc w:val="center"/>
              <w:rPr>
                <w:ins w:id="9710" w:author="The Si Tran" w:date="2012-12-10T07:33:00Z"/>
                <w:b/>
                <w:rPrChange w:id="9711" w:author="superchickend" w:date="2012-12-16T15:33:00Z">
                  <w:rPr>
                    <w:ins w:id="9712" w:author="The Si Tran" w:date="2012-12-10T07:33:00Z"/>
                    <w:rFonts w:ascii="Calibri" w:eastAsia="Times New Roman" w:hAnsi="Calibri"/>
                    <w:color w:val="000000"/>
                    <w:sz w:val="22"/>
                  </w:rPr>
                </w:rPrChange>
              </w:rPr>
              <w:pPrChange w:id="9713" w:author="superchickend" w:date="2012-12-16T15:32:00Z">
                <w:pPr>
                  <w:framePr w:hSpace="180" w:wrap="around" w:vAnchor="text" w:hAnchor="margin" w:y="486"/>
                  <w:spacing w:before="0" w:line="240" w:lineRule="auto"/>
                  <w:jc w:val="right"/>
                </w:pPr>
              </w:pPrChange>
            </w:pPr>
            <w:ins w:id="9714" w:author="The Si Tran" w:date="2012-12-10T07:33:00Z">
              <w:r w:rsidRPr="001301E0">
                <w:rPr>
                  <w:b/>
                  <w:rPrChange w:id="9715" w:author="superchickend" w:date="2012-12-16T15:33:00Z">
                    <w:rPr>
                      <w:rFonts w:ascii="Calibri" w:hAnsi="Calibri"/>
                      <w:sz w:val="22"/>
                    </w:rPr>
                  </w:rPrChange>
                </w:rPr>
                <w:t>1.32</w:t>
              </w:r>
            </w:ins>
          </w:p>
        </w:tc>
      </w:tr>
      <w:tr w:rsidR="003A1CA3" w:rsidRPr="003A1CA3" w14:paraId="61779DDC" w14:textId="77777777" w:rsidTr="003402BA">
        <w:trPr>
          <w:trHeight w:val="815"/>
          <w:ins w:id="9716" w:author="The Si Tran" w:date="2012-12-10T07:33:00Z"/>
          <w:trPrChange w:id="9717" w:author="superchickend" w:date="2012-12-16T15:33: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718"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pPr>
              <w:pStyle w:val="BangBody"/>
              <w:rPr>
                <w:ins w:id="9719" w:author="The Si Tran" w:date="2012-12-10T07:33:00Z"/>
                <w:rPrChange w:id="9720" w:author="The Si Tran" w:date="2012-12-14T06:37:00Z">
                  <w:rPr>
                    <w:ins w:id="9721" w:author="The Si Tran" w:date="2012-12-10T07:33:00Z"/>
                    <w:rFonts w:ascii="Calibri" w:eastAsia="Times New Roman" w:hAnsi="Calibri"/>
                    <w:color w:val="000000"/>
                    <w:sz w:val="22"/>
                  </w:rPr>
                </w:rPrChange>
              </w:rPr>
              <w:pPrChange w:id="9722"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723"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pPr>
              <w:pStyle w:val="BangBody"/>
              <w:rPr>
                <w:ins w:id="9724" w:author="The Si Tran" w:date="2012-12-10T07:33:00Z"/>
                <w:rPrChange w:id="9725" w:author="The Si Tran" w:date="2012-12-14T06:37:00Z">
                  <w:rPr>
                    <w:ins w:id="9726" w:author="The Si Tran" w:date="2012-12-10T07:33:00Z"/>
                    <w:rFonts w:ascii="Calibri" w:eastAsia="Times New Roman" w:hAnsi="Calibri"/>
                    <w:color w:val="000000"/>
                    <w:sz w:val="22"/>
                  </w:rPr>
                </w:rPrChange>
              </w:rPr>
              <w:pPrChange w:id="9727" w:author="The Si Tran" w:date="2012-12-16T08:45:00Z">
                <w:pPr>
                  <w:framePr w:hSpace="180" w:wrap="around" w:vAnchor="text" w:hAnchor="margin" w:y="486"/>
                  <w:spacing w:before="0" w:line="240" w:lineRule="auto"/>
                  <w:jc w:val="left"/>
                </w:pPr>
              </w:pPrChange>
            </w:pPr>
            <w:ins w:id="9728" w:author="The Si Tran" w:date="2012-12-10T07:33:00Z">
              <w:r w:rsidRPr="00E30631">
                <w:rPr>
                  <w:rPrChange w:id="9729" w:author="The Si Tran" w:date="2012-12-14T06:37:00Z">
                    <w:rPr>
                      <w:rFonts w:ascii="Calibri" w:hAnsi="Calibri"/>
                      <w:sz w:val="22"/>
                    </w:rPr>
                  </w:rPrChange>
                </w:rPr>
                <w:t>ARIMA(2, 0, 2)(0, 0, 0)0</w:t>
              </w:r>
              <w:r w:rsidRPr="00E30631">
                <w:rPr>
                  <w:rPrChange w:id="9730" w:author="The Si Tran" w:date="2012-12-14T06:37:00Z">
                    <w:rPr>
                      <w:rFonts w:ascii="Calibri" w:hAnsi="Calibri"/>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731"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rsidP="003402BA">
            <w:pPr>
              <w:pStyle w:val="BangBody"/>
              <w:jc w:val="center"/>
              <w:rPr>
                <w:ins w:id="9732" w:author="The Si Tran" w:date="2012-12-10T07:33:00Z"/>
                <w:rPrChange w:id="9733" w:author="The Si Tran" w:date="2012-12-14T06:37:00Z">
                  <w:rPr>
                    <w:ins w:id="9734" w:author="The Si Tran" w:date="2012-12-10T07:33:00Z"/>
                    <w:rFonts w:ascii="Calibri" w:eastAsia="Times New Roman" w:hAnsi="Calibri"/>
                    <w:color w:val="000000"/>
                    <w:sz w:val="22"/>
                  </w:rPr>
                </w:rPrChange>
              </w:rPr>
              <w:pPrChange w:id="9735" w:author="superchickend" w:date="2012-12-16T15:33:00Z">
                <w:pPr>
                  <w:framePr w:hSpace="180" w:wrap="around" w:vAnchor="text" w:hAnchor="margin" w:y="486"/>
                  <w:spacing w:before="0" w:line="240" w:lineRule="auto"/>
                  <w:jc w:val="right"/>
                </w:pPr>
              </w:pPrChange>
            </w:pPr>
            <w:ins w:id="9736" w:author="The Si Tran" w:date="2012-12-10T07:33:00Z">
              <w:r w:rsidRPr="00E30631">
                <w:rPr>
                  <w:rPrChange w:id="9737" w:author="The Si Tran" w:date="2012-12-14T06:37:00Z">
                    <w:rPr>
                      <w:rFonts w:ascii="Calibri" w:hAnsi="Calibri"/>
                      <w:sz w:val="22"/>
                    </w:rPr>
                  </w:rPrChange>
                </w:rPr>
                <w:t>0.28</w:t>
              </w:r>
            </w:ins>
          </w:p>
        </w:tc>
        <w:tc>
          <w:tcPr>
            <w:tcW w:w="728" w:type="dxa"/>
            <w:tcBorders>
              <w:top w:val="nil"/>
              <w:left w:val="nil"/>
              <w:bottom w:val="single" w:sz="4" w:space="0" w:color="auto"/>
              <w:right w:val="single" w:sz="4" w:space="0" w:color="auto"/>
            </w:tcBorders>
            <w:shd w:val="clear" w:color="auto" w:fill="auto"/>
            <w:noWrap/>
            <w:vAlign w:val="center"/>
            <w:hideMark/>
            <w:tcPrChange w:id="9738"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rsidP="003402BA">
            <w:pPr>
              <w:pStyle w:val="BangBody"/>
              <w:jc w:val="center"/>
              <w:rPr>
                <w:ins w:id="9739" w:author="The Si Tran" w:date="2012-12-10T07:33:00Z"/>
                <w:rPrChange w:id="9740" w:author="The Si Tran" w:date="2012-12-14T06:37:00Z">
                  <w:rPr>
                    <w:ins w:id="9741" w:author="The Si Tran" w:date="2012-12-10T07:33:00Z"/>
                    <w:rFonts w:ascii="Calibri" w:eastAsia="Times New Roman" w:hAnsi="Calibri"/>
                    <w:color w:val="000000"/>
                    <w:sz w:val="22"/>
                  </w:rPr>
                </w:rPrChange>
              </w:rPr>
              <w:pPrChange w:id="9742" w:author="superchickend" w:date="2012-12-16T15:33:00Z">
                <w:pPr>
                  <w:framePr w:hSpace="180" w:wrap="around" w:vAnchor="text" w:hAnchor="margin" w:y="486"/>
                  <w:spacing w:before="0" w:line="240" w:lineRule="auto"/>
                  <w:jc w:val="right"/>
                </w:pPr>
              </w:pPrChange>
            </w:pPr>
            <w:ins w:id="9743" w:author="The Si Tran" w:date="2012-12-10T07:33:00Z">
              <w:r w:rsidRPr="00E30631">
                <w:rPr>
                  <w:rPrChange w:id="9744" w:author="The Si Tran" w:date="2012-12-14T06:37:00Z">
                    <w:rPr>
                      <w:rFonts w:ascii="Calibri" w:hAnsi="Calibri"/>
                      <w:sz w:val="22"/>
                    </w:rPr>
                  </w:rPrChange>
                </w:rPr>
                <w:t>0.13</w:t>
              </w:r>
            </w:ins>
          </w:p>
        </w:tc>
        <w:tc>
          <w:tcPr>
            <w:tcW w:w="850" w:type="dxa"/>
            <w:tcBorders>
              <w:top w:val="nil"/>
              <w:left w:val="nil"/>
              <w:bottom w:val="single" w:sz="4" w:space="0" w:color="auto"/>
              <w:right w:val="single" w:sz="4" w:space="0" w:color="auto"/>
            </w:tcBorders>
            <w:shd w:val="clear" w:color="auto" w:fill="auto"/>
            <w:noWrap/>
            <w:vAlign w:val="center"/>
            <w:hideMark/>
            <w:tcPrChange w:id="974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rsidP="003402BA">
            <w:pPr>
              <w:pStyle w:val="BangBody"/>
              <w:jc w:val="center"/>
              <w:rPr>
                <w:ins w:id="9746" w:author="The Si Tran" w:date="2012-12-10T07:33:00Z"/>
                <w:rPrChange w:id="9747" w:author="The Si Tran" w:date="2012-12-14T06:37:00Z">
                  <w:rPr>
                    <w:ins w:id="9748" w:author="The Si Tran" w:date="2012-12-10T07:33:00Z"/>
                    <w:rFonts w:ascii="Calibri" w:eastAsia="Times New Roman" w:hAnsi="Calibri"/>
                    <w:color w:val="000000"/>
                    <w:sz w:val="22"/>
                  </w:rPr>
                </w:rPrChange>
              </w:rPr>
              <w:pPrChange w:id="9749" w:author="superchickend" w:date="2012-12-16T15:33:00Z">
                <w:pPr>
                  <w:framePr w:hSpace="180" w:wrap="around" w:vAnchor="text" w:hAnchor="margin" w:y="486"/>
                  <w:spacing w:before="0" w:line="240" w:lineRule="auto"/>
                  <w:jc w:val="right"/>
                </w:pPr>
              </w:pPrChange>
            </w:pPr>
            <w:ins w:id="9750" w:author="The Si Tran" w:date="2012-12-10T07:33:00Z">
              <w:r w:rsidRPr="00E30631">
                <w:rPr>
                  <w:rPrChange w:id="9751" w:author="The Si Tran" w:date="2012-12-14T06:37:00Z">
                    <w:rPr>
                      <w:rFonts w:ascii="Calibri" w:hAnsi="Calibri"/>
                      <w:sz w:val="22"/>
                    </w:rPr>
                  </w:rPrChange>
                </w:rPr>
                <w:t>1.7</w:t>
              </w:r>
            </w:ins>
          </w:p>
        </w:tc>
      </w:tr>
    </w:tbl>
    <w:p w14:paraId="44EFD9C9" w14:textId="77777777" w:rsidR="003A1CA3" w:rsidRDefault="003A1CA3">
      <w:pPr>
        <w:rPr>
          <w:ins w:id="9752" w:author="The Si Tran" w:date="2012-12-10T07:33:00Z"/>
        </w:rPr>
        <w:pPrChange w:id="9753" w:author="The Si Tran" w:date="2012-12-10T07:32:00Z">
          <w:pPr>
            <w:pStyle w:val="Heading1"/>
            <w:jc w:val="left"/>
          </w:pPr>
        </w:pPrChange>
      </w:pPr>
    </w:p>
    <w:p w14:paraId="7792E666" w14:textId="064C8B36" w:rsidR="00726875" w:rsidRPr="004D696B" w:rsidRDefault="00E30631">
      <w:pPr>
        <w:pStyle w:val="Bang"/>
        <w:rPr>
          <w:ins w:id="9754" w:author="The Si Tran" w:date="2012-12-11T20:13:00Z"/>
        </w:rPr>
        <w:pPrChange w:id="9755" w:author="The Si Tran" w:date="2012-12-16T10:03:00Z">
          <w:pPr>
            <w:pStyle w:val="Heading3"/>
            <w:numPr>
              <w:ilvl w:val="0"/>
              <w:numId w:val="0"/>
            </w:numPr>
            <w:tabs>
              <w:tab w:val="clear" w:pos="1080"/>
            </w:tabs>
            <w:ind w:left="0" w:firstLine="0"/>
            <w:jc w:val="center"/>
          </w:pPr>
        </w:pPrChange>
      </w:pPr>
      <w:bookmarkStart w:id="9756" w:name="_Toc343033799"/>
      <w:bookmarkStart w:id="9757" w:name="_Toc343415632"/>
      <w:ins w:id="9758" w:author="The Si Tran" w:date="2012-12-14T06:38:00Z">
        <w:r w:rsidRPr="006041AD">
          <w:rPr>
            <w:b/>
          </w:rPr>
          <w:t>Bảng 6.7:</w:t>
        </w:r>
        <w:r w:rsidRPr="004D696B">
          <w:t xml:space="preserve"> Kết quả thực nghiệm chuỗi dữ liệu</w:t>
        </w:r>
        <w:r>
          <w:t xml:space="preserve"> </w:t>
        </w:r>
        <w:r w:rsidRPr="004D696B">
          <w:t>Prices</w:t>
        </w:r>
      </w:ins>
      <w:bookmarkEnd w:id="9756"/>
      <w:bookmarkEnd w:id="9757"/>
    </w:p>
    <w:tbl>
      <w:tblPr>
        <w:tblW w:w="9496" w:type="dxa"/>
        <w:tblLook w:val="04A0" w:firstRow="1" w:lastRow="0" w:firstColumn="1" w:lastColumn="0" w:noHBand="0" w:noVBand="1"/>
        <w:tblPrChange w:id="9759"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172"/>
        <w:gridCol w:w="5854"/>
        <w:gridCol w:w="758"/>
        <w:gridCol w:w="871"/>
        <w:gridCol w:w="905"/>
        <w:tblGridChange w:id="9760">
          <w:tblGrid>
            <w:gridCol w:w="1072"/>
            <w:gridCol w:w="6557"/>
            <w:gridCol w:w="767"/>
            <w:gridCol w:w="830"/>
            <w:gridCol w:w="828"/>
          </w:tblGrid>
        </w:tblGridChange>
      </w:tblGrid>
      <w:tr w:rsidR="00A80B78" w:rsidRPr="007F5C98" w14:paraId="1E2C0D10" w14:textId="77777777" w:rsidTr="003402BA">
        <w:trPr>
          <w:trHeight w:val="295"/>
          <w:ins w:id="9761" w:author="The Si Tran" w:date="2012-12-12T07:51:00Z"/>
          <w:trPrChange w:id="9762" w:author="superchickend" w:date="2012-12-16T15:33: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63"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pPr>
              <w:pStyle w:val="BangBody"/>
              <w:rPr>
                <w:ins w:id="9764" w:author="The Si Tran" w:date="2012-12-12T07:51:00Z"/>
                <w:rPrChange w:id="9765" w:author="The Si Tran" w:date="2012-12-14T06:37:00Z">
                  <w:rPr>
                    <w:ins w:id="9766" w:author="The Si Tran" w:date="2012-12-12T07:51:00Z"/>
                    <w:rFonts w:eastAsia="Times New Roman"/>
                    <w:color w:val="000000"/>
                    <w:sz w:val="22"/>
                  </w:rPr>
                </w:rPrChange>
              </w:rPr>
              <w:pPrChange w:id="9767"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center"/>
            <w:hideMark/>
            <w:tcPrChange w:id="9768"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3402BA" w:rsidRDefault="00A80B78" w:rsidP="003402BA">
            <w:pPr>
              <w:pStyle w:val="BangBody"/>
              <w:jc w:val="center"/>
              <w:rPr>
                <w:ins w:id="9769" w:author="The Si Tran" w:date="2012-12-12T07:51:00Z"/>
                <w:b/>
                <w:rPrChange w:id="9770" w:author="superchickend" w:date="2012-12-16T15:33:00Z">
                  <w:rPr>
                    <w:ins w:id="9771" w:author="The Si Tran" w:date="2012-12-12T07:51:00Z"/>
                    <w:rFonts w:eastAsia="Times New Roman"/>
                    <w:color w:val="000000"/>
                    <w:sz w:val="22"/>
                  </w:rPr>
                </w:rPrChange>
              </w:rPr>
              <w:pPrChange w:id="9772" w:author="superchickend" w:date="2012-12-16T15:33:00Z">
                <w:pPr>
                  <w:spacing w:before="0" w:line="240" w:lineRule="auto"/>
                  <w:jc w:val="left"/>
                </w:pPr>
              </w:pPrChange>
            </w:pPr>
            <w:ins w:id="9773" w:author="The Si Tran" w:date="2012-12-12T07:51:00Z">
              <w:r w:rsidRPr="003402BA">
                <w:rPr>
                  <w:b/>
                  <w:rPrChange w:id="9774" w:author="superchickend" w:date="2012-12-16T15:33:00Z">
                    <w:rPr>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center"/>
            <w:hideMark/>
            <w:tcPrChange w:id="9775"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3402BA" w:rsidRDefault="00A80B78" w:rsidP="003402BA">
            <w:pPr>
              <w:pStyle w:val="BangBody"/>
              <w:jc w:val="center"/>
              <w:rPr>
                <w:ins w:id="9776" w:author="The Si Tran" w:date="2012-12-12T07:51:00Z"/>
                <w:b/>
                <w:rPrChange w:id="9777" w:author="superchickend" w:date="2012-12-16T15:33:00Z">
                  <w:rPr>
                    <w:ins w:id="9778" w:author="The Si Tran" w:date="2012-12-12T07:51:00Z"/>
                    <w:rFonts w:eastAsia="Times New Roman"/>
                    <w:color w:val="000000"/>
                    <w:sz w:val="22"/>
                  </w:rPr>
                </w:rPrChange>
              </w:rPr>
              <w:pPrChange w:id="9779" w:author="superchickend" w:date="2012-12-16T15:33:00Z">
                <w:pPr>
                  <w:spacing w:before="0" w:line="240" w:lineRule="auto"/>
                  <w:jc w:val="left"/>
                </w:pPr>
              </w:pPrChange>
            </w:pPr>
            <w:ins w:id="9780" w:author="The Si Tran" w:date="2012-12-12T07:51:00Z">
              <w:r w:rsidRPr="003402BA">
                <w:rPr>
                  <w:b/>
                  <w:rPrChange w:id="9781" w:author="superchickend" w:date="2012-12-16T15:33:00Z">
                    <w:rPr>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center"/>
            <w:hideMark/>
            <w:tcPrChange w:id="9782"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3402BA" w:rsidRDefault="00A80B78" w:rsidP="003402BA">
            <w:pPr>
              <w:pStyle w:val="BangBody"/>
              <w:jc w:val="center"/>
              <w:rPr>
                <w:ins w:id="9783" w:author="The Si Tran" w:date="2012-12-12T07:51:00Z"/>
                <w:b/>
                <w:rPrChange w:id="9784" w:author="superchickend" w:date="2012-12-16T15:33:00Z">
                  <w:rPr>
                    <w:ins w:id="9785" w:author="The Si Tran" w:date="2012-12-12T07:51:00Z"/>
                    <w:rFonts w:eastAsia="Times New Roman"/>
                    <w:color w:val="000000"/>
                    <w:sz w:val="22"/>
                  </w:rPr>
                </w:rPrChange>
              </w:rPr>
              <w:pPrChange w:id="9786" w:author="superchickend" w:date="2012-12-16T15:33:00Z">
                <w:pPr>
                  <w:spacing w:before="0" w:line="240" w:lineRule="auto"/>
                  <w:jc w:val="left"/>
                </w:pPr>
              </w:pPrChange>
            </w:pPr>
            <w:ins w:id="9787" w:author="The Si Tran" w:date="2012-12-12T07:51:00Z">
              <w:r w:rsidRPr="003402BA">
                <w:rPr>
                  <w:b/>
                  <w:rPrChange w:id="9788" w:author="superchickend" w:date="2012-12-16T15:33:00Z">
                    <w:rPr>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center"/>
            <w:hideMark/>
            <w:tcPrChange w:id="9789"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3402BA" w:rsidRDefault="00A80B78" w:rsidP="003402BA">
            <w:pPr>
              <w:pStyle w:val="BangBody"/>
              <w:jc w:val="center"/>
              <w:rPr>
                <w:ins w:id="9790" w:author="The Si Tran" w:date="2012-12-12T07:51:00Z"/>
                <w:b/>
                <w:rPrChange w:id="9791" w:author="superchickend" w:date="2012-12-16T15:33:00Z">
                  <w:rPr>
                    <w:ins w:id="9792" w:author="The Si Tran" w:date="2012-12-12T07:51:00Z"/>
                    <w:rFonts w:eastAsia="Times New Roman"/>
                    <w:color w:val="000000"/>
                    <w:sz w:val="22"/>
                  </w:rPr>
                </w:rPrChange>
              </w:rPr>
              <w:pPrChange w:id="9793" w:author="superchickend" w:date="2012-12-16T15:33:00Z">
                <w:pPr>
                  <w:spacing w:before="0" w:line="240" w:lineRule="auto"/>
                  <w:jc w:val="left"/>
                </w:pPr>
              </w:pPrChange>
            </w:pPr>
            <w:ins w:id="9794" w:author="The Si Tran" w:date="2012-12-12T07:51:00Z">
              <w:r w:rsidRPr="003402BA">
                <w:rPr>
                  <w:b/>
                  <w:rPrChange w:id="9795" w:author="superchickend" w:date="2012-12-16T15:33:00Z">
                    <w:rPr>
                      <w:sz w:val="22"/>
                    </w:rPr>
                  </w:rPrChange>
                </w:rPr>
                <w:t>MAPE</w:t>
              </w:r>
            </w:ins>
          </w:p>
        </w:tc>
      </w:tr>
      <w:tr w:rsidR="00A80B78" w:rsidRPr="007F5C98" w14:paraId="7021695F" w14:textId="77777777" w:rsidTr="003402BA">
        <w:trPr>
          <w:trHeight w:val="593"/>
          <w:ins w:id="9796" w:author="The Si Tran" w:date="2012-12-12T07:51:00Z"/>
          <w:trPrChange w:id="9797" w:author="superchickend" w:date="2012-12-16T15:33: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98"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3402BA" w:rsidRDefault="00A80B78" w:rsidP="003402BA">
            <w:pPr>
              <w:pStyle w:val="BangBody"/>
              <w:jc w:val="center"/>
              <w:rPr>
                <w:ins w:id="9799" w:author="The Si Tran" w:date="2012-12-12T07:51:00Z"/>
                <w:b/>
                <w:rPrChange w:id="9800" w:author="superchickend" w:date="2012-12-16T15:33:00Z">
                  <w:rPr>
                    <w:ins w:id="9801" w:author="The Si Tran" w:date="2012-12-12T07:51:00Z"/>
                    <w:rFonts w:eastAsia="Times New Roman"/>
                    <w:color w:val="000000"/>
                    <w:sz w:val="22"/>
                  </w:rPr>
                </w:rPrChange>
              </w:rPr>
              <w:pPrChange w:id="9802" w:author="superchickend" w:date="2012-12-16T15:33:00Z">
                <w:pPr>
                  <w:spacing w:before="0" w:line="240" w:lineRule="auto"/>
                  <w:jc w:val="center"/>
                </w:pPr>
              </w:pPrChange>
            </w:pPr>
            <w:ins w:id="9803" w:author="The Si Tran" w:date="2012-12-12T07:51:00Z">
              <w:r w:rsidRPr="003402BA">
                <w:rPr>
                  <w:b/>
                  <w:rPrChange w:id="9804" w:author="superchickend" w:date="2012-12-16T15:33:00Z">
                    <w:rPr>
                      <w:sz w:val="22"/>
                    </w:rPr>
                  </w:rPrChange>
                </w:rPr>
                <w:t>ANNs</w:t>
              </w:r>
            </w:ins>
          </w:p>
        </w:tc>
        <w:tc>
          <w:tcPr>
            <w:tcW w:w="5854" w:type="dxa"/>
            <w:tcBorders>
              <w:top w:val="nil"/>
              <w:left w:val="nil"/>
              <w:bottom w:val="single" w:sz="4" w:space="0" w:color="auto"/>
              <w:right w:val="single" w:sz="4" w:space="0" w:color="auto"/>
            </w:tcBorders>
            <w:shd w:val="clear" w:color="auto" w:fill="auto"/>
            <w:vAlign w:val="bottom"/>
            <w:hideMark/>
            <w:tcPrChange w:id="980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pPr>
              <w:pStyle w:val="BangBody"/>
              <w:rPr>
                <w:ins w:id="9806" w:author="The Si Tran" w:date="2012-12-12T07:51:00Z"/>
                <w:rPrChange w:id="9807" w:author="The Si Tran" w:date="2012-12-14T06:37:00Z">
                  <w:rPr>
                    <w:ins w:id="9808" w:author="The Si Tran" w:date="2012-12-12T07:51:00Z"/>
                    <w:rFonts w:eastAsia="Times New Roman"/>
                    <w:color w:val="000000"/>
                    <w:sz w:val="22"/>
                  </w:rPr>
                </w:rPrChange>
              </w:rPr>
              <w:pPrChange w:id="9809" w:author="The Si Tran" w:date="2012-12-16T08:46:00Z">
                <w:pPr>
                  <w:spacing w:before="0" w:line="240" w:lineRule="auto"/>
                  <w:jc w:val="left"/>
                </w:pPr>
              </w:pPrChange>
            </w:pPr>
            <w:ins w:id="9810" w:author="The Si Tran" w:date="2012-12-12T07:51:00Z">
              <w:r w:rsidRPr="00E30631">
                <w:rPr>
                  <w:rPrChange w:id="9811" w:author="The Si Tran" w:date="2012-12-14T06:37:00Z">
                    <w:rPr>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81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rsidP="003402BA">
            <w:pPr>
              <w:pStyle w:val="BangBody"/>
              <w:jc w:val="center"/>
              <w:rPr>
                <w:ins w:id="9813" w:author="The Si Tran" w:date="2012-12-12T07:51:00Z"/>
                <w:rPrChange w:id="9814" w:author="The Si Tran" w:date="2012-12-14T06:37:00Z">
                  <w:rPr>
                    <w:ins w:id="9815" w:author="The Si Tran" w:date="2012-12-12T07:51:00Z"/>
                    <w:rFonts w:eastAsia="Times New Roman"/>
                    <w:color w:val="000000"/>
                    <w:sz w:val="22"/>
                  </w:rPr>
                </w:rPrChange>
              </w:rPr>
              <w:pPrChange w:id="9816" w:author="superchickend" w:date="2012-12-16T15:33:00Z">
                <w:pPr>
                  <w:spacing w:before="0" w:line="240" w:lineRule="auto"/>
                  <w:jc w:val="right"/>
                </w:pPr>
              </w:pPrChange>
            </w:pPr>
            <w:ins w:id="9817" w:author="The Si Tran" w:date="2012-12-12T07:51:00Z">
              <w:r w:rsidRPr="00E30631">
                <w:rPr>
                  <w:rPrChange w:id="9818" w:author="The Si Tran" w:date="2012-12-14T06:37:00Z">
                    <w:rPr>
                      <w:sz w:val="22"/>
                    </w:rPr>
                  </w:rPrChange>
                </w:rPr>
                <w:t>9.98</w:t>
              </w:r>
            </w:ins>
          </w:p>
        </w:tc>
        <w:tc>
          <w:tcPr>
            <w:tcW w:w="871" w:type="dxa"/>
            <w:tcBorders>
              <w:top w:val="nil"/>
              <w:left w:val="nil"/>
              <w:bottom w:val="single" w:sz="4" w:space="0" w:color="auto"/>
              <w:right w:val="single" w:sz="4" w:space="0" w:color="auto"/>
            </w:tcBorders>
            <w:shd w:val="clear" w:color="auto" w:fill="auto"/>
            <w:noWrap/>
            <w:vAlign w:val="center"/>
            <w:hideMark/>
            <w:tcPrChange w:id="981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rsidP="003402BA">
            <w:pPr>
              <w:pStyle w:val="BangBody"/>
              <w:jc w:val="center"/>
              <w:rPr>
                <w:ins w:id="9820" w:author="The Si Tran" w:date="2012-12-12T07:51:00Z"/>
                <w:rPrChange w:id="9821" w:author="The Si Tran" w:date="2012-12-14T06:37:00Z">
                  <w:rPr>
                    <w:ins w:id="9822" w:author="The Si Tran" w:date="2012-12-12T07:51:00Z"/>
                    <w:rFonts w:eastAsia="Times New Roman"/>
                    <w:color w:val="000000"/>
                    <w:sz w:val="22"/>
                  </w:rPr>
                </w:rPrChange>
              </w:rPr>
              <w:pPrChange w:id="9823" w:author="superchickend" w:date="2012-12-16T15:33:00Z">
                <w:pPr>
                  <w:spacing w:before="0" w:line="240" w:lineRule="auto"/>
                  <w:jc w:val="right"/>
                </w:pPr>
              </w:pPrChange>
            </w:pPr>
            <w:ins w:id="9824" w:author="The Si Tran" w:date="2012-12-12T07:51:00Z">
              <w:r w:rsidRPr="00E30631">
                <w:rPr>
                  <w:rPrChange w:id="9825" w:author="The Si Tran" w:date="2012-12-14T06:37:00Z">
                    <w:rPr>
                      <w:sz w:val="22"/>
                    </w:rPr>
                  </w:rPrChange>
                </w:rPr>
                <w:t>174.11</w:t>
              </w:r>
            </w:ins>
          </w:p>
        </w:tc>
        <w:tc>
          <w:tcPr>
            <w:tcW w:w="878" w:type="dxa"/>
            <w:tcBorders>
              <w:top w:val="nil"/>
              <w:left w:val="nil"/>
              <w:bottom w:val="single" w:sz="4" w:space="0" w:color="auto"/>
              <w:right w:val="single" w:sz="4" w:space="0" w:color="auto"/>
            </w:tcBorders>
            <w:shd w:val="clear" w:color="auto" w:fill="auto"/>
            <w:noWrap/>
            <w:vAlign w:val="center"/>
            <w:hideMark/>
            <w:tcPrChange w:id="982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rsidP="003402BA">
            <w:pPr>
              <w:pStyle w:val="BangBody"/>
              <w:jc w:val="center"/>
              <w:rPr>
                <w:ins w:id="9827" w:author="The Si Tran" w:date="2012-12-12T07:51:00Z"/>
                <w:rPrChange w:id="9828" w:author="The Si Tran" w:date="2012-12-14T06:37:00Z">
                  <w:rPr>
                    <w:ins w:id="9829" w:author="The Si Tran" w:date="2012-12-12T07:51:00Z"/>
                    <w:rFonts w:eastAsia="Times New Roman"/>
                    <w:color w:val="000000"/>
                    <w:sz w:val="22"/>
                  </w:rPr>
                </w:rPrChange>
              </w:rPr>
              <w:pPrChange w:id="9830" w:author="superchickend" w:date="2012-12-16T15:33:00Z">
                <w:pPr>
                  <w:spacing w:before="0" w:line="240" w:lineRule="auto"/>
                  <w:jc w:val="right"/>
                </w:pPr>
              </w:pPrChange>
            </w:pPr>
            <w:ins w:id="9831" w:author="The Si Tran" w:date="2012-12-12T07:51:00Z">
              <w:r w:rsidRPr="00E30631">
                <w:rPr>
                  <w:rPrChange w:id="9832" w:author="The Si Tran" w:date="2012-12-14T06:37:00Z">
                    <w:rPr>
                      <w:sz w:val="22"/>
                    </w:rPr>
                  </w:rPrChange>
                </w:rPr>
                <w:t>2.2</w:t>
              </w:r>
            </w:ins>
          </w:p>
        </w:tc>
      </w:tr>
      <w:tr w:rsidR="00A80B78" w:rsidRPr="007F5C98" w14:paraId="31026145" w14:textId="77777777" w:rsidTr="003402BA">
        <w:trPr>
          <w:trHeight w:val="593"/>
          <w:ins w:id="9833" w:author="The Si Tran" w:date="2012-12-12T07:51:00Z"/>
          <w:trPrChange w:id="9834" w:author="superchickend" w:date="2012-12-16T15:33: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9835"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3402BA" w:rsidRDefault="00A80B78" w:rsidP="003402BA">
            <w:pPr>
              <w:pStyle w:val="BangBody"/>
              <w:jc w:val="center"/>
              <w:rPr>
                <w:ins w:id="9836" w:author="The Si Tran" w:date="2012-12-12T07:51:00Z"/>
                <w:b/>
                <w:rPrChange w:id="9837" w:author="superchickend" w:date="2012-12-16T15:33:00Z">
                  <w:rPr>
                    <w:ins w:id="9838" w:author="The Si Tran" w:date="2012-12-12T07:51:00Z"/>
                    <w:rFonts w:eastAsia="Times New Roman"/>
                    <w:color w:val="000000"/>
                    <w:sz w:val="22"/>
                  </w:rPr>
                </w:rPrChange>
              </w:rPr>
              <w:pPrChange w:id="9839" w:author="superchickend" w:date="2012-12-16T15:33: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84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pPr>
              <w:pStyle w:val="BangBody"/>
              <w:rPr>
                <w:ins w:id="9841" w:author="The Si Tran" w:date="2012-12-12T07:51:00Z"/>
                <w:rPrChange w:id="9842" w:author="The Si Tran" w:date="2012-12-14T06:37:00Z">
                  <w:rPr>
                    <w:ins w:id="9843" w:author="The Si Tran" w:date="2012-12-12T07:51:00Z"/>
                    <w:rFonts w:eastAsia="Times New Roman"/>
                    <w:color w:val="000000"/>
                    <w:sz w:val="22"/>
                  </w:rPr>
                </w:rPrChange>
              </w:rPr>
              <w:pPrChange w:id="9844" w:author="The Si Tran" w:date="2012-12-16T08:46:00Z">
                <w:pPr>
                  <w:spacing w:before="0" w:line="240" w:lineRule="auto"/>
                  <w:jc w:val="left"/>
                </w:pPr>
              </w:pPrChange>
            </w:pPr>
            <w:ins w:id="9845" w:author="The Si Tran" w:date="2012-12-12T07:51:00Z">
              <w:r w:rsidRPr="00E30631">
                <w:rPr>
                  <w:rPrChange w:id="9846" w:author="The Si Tran" w:date="2012-12-14T06:37:00Z">
                    <w:rPr>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984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rsidP="003402BA">
            <w:pPr>
              <w:pStyle w:val="BangBody"/>
              <w:jc w:val="center"/>
              <w:rPr>
                <w:ins w:id="9848" w:author="The Si Tran" w:date="2012-12-12T07:51:00Z"/>
                <w:rPrChange w:id="9849" w:author="The Si Tran" w:date="2012-12-14T06:37:00Z">
                  <w:rPr>
                    <w:ins w:id="9850" w:author="The Si Tran" w:date="2012-12-12T07:51:00Z"/>
                    <w:rFonts w:eastAsia="Times New Roman"/>
                    <w:color w:val="000000"/>
                    <w:sz w:val="22"/>
                  </w:rPr>
                </w:rPrChange>
              </w:rPr>
              <w:pPrChange w:id="9851" w:author="superchickend" w:date="2012-12-16T15:33:00Z">
                <w:pPr>
                  <w:spacing w:before="0" w:line="240" w:lineRule="auto"/>
                  <w:jc w:val="right"/>
                </w:pPr>
              </w:pPrChange>
            </w:pPr>
            <w:ins w:id="9852" w:author="The Si Tran" w:date="2012-12-12T07:51:00Z">
              <w:r w:rsidRPr="00E30631">
                <w:rPr>
                  <w:rPrChange w:id="9853" w:author="The Si Tran" w:date="2012-12-14T06:37:00Z">
                    <w:rPr>
                      <w:sz w:val="22"/>
                    </w:rPr>
                  </w:rPrChange>
                </w:rPr>
                <w:t>15.53</w:t>
              </w:r>
            </w:ins>
          </w:p>
        </w:tc>
        <w:tc>
          <w:tcPr>
            <w:tcW w:w="871" w:type="dxa"/>
            <w:tcBorders>
              <w:top w:val="nil"/>
              <w:left w:val="nil"/>
              <w:bottom w:val="single" w:sz="4" w:space="0" w:color="auto"/>
              <w:right w:val="single" w:sz="4" w:space="0" w:color="auto"/>
            </w:tcBorders>
            <w:shd w:val="clear" w:color="auto" w:fill="auto"/>
            <w:noWrap/>
            <w:vAlign w:val="center"/>
            <w:hideMark/>
            <w:tcPrChange w:id="985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rsidP="003402BA">
            <w:pPr>
              <w:pStyle w:val="BangBody"/>
              <w:jc w:val="center"/>
              <w:rPr>
                <w:ins w:id="9855" w:author="The Si Tran" w:date="2012-12-12T07:51:00Z"/>
                <w:rPrChange w:id="9856" w:author="The Si Tran" w:date="2012-12-14T06:37:00Z">
                  <w:rPr>
                    <w:ins w:id="9857" w:author="The Si Tran" w:date="2012-12-12T07:51:00Z"/>
                    <w:rFonts w:eastAsia="Times New Roman"/>
                    <w:color w:val="000000"/>
                    <w:sz w:val="22"/>
                  </w:rPr>
                </w:rPrChange>
              </w:rPr>
              <w:pPrChange w:id="9858" w:author="superchickend" w:date="2012-12-16T15:33:00Z">
                <w:pPr>
                  <w:spacing w:before="0" w:line="240" w:lineRule="auto"/>
                  <w:jc w:val="right"/>
                </w:pPr>
              </w:pPrChange>
            </w:pPr>
            <w:ins w:id="9859" w:author="The Si Tran" w:date="2012-12-12T07:51:00Z">
              <w:r w:rsidRPr="00E30631">
                <w:rPr>
                  <w:rPrChange w:id="9860" w:author="The Si Tran" w:date="2012-12-14T06:37:00Z">
                    <w:rPr>
                      <w:sz w:val="22"/>
                    </w:rPr>
                  </w:rPrChange>
                </w:rPr>
                <w:t>356</w:t>
              </w:r>
            </w:ins>
          </w:p>
        </w:tc>
        <w:tc>
          <w:tcPr>
            <w:tcW w:w="878" w:type="dxa"/>
            <w:tcBorders>
              <w:top w:val="nil"/>
              <w:left w:val="nil"/>
              <w:bottom w:val="single" w:sz="4" w:space="0" w:color="auto"/>
              <w:right w:val="single" w:sz="4" w:space="0" w:color="auto"/>
            </w:tcBorders>
            <w:shd w:val="clear" w:color="auto" w:fill="auto"/>
            <w:noWrap/>
            <w:vAlign w:val="center"/>
            <w:hideMark/>
            <w:tcPrChange w:id="986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rsidP="003402BA">
            <w:pPr>
              <w:pStyle w:val="BangBody"/>
              <w:jc w:val="center"/>
              <w:rPr>
                <w:ins w:id="9862" w:author="The Si Tran" w:date="2012-12-12T07:51:00Z"/>
                <w:rPrChange w:id="9863" w:author="The Si Tran" w:date="2012-12-14T06:37:00Z">
                  <w:rPr>
                    <w:ins w:id="9864" w:author="The Si Tran" w:date="2012-12-12T07:51:00Z"/>
                    <w:rFonts w:eastAsia="Times New Roman"/>
                    <w:color w:val="000000"/>
                    <w:sz w:val="22"/>
                  </w:rPr>
                </w:rPrChange>
              </w:rPr>
              <w:pPrChange w:id="9865" w:author="superchickend" w:date="2012-12-16T15:33:00Z">
                <w:pPr>
                  <w:spacing w:before="0" w:line="240" w:lineRule="auto"/>
                  <w:jc w:val="right"/>
                </w:pPr>
              </w:pPrChange>
            </w:pPr>
            <w:ins w:id="9866" w:author="The Si Tran" w:date="2012-12-12T07:51:00Z">
              <w:r w:rsidRPr="00E30631">
                <w:rPr>
                  <w:rPrChange w:id="9867" w:author="The Si Tran" w:date="2012-12-14T06:37:00Z">
                    <w:rPr>
                      <w:sz w:val="22"/>
                    </w:rPr>
                  </w:rPrChange>
                </w:rPr>
                <w:t>3.08</w:t>
              </w:r>
            </w:ins>
          </w:p>
        </w:tc>
      </w:tr>
      <w:tr w:rsidR="00A80B78" w:rsidRPr="007F5C98" w14:paraId="7AFBC497" w14:textId="77777777" w:rsidTr="003402BA">
        <w:trPr>
          <w:trHeight w:val="295"/>
          <w:ins w:id="9868" w:author="The Si Tran" w:date="2012-12-12T07:51:00Z"/>
          <w:trPrChange w:id="9869" w:author="superchickend" w:date="2012-12-16T15:33: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9870"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3402BA" w:rsidRDefault="00A80B78" w:rsidP="003402BA">
            <w:pPr>
              <w:pStyle w:val="BangBody"/>
              <w:jc w:val="center"/>
              <w:rPr>
                <w:ins w:id="9871" w:author="The Si Tran" w:date="2012-12-12T07:51:00Z"/>
                <w:b/>
                <w:rPrChange w:id="9872" w:author="superchickend" w:date="2012-12-16T15:33:00Z">
                  <w:rPr>
                    <w:ins w:id="9873" w:author="The Si Tran" w:date="2012-12-12T07:51:00Z"/>
                    <w:rFonts w:eastAsia="Times New Roman"/>
                    <w:color w:val="000000"/>
                    <w:sz w:val="22"/>
                  </w:rPr>
                </w:rPrChange>
              </w:rPr>
              <w:pPrChange w:id="9874" w:author="superchickend" w:date="2012-12-16T15:33:00Z">
                <w:pPr>
                  <w:spacing w:before="0" w:line="240" w:lineRule="auto"/>
                  <w:jc w:val="center"/>
                </w:pPr>
              </w:pPrChange>
            </w:pPr>
            <w:ins w:id="9875" w:author="The Si Tran" w:date="2012-12-12T07:51:00Z">
              <w:r w:rsidRPr="003402BA">
                <w:rPr>
                  <w:b/>
                  <w:rPrChange w:id="9876" w:author="superchickend" w:date="2012-12-16T15:33:00Z">
                    <w:rPr>
                      <w:sz w:val="22"/>
                    </w:rPr>
                  </w:rPrChange>
                </w:rPr>
                <w:t>SARIMA</w:t>
              </w:r>
            </w:ins>
          </w:p>
        </w:tc>
        <w:tc>
          <w:tcPr>
            <w:tcW w:w="5854" w:type="dxa"/>
            <w:tcBorders>
              <w:top w:val="nil"/>
              <w:left w:val="nil"/>
              <w:bottom w:val="single" w:sz="4" w:space="0" w:color="auto"/>
              <w:right w:val="single" w:sz="4" w:space="0" w:color="auto"/>
            </w:tcBorders>
            <w:shd w:val="clear" w:color="auto" w:fill="auto"/>
            <w:vAlign w:val="bottom"/>
            <w:hideMark/>
            <w:tcPrChange w:id="987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pPr>
              <w:pStyle w:val="BangBody"/>
              <w:rPr>
                <w:ins w:id="9878" w:author="The Si Tran" w:date="2012-12-12T07:51:00Z"/>
                <w:rPrChange w:id="9879" w:author="The Si Tran" w:date="2012-12-14T06:37:00Z">
                  <w:rPr>
                    <w:ins w:id="9880" w:author="The Si Tran" w:date="2012-12-12T07:51:00Z"/>
                    <w:rFonts w:eastAsia="Times New Roman"/>
                    <w:color w:val="000000"/>
                    <w:sz w:val="22"/>
                  </w:rPr>
                </w:rPrChange>
              </w:rPr>
              <w:pPrChange w:id="9881" w:author="The Si Tran" w:date="2012-12-16T08:46:00Z">
                <w:pPr>
                  <w:spacing w:before="0" w:line="240" w:lineRule="auto"/>
                  <w:jc w:val="left"/>
                </w:pPr>
              </w:pPrChange>
            </w:pPr>
            <w:ins w:id="9882" w:author="The Si Tran" w:date="2012-12-12T07:51:00Z">
              <w:r w:rsidRPr="00E30631">
                <w:rPr>
                  <w:rPrChange w:id="9883" w:author="The Si Tran" w:date="2012-12-14T06:37:00Z">
                    <w:rPr>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center"/>
            <w:hideMark/>
            <w:tcPrChange w:id="988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3402BA" w:rsidRDefault="00A80B78" w:rsidP="003402BA">
            <w:pPr>
              <w:pStyle w:val="BangBody"/>
              <w:jc w:val="center"/>
              <w:rPr>
                <w:ins w:id="9885" w:author="The Si Tran" w:date="2012-12-12T07:51:00Z"/>
                <w:b/>
                <w:rPrChange w:id="9886" w:author="superchickend" w:date="2012-12-16T15:34:00Z">
                  <w:rPr>
                    <w:ins w:id="9887" w:author="The Si Tran" w:date="2012-12-12T07:51:00Z"/>
                    <w:rFonts w:eastAsia="Times New Roman"/>
                    <w:color w:val="000000"/>
                    <w:sz w:val="22"/>
                  </w:rPr>
                </w:rPrChange>
              </w:rPr>
              <w:pPrChange w:id="9888" w:author="superchickend" w:date="2012-12-16T15:33:00Z">
                <w:pPr>
                  <w:spacing w:before="0" w:line="240" w:lineRule="auto"/>
                  <w:jc w:val="right"/>
                </w:pPr>
              </w:pPrChange>
            </w:pPr>
            <w:ins w:id="9889" w:author="The Si Tran" w:date="2012-12-12T07:51:00Z">
              <w:r w:rsidRPr="003402BA">
                <w:rPr>
                  <w:b/>
                  <w:rPrChange w:id="9890" w:author="superchickend" w:date="2012-12-16T15:34: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989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3402BA" w:rsidRDefault="00A80B78" w:rsidP="003402BA">
            <w:pPr>
              <w:pStyle w:val="BangBody"/>
              <w:jc w:val="center"/>
              <w:rPr>
                <w:ins w:id="9892" w:author="The Si Tran" w:date="2012-12-12T07:51:00Z"/>
                <w:b/>
                <w:rPrChange w:id="9893" w:author="superchickend" w:date="2012-12-16T15:34:00Z">
                  <w:rPr>
                    <w:ins w:id="9894" w:author="The Si Tran" w:date="2012-12-12T07:51:00Z"/>
                    <w:rFonts w:eastAsia="Times New Roman"/>
                    <w:color w:val="000000"/>
                    <w:sz w:val="22"/>
                  </w:rPr>
                </w:rPrChange>
              </w:rPr>
              <w:pPrChange w:id="9895" w:author="superchickend" w:date="2012-12-16T15:33:00Z">
                <w:pPr>
                  <w:spacing w:before="0" w:line="240" w:lineRule="auto"/>
                  <w:jc w:val="right"/>
                </w:pPr>
              </w:pPrChange>
            </w:pPr>
            <w:ins w:id="9896" w:author="The Si Tran" w:date="2012-12-12T07:51:00Z">
              <w:r w:rsidRPr="003402BA">
                <w:rPr>
                  <w:b/>
                  <w:rPrChange w:id="9897" w:author="superchickend" w:date="2012-12-16T15:34:00Z">
                    <w:rPr>
                      <w:sz w:val="22"/>
                    </w:rPr>
                  </w:rPrChange>
                </w:rPr>
                <w:t>51.99</w:t>
              </w:r>
            </w:ins>
          </w:p>
        </w:tc>
        <w:tc>
          <w:tcPr>
            <w:tcW w:w="878" w:type="dxa"/>
            <w:tcBorders>
              <w:top w:val="nil"/>
              <w:left w:val="nil"/>
              <w:bottom w:val="single" w:sz="4" w:space="0" w:color="auto"/>
              <w:right w:val="single" w:sz="4" w:space="0" w:color="auto"/>
            </w:tcBorders>
            <w:shd w:val="clear" w:color="auto" w:fill="auto"/>
            <w:noWrap/>
            <w:vAlign w:val="center"/>
            <w:hideMark/>
            <w:tcPrChange w:id="989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3402BA" w:rsidRDefault="00A80B78" w:rsidP="003402BA">
            <w:pPr>
              <w:pStyle w:val="BangBody"/>
              <w:jc w:val="center"/>
              <w:rPr>
                <w:ins w:id="9899" w:author="The Si Tran" w:date="2012-12-12T07:51:00Z"/>
                <w:b/>
                <w:rPrChange w:id="9900" w:author="superchickend" w:date="2012-12-16T15:34:00Z">
                  <w:rPr>
                    <w:ins w:id="9901" w:author="The Si Tran" w:date="2012-12-12T07:51:00Z"/>
                    <w:rFonts w:eastAsia="Times New Roman"/>
                    <w:color w:val="000000"/>
                    <w:sz w:val="22"/>
                  </w:rPr>
                </w:rPrChange>
              </w:rPr>
              <w:pPrChange w:id="9902" w:author="superchickend" w:date="2012-12-16T15:33:00Z">
                <w:pPr>
                  <w:spacing w:before="0" w:line="240" w:lineRule="auto"/>
                  <w:jc w:val="right"/>
                </w:pPr>
              </w:pPrChange>
            </w:pPr>
            <w:ins w:id="9903" w:author="The Si Tran" w:date="2012-12-12T07:51:00Z">
              <w:r w:rsidRPr="003402BA">
                <w:rPr>
                  <w:b/>
                  <w:rPrChange w:id="9904" w:author="superchickend" w:date="2012-12-16T15:34:00Z">
                    <w:rPr>
                      <w:sz w:val="22"/>
                    </w:rPr>
                  </w:rPrChange>
                </w:rPr>
                <w:t>1.19</w:t>
              </w:r>
            </w:ins>
          </w:p>
        </w:tc>
      </w:tr>
      <w:tr w:rsidR="00A80B78" w:rsidRPr="007F5C98" w14:paraId="7815F608" w14:textId="77777777" w:rsidTr="003402BA">
        <w:trPr>
          <w:trHeight w:val="891"/>
          <w:ins w:id="9905" w:author="The Si Tran" w:date="2012-12-12T07:51:00Z"/>
          <w:trPrChange w:id="9906" w:author="superchickend" w:date="2012-12-16T15:33: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07"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3402BA" w:rsidRDefault="00A80B78" w:rsidP="003402BA">
            <w:pPr>
              <w:pStyle w:val="BangBody"/>
              <w:jc w:val="center"/>
              <w:rPr>
                <w:ins w:id="9908" w:author="The Si Tran" w:date="2012-12-12T07:51:00Z"/>
                <w:b/>
                <w:rPrChange w:id="9909" w:author="superchickend" w:date="2012-12-16T15:33:00Z">
                  <w:rPr>
                    <w:ins w:id="9910" w:author="The Si Tran" w:date="2012-12-12T07:51:00Z"/>
                    <w:rFonts w:eastAsia="Times New Roman"/>
                    <w:color w:val="000000"/>
                    <w:sz w:val="22"/>
                  </w:rPr>
                </w:rPrChange>
              </w:rPr>
              <w:pPrChange w:id="9911" w:author="superchickend" w:date="2012-12-16T15:33:00Z">
                <w:pPr>
                  <w:spacing w:before="0" w:line="240" w:lineRule="auto"/>
                  <w:jc w:val="center"/>
                </w:pPr>
              </w:pPrChange>
            </w:pPr>
            <w:ins w:id="9912" w:author="The Si Tran" w:date="2012-12-12T07:51:00Z">
              <w:r w:rsidRPr="003402BA">
                <w:rPr>
                  <w:b/>
                  <w:rPrChange w:id="9913" w:author="superchickend" w:date="2012-12-16T15:33:00Z">
                    <w:rPr>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991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pPr>
              <w:pStyle w:val="BangBody"/>
              <w:rPr>
                <w:ins w:id="9915" w:author="The Si Tran" w:date="2012-12-12T07:51:00Z"/>
                <w:rPrChange w:id="9916" w:author="The Si Tran" w:date="2012-12-14T06:37:00Z">
                  <w:rPr>
                    <w:ins w:id="9917" w:author="The Si Tran" w:date="2012-12-12T07:51:00Z"/>
                    <w:rFonts w:eastAsia="Times New Roman"/>
                    <w:color w:val="000000"/>
                    <w:sz w:val="22"/>
                  </w:rPr>
                </w:rPrChange>
              </w:rPr>
              <w:pPrChange w:id="9918" w:author="The Si Tran" w:date="2012-12-16T08:46:00Z">
                <w:pPr>
                  <w:spacing w:before="0" w:line="240" w:lineRule="auto"/>
                  <w:jc w:val="left"/>
                </w:pPr>
              </w:pPrChange>
            </w:pPr>
            <w:ins w:id="9919" w:author="The Si Tran" w:date="2012-12-12T07:51:00Z">
              <w:r w:rsidRPr="00E30631">
                <w:rPr>
                  <w:rPrChange w:id="9920" w:author="The Si Tran" w:date="2012-12-14T06:37:00Z">
                    <w:rPr>
                      <w:sz w:val="22"/>
                    </w:rPr>
                  </w:rPrChange>
                </w:rPr>
                <w:t>ARIMA(2, 1, 2)(0, 0, 0)0</w:t>
              </w:r>
              <w:r w:rsidRPr="00E30631">
                <w:rPr>
                  <w:rPrChange w:id="9921" w:author="The Si Tran" w:date="2012-12-14T06:37:00Z">
                    <w:rPr>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92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3402BA" w:rsidRDefault="00A80B78" w:rsidP="003402BA">
            <w:pPr>
              <w:pStyle w:val="BangBody"/>
              <w:jc w:val="center"/>
              <w:rPr>
                <w:ins w:id="9923" w:author="The Si Tran" w:date="2012-12-12T07:51:00Z"/>
                <w:b/>
                <w:rPrChange w:id="9924" w:author="superchickend" w:date="2012-12-16T15:33:00Z">
                  <w:rPr>
                    <w:ins w:id="9925" w:author="The Si Tran" w:date="2012-12-12T07:51:00Z"/>
                    <w:rFonts w:eastAsia="Times New Roman"/>
                    <w:color w:val="000000"/>
                    <w:sz w:val="22"/>
                  </w:rPr>
                </w:rPrChange>
              </w:rPr>
              <w:pPrChange w:id="9926" w:author="superchickend" w:date="2012-12-16T15:33:00Z">
                <w:pPr>
                  <w:spacing w:before="0" w:line="240" w:lineRule="auto"/>
                  <w:jc w:val="right"/>
                </w:pPr>
              </w:pPrChange>
            </w:pPr>
            <w:ins w:id="9927" w:author="The Si Tran" w:date="2012-12-12T07:51:00Z">
              <w:r w:rsidRPr="003402BA">
                <w:rPr>
                  <w:b/>
                  <w:rPrChange w:id="9928" w:author="superchickend" w:date="2012-12-16T15:33:00Z">
                    <w:rPr>
                      <w:sz w:val="22"/>
                    </w:rPr>
                  </w:rPrChange>
                </w:rPr>
                <w:t>5.14</w:t>
              </w:r>
            </w:ins>
          </w:p>
        </w:tc>
        <w:tc>
          <w:tcPr>
            <w:tcW w:w="871" w:type="dxa"/>
            <w:tcBorders>
              <w:top w:val="nil"/>
              <w:left w:val="nil"/>
              <w:bottom w:val="single" w:sz="4" w:space="0" w:color="auto"/>
              <w:right w:val="single" w:sz="4" w:space="0" w:color="auto"/>
            </w:tcBorders>
            <w:shd w:val="clear" w:color="auto" w:fill="auto"/>
            <w:noWrap/>
            <w:vAlign w:val="center"/>
            <w:hideMark/>
            <w:tcPrChange w:id="992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3402BA" w:rsidRDefault="00A80B78" w:rsidP="003402BA">
            <w:pPr>
              <w:pStyle w:val="BangBody"/>
              <w:jc w:val="center"/>
              <w:rPr>
                <w:ins w:id="9930" w:author="The Si Tran" w:date="2012-12-12T07:51:00Z"/>
                <w:b/>
                <w:rPrChange w:id="9931" w:author="superchickend" w:date="2012-12-16T15:33:00Z">
                  <w:rPr>
                    <w:ins w:id="9932" w:author="The Si Tran" w:date="2012-12-12T07:51:00Z"/>
                    <w:rFonts w:eastAsia="Times New Roman"/>
                    <w:color w:val="000000"/>
                    <w:sz w:val="22"/>
                  </w:rPr>
                </w:rPrChange>
              </w:rPr>
              <w:pPrChange w:id="9933" w:author="superchickend" w:date="2012-12-16T15:33:00Z">
                <w:pPr>
                  <w:spacing w:before="0" w:line="240" w:lineRule="auto"/>
                  <w:jc w:val="right"/>
                </w:pPr>
              </w:pPrChange>
            </w:pPr>
            <w:ins w:id="9934" w:author="The Si Tran" w:date="2012-12-12T07:51:00Z">
              <w:r w:rsidRPr="003402BA">
                <w:rPr>
                  <w:b/>
                  <w:rPrChange w:id="9935" w:author="superchickend" w:date="2012-12-16T15:33:00Z">
                    <w:rPr>
                      <w:sz w:val="22"/>
                    </w:rPr>
                  </w:rPrChange>
                </w:rPr>
                <w:t>51.74</w:t>
              </w:r>
            </w:ins>
          </w:p>
        </w:tc>
        <w:tc>
          <w:tcPr>
            <w:tcW w:w="878" w:type="dxa"/>
            <w:tcBorders>
              <w:top w:val="nil"/>
              <w:left w:val="nil"/>
              <w:bottom w:val="single" w:sz="4" w:space="0" w:color="auto"/>
              <w:right w:val="single" w:sz="4" w:space="0" w:color="auto"/>
            </w:tcBorders>
            <w:shd w:val="clear" w:color="auto" w:fill="auto"/>
            <w:noWrap/>
            <w:vAlign w:val="center"/>
            <w:hideMark/>
            <w:tcPrChange w:id="993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3402BA" w:rsidRDefault="00A80B78" w:rsidP="003402BA">
            <w:pPr>
              <w:pStyle w:val="BangBody"/>
              <w:jc w:val="center"/>
              <w:rPr>
                <w:ins w:id="9937" w:author="The Si Tran" w:date="2012-12-12T07:51:00Z"/>
                <w:b/>
                <w:rPrChange w:id="9938" w:author="superchickend" w:date="2012-12-16T15:33:00Z">
                  <w:rPr>
                    <w:ins w:id="9939" w:author="The Si Tran" w:date="2012-12-12T07:51:00Z"/>
                    <w:rFonts w:eastAsia="Times New Roman"/>
                    <w:color w:val="000000"/>
                    <w:sz w:val="22"/>
                  </w:rPr>
                </w:rPrChange>
              </w:rPr>
              <w:pPrChange w:id="9940" w:author="superchickend" w:date="2012-12-16T15:33:00Z">
                <w:pPr>
                  <w:spacing w:before="0" w:line="240" w:lineRule="auto"/>
                  <w:jc w:val="right"/>
                </w:pPr>
              </w:pPrChange>
            </w:pPr>
            <w:ins w:id="9941" w:author="The Si Tran" w:date="2012-12-12T07:51:00Z">
              <w:r w:rsidRPr="003402BA">
                <w:rPr>
                  <w:b/>
                  <w:rPrChange w:id="9942" w:author="superchickend" w:date="2012-12-16T15:33:00Z">
                    <w:rPr>
                      <w:sz w:val="22"/>
                    </w:rPr>
                  </w:rPrChange>
                </w:rPr>
                <w:t>1.18</w:t>
              </w:r>
            </w:ins>
          </w:p>
        </w:tc>
      </w:tr>
      <w:tr w:rsidR="00A80B78" w:rsidRPr="007F5C98" w14:paraId="69CCC02C" w14:textId="77777777" w:rsidTr="003402BA">
        <w:trPr>
          <w:trHeight w:val="891"/>
          <w:ins w:id="9943" w:author="The Si Tran" w:date="2012-12-12T07:51:00Z"/>
          <w:trPrChange w:id="9944" w:author="superchickend" w:date="2012-12-16T15:33: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9945"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pPr>
              <w:pStyle w:val="BangBody"/>
              <w:rPr>
                <w:ins w:id="9946" w:author="The Si Tran" w:date="2012-12-12T07:51:00Z"/>
                <w:rPrChange w:id="9947" w:author="The Si Tran" w:date="2012-12-14T06:37:00Z">
                  <w:rPr>
                    <w:ins w:id="9948" w:author="The Si Tran" w:date="2012-12-12T07:51:00Z"/>
                    <w:rFonts w:eastAsia="Times New Roman"/>
                    <w:color w:val="000000"/>
                    <w:sz w:val="22"/>
                  </w:rPr>
                </w:rPrChange>
              </w:rPr>
              <w:pPrChange w:id="9949"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95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pPr>
              <w:pStyle w:val="BangBody"/>
              <w:rPr>
                <w:ins w:id="9951" w:author="The Si Tran" w:date="2012-12-12T07:51:00Z"/>
                <w:rPrChange w:id="9952" w:author="The Si Tran" w:date="2012-12-14T06:37:00Z">
                  <w:rPr>
                    <w:ins w:id="9953" w:author="The Si Tran" w:date="2012-12-12T07:51:00Z"/>
                    <w:rFonts w:eastAsia="Times New Roman"/>
                    <w:color w:val="000000"/>
                    <w:sz w:val="22"/>
                  </w:rPr>
                </w:rPrChange>
              </w:rPr>
              <w:pPrChange w:id="9954" w:author="The Si Tran" w:date="2012-12-16T08:46:00Z">
                <w:pPr>
                  <w:spacing w:before="0" w:line="240" w:lineRule="auto"/>
                  <w:jc w:val="left"/>
                </w:pPr>
              </w:pPrChange>
            </w:pPr>
            <w:ins w:id="9955" w:author="The Si Tran" w:date="2012-12-12T07:51:00Z">
              <w:r w:rsidRPr="00E30631">
                <w:rPr>
                  <w:rPrChange w:id="9956" w:author="The Si Tran" w:date="2012-12-14T06:37:00Z">
                    <w:rPr>
                      <w:sz w:val="22"/>
                    </w:rPr>
                  </w:rPrChange>
                </w:rPr>
                <w:t>ARIMA(2, 0, 2)(0, 0, 0)0</w:t>
              </w:r>
              <w:r w:rsidRPr="00E30631">
                <w:rPr>
                  <w:rPrChange w:id="9957" w:author="The Si Tran" w:date="2012-12-14T06:37:00Z">
                    <w:rPr>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995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rsidP="003402BA">
            <w:pPr>
              <w:pStyle w:val="BangBody"/>
              <w:jc w:val="center"/>
              <w:rPr>
                <w:ins w:id="9959" w:author="The Si Tran" w:date="2012-12-12T07:51:00Z"/>
                <w:rPrChange w:id="9960" w:author="The Si Tran" w:date="2012-12-14T06:37:00Z">
                  <w:rPr>
                    <w:ins w:id="9961" w:author="The Si Tran" w:date="2012-12-12T07:51:00Z"/>
                    <w:rFonts w:eastAsia="Times New Roman"/>
                    <w:color w:val="000000"/>
                    <w:sz w:val="22"/>
                  </w:rPr>
                </w:rPrChange>
              </w:rPr>
              <w:pPrChange w:id="9962" w:author="superchickend" w:date="2012-12-16T15:33:00Z">
                <w:pPr>
                  <w:spacing w:before="0" w:line="240" w:lineRule="auto"/>
                  <w:jc w:val="right"/>
                </w:pPr>
              </w:pPrChange>
            </w:pPr>
            <w:ins w:id="9963" w:author="The Si Tran" w:date="2012-12-12T07:51:00Z">
              <w:r w:rsidRPr="00E30631">
                <w:rPr>
                  <w:rPrChange w:id="9964"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996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rsidP="003402BA">
            <w:pPr>
              <w:pStyle w:val="BangBody"/>
              <w:jc w:val="center"/>
              <w:rPr>
                <w:ins w:id="9966" w:author="The Si Tran" w:date="2012-12-12T07:51:00Z"/>
                <w:rPrChange w:id="9967" w:author="The Si Tran" w:date="2012-12-14T06:37:00Z">
                  <w:rPr>
                    <w:ins w:id="9968" w:author="The Si Tran" w:date="2012-12-12T07:51:00Z"/>
                    <w:rFonts w:eastAsia="Times New Roman"/>
                    <w:color w:val="000000"/>
                    <w:sz w:val="22"/>
                  </w:rPr>
                </w:rPrChange>
              </w:rPr>
              <w:pPrChange w:id="9969" w:author="superchickend" w:date="2012-12-16T15:33:00Z">
                <w:pPr>
                  <w:spacing w:before="0" w:line="240" w:lineRule="auto"/>
                  <w:jc w:val="right"/>
                </w:pPr>
              </w:pPrChange>
            </w:pPr>
            <w:ins w:id="9970" w:author="The Si Tran" w:date="2012-12-12T07:51:00Z">
              <w:r w:rsidRPr="00E30631">
                <w:rPr>
                  <w:rPrChange w:id="9971" w:author="The Si Tran" w:date="2012-12-14T06:37:00Z">
                    <w:rPr>
                      <w:sz w:val="22"/>
                    </w:rPr>
                  </w:rPrChange>
                </w:rPr>
                <w:t>54.85</w:t>
              </w:r>
            </w:ins>
          </w:p>
        </w:tc>
        <w:tc>
          <w:tcPr>
            <w:tcW w:w="878" w:type="dxa"/>
            <w:tcBorders>
              <w:top w:val="nil"/>
              <w:left w:val="nil"/>
              <w:bottom w:val="single" w:sz="4" w:space="0" w:color="auto"/>
              <w:right w:val="single" w:sz="4" w:space="0" w:color="auto"/>
            </w:tcBorders>
            <w:shd w:val="clear" w:color="auto" w:fill="auto"/>
            <w:noWrap/>
            <w:vAlign w:val="center"/>
            <w:hideMark/>
            <w:tcPrChange w:id="997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rsidP="003402BA">
            <w:pPr>
              <w:pStyle w:val="BangBody"/>
              <w:jc w:val="center"/>
              <w:rPr>
                <w:ins w:id="9973" w:author="The Si Tran" w:date="2012-12-12T07:51:00Z"/>
                <w:rPrChange w:id="9974" w:author="The Si Tran" w:date="2012-12-14T06:37:00Z">
                  <w:rPr>
                    <w:ins w:id="9975" w:author="The Si Tran" w:date="2012-12-12T07:51:00Z"/>
                    <w:rFonts w:eastAsia="Times New Roman"/>
                    <w:color w:val="000000"/>
                    <w:sz w:val="22"/>
                  </w:rPr>
                </w:rPrChange>
              </w:rPr>
              <w:pPrChange w:id="9976" w:author="superchickend" w:date="2012-12-16T15:33:00Z">
                <w:pPr>
                  <w:spacing w:before="0" w:line="240" w:lineRule="auto"/>
                  <w:jc w:val="right"/>
                </w:pPr>
              </w:pPrChange>
            </w:pPr>
            <w:ins w:id="9977" w:author="The Si Tran" w:date="2012-12-12T07:51:00Z">
              <w:r w:rsidRPr="00E30631">
                <w:rPr>
                  <w:rPrChange w:id="9978" w:author="The Si Tran" w:date="2012-12-14T06:37:00Z">
                    <w:rPr>
                      <w:sz w:val="22"/>
                    </w:rPr>
                  </w:rPrChange>
                </w:rPr>
                <w:t>1.19</w:t>
              </w:r>
            </w:ins>
          </w:p>
        </w:tc>
      </w:tr>
    </w:tbl>
    <w:p w14:paraId="6EF557CF" w14:textId="77777777" w:rsidR="003A1CA3" w:rsidRDefault="003A1CA3">
      <w:pPr>
        <w:rPr>
          <w:ins w:id="9979" w:author="The Si Tran" w:date="2012-12-14T06:38:00Z"/>
        </w:rPr>
        <w:pPrChange w:id="9980" w:author="The Si Tran" w:date="2012-12-10T07:32:00Z">
          <w:pPr>
            <w:pStyle w:val="Heading1"/>
            <w:jc w:val="left"/>
          </w:pPr>
        </w:pPrChange>
      </w:pPr>
    </w:p>
    <w:p w14:paraId="48A8E9F6" w14:textId="77777777" w:rsidR="00E30631" w:rsidRDefault="00E30631">
      <w:pPr>
        <w:rPr>
          <w:ins w:id="9981" w:author="The Si Tran" w:date="2012-12-14T06:38:00Z"/>
        </w:rPr>
        <w:pPrChange w:id="9982" w:author="The Si Tran" w:date="2012-12-10T07:32:00Z">
          <w:pPr>
            <w:pStyle w:val="Heading1"/>
            <w:jc w:val="left"/>
          </w:pPr>
        </w:pPrChange>
      </w:pPr>
    </w:p>
    <w:p w14:paraId="13245398" w14:textId="77777777" w:rsidR="00E30631" w:rsidRDefault="00E30631">
      <w:pPr>
        <w:rPr>
          <w:ins w:id="9983" w:author="The Si Tran" w:date="2012-12-14T06:38:00Z"/>
        </w:rPr>
        <w:pPrChange w:id="9984" w:author="The Si Tran" w:date="2012-12-10T07:32:00Z">
          <w:pPr>
            <w:pStyle w:val="Heading1"/>
            <w:jc w:val="left"/>
          </w:pPr>
        </w:pPrChange>
      </w:pPr>
    </w:p>
    <w:p w14:paraId="73A79DCC" w14:textId="77777777" w:rsidR="00E30631" w:rsidRDefault="00E30631">
      <w:pPr>
        <w:rPr>
          <w:ins w:id="9985" w:author="The Si Tran" w:date="2012-12-14T06:38:00Z"/>
        </w:rPr>
        <w:pPrChange w:id="9986" w:author="The Si Tran" w:date="2012-12-10T07:32:00Z">
          <w:pPr>
            <w:pStyle w:val="Heading1"/>
            <w:jc w:val="left"/>
          </w:pPr>
        </w:pPrChange>
      </w:pPr>
    </w:p>
    <w:p w14:paraId="005D8211" w14:textId="77777777" w:rsidR="00E30631" w:rsidRDefault="00E30631">
      <w:pPr>
        <w:rPr>
          <w:ins w:id="9987" w:author="The Si Tran" w:date="2012-12-10T07:34:00Z"/>
        </w:rPr>
        <w:pPrChange w:id="9988" w:author="The Si Tran" w:date="2012-12-10T07:32:00Z">
          <w:pPr>
            <w:pStyle w:val="Heading1"/>
            <w:jc w:val="left"/>
          </w:pPr>
        </w:pPrChange>
      </w:pPr>
    </w:p>
    <w:p w14:paraId="2B02292F" w14:textId="2A816A26" w:rsidR="00810267" w:rsidRDefault="00810267">
      <w:pPr>
        <w:pStyle w:val="Heading3"/>
        <w:rPr>
          <w:ins w:id="9989" w:author="The Si Tran" w:date="2012-12-14T06:39:00Z"/>
        </w:rPr>
        <w:pPrChange w:id="9990" w:author="The Si Tran" w:date="2012-12-10T07:24:00Z">
          <w:pPr>
            <w:pStyle w:val="Heading1"/>
            <w:jc w:val="left"/>
          </w:pPr>
        </w:pPrChange>
      </w:pPr>
      <w:bookmarkStart w:id="9991" w:name="_Toc343415871"/>
      <w:ins w:id="9992" w:author="The Si Tran" w:date="2012-12-10T07:24:00Z">
        <w:r>
          <w:t>Bộ dữ liệu</w:t>
        </w:r>
        <w:r w:rsidR="00DC7B41">
          <w:t xml:space="preserve"> có tính phi tuyến</w:t>
        </w:r>
      </w:ins>
      <w:bookmarkEnd w:id="9991"/>
    </w:p>
    <w:p w14:paraId="016E457A" w14:textId="41C29140" w:rsidR="00B228F5" w:rsidRPr="00097101" w:rsidRDefault="00B228F5">
      <w:pPr>
        <w:pStyle w:val="Bang"/>
        <w:rPr>
          <w:ins w:id="9993" w:author="The Si Tran" w:date="2012-12-12T07:52:00Z"/>
        </w:rPr>
        <w:pPrChange w:id="9994" w:author="The Si Tran" w:date="2012-12-16T10:03:00Z">
          <w:pPr>
            <w:pStyle w:val="Heading1"/>
            <w:jc w:val="left"/>
          </w:pPr>
        </w:pPrChange>
      </w:pPr>
      <w:bookmarkStart w:id="9995" w:name="_Toc343033800"/>
      <w:bookmarkStart w:id="9996" w:name="_Toc343415633"/>
      <w:ins w:id="9997" w:author="The Si Tran" w:date="2012-12-14T06:39:00Z">
        <w:r w:rsidRPr="006041AD">
          <w:rPr>
            <w:b/>
          </w:rPr>
          <w:t>Bảng 6.8:</w:t>
        </w:r>
        <w:r w:rsidRPr="004D696B">
          <w:t xml:space="preserve"> Kết quả thực nghiệm chuỗi dữ liệu</w:t>
        </w:r>
        <w:r>
          <w:t xml:space="preserve"> </w:t>
        </w:r>
        <w:r w:rsidRPr="004D696B">
          <w:t>Sunspots</w:t>
        </w:r>
      </w:ins>
      <w:bookmarkEnd w:id="9995"/>
      <w:bookmarkEnd w:id="9996"/>
    </w:p>
    <w:tbl>
      <w:tblPr>
        <w:tblW w:w="9395" w:type="dxa"/>
        <w:tblLook w:val="04A0" w:firstRow="1" w:lastRow="0" w:firstColumn="1" w:lastColumn="0" w:noHBand="0" w:noVBand="1"/>
        <w:tblPrChange w:id="9998"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172"/>
        <w:gridCol w:w="5871"/>
        <w:gridCol w:w="758"/>
        <w:gridCol w:w="858"/>
        <w:gridCol w:w="905"/>
        <w:tblGridChange w:id="9999">
          <w:tblGrid>
            <w:gridCol w:w="1072"/>
            <w:gridCol w:w="6551"/>
            <w:gridCol w:w="764"/>
            <w:gridCol w:w="825"/>
            <w:gridCol w:w="828"/>
          </w:tblGrid>
        </w:tblGridChange>
      </w:tblGrid>
      <w:tr w:rsidR="00A80B78" w:rsidRPr="00AF5054" w14:paraId="32B6DDA6" w14:textId="77777777" w:rsidTr="00817C15">
        <w:trPr>
          <w:trHeight w:val="304"/>
          <w:ins w:id="10000" w:author="The Si Tran" w:date="2012-12-12T07:52:00Z"/>
          <w:trPrChange w:id="10001" w:author="superchickend" w:date="2012-12-16T15:34: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02"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pStyle w:val="BangBody"/>
              <w:rPr>
                <w:ins w:id="10003" w:author="The Si Tran" w:date="2012-12-12T07:52:00Z"/>
                <w:rPrChange w:id="10004" w:author="The Si Tran" w:date="2012-12-14T06:38:00Z">
                  <w:rPr>
                    <w:ins w:id="10005" w:author="The Si Tran" w:date="2012-12-12T07:52:00Z"/>
                    <w:rFonts w:eastAsia="Times New Roman"/>
                    <w:color w:val="000000"/>
                    <w:sz w:val="22"/>
                  </w:rPr>
                </w:rPrChange>
              </w:rPr>
              <w:pPrChange w:id="10006" w:author="The Si Tran" w:date="2012-12-16T08:46:00Z">
                <w:pPr>
                  <w:framePr w:hSpace="180" w:wrap="around" w:vAnchor="text" w:hAnchor="margin" w:y="166"/>
                  <w:spacing w:before="0" w:line="240" w:lineRule="auto"/>
                  <w:ind w:left="-108"/>
                  <w:jc w:val="left"/>
                </w:pPr>
              </w:pPrChange>
            </w:pPr>
            <w:ins w:id="10007" w:author="The Si Tran" w:date="2012-12-12T07:52:00Z">
              <w:r w:rsidRPr="00E30631">
                <w:rPr>
                  <w:rPrChange w:id="10008" w:author="The Si Tran" w:date="2012-12-14T06:38:00Z">
                    <w:rPr>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center"/>
            <w:hideMark/>
            <w:tcPrChange w:id="10009"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817C15" w:rsidRDefault="00A80B78" w:rsidP="00817C15">
            <w:pPr>
              <w:pStyle w:val="BangBody"/>
              <w:jc w:val="center"/>
              <w:rPr>
                <w:ins w:id="10010" w:author="The Si Tran" w:date="2012-12-12T07:52:00Z"/>
                <w:b/>
                <w:rPrChange w:id="10011" w:author="superchickend" w:date="2012-12-16T15:34:00Z">
                  <w:rPr>
                    <w:ins w:id="10012" w:author="The Si Tran" w:date="2012-12-12T07:52:00Z"/>
                    <w:rFonts w:eastAsia="Times New Roman"/>
                    <w:color w:val="000000"/>
                    <w:sz w:val="22"/>
                  </w:rPr>
                </w:rPrChange>
              </w:rPr>
              <w:pPrChange w:id="10013" w:author="superchickend" w:date="2012-12-16T15:34:00Z">
                <w:pPr>
                  <w:spacing w:before="0" w:line="240" w:lineRule="auto"/>
                  <w:jc w:val="left"/>
                </w:pPr>
              </w:pPrChange>
            </w:pPr>
            <w:ins w:id="10014" w:author="The Si Tran" w:date="2012-12-12T07:52:00Z">
              <w:r w:rsidRPr="00817C15">
                <w:rPr>
                  <w:b/>
                  <w:rPrChange w:id="10015" w:author="superchickend" w:date="2012-12-16T15:34:00Z">
                    <w:rPr>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center"/>
            <w:hideMark/>
            <w:tcPrChange w:id="10016"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817C15" w:rsidRDefault="00A80B78" w:rsidP="00817C15">
            <w:pPr>
              <w:pStyle w:val="BangBody"/>
              <w:jc w:val="center"/>
              <w:rPr>
                <w:ins w:id="10017" w:author="The Si Tran" w:date="2012-12-12T07:52:00Z"/>
                <w:b/>
                <w:rPrChange w:id="10018" w:author="superchickend" w:date="2012-12-16T15:34:00Z">
                  <w:rPr>
                    <w:ins w:id="10019" w:author="The Si Tran" w:date="2012-12-12T07:52:00Z"/>
                    <w:rFonts w:eastAsia="Times New Roman"/>
                    <w:color w:val="000000"/>
                    <w:sz w:val="22"/>
                  </w:rPr>
                </w:rPrChange>
              </w:rPr>
              <w:pPrChange w:id="10020" w:author="superchickend" w:date="2012-12-16T15:34:00Z">
                <w:pPr>
                  <w:spacing w:before="0" w:line="240" w:lineRule="auto"/>
                  <w:jc w:val="left"/>
                </w:pPr>
              </w:pPrChange>
            </w:pPr>
            <w:ins w:id="10021" w:author="The Si Tran" w:date="2012-12-12T07:52:00Z">
              <w:r w:rsidRPr="00817C15">
                <w:rPr>
                  <w:b/>
                  <w:rPrChange w:id="10022" w:author="superchickend" w:date="2012-12-16T15:34:00Z">
                    <w:rPr>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center"/>
            <w:hideMark/>
            <w:tcPrChange w:id="10023"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817C15" w:rsidRDefault="00A80B78" w:rsidP="00817C15">
            <w:pPr>
              <w:pStyle w:val="BangBody"/>
              <w:jc w:val="center"/>
              <w:rPr>
                <w:ins w:id="10024" w:author="The Si Tran" w:date="2012-12-12T07:52:00Z"/>
                <w:b/>
                <w:rPrChange w:id="10025" w:author="superchickend" w:date="2012-12-16T15:34:00Z">
                  <w:rPr>
                    <w:ins w:id="10026" w:author="The Si Tran" w:date="2012-12-12T07:52:00Z"/>
                    <w:rFonts w:eastAsia="Times New Roman"/>
                    <w:color w:val="000000"/>
                    <w:sz w:val="22"/>
                  </w:rPr>
                </w:rPrChange>
              </w:rPr>
              <w:pPrChange w:id="10027" w:author="superchickend" w:date="2012-12-16T15:34:00Z">
                <w:pPr>
                  <w:spacing w:before="0" w:line="240" w:lineRule="auto"/>
                  <w:jc w:val="left"/>
                </w:pPr>
              </w:pPrChange>
            </w:pPr>
            <w:ins w:id="10028" w:author="The Si Tran" w:date="2012-12-12T07:52:00Z">
              <w:r w:rsidRPr="00817C15">
                <w:rPr>
                  <w:b/>
                  <w:rPrChange w:id="10029" w:author="superchickend" w:date="2012-12-16T15:34:00Z">
                    <w:rPr>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center"/>
            <w:hideMark/>
            <w:tcPrChange w:id="10030"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817C15" w:rsidRDefault="00A80B78" w:rsidP="00817C15">
            <w:pPr>
              <w:pStyle w:val="BangBody"/>
              <w:jc w:val="center"/>
              <w:rPr>
                <w:ins w:id="10031" w:author="The Si Tran" w:date="2012-12-12T07:52:00Z"/>
                <w:b/>
                <w:rPrChange w:id="10032" w:author="superchickend" w:date="2012-12-16T15:34:00Z">
                  <w:rPr>
                    <w:ins w:id="10033" w:author="The Si Tran" w:date="2012-12-12T07:52:00Z"/>
                    <w:rFonts w:eastAsia="Times New Roman"/>
                    <w:color w:val="000000"/>
                    <w:sz w:val="22"/>
                  </w:rPr>
                </w:rPrChange>
              </w:rPr>
              <w:pPrChange w:id="10034" w:author="superchickend" w:date="2012-12-16T15:34:00Z">
                <w:pPr>
                  <w:spacing w:before="0" w:line="240" w:lineRule="auto"/>
                  <w:jc w:val="left"/>
                </w:pPr>
              </w:pPrChange>
            </w:pPr>
            <w:ins w:id="10035" w:author="The Si Tran" w:date="2012-12-12T07:52:00Z">
              <w:r w:rsidRPr="00817C15">
                <w:rPr>
                  <w:b/>
                  <w:rPrChange w:id="10036" w:author="superchickend" w:date="2012-12-16T15:34:00Z">
                    <w:rPr>
                      <w:sz w:val="22"/>
                    </w:rPr>
                  </w:rPrChange>
                </w:rPr>
                <w:t>MAPE</w:t>
              </w:r>
            </w:ins>
          </w:p>
        </w:tc>
      </w:tr>
      <w:tr w:rsidR="00A80B78" w:rsidRPr="00AF5054" w14:paraId="13670A92" w14:textId="77777777" w:rsidTr="00817C15">
        <w:trPr>
          <w:trHeight w:val="612"/>
          <w:ins w:id="10037" w:author="The Si Tran" w:date="2012-12-12T07:52:00Z"/>
          <w:trPrChange w:id="10038" w:author="superchickend" w:date="2012-12-16T15:34: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39"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817C15" w:rsidRDefault="00A80B78" w:rsidP="00817C15">
            <w:pPr>
              <w:pStyle w:val="BangBody"/>
              <w:jc w:val="center"/>
              <w:rPr>
                <w:ins w:id="10040" w:author="The Si Tran" w:date="2012-12-12T07:52:00Z"/>
                <w:b/>
                <w:rPrChange w:id="10041" w:author="superchickend" w:date="2012-12-16T15:34:00Z">
                  <w:rPr>
                    <w:ins w:id="10042" w:author="The Si Tran" w:date="2012-12-12T07:52:00Z"/>
                    <w:rFonts w:eastAsia="Times New Roman"/>
                    <w:color w:val="000000"/>
                    <w:sz w:val="22"/>
                  </w:rPr>
                </w:rPrChange>
              </w:rPr>
              <w:pPrChange w:id="10043" w:author="superchickend" w:date="2012-12-16T15:34:00Z">
                <w:pPr>
                  <w:spacing w:before="0" w:line="240" w:lineRule="auto"/>
                  <w:ind w:left="-23"/>
                  <w:jc w:val="center"/>
                </w:pPr>
              </w:pPrChange>
            </w:pPr>
            <w:ins w:id="10044" w:author="The Si Tran" w:date="2012-12-12T07:52:00Z">
              <w:r w:rsidRPr="00817C15">
                <w:rPr>
                  <w:b/>
                  <w:rPrChange w:id="10045" w:author="superchickend" w:date="2012-12-16T15:34:00Z">
                    <w:rPr>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10046"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pPr>
              <w:pStyle w:val="BangBody"/>
              <w:rPr>
                <w:ins w:id="10047" w:author="The Si Tran" w:date="2012-12-12T07:52:00Z"/>
                <w:rPrChange w:id="10048" w:author="The Si Tran" w:date="2012-12-14T06:38:00Z">
                  <w:rPr>
                    <w:ins w:id="10049" w:author="The Si Tran" w:date="2012-12-12T07:52:00Z"/>
                    <w:rFonts w:eastAsia="Times New Roman"/>
                    <w:color w:val="000000"/>
                    <w:sz w:val="22"/>
                  </w:rPr>
                </w:rPrChange>
              </w:rPr>
              <w:pPrChange w:id="10050" w:author="The Si Tran" w:date="2012-12-16T08:46:00Z">
                <w:pPr>
                  <w:spacing w:before="0" w:line="240" w:lineRule="auto"/>
                  <w:jc w:val="left"/>
                </w:pPr>
              </w:pPrChange>
            </w:pPr>
            <w:ins w:id="10051" w:author="The Si Tran" w:date="2012-12-12T07:52:00Z">
              <w:r w:rsidRPr="00E30631">
                <w:rPr>
                  <w:rPrChange w:id="10052" w:author="The Si Tran" w:date="2012-12-14T06:38:00Z">
                    <w:rPr>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053"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817C15" w:rsidRDefault="00A80B78" w:rsidP="00817C15">
            <w:pPr>
              <w:pStyle w:val="BangBody"/>
              <w:jc w:val="center"/>
              <w:rPr>
                <w:ins w:id="10054" w:author="The Si Tran" w:date="2012-12-12T07:52:00Z"/>
                <w:b/>
                <w:rPrChange w:id="10055" w:author="superchickend" w:date="2012-12-16T15:35:00Z">
                  <w:rPr>
                    <w:ins w:id="10056" w:author="The Si Tran" w:date="2012-12-12T07:52:00Z"/>
                    <w:rFonts w:eastAsia="Times New Roman"/>
                    <w:color w:val="000000"/>
                    <w:sz w:val="22"/>
                  </w:rPr>
                </w:rPrChange>
              </w:rPr>
              <w:pPrChange w:id="10057" w:author="superchickend" w:date="2012-12-16T15:34:00Z">
                <w:pPr>
                  <w:spacing w:before="0" w:line="240" w:lineRule="auto"/>
                  <w:jc w:val="right"/>
                </w:pPr>
              </w:pPrChange>
            </w:pPr>
            <w:ins w:id="10058" w:author="The Si Tran" w:date="2012-12-12T07:52:00Z">
              <w:r w:rsidRPr="00817C15">
                <w:rPr>
                  <w:b/>
                  <w:rPrChange w:id="10059" w:author="superchickend" w:date="2012-12-16T15:35:00Z">
                    <w:rPr>
                      <w:sz w:val="22"/>
                    </w:rPr>
                  </w:rPrChange>
                </w:rPr>
                <w:t>10.36</w:t>
              </w:r>
            </w:ins>
          </w:p>
        </w:tc>
        <w:tc>
          <w:tcPr>
            <w:tcW w:w="842" w:type="dxa"/>
            <w:tcBorders>
              <w:top w:val="nil"/>
              <w:left w:val="nil"/>
              <w:bottom w:val="single" w:sz="4" w:space="0" w:color="auto"/>
              <w:right w:val="single" w:sz="4" w:space="0" w:color="auto"/>
            </w:tcBorders>
            <w:shd w:val="clear" w:color="auto" w:fill="auto"/>
            <w:noWrap/>
            <w:vAlign w:val="center"/>
            <w:hideMark/>
            <w:tcPrChange w:id="10060"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817C15" w:rsidRDefault="00A80B78" w:rsidP="00817C15">
            <w:pPr>
              <w:pStyle w:val="BangBody"/>
              <w:jc w:val="center"/>
              <w:rPr>
                <w:ins w:id="10061" w:author="The Si Tran" w:date="2012-12-12T07:52:00Z"/>
                <w:b/>
                <w:rPrChange w:id="10062" w:author="superchickend" w:date="2012-12-16T15:35:00Z">
                  <w:rPr>
                    <w:ins w:id="10063" w:author="The Si Tran" w:date="2012-12-12T07:52:00Z"/>
                    <w:rFonts w:eastAsia="Times New Roman"/>
                    <w:color w:val="000000"/>
                    <w:sz w:val="22"/>
                  </w:rPr>
                </w:rPrChange>
              </w:rPr>
              <w:pPrChange w:id="10064" w:author="superchickend" w:date="2012-12-16T15:34:00Z">
                <w:pPr>
                  <w:spacing w:before="0" w:line="240" w:lineRule="auto"/>
                  <w:jc w:val="right"/>
                </w:pPr>
              </w:pPrChange>
            </w:pPr>
            <w:ins w:id="10065" w:author="The Si Tran" w:date="2012-12-12T07:52:00Z">
              <w:r w:rsidRPr="00817C15">
                <w:rPr>
                  <w:b/>
                  <w:rPrChange w:id="10066" w:author="superchickend" w:date="2012-12-16T15:35:00Z">
                    <w:rPr>
                      <w:sz w:val="22"/>
                    </w:rPr>
                  </w:rPrChange>
                </w:rPr>
                <w:t>191.81</w:t>
              </w:r>
            </w:ins>
          </w:p>
        </w:tc>
        <w:tc>
          <w:tcPr>
            <w:tcW w:w="849" w:type="dxa"/>
            <w:tcBorders>
              <w:top w:val="nil"/>
              <w:left w:val="nil"/>
              <w:bottom w:val="single" w:sz="4" w:space="0" w:color="auto"/>
              <w:right w:val="single" w:sz="4" w:space="0" w:color="auto"/>
            </w:tcBorders>
            <w:shd w:val="clear" w:color="auto" w:fill="auto"/>
            <w:noWrap/>
            <w:vAlign w:val="center"/>
            <w:hideMark/>
            <w:tcPrChange w:id="10067"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817C15" w:rsidRDefault="00A80B78" w:rsidP="00817C15">
            <w:pPr>
              <w:pStyle w:val="BangBody"/>
              <w:jc w:val="center"/>
              <w:rPr>
                <w:ins w:id="10068" w:author="The Si Tran" w:date="2012-12-12T07:52:00Z"/>
                <w:b/>
                <w:rPrChange w:id="10069" w:author="superchickend" w:date="2012-12-16T15:35:00Z">
                  <w:rPr>
                    <w:ins w:id="10070" w:author="The Si Tran" w:date="2012-12-12T07:52:00Z"/>
                    <w:rFonts w:eastAsia="Times New Roman"/>
                    <w:color w:val="000000"/>
                    <w:sz w:val="22"/>
                  </w:rPr>
                </w:rPrChange>
              </w:rPr>
              <w:pPrChange w:id="10071" w:author="superchickend" w:date="2012-12-16T15:34:00Z">
                <w:pPr>
                  <w:spacing w:before="0" w:line="240" w:lineRule="auto"/>
                  <w:jc w:val="right"/>
                </w:pPr>
              </w:pPrChange>
            </w:pPr>
            <w:ins w:id="10072" w:author="The Si Tran" w:date="2012-12-12T07:52:00Z">
              <w:r w:rsidRPr="00817C15">
                <w:rPr>
                  <w:b/>
                  <w:rPrChange w:id="10073" w:author="superchickend" w:date="2012-12-16T15:35:00Z">
                    <w:rPr>
                      <w:sz w:val="22"/>
                    </w:rPr>
                  </w:rPrChange>
                </w:rPr>
                <w:t>33.25</w:t>
              </w:r>
            </w:ins>
          </w:p>
        </w:tc>
      </w:tr>
      <w:tr w:rsidR="00A80B78" w:rsidRPr="00AF5054" w14:paraId="5B526652" w14:textId="77777777" w:rsidTr="00817C15">
        <w:trPr>
          <w:trHeight w:val="612"/>
          <w:ins w:id="10074" w:author="The Si Tran" w:date="2012-12-12T07:52:00Z"/>
          <w:trPrChange w:id="10075" w:author="superchickend" w:date="2012-12-16T15:34: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10076"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817C15" w:rsidRDefault="00A80B78" w:rsidP="00817C15">
            <w:pPr>
              <w:pStyle w:val="BangBody"/>
              <w:jc w:val="center"/>
              <w:rPr>
                <w:ins w:id="10077" w:author="The Si Tran" w:date="2012-12-12T07:52:00Z"/>
                <w:b/>
                <w:rPrChange w:id="10078" w:author="superchickend" w:date="2012-12-16T15:34:00Z">
                  <w:rPr>
                    <w:ins w:id="10079" w:author="The Si Tran" w:date="2012-12-12T07:52:00Z"/>
                    <w:rFonts w:eastAsia="Times New Roman"/>
                    <w:color w:val="000000"/>
                    <w:sz w:val="22"/>
                  </w:rPr>
                </w:rPrChange>
              </w:rPr>
              <w:pPrChange w:id="10080" w:author="superchickend" w:date="2012-12-16T15:34: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081"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pPr>
              <w:pStyle w:val="BangBody"/>
              <w:rPr>
                <w:ins w:id="10082" w:author="The Si Tran" w:date="2012-12-12T07:52:00Z"/>
                <w:rPrChange w:id="10083" w:author="The Si Tran" w:date="2012-12-14T06:38:00Z">
                  <w:rPr>
                    <w:ins w:id="10084" w:author="The Si Tran" w:date="2012-12-12T07:52:00Z"/>
                    <w:rFonts w:eastAsia="Times New Roman"/>
                    <w:color w:val="000000"/>
                    <w:sz w:val="22"/>
                  </w:rPr>
                </w:rPrChange>
              </w:rPr>
              <w:pPrChange w:id="10085" w:author="The Si Tran" w:date="2012-12-16T08:46:00Z">
                <w:pPr>
                  <w:spacing w:before="0" w:line="240" w:lineRule="auto"/>
                  <w:jc w:val="left"/>
                </w:pPr>
              </w:pPrChange>
            </w:pPr>
            <w:ins w:id="10086" w:author="The Si Tran" w:date="2012-12-12T07:52:00Z">
              <w:r w:rsidRPr="00E30631">
                <w:rPr>
                  <w:rPrChange w:id="10087" w:author="The Si Tran" w:date="2012-12-14T06:38:00Z">
                    <w:rPr>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088"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rsidP="00817C15">
            <w:pPr>
              <w:pStyle w:val="BangBody"/>
              <w:jc w:val="center"/>
              <w:rPr>
                <w:ins w:id="10089" w:author="The Si Tran" w:date="2012-12-12T07:52:00Z"/>
                <w:rPrChange w:id="10090" w:author="The Si Tran" w:date="2012-12-14T06:38:00Z">
                  <w:rPr>
                    <w:ins w:id="10091" w:author="The Si Tran" w:date="2012-12-12T07:52:00Z"/>
                    <w:rFonts w:eastAsia="Times New Roman"/>
                    <w:color w:val="000000"/>
                    <w:sz w:val="22"/>
                  </w:rPr>
                </w:rPrChange>
              </w:rPr>
              <w:pPrChange w:id="10092" w:author="superchickend" w:date="2012-12-16T15:34:00Z">
                <w:pPr>
                  <w:spacing w:before="0" w:line="240" w:lineRule="auto"/>
                  <w:jc w:val="right"/>
                </w:pPr>
              </w:pPrChange>
            </w:pPr>
            <w:ins w:id="10093" w:author="The Si Tran" w:date="2012-12-12T07:52:00Z">
              <w:r w:rsidRPr="00E30631">
                <w:rPr>
                  <w:rPrChange w:id="10094" w:author="The Si Tran" w:date="2012-12-14T06:38:00Z">
                    <w:rPr>
                      <w:sz w:val="22"/>
                    </w:rPr>
                  </w:rPrChange>
                </w:rPr>
                <w:t>12.72</w:t>
              </w:r>
            </w:ins>
          </w:p>
        </w:tc>
        <w:tc>
          <w:tcPr>
            <w:tcW w:w="842" w:type="dxa"/>
            <w:tcBorders>
              <w:top w:val="nil"/>
              <w:left w:val="nil"/>
              <w:bottom w:val="single" w:sz="4" w:space="0" w:color="auto"/>
              <w:right w:val="single" w:sz="4" w:space="0" w:color="auto"/>
            </w:tcBorders>
            <w:shd w:val="clear" w:color="auto" w:fill="auto"/>
            <w:noWrap/>
            <w:vAlign w:val="center"/>
            <w:hideMark/>
            <w:tcPrChange w:id="10095"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rsidP="00817C15">
            <w:pPr>
              <w:pStyle w:val="BangBody"/>
              <w:jc w:val="center"/>
              <w:rPr>
                <w:ins w:id="10096" w:author="The Si Tran" w:date="2012-12-12T07:52:00Z"/>
                <w:rPrChange w:id="10097" w:author="The Si Tran" w:date="2012-12-14T06:38:00Z">
                  <w:rPr>
                    <w:ins w:id="10098" w:author="The Si Tran" w:date="2012-12-12T07:52:00Z"/>
                    <w:rFonts w:eastAsia="Times New Roman"/>
                    <w:color w:val="000000"/>
                    <w:sz w:val="22"/>
                  </w:rPr>
                </w:rPrChange>
              </w:rPr>
              <w:pPrChange w:id="10099" w:author="superchickend" w:date="2012-12-16T15:34:00Z">
                <w:pPr>
                  <w:spacing w:before="0" w:line="240" w:lineRule="auto"/>
                  <w:jc w:val="right"/>
                </w:pPr>
              </w:pPrChange>
            </w:pPr>
            <w:ins w:id="10100" w:author="The Si Tran" w:date="2012-12-12T07:52:00Z">
              <w:r w:rsidRPr="00E30631">
                <w:rPr>
                  <w:rPrChange w:id="10101" w:author="The Si Tran" w:date="2012-12-14T06:38:00Z">
                    <w:rPr>
                      <w:sz w:val="22"/>
                    </w:rPr>
                  </w:rPrChange>
                </w:rPr>
                <w:t>243.03</w:t>
              </w:r>
            </w:ins>
          </w:p>
        </w:tc>
        <w:tc>
          <w:tcPr>
            <w:tcW w:w="849" w:type="dxa"/>
            <w:tcBorders>
              <w:top w:val="nil"/>
              <w:left w:val="nil"/>
              <w:bottom w:val="single" w:sz="4" w:space="0" w:color="auto"/>
              <w:right w:val="single" w:sz="4" w:space="0" w:color="auto"/>
            </w:tcBorders>
            <w:shd w:val="clear" w:color="auto" w:fill="auto"/>
            <w:noWrap/>
            <w:vAlign w:val="center"/>
            <w:hideMark/>
            <w:tcPrChange w:id="10102"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rsidP="00817C15">
            <w:pPr>
              <w:pStyle w:val="BangBody"/>
              <w:jc w:val="center"/>
              <w:rPr>
                <w:ins w:id="10103" w:author="The Si Tran" w:date="2012-12-12T07:52:00Z"/>
                <w:rPrChange w:id="10104" w:author="The Si Tran" w:date="2012-12-14T06:38:00Z">
                  <w:rPr>
                    <w:ins w:id="10105" w:author="The Si Tran" w:date="2012-12-12T07:52:00Z"/>
                    <w:rFonts w:eastAsia="Times New Roman"/>
                    <w:color w:val="000000"/>
                    <w:sz w:val="22"/>
                  </w:rPr>
                </w:rPrChange>
              </w:rPr>
              <w:pPrChange w:id="10106" w:author="superchickend" w:date="2012-12-16T15:34:00Z">
                <w:pPr>
                  <w:spacing w:before="0" w:line="240" w:lineRule="auto"/>
                  <w:jc w:val="right"/>
                </w:pPr>
              </w:pPrChange>
            </w:pPr>
            <w:ins w:id="10107" w:author="The Si Tran" w:date="2012-12-12T07:52:00Z">
              <w:r w:rsidRPr="00E30631">
                <w:rPr>
                  <w:rPrChange w:id="10108" w:author="The Si Tran" w:date="2012-12-14T06:38:00Z">
                    <w:rPr>
                      <w:sz w:val="22"/>
                    </w:rPr>
                  </w:rPrChange>
                </w:rPr>
                <w:t>40.77</w:t>
              </w:r>
            </w:ins>
          </w:p>
        </w:tc>
      </w:tr>
      <w:tr w:rsidR="00A80B78" w:rsidRPr="00AF5054" w14:paraId="58350577" w14:textId="77777777" w:rsidTr="00817C15">
        <w:trPr>
          <w:trHeight w:val="304"/>
          <w:ins w:id="10109" w:author="The Si Tran" w:date="2012-12-12T07:52:00Z"/>
          <w:trPrChange w:id="10110" w:author="superchickend" w:date="2012-12-16T15:35: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10111"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817C15" w:rsidRDefault="00A80B78" w:rsidP="00817C15">
            <w:pPr>
              <w:pStyle w:val="BangBody"/>
              <w:jc w:val="center"/>
              <w:rPr>
                <w:ins w:id="10112" w:author="The Si Tran" w:date="2012-12-12T07:52:00Z"/>
                <w:b/>
                <w:rPrChange w:id="10113" w:author="superchickend" w:date="2012-12-16T15:34:00Z">
                  <w:rPr>
                    <w:ins w:id="10114" w:author="The Si Tran" w:date="2012-12-12T07:52:00Z"/>
                    <w:rFonts w:eastAsia="Times New Roman"/>
                    <w:color w:val="000000"/>
                    <w:sz w:val="22"/>
                  </w:rPr>
                </w:rPrChange>
              </w:rPr>
              <w:pPrChange w:id="10115" w:author="superchickend" w:date="2012-12-16T15:34:00Z">
                <w:pPr>
                  <w:spacing w:before="0" w:line="240" w:lineRule="auto"/>
                  <w:jc w:val="center"/>
                </w:pPr>
              </w:pPrChange>
            </w:pPr>
            <w:ins w:id="10116" w:author="The Si Tran" w:date="2012-12-12T07:52:00Z">
              <w:r w:rsidRPr="00817C15">
                <w:rPr>
                  <w:b/>
                  <w:rPrChange w:id="10117" w:author="superchickend" w:date="2012-12-16T15:34:00Z">
                    <w:rPr>
                      <w:sz w:val="22"/>
                    </w:rPr>
                  </w:rPrChange>
                </w:rPr>
                <w:t>SARIMA</w:t>
              </w:r>
            </w:ins>
          </w:p>
        </w:tc>
        <w:tc>
          <w:tcPr>
            <w:tcW w:w="5871" w:type="dxa"/>
            <w:tcBorders>
              <w:top w:val="nil"/>
              <w:left w:val="nil"/>
              <w:bottom w:val="single" w:sz="4" w:space="0" w:color="auto"/>
              <w:right w:val="single" w:sz="4" w:space="0" w:color="auto"/>
            </w:tcBorders>
            <w:shd w:val="clear" w:color="auto" w:fill="auto"/>
            <w:vAlign w:val="bottom"/>
            <w:hideMark/>
            <w:tcPrChange w:id="10118"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pPr>
              <w:pStyle w:val="BangBody"/>
              <w:rPr>
                <w:ins w:id="10119" w:author="The Si Tran" w:date="2012-12-12T07:52:00Z"/>
                <w:rPrChange w:id="10120" w:author="The Si Tran" w:date="2012-12-14T06:38:00Z">
                  <w:rPr>
                    <w:ins w:id="10121" w:author="The Si Tran" w:date="2012-12-12T07:52:00Z"/>
                    <w:rFonts w:eastAsia="Times New Roman"/>
                    <w:color w:val="000000"/>
                    <w:sz w:val="22"/>
                  </w:rPr>
                </w:rPrChange>
              </w:rPr>
              <w:pPrChange w:id="10122" w:author="The Si Tran" w:date="2012-12-16T08:46:00Z">
                <w:pPr>
                  <w:spacing w:before="0" w:line="240" w:lineRule="auto"/>
                  <w:jc w:val="left"/>
                </w:pPr>
              </w:pPrChange>
            </w:pPr>
            <w:ins w:id="10123" w:author="The Si Tran" w:date="2012-12-12T07:52:00Z">
              <w:r w:rsidRPr="00E30631">
                <w:rPr>
                  <w:rPrChange w:id="10124" w:author="The Si Tran" w:date="2012-12-14T06:38:00Z">
                    <w:rPr>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center"/>
            <w:hideMark/>
            <w:tcPrChange w:id="1012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rsidP="00817C15">
            <w:pPr>
              <w:pStyle w:val="BangBody"/>
              <w:jc w:val="center"/>
              <w:rPr>
                <w:ins w:id="10126" w:author="The Si Tran" w:date="2012-12-12T07:52:00Z"/>
                <w:rPrChange w:id="10127" w:author="The Si Tran" w:date="2012-12-14T06:38:00Z">
                  <w:rPr>
                    <w:ins w:id="10128" w:author="The Si Tran" w:date="2012-12-12T07:52:00Z"/>
                    <w:rFonts w:eastAsia="Times New Roman"/>
                    <w:color w:val="000000"/>
                    <w:sz w:val="22"/>
                  </w:rPr>
                </w:rPrChange>
              </w:rPr>
              <w:pPrChange w:id="10129" w:author="superchickend" w:date="2012-12-16T15:35:00Z">
                <w:pPr>
                  <w:spacing w:before="0" w:line="240" w:lineRule="auto"/>
                  <w:jc w:val="right"/>
                </w:pPr>
              </w:pPrChange>
            </w:pPr>
            <w:ins w:id="10130" w:author="The Si Tran" w:date="2012-12-12T07:52:00Z">
              <w:r w:rsidRPr="00E30631">
                <w:rPr>
                  <w:rPrChange w:id="10131" w:author="The Si Tran" w:date="2012-12-14T06:38:00Z">
                    <w:rPr>
                      <w:sz w:val="22"/>
                    </w:rPr>
                  </w:rPrChange>
                </w:rPr>
                <w:t>12.38</w:t>
              </w:r>
            </w:ins>
          </w:p>
        </w:tc>
        <w:tc>
          <w:tcPr>
            <w:tcW w:w="842" w:type="dxa"/>
            <w:tcBorders>
              <w:top w:val="nil"/>
              <w:left w:val="nil"/>
              <w:bottom w:val="single" w:sz="4" w:space="0" w:color="auto"/>
              <w:right w:val="single" w:sz="4" w:space="0" w:color="auto"/>
            </w:tcBorders>
            <w:shd w:val="clear" w:color="auto" w:fill="auto"/>
            <w:noWrap/>
            <w:vAlign w:val="center"/>
            <w:hideMark/>
            <w:tcPrChange w:id="1013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rsidP="00817C15">
            <w:pPr>
              <w:pStyle w:val="BangBody"/>
              <w:jc w:val="center"/>
              <w:rPr>
                <w:ins w:id="10133" w:author="The Si Tran" w:date="2012-12-12T07:52:00Z"/>
                <w:rPrChange w:id="10134" w:author="The Si Tran" w:date="2012-12-14T06:38:00Z">
                  <w:rPr>
                    <w:ins w:id="10135" w:author="The Si Tran" w:date="2012-12-12T07:52:00Z"/>
                    <w:rFonts w:eastAsia="Times New Roman"/>
                    <w:color w:val="000000"/>
                    <w:sz w:val="22"/>
                  </w:rPr>
                </w:rPrChange>
              </w:rPr>
              <w:pPrChange w:id="10136" w:author="superchickend" w:date="2012-12-16T15:35:00Z">
                <w:pPr>
                  <w:spacing w:before="0" w:line="240" w:lineRule="auto"/>
                  <w:jc w:val="right"/>
                </w:pPr>
              </w:pPrChange>
            </w:pPr>
            <w:ins w:id="10137" w:author="The Si Tran" w:date="2012-12-12T07:52:00Z">
              <w:r w:rsidRPr="00E30631">
                <w:rPr>
                  <w:rPrChange w:id="10138" w:author="The Si Tran" w:date="2012-12-14T06:38:00Z">
                    <w:rPr>
                      <w:sz w:val="22"/>
                    </w:rPr>
                  </w:rPrChange>
                </w:rPr>
                <w:t>272.48</w:t>
              </w:r>
            </w:ins>
          </w:p>
        </w:tc>
        <w:tc>
          <w:tcPr>
            <w:tcW w:w="849" w:type="dxa"/>
            <w:tcBorders>
              <w:top w:val="nil"/>
              <w:left w:val="nil"/>
              <w:bottom w:val="single" w:sz="4" w:space="0" w:color="auto"/>
              <w:right w:val="single" w:sz="4" w:space="0" w:color="auto"/>
            </w:tcBorders>
            <w:shd w:val="clear" w:color="auto" w:fill="auto"/>
            <w:noWrap/>
            <w:vAlign w:val="center"/>
            <w:hideMark/>
            <w:tcPrChange w:id="1013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rsidP="00817C15">
            <w:pPr>
              <w:pStyle w:val="BangBody"/>
              <w:jc w:val="center"/>
              <w:rPr>
                <w:ins w:id="10140" w:author="The Si Tran" w:date="2012-12-12T07:52:00Z"/>
                <w:rPrChange w:id="10141" w:author="The Si Tran" w:date="2012-12-14T06:38:00Z">
                  <w:rPr>
                    <w:ins w:id="10142" w:author="The Si Tran" w:date="2012-12-12T07:52:00Z"/>
                    <w:rFonts w:eastAsia="Times New Roman"/>
                    <w:color w:val="000000"/>
                    <w:sz w:val="22"/>
                  </w:rPr>
                </w:rPrChange>
              </w:rPr>
              <w:pPrChange w:id="10143" w:author="superchickend" w:date="2012-12-16T15:35:00Z">
                <w:pPr>
                  <w:spacing w:before="0" w:line="240" w:lineRule="auto"/>
                  <w:jc w:val="right"/>
                </w:pPr>
              </w:pPrChange>
            </w:pPr>
            <w:ins w:id="10144" w:author="The Si Tran" w:date="2012-12-12T07:52:00Z">
              <w:r w:rsidRPr="00E30631">
                <w:rPr>
                  <w:rPrChange w:id="10145" w:author="The Si Tran" w:date="2012-12-14T06:38:00Z">
                    <w:rPr>
                      <w:sz w:val="22"/>
                    </w:rPr>
                  </w:rPrChange>
                </w:rPr>
                <w:t>37.72</w:t>
              </w:r>
            </w:ins>
          </w:p>
        </w:tc>
      </w:tr>
      <w:tr w:rsidR="00A80B78" w:rsidRPr="00AF5054" w14:paraId="150C9E07" w14:textId="77777777" w:rsidTr="00817C15">
        <w:trPr>
          <w:trHeight w:val="918"/>
          <w:ins w:id="10146" w:author="The Si Tran" w:date="2012-12-12T07:52:00Z"/>
          <w:trPrChange w:id="10147" w:author="superchickend" w:date="2012-12-16T15:35: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48"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817C15" w:rsidRDefault="00A80B78" w:rsidP="00817C15">
            <w:pPr>
              <w:pStyle w:val="BangBody"/>
              <w:jc w:val="center"/>
              <w:rPr>
                <w:ins w:id="10149" w:author="The Si Tran" w:date="2012-12-12T07:52:00Z"/>
                <w:b/>
                <w:rPrChange w:id="10150" w:author="superchickend" w:date="2012-12-16T15:34:00Z">
                  <w:rPr>
                    <w:ins w:id="10151" w:author="The Si Tran" w:date="2012-12-12T07:52:00Z"/>
                    <w:rFonts w:eastAsia="Times New Roman"/>
                    <w:color w:val="000000"/>
                    <w:sz w:val="22"/>
                  </w:rPr>
                </w:rPrChange>
              </w:rPr>
              <w:pPrChange w:id="10152" w:author="superchickend" w:date="2012-12-16T15:34:00Z">
                <w:pPr>
                  <w:spacing w:before="0" w:line="240" w:lineRule="auto"/>
                  <w:jc w:val="center"/>
                </w:pPr>
              </w:pPrChange>
            </w:pPr>
            <w:ins w:id="10153" w:author="The Si Tran" w:date="2012-12-12T07:52:00Z">
              <w:r w:rsidRPr="00817C15">
                <w:rPr>
                  <w:b/>
                  <w:rPrChange w:id="10154" w:author="superchickend" w:date="2012-12-16T15:34:00Z">
                    <w:rPr>
                      <w:sz w:val="22"/>
                    </w:rPr>
                  </w:rPrChange>
                </w:rPr>
                <w:lastRenderedPageBreak/>
                <w:t>Hybrid</w:t>
              </w:r>
            </w:ins>
          </w:p>
        </w:tc>
        <w:tc>
          <w:tcPr>
            <w:tcW w:w="5871" w:type="dxa"/>
            <w:tcBorders>
              <w:top w:val="nil"/>
              <w:left w:val="nil"/>
              <w:bottom w:val="single" w:sz="4" w:space="0" w:color="auto"/>
              <w:right w:val="single" w:sz="4" w:space="0" w:color="auto"/>
            </w:tcBorders>
            <w:shd w:val="clear" w:color="auto" w:fill="auto"/>
            <w:vAlign w:val="bottom"/>
            <w:hideMark/>
            <w:tcPrChange w:id="1015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pPr>
              <w:pStyle w:val="BangBody"/>
              <w:rPr>
                <w:ins w:id="10156" w:author="The Si Tran" w:date="2012-12-12T07:52:00Z"/>
                <w:rPrChange w:id="10157" w:author="The Si Tran" w:date="2012-12-14T06:38:00Z">
                  <w:rPr>
                    <w:ins w:id="10158" w:author="The Si Tran" w:date="2012-12-12T07:52:00Z"/>
                    <w:rFonts w:eastAsia="Times New Roman"/>
                    <w:color w:val="000000"/>
                    <w:sz w:val="22"/>
                  </w:rPr>
                </w:rPrChange>
              </w:rPr>
              <w:pPrChange w:id="10159" w:author="The Si Tran" w:date="2012-12-16T08:46:00Z">
                <w:pPr>
                  <w:spacing w:before="0" w:line="240" w:lineRule="auto"/>
                  <w:jc w:val="left"/>
                </w:pPr>
              </w:pPrChange>
            </w:pPr>
            <w:ins w:id="10160" w:author="The Si Tran" w:date="2012-12-12T07:52:00Z">
              <w:r w:rsidRPr="00E30631">
                <w:rPr>
                  <w:rPrChange w:id="10161" w:author="The Si Tran" w:date="2012-12-14T06:38:00Z">
                    <w:rPr>
                      <w:sz w:val="22"/>
                    </w:rPr>
                  </w:rPrChange>
                </w:rPr>
                <w:t>ARIMA(2, 0, 0)(0, 0, 0)0</w:t>
              </w:r>
              <w:r w:rsidRPr="00E30631">
                <w:rPr>
                  <w:rPrChange w:id="10162" w:author="The Si Tran" w:date="2012-12-14T06:38:00Z">
                    <w:rPr>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163"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817C15" w:rsidRDefault="00A80B78" w:rsidP="00817C15">
            <w:pPr>
              <w:pStyle w:val="BangBody"/>
              <w:jc w:val="center"/>
              <w:rPr>
                <w:ins w:id="10164" w:author="The Si Tran" w:date="2012-12-12T07:52:00Z"/>
                <w:b/>
                <w:rPrChange w:id="10165" w:author="superchickend" w:date="2012-12-16T15:35:00Z">
                  <w:rPr>
                    <w:ins w:id="10166" w:author="The Si Tran" w:date="2012-12-12T07:52:00Z"/>
                    <w:rFonts w:eastAsia="Times New Roman"/>
                    <w:color w:val="000000"/>
                    <w:sz w:val="22"/>
                  </w:rPr>
                </w:rPrChange>
              </w:rPr>
              <w:pPrChange w:id="10167" w:author="superchickend" w:date="2012-12-16T15:35:00Z">
                <w:pPr>
                  <w:spacing w:before="0" w:line="240" w:lineRule="auto"/>
                  <w:jc w:val="right"/>
                </w:pPr>
              </w:pPrChange>
            </w:pPr>
            <w:ins w:id="10168" w:author="The Si Tran" w:date="2012-12-12T07:52:00Z">
              <w:r w:rsidRPr="00817C15">
                <w:rPr>
                  <w:b/>
                  <w:rPrChange w:id="10169" w:author="superchickend" w:date="2012-12-16T15:35:00Z">
                    <w:rPr>
                      <w:sz w:val="22"/>
                    </w:rPr>
                  </w:rPrChange>
                </w:rPr>
                <w:t>11.43</w:t>
              </w:r>
            </w:ins>
          </w:p>
        </w:tc>
        <w:tc>
          <w:tcPr>
            <w:tcW w:w="842" w:type="dxa"/>
            <w:tcBorders>
              <w:top w:val="nil"/>
              <w:left w:val="nil"/>
              <w:bottom w:val="single" w:sz="4" w:space="0" w:color="auto"/>
              <w:right w:val="single" w:sz="4" w:space="0" w:color="auto"/>
            </w:tcBorders>
            <w:shd w:val="clear" w:color="auto" w:fill="auto"/>
            <w:noWrap/>
            <w:vAlign w:val="center"/>
            <w:hideMark/>
            <w:tcPrChange w:id="10170"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817C15" w:rsidRDefault="00A80B78" w:rsidP="00817C15">
            <w:pPr>
              <w:pStyle w:val="BangBody"/>
              <w:jc w:val="center"/>
              <w:rPr>
                <w:ins w:id="10171" w:author="The Si Tran" w:date="2012-12-12T07:52:00Z"/>
                <w:b/>
                <w:rPrChange w:id="10172" w:author="superchickend" w:date="2012-12-16T15:35:00Z">
                  <w:rPr>
                    <w:ins w:id="10173" w:author="The Si Tran" w:date="2012-12-12T07:52:00Z"/>
                    <w:rFonts w:eastAsia="Times New Roman"/>
                    <w:color w:val="000000"/>
                    <w:sz w:val="22"/>
                  </w:rPr>
                </w:rPrChange>
              </w:rPr>
              <w:pPrChange w:id="10174" w:author="superchickend" w:date="2012-12-16T15:35:00Z">
                <w:pPr>
                  <w:spacing w:before="0" w:line="240" w:lineRule="auto"/>
                  <w:jc w:val="right"/>
                </w:pPr>
              </w:pPrChange>
            </w:pPr>
            <w:ins w:id="10175" w:author="The Si Tran" w:date="2012-12-12T07:52:00Z">
              <w:r w:rsidRPr="00817C15">
                <w:rPr>
                  <w:b/>
                  <w:rPrChange w:id="10176" w:author="superchickend" w:date="2012-12-16T15:35:00Z">
                    <w:rPr>
                      <w:sz w:val="22"/>
                    </w:rPr>
                  </w:rPrChange>
                </w:rPr>
                <w:t>273.63</w:t>
              </w:r>
            </w:ins>
          </w:p>
        </w:tc>
        <w:tc>
          <w:tcPr>
            <w:tcW w:w="849" w:type="dxa"/>
            <w:tcBorders>
              <w:top w:val="nil"/>
              <w:left w:val="nil"/>
              <w:bottom w:val="single" w:sz="4" w:space="0" w:color="auto"/>
              <w:right w:val="single" w:sz="4" w:space="0" w:color="auto"/>
            </w:tcBorders>
            <w:shd w:val="clear" w:color="auto" w:fill="auto"/>
            <w:noWrap/>
            <w:vAlign w:val="center"/>
            <w:hideMark/>
            <w:tcPrChange w:id="1017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817C15" w:rsidRDefault="00A80B78" w:rsidP="00817C15">
            <w:pPr>
              <w:pStyle w:val="BangBody"/>
              <w:jc w:val="center"/>
              <w:rPr>
                <w:ins w:id="10178" w:author="The Si Tran" w:date="2012-12-12T07:52:00Z"/>
                <w:b/>
                <w:rPrChange w:id="10179" w:author="superchickend" w:date="2012-12-16T15:35:00Z">
                  <w:rPr>
                    <w:ins w:id="10180" w:author="The Si Tran" w:date="2012-12-12T07:52:00Z"/>
                    <w:rFonts w:eastAsia="Times New Roman"/>
                    <w:color w:val="000000"/>
                    <w:sz w:val="22"/>
                  </w:rPr>
                </w:rPrChange>
              </w:rPr>
              <w:pPrChange w:id="10181" w:author="superchickend" w:date="2012-12-16T15:35:00Z">
                <w:pPr>
                  <w:spacing w:before="0" w:line="240" w:lineRule="auto"/>
                  <w:jc w:val="right"/>
                </w:pPr>
              </w:pPrChange>
            </w:pPr>
            <w:ins w:id="10182" w:author="The Si Tran" w:date="2012-12-12T07:52:00Z">
              <w:r w:rsidRPr="00817C15">
                <w:rPr>
                  <w:b/>
                  <w:rPrChange w:id="10183" w:author="superchickend" w:date="2012-12-16T15:35:00Z">
                    <w:rPr>
                      <w:sz w:val="22"/>
                    </w:rPr>
                  </w:rPrChange>
                </w:rPr>
                <w:t>35.69</w:t>
              </w:r>
            </w:ins>
          </w:p>
        </w:tc>
      </w:tr>
      <w:tr w:rsidR="00A80B78" w:rsidRPr="00AF5054" w14:paraId="5B9156D5" w14:textId="77777777" w:rsidTr="00817C15">
        <w:trPr>
          <w:trHeight w:val="918"/>
          <w:ins w:id="10184" w:author="The Si Tran" w:date="2012-12-12T07:52:00Z"/>
          <w:trPrChange w:id="10185" w:author="superchickend" w:date="2012-12-16T15:35: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10186"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pPr>
              <w:pStyle w:val="BangBody"/>
              <w:rPr>
                <w:ins w:id="10187" w:author="The Si Tran" w:date="2012-12-12T07:52:00Z"/>
                <w:rPrChange w:id="10188" w:author="The Si Tran" w:date="2012-12-14T06:38:00Z">
                  <w:rPr>
                    <w:ins w:id="10189" w:author="The Si Tran" w:date="2012-12-12T07:52:00Z"/>
                    <w:rFonts w:eastAsia="Times New Roman"/>
                    <w:color w:val="000000"/>
                    <w:sz w:val="22"/>
                  </w:rPr>
                </w:rPrChange>
              </w:rPr>
              <w:pPrChange w:id="10190"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191"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pPr>
              <w:pStyle w:val="BangBody"/>
              <w:rPr>
                <w:ins w:id="10192" w:author="The Si Tran" w:date="2012-12-12T07:52:00Z"/>
                <w:rPrChange w:id="10193" w:author="The Si Tran" w:date="2012-12-14T06:38:00Z">
                  <w:rPr>
                    <w:ins w:id="10194" w:author="The Si Tran" w:date="2012-12-12T07:52:00Z"/>
                    <w:rFonts w:eastAsia="Times New Roman"/>
                    <w:color w:val="000000"/>
                    <w:sz w:val="22"/>
                  </w:rPr>
                </w:rPrChange>
              </w:rPr>
              <w:pPrChange w:id="10195" w:author="The Si Tran" w:date="2012-12-16T08:46:00Z">
                <w:pPr>
                  <w:spacing w:before="0" w:line="240" w:lineRule="auto"/>
                  <w:jc w:val="left"/>
                </w:pPr>
              </w:pPrChange>
            </w:pPr>
            <w:ins w:id="10196" w:author="The Si Tran" w:date="2012-12-12T07:52:00Z">
              <w:r w:rsidRPr="00E30631">
                <w:rPr>
                  <w:rPrChange w:id="10197" w:author="The Si Tran" w:date="2012-12-14T06:38:00Z">
                    <w:rPr>
                      <w:sz w:val="22"/>
                    </w:rPr>
                  </w:rPrChange>
                </w:rPr>
                <w:t>ARIMA(2, 0, 0)(0, 0, 0)0</w:t>
              </w:r>
              <w:r w:rsidRPr="00E30631">
                <w:rPr>
                  <w:rPrChange w:id="10198" w:author="The Si Tran" w:date="2012-12-14T06:38:00Z">
                    <w:rPr>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199"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rsidP="00817C15">
            <w:pPr>
              <w:pStyle w:val="BangBody"/>
              <w:jc w:val="center"/>
              <w:rPr>
                <w:ins w:id="10200" w:author="The Si Tran" w:date="2012-12-12T07:52:00Z"/>
                <w:rPrChange w:id="10201" w:author="The Si Tran" w:date="2012-12-14T06:38:00Z">
                  <w:rPr>
                    <w:ins w:id="10202" w:author="The Si Tran" w:date="2012-12-12T07:52:00Z"/>
                    <w:rFonts w:eastAsia="Times New Roman"/>
                    <w:color w:val="000000"/>
                    <w:sz w:val="22"/>
                  </w:rPr>
                </w:rPrChange>
              </w:rPr>
              <w:pPrChange w:id="10203" w:author="superchickend" w:date="2012-12-16T15:35:00Z">
                <w:pPr>
                  <w:spacing w:before="0" w:line="240" w:lineRule="auto"/>
                  <w:jc w:val="right"/>
                </w:pPr>
              </w:pPrChange>
            </w:pPr>
            <w:ins w:id="10204" w:author="The Si Tran" w:date="2012-12-12T07:52:00Z">
              <w:r w:rsidRPr="00E30631">
                <w:rPr>
                  <w:rPrChange w:id="10205" w:author="The Si Tran" w:date="2012-12-14T06:38:00Z">
                    <w:rPr>
                      <w:sz w:val="22"/>
                    </w:rPr>
                  </w:rPrChange>
                </w:rPr>
                <w:t>15.08</w:t>
              </w:r>
            </w:ins>
          </w:p>
        </w:tc>
        <w:tc>
          <w:tcPr>
            <w:tcW w:w="842" w:type="dxa"/>
            <w:tcBorders>
              <w:top w:val="nil"/>
              <w:left w:val="nil"/>
              <w:bottom w:val="single" w:sz="4" w:space="0" w:color="auto"/>
              <w:right w:val="single" w:sz="4" w:space="0" w:color="auto"/>
            </w:tcBorders>
            <w:shd w:val="clear" w:color="auto" w:fill="auto"/>
            <w:noWrap/>
            <w:vAlign w:val="center"/>
            <w:hideMark/>
            <w:tcPrChange w:id="10206"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rsidP="00817C15">
            <w:pPr>
              <w:pStyle w:val="BangBody"/>
              <w:jc w:val="center"/>
              <w:rPr>
                <w:ins w:id="10207" w:author="The Si Tran" w:date="2012-12-12T07:52:00Z"/>
                <w:rPrChange w:id="10208" w:author="The Si Tran" w:date="2012-12-14T06:38:00Z">
                  <w:rPr>
                    <w:ins w:id="10209" w:author="The Si Tran" w:date="2012-12-12T07:52:00Z"/>
                    <w:rFonts w:eastAsia="Times New Roman"/>
                    <w:color w:val="000000"/>
                    <w:sz w:val="22"/>
                  </w:rPr>
                </w:rPrChange>
              </w:rPr>
              <w:pPrChange w:id="10210" w:author="superchickend" w:date="2012-12-16T15:35:00Z">
                <w:pPr>
                  <w:spacing w:before="0" w:line="240" w:lineRule="auto"/>
                  <w:jc w:val="right"/>
                </w:pPr>
              </w:pPrChange>
            </w:pPr>
            <w:ins w:id="10211" w:author="The Si Tran" w:date="2012-12-12T07:52:00Z">
              <w:r w:rsidRPr="00E30631">
                <w:rPr>
                  <w:rPrChange w:id="10212" w:author="The Si Tran" w:date="2012-12-14T06:38:00Z">
                    <w:rPr>
                      <w:sz w:val="22"/>
                    </w:rPr>
                  </w:rPrChange>
                </w:rPr>
                <w:t>457.49</w:t>
              </w:r>
            </w:ins>
          </w:p>
        </w:tc>
        <w:tc>
          <w:tcPr>
            <w:tcW w:w="849" w:type="dxa"/>
            <w:tcBorders>
              <w:top w:val="nil"/>
              <w:left w:val="nil"/>
              <w:bottom w:val="single" w:sz="4" w:space="0" w:color="auto"/>
              <w:right w:val="single" w:sz="4" w:space="0" w:color="auto"/>
            </w:tcBorders>
            <w:shd w:val="clear" w:color="auto" w:fill="auto"/>
            <w:noWrap/>
            <w:vAlign w:val="center"/>
            <w:hideMark/>
            <w:tcPrChange w:id="1021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rsidP="00817C15">
            <w:pPr>
              <w:pStyle w:val="BangBody"/>
              <w:jc w:val="center"/>
              <w:rPr>
                <w:ins w:id="10214" w:author="The Si Tran" w:date="2012-12-12T07:52:00Z"/>
                <w:rPrChange w:id="10215" w:author="The Si Tran" w:date="2012-12-14T06:38:00Z">
                  <w:rPr>
                    <w:ins w:id="10216" w:author="The Si Tran" w:date="2012-12-12T07:52:00Z"/>
                    <w:rFonts w:eastAsia="Times New Roman"/>
                    <w:color w:val="000000"/>
                    <w:sz w:val="22"/>
                  </w:rPr>
                </w:rPrChange>
              </w:rPr>
              <w:pPrChange w:id="10217" w:author="superchickend" w:date="2012-12-16T15:35:00Z">
                <w:pPr>
                  <w:spacing w:before="0" w:line="240" w:lineRule="auto"/>
                  <w:jc w:val="right"/>
                </w:pPr>
              </w:pPrChange>
            </w:pPr>
            <w:ins w:id="10218" w:author="The Si Tran" w:date="2012-12-12T07:52:00Z">
              <w:r w:rsidRPr="00E30631">
                <w:rPr>
                  <w:rPrChange w:id="10219" w:author="The Si Tran" w:date="2012-12-14T06:38:00Z">
                    <w:rPr>
                      <w:sz w:val="22"/>
                    </w:rPr>
                  </w:rPrChange>
                </w:rPr>
                <w:t>39.9</w:t>
              </w:r>
            </w:ins>
          </w:p>
        </w:tc>
      </w:tr>
    </w:tbl>
    <w:p w14:paraId="7A653632" w14:textId="77777777" w:rsidR="00FD5FE6" w:rsidRDefault="00FD5FE6">
      <w:pPr>
        <w:pStyle w:val="Bang"/>
        <w:rPr>
          <w:ins w:id="10220" w:author="The Si Tran" w:date="2012-12-14T06:39:00Z"/>
        </w:rPr>
        <w:pPrChange w:id="10221" w:author="The Si Tran" w:date="2012-12-16T10:03:00Z">
          <w:pPr>
            <w:pStyle w:val="Heading1"/>
            <w:jc w:val="left"/>
          </w:pPr>
        </w:pPrChange>
      </w:pPr>
    </w:p>
    <w:p w14:paraId="46F9B62C" w14:textId="03B53E8B" w:rsidR="00B228F5" w:rsidRPr="00097101" w:rsidRDefault="00B228F5">
      <w:pPr>
        <w:pStyle w:val="Bang"/>
        <w:pPrChange w:id="10222" w:author="The Si Tran" w:date="2012-12-16T10:03:00Z">
          <w:pPr>
            <w:pStyle w:val="Heading1"/>
            <w:jc w:val="left"/>
          </w:pPr>
        </w:pPrChange>
      </w:pPr>
      <w:bookmarkStart w:id="10223" w:name="_Toc343033801"/>
      <w:bookmarkStart w:id="10224" w:name="_Toc343415634"/>
      <w:ins w:id="10225" w:author="The Si Tran" w:date="2012-12-14T06:39:00Z">
        <w:r w:rsidRPr="004D696B">
          <w:rPr>
            <w:b/>
          </w:rPr>
          <w:t xml:space="preserve">Bảng </w:t>
        </w:r>
        <w:r>
          <w:rPr>
            <w:b/>
          </w:rPr>
          <w:t>6.9</w:t>
        </w:r>
        <w:r w:rsidRPr="004D696B">
          <w:rPr>
            <w:b/>
          </w:rPr>
          <w:t xml:space="preserve">: </w:t>
        </w:r>
        <w:r w:rsidRPr="006041AD">
          <w:rPr>
            <w:rStyle w:val="BangChar"/>
          </w:rPr>
          <w:t>Kết quả thực nghiệm chuỗi dữ liệu Kobe</w:t>
        </w:r>
      </w:ins>
      <w:bookmarkEnd w:id="10223"/>
      <w:bookmarkEnd w:id="10224"/>
    </w:p>
    <w:tbl>
      <w:tblPr>
        <w:tblW w:w="9323" w:type="dxa"/>
        <w:tblLook w:val="04A0" w:firstRow="1" w:lastRow="0" w:firstColumn="1" w:lastColumn="0" w:noHBand="0" w:noVBand="1"/>
        <w:tblPrChange w:id="10226" w:author="superchickend" w:date="2012-12-16T15:35:00Z">
          <w:tblPr>
            <w:tblW w:w="10047" w:type="dxa"/>
            <w:tblLook w:val="04A0" w:firstRow="1" w:lastRow="0" w:firstColumn="1" w:lastColumn="0" w:noHBand="0" w:noVBand="1"/>
          </w:tblPr>
        </w:tblPrChange>
      </w:tblPr>
      <w:tblGrid>
        <w:gridCol w:w="1172"/>
        <w:gridCol w:w="5563"/>
        <w:gridCol w:w="858"/>
        <w:gridCol w:w="1038"/>
        <w:gridCol w:w="905"/>
        <w:tblGridChange w:id="10227">
          <w:tblGrid>
            <w:gridCol w:w="1072"/>
            <w:gridCol w:w="6340"/>
            <w:gridCol w:w="821"/>
            <w:gridCol w:w="986"/>
            <w:gridCol w:w="828"/>
          </w:tblGrid>
        </w:tblGridChange>
      </w:tblGrid>
      <w:tr w:rsidR="00A80B78" w:rsidRPr="00AF5054" w14:paraId="141DDDBD" w14:textId="77777777" w:rsidTr="00E255B6">
        <w:trPr>
          <w:trHeight w:val="305"/>
          <w:ins w:id="10228" w:author="The Si Tran" w:date="2012-12-12T07:53:00Z"/>
          <w:trPrChange w:id="10229" w:author="superchickend" w:date="2012-12-16T15:35: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230"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pPr>
              <w:pStyle w:val="BangBody"/>
              <w:rPr>
                <w:ins w:id="10231" w:author="The Si Tran" w:date="2012-12-12T07:53:00Z"/>
                <w:rPrChange w:id="10232" w:author="The Si Tran" w:date="2012-12-14T06:39:00Z">
                  <w:rPr>
                    <w:ins w:id="10233" w:author="The Si Tran" w:date="2012-12-12T07:53:00Z"/>
                    <w:rFonts w:eastAsia="Times New Roman"/>
                    <w:color w:val="000000"/>
                    <w:sz w:val="22"/>
                  </w:rPr>
                </w:rPrChange>
              </w:rPr>
              <w:pPrChange w:id="10234"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center"/>
            <w:hideMark/>
            <w:tcPrChange w:id="10235"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E255B6" w:rsidRDefault="00A80B78" w:rsidP="00E255B6">
            <w:pPr>
              <w:pStyle w:val="BangBody"/>
              <w:jc w:val="center"/>
              <w:rPr>
                <w:ins w:id="10236" w:author="The Si Tran" w:date="2012-12-12T07:53:00Z"/>
                <w:b/>
                <w:rPrChange w:id="10237" w:author="superchickend" w:date="2012-12-16T15:35:00Z">
                  <w:rPr>
                    <w:ins w:id="10238" w:author="The Si Tran" w:date="2012-12-12T07:53:00Z"/>
                    <w:rFonts w:eastAsia="Times New Roman"/>
                    <w:color w:val="000000"/>
                    <w:sz w:val="22"/>
                  </w:rPr>
                </w:rPrChange>
              </w:rPr>
              <w:pPrChange w:id="10239" w:author="superchickend" w:date="2012-12-16T15:35:00Z">
                <w:pPr>
                  <w:spacing w:before="0" w:line="240" w:lineRule="auto"/>
                  <w:jc w:val="left"/>
                </w:pPr>
              </w:pPrChange>
            </w:pPr>
            <w:ins w:id="10240" w:author="The Si Tran" w:date="2012-12-12T07:53:00Z">
              <w:r w:rsidRPr="00E255B6">
                <w:rPr>
                  <w:b/>
                  <w:rPrChange w:id="10241" w:author="superchickend" w:date="2012-12-16T15:35:00Z">
                    <w:rPr>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center"/>
            <w:hideMark/>
            <w:tcPrChange w:id="10242"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E255B6" w:rsidRDefault="00A80B78" w:rsidP="00E255B6">
            <w:pPr>
              <w:pStyle w:val="BangBody"/>
              <w:jc w:val="center"/>
              <w:rPr>
                <w:ins w:id="10243" w:author="The Si Tran" w:date="2012-12-12T07:53:00Z"/>
                <w:b/>
                <w:rPrChange w:id="10244" w:author="superchickend" w:date="2012-12-16T15:35:00Z">
                  <w:rPr>
                    <w:ins w:id="10245" w:author="The Si Tran" w:date="2012-12-12T07:53:00Z"/>
                    <w:rFonts w:eastAsia="Times New Roman"/>
                    <w:color w:val="000000"/>
                    <w:sz w:val="22"/>
                  </w:rPr>
                </w:rPrChange>
              </w:rPr>
              <w:pPrChange w:id="10246" w:author="superchickend" w:date="2012-12-16T15:35:00Z">
                <w:pPr>
                  <w:spacing w:before="0" w:line="240" w:lineRule="auto"/>
                  <w:jc w:val="left"/>
                </w:pPr>
              </w:pPrChange>
            </w:pPr>
            <w:ins w:id="10247" w:author="The Si Tran" w:date="2012-12-12T07:53:00Z">
              <w:r w:rsidRPr="00E255B6">
                <w:rPr>
                  <w:b/>
                  <w:rPrChange w:id="10248" w:author="superchickend" w:date="2012-12-16T15:35:00Z">
                    <w:rPr>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center"/>
            <w:hideMark/>
            <w:tcPrChange w:id="10249"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E255B6" w:rsidRDefault="00A80B78" w:rsidP="00E255B6">
            <w:pPr>
              <w:pStyle w:val="BangBody"/>
              <w:jc w:val="center"/>
              <w:rPr>
                <w:ins w:id="10250" w:author="The Si Tran" w:date="2012-12-12T07:53:00Z"/>
                <w:b/>
                <w:rPrChange w:id="10251" w:author="superchickend" w:date="2012-12-16T15:35:00Z">
                  <w:rPr>
                    <w:ins w:id="10252" w:author="The Si Tran" w:date="2012-12-12T07:53:00Z"/>
                    <w:rFonts w:eastAsia="Times New Roman"/>
                    <w:color w:val="000000"/>
                    <w:sz w:val="22"/>
                  </w:rPr>
                </w:rPrChange>
              </w:rPr>
              <w:pPrChange w:id="10253" w:author="superchickend" w:date="2012-12-16T15:35:00Z">
                <w:pPr>
                  <w:spacing w:before="0" w:line="240" w:lineRule="auto"/>
                  <w:jc w:val="left"/>
                </w:pPr>
              </w:pPrChange>
            </w:pPr>
            <w:ins w:id="10254" w:author="The Si Tran" w:date="2012-12-12T07:53:00Z">
              <w:r w:rsidRPr="00E255B6">
                <w:rPr>
                  <w:b/>
                  <w:rPrChange w:id="10255" w:author="superchickend" w:date="2012-12-16T15:35:00Z">
                    <w:rPr>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center"/>
            <w:hideMark/>
            <w:tcPrChange w:id="10256"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E255B6" w:rsidRDefault="00A80B78" w:rsidP="00E255B6">
            <w:pPr>
              <w:pStyle w:val="BangBody"/>
              <w:jc w:val="center"/>
              <w:rPr>
                <w:ins w:id="10257" w:author="The Si Tran" w:date="2012-12-12T07:53:00Z"/>
                <w:b/>
                <w:rPrChange w:id="10258" w:author="superchickend" w:date="2012-12-16T15:35:00Z">
                  <w:rPr>
                    <w:ins w:id="10259" w:author="The Si Tran" w:date="2012-12-12T07:53:00Z"/>
                    <w:rFonts w:eastAsia="Times New Roman"/>
                    <w:color w:val="000000"/>
                    <w:sz w:val="22"/>
                  </w:rPr>
                </w:rPrChange>
              </w:rPr>
              <w:pPrChange w:id="10260" w:author="superchickend" w:date="2012-12-16T15:35:00Z">
                <w:pPr>
                  <w:spacing w:before="0" w:line="240" w:lineRule="auto"/>
                  <w:jc w:val="left"/>
                </w:pPr>
              </w:pPrChange>
            </w:pPr>
            <w:ins w:id="10261" w:author="The Si Tran" w:date="2012-12-12T07:53:00Z">
              <w:r w:rsidRPr="00E255B6">
                <w:rPr>
                  <w:b/>
                  <w:rPrChange w:id="10262" w:author="superchickend" w:date="2012-12-16T15:35:00Z">
                    <w:rPr>
                      <w:sz w:val="22"/>
                    </w:rPr>
                  </w:rPrChange>
                </w:rPr>
                <w:t>MAPE</w:t>
              </w:r>
            </w:ins>
          </w:p>
        </w:tc>
      </w:tr>
      <w:tr w:rsidR="00A80B78" w:rsidRPr="00AF5054" w14:paraId="44B11DC2" w14:textId="77777777" w:rsidTr="00E255B6">
        <w:trPr>
          <w:trHeight w:val="610"/>
          <w:ins w:id="10263" w:author="The Si Tran" w:date="2012-12-12T07:53:00Z"/>
          <w:trPrChange w:id="10264" w:author="superchickend" w:date="2012-12-16T15:35: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65"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E255B6" w:rsidRDefault="00A80B78" w:rsidP="00E255B6">
            <w:pPr>
              <w:pStyle w:val="BangBody"/>
              <w:jc w:val="center"/>
              <w:rPr>
                <w:ins w:id="10266" w:author="The Si Tran" w:date="2012-12-12T07:53:00Z"/>
                <w:b/>
                <w:rPrChange w:id="10267" w:author="superchickend" w:date="2012-12-16T15:35:00Z">
                  <w:rPr>
                    <w:ins w:id="10268" w:author="The Si Tran" w:date="2012-12-12T07:53:00Z"/>
                    <w:rFonts w:eastAsia="Times New Roman"/>
                    <w:color w:val="000000"/>
                    <w:sz w:val="22"/>
                  </w:rPr>
                </w:rPrChange>
              </w:rPr>
              <w:pPrChange w:id="10269" w:author="superchickend" w:date="2012-12-16T15:35:00Z">
                <w:pPr>
                  <w:spacing w:before="0" w:line="240" w:lineRule="auto"/>
                  <w:jc w:val="center"/>
                </w:pPr>
              </w:pPrChange>
            </w:pPr>
            <w:ins w:id="10270" w:author="The Si Tran" w:date="2012-12-12T07:53:00Z">
              <w:r w:rsidRPr="00E255B6">
                <w:rPr>
                  <w:b/>
                  <w:rPrChange w:id="10271" w:author="superchickend" w:date="2012-12-16T15:35:00Z">
                    <w:rPr>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10272"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pPr>
              <w:pStyle w:val="BangBody"/>
              <w:rPr>
                <w:ins w:id="10273" w:author="The Si Tran" w:date="2012-12-12T07:53:00Z"/>
                <w:rPrChange w:id="10274" w:author="The Si Tran" w:date="2012-12-14T06:39:00Z">
                  <w:rPr>
                    <w:ins w:id="10275" w:author="The Si Tran" w:date="2012-12-12T07:53:00Z"/>
                    <w:rFonts w:eastAsia="Times New Roman"/>
                    <w:color w:val="000000"/>
                    <w:sz w:val="22"/>
                  </w:rPr>
                </w:rPrChange>
              </w:rPr>
              <w:pPrChange w:id="10276" w:author="The Si Tran" w:date="2012-12-16T08:46:00Z">
                <w:pPr>
                  <w:spacing w:before="0" w:line="240" w:lineRule="auto"/>
                  <w:jc w:val="left"/>
                </w:pPr>
              </w:pPrChange>
            </w:pPr>
            <w:ins w:id="10277" w:author="The Si Tran" w:date="2012-12-12T07:53:00Z">
              <w:r w:rsidRPr="00B228F5">
                <w:rPr>
                  <w:rPrChange w:id="10278" w:author="The Si Tran" w:date="2012-12-14T06:39:00Z">
                    <w:rPr>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279"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rsidP="00E255B6">
            <w:pPr>
              <w:pStyle w:val="BangBody"/>
              <w:jc w:val="center"/>
              <w:rPr>
                <w:ins w:id="10280" w:author="The Si Tran" w:date="2012-12-12T07:53:00Z"/>
                <w:rPrChange w:id="10281" w:author="The Si Tran" w:date="2012-12-14T06:39:00Z">
                  <w:rPr>
                    <w:ins w:id="10282" w:author="The Si Tran" w:date="2012-12-12T07:53:00Z"/>
                    <w:rFonts w:eastAsia="Times New Roman"/>
                    <w:color w:val="000000"/>
                    <w:sz w:val="22"/>
                  </w:rPr>
                </w:rPrChange>
              </w:rPr>
              <w:pPrChange w:id="10283" w:author="superchickend" w:date="2012-12-16T15:35:00Z">
                <w:pPr>
                  <w:spacing w:before="0" w:line="240" w:lineRule="auto"/>
                  <w:jc w:val="right"/>
                </w:pPr>
              </w:pPrChange>
            </w:pPr>
            <w:ins w:id="10284" w:author="The Si Tran" w:date="2012-12-12T07:53:00Z">
              <w:r w:rsidRPr="00B228F5">
                <w:rPr>
                  <w:rPrChange w:id="10285" w:author="The Si Tran" w:date="2012-12-14T06:39:00Z">
                    <w:rPr>
                      <w:sz w:val="22"/>
                    </w:rPr>
                  </w:rPrChange>
                </w:rPr>
                <w:t>787.53</w:t>
              </w:r>
            </w:ins>
          </w:p>
        </w:tc>
        <w:tc>
          <w:tcPr>
            <w:tcW w:w="1001" w:type="dxa"/>
            <w:tcBorders>
              <w:top w:val="nil"/>
              <w:left w:val="nil"/>
              <w:bottom w:val="single" w:sz="4" w:space="0" w:color="auto"/>
              <w:right w:val="single" w:sz="4" w:space="0" w:color="auto"/>
            </w:tcBorders>
            <w:shd w:val="clear" w:color="auto" w:fill="auto"/>
            <w:noWrap/>
            <w:vAlign w:val="center"/>
            <w:hideMark/>
            <w:tcPrChange w:id="10286"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rsidP="00E255B6">
            <w:pPr>
              <w:pStyle w:val="BangBody"/>
              <w:jc w:val="center"/>
              <w:rPr>
                <w:ins w:id="10287" w:author="The Si Tran" w:date="2012-12-12T07:53:00Z"/>
                <w:rPrChange w:id="10288" w:author="The Si Tran" w:date="2012-12-14T06:39:00Z">
                  <w:rPr>
                    <w:ins w:id="10289" w:author="The Si Tran" w:date="2012-12-12T07:53:00Z"/>
                    <w:rFonts w:eastAsia="Times New Roman"/>
                    <w:color w:val="000000"/>
                    <w:sz w:val="22"/>
                  </w:rPr>
                </w:rPrChange>
              </w:rPr>
              <w:pPrChange w:id="10290" w:author="superchickend" w:date="2012-12-16T15:35:00Z">
                <w:pPr>
                  <w:spacing w:before="0" w:line="240" w:lineRule="auto"/>
                  <w:jc w:val="right"/>
                </w:pPr>
              </w:pPrChange>
            </w:pPr>
            <w:ins w:id="10291" w:author="The Si Tran" w:date="2012-12-12T07:53:00Z">
              <w:r w:rsidRPr="00B228F5">
                <w:rPr>
                  <w:rPrChange w:id="10292" w:author="The Si Tran" w:date="2012-12-14T06:39:00Z">
                    <w:rPr>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center"/>
            <w:hideMark/>
            <w:tcPrChange w:id="1029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rsidP="00E255B6">
            <w:pPr>
              <w:pStyle w:val="BangBody"/>
              <w:jc w:val="center"/>
              <w:rPr>
                <w:ins w:id="10294" w:author="The Si Tran" w:date="2012-12-12T07:53:00Z"/>
                <w:rPrChange w:id="10295" w:author="The Si Tran" w:date="2012-12-14T06:39:00Z">
                  <w:rPr>
                    <w:ins w:id="10296" w:author="The Si Tran" w:date="2012-12-12T07:53:00Z"/>
                    <w:rFonts w:eastAsia="Times New Roman"/>
                    <w:color w:val="000000"/>
                    <w:sz w:val="22"/>
                  </w:rPr>
                </w:rPrChange>
              </w:rPr>
              <w:pPrChange w:id="10297" w:author="superchickend" w:date="2012-12-16T15:35:00Z">
                <w:pPr>
                  <w:spacing w:before="0" w:line="240" w:lineRule="auto"/>
                  <w:jc w:val="right"/>
                </w:pPr>
              </w:pPrChange>
            </w:pPr>
            <w:ins w:id="10298" w:author="The Si Tran" w:date="2012-12-12T07:53:00Z">
              <w:r w:rsidRPr="00B228F5">
                <w:rPr>
                  <w:rPrChange w:id="10299" w:author="The Si Tran" w:date="2012-12-14T06:39:00Z">
                    <w:rPr>
                      <w:sz w:val="22"/>
                    </w:rPr>
                  </w:rPrChange>
                </w:rPr>
                <w:t>30.33</w:t>
              </w:r>
            </w:ins>
          </w:p>
        </w:tc>
      </w:tr>
      <w:tr w:rsidR="00A80B78" w:rsidRPr="00AF5054" w14:paraId="649AE6C9" w14:textId="77777777" w:rsidTr="00E255B6">
        <w:trPr>
          <w:trHeight w:val="610"/>
          <w:ins w:id="10300" w:author="The Si Tran" w:date="2012-12-12T07:53:00Z"/>
          <w:trPrChange w:id="10301" w:author="superchickend" w:date="2012-12-16T15:35: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10302"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E255B6" w:rsidRDefault="00A80B78" w:rsidP="00E255B6">
            <w:pPr>
              <w:pStyle w:val="BangBody"/>
              <w:jc w:val="center"/>
              <w:rPr>
                <w:ins w:id="10303" w:author="The Si Tran" w:date="2012-12-12T07:53:00Z"/>
                <w:b/>
                <w:rPrChange w:id="10304" w:author="superchickend" w:date="2012-12-16T15:35:00Z">
                  <w:rPr>
                    <w:ins w:id="10305" w:author="The Si Tran" w:date="2012-12-12T07:53:00Z"/>
                    <w:rFonts w:eastAsia="Times New Roman"/>
                    <w:color w:val="000000"/>
                    <w:sz w:val="22"/>
                  </w:rPr>
                </w:rPrChange>
              </w:rPr>
              <w:pPrChange w:id="10306" w:author="superchickend" w:date="2012-12-16T15:35: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307"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pPr>
              <w:pStyle w:val="BangBody"/>
              <w:rPr>
                <w:ins w:id="10308" w:author="The Si Tran" w:date="2012-12-12T07:53:00Z"/>
                <w:rPrChange w:id="10309" w:author="The Si Tran" w:date="2012-12-14T06:39:00Z">
                  <w:rPr>
                    <w:ins w:id="10310" w:author="The Si Tran" w:date="2012-12-12T07:53:00Z"/>
                    <w:rFonts w:eastAsia="Times New Roman"/>
                    <w:color w:val="000000"/>
                    <w:sz w:val="22"/>
                  </w:rPr>
                </w:rPrChange>
              </w:rPr>
              <w:pPrChange w:id="10311" w:author="The Si Tran" w:date="2012-12-16T08:46:00Z">
                <w:pPr>
                  <w:spacing w:before="0" w:line="240" w:lineRule="auto"/>
                  <w:jc w:val="left"/>
                </w:pPr>
              </w:pPrChange>
            </w:pPr>
            <w:ins w:id="10312" w:author="The Si Tran" w:date="2012-12-12T07:53:00Z">
              <w:r w:rsidRPr="00B228F5">
                <w:rPr>
                  <w:rPrChange w:id="10313" w:author="The Si Tran" w:date="2012-12-14T06:39:00Z">
                    <w:rPr>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314"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rsidP="00E255B6">
            <w:pPr>
              <w:pStyle w:val="BangBody"/>
              <w:jc w:val="center"/>
              <w:rPr>
                <w:ins w:id="10315" w:author="The Si Tran" w:date="2012-12-12T07:53:00Z"/>
                <w:rPrChange w:id="10316" w:author="The Si Tran" w:date="2012-12-14T06:39:00Z">
                  <w:rPr>
                    <w:ins w:id="10317" w:author="The Si Tran" w:date="2012-12-12T07:53:00Z"/>
                    <w:rFonts w:eastAsia="Times New Roman"/>
                    <w:color w:val="000000"/>
                    <w:sz w:val="22"/>
                  </w:rPr>
                </w:rPrChange>
              </w:rPr>
              <w:pPrChange w:id="10318" w:author="superchickend" w:date="2012-12-16T15:35:00Z">
                <w:pPr>
                  <w:spacing w:before="0" w:line="240" w:lineRule="auto"/>
                  <w:jc w:val="right"/>
                </w:pPr>
              </w:pPrChange>
            </w:pPr>
            <w:ins w:id="10319" w:author="The Si Tran" w:date="2012-12-12T07:53:00Z">
              <w:r w:rsidRPr="00B228F5">
                <w:rPr>
                  <w:rPrChange w:id="10320" w:author="The Si Tran" w:date="2012-12-14T06:39:00Z">
                    <w:rPr>
                      <w:sz w:val="22"/>
                    </w:rPr>
                  </w:rPrChange>
                </w:rPr>
                <w:t>812.89</w:t>
              </w:r>
            </w:ins>
          </w:p>
        </w:tc>
        <w:tc>
          <w:tcPr>
            <w:tcW w:w="1001" w:type="dxa"/>
            <w:tcBorders>
              <w:top w:val="nil"/>
              <w:left w:val="nil"/>
              <w:bottom w:val="single" w:sz="4" w:space="0" w:color="auto"/>
              <w:right w:val="single" w:sz="4" w:space="0" w:color="auto"/>
            </w:tcBorders>
            <w:shd w:val="clear" w:color="auto" w:fill="auto"/>
            <w:noWrap/>
            <w:vAlign w:val="center"/>
            <w:hideMark/>
            <w:tcPrChange w:id="10321"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rsidP="00E255B6">
            <w:pPr>
              <w:pStyle w:val="BangBody"/>
              <w:jc w:val="center"/>
              <w:rPr>
                <w:ins w:id="10322" w:author="The Si Tran" w:date="2012-12-12T07:53:00Z"/>
                <w:rPrChange w:id="10323" w:author="The Si Tran" w:date="2012-12-14T06:39:00Z">
                  <w:rPr>
                    <w:ins w:id="10324" w:author="The Si Tran" w:date="2012-12-12T07:53:00Z"/>
                    <w:rFonts w:eastAsia="Times New Roman"/>
                    <w:color w:val="000000"/>
                    <w:sz w:val="22"/>
                  </w:rPr>
                </w:rPrChange>
              </w:rPr>
              <w:pPrChange w:id="10325" w:author="superchickend" w:date="2012-12-16T15:35:00Z">
                <w:pPr>
                  <w:spacing w:before="0" w:line="240" w:lineRule="auto"/>
                  <w:jc w:val="right"/>
                </w:pPr>
              </w:pPrChange>
            </w:pPr>
            <w:ins w:id="10326" w:author="The Si Tran" w:date="2012-12-12T07:53:00Z">
              <w:r w:rsidRPr="00B228F5">
                <w:rPr>
                  <w:rPrChange w:id="10327" w:author="The Si Tran" w:date="2012-12-14T06:39:00Z">
                    <w:rPr>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center"/>
            <w:hideMark/>
            <w:tcPrChange w:id="10328"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rsidP="00E255B6">
            <w:pPr>
              <w:pStyle w:val="BangBody"/>
              <w:jc w:val="center"/>
              <w:rPr>
                <w:ins w:id="10329" w:author="The Si Tran" w:date="2012-12-12T07:53:00Z"/>
                <w:rPrChange w:id="10330" w:author="The Si Tran" w:date="2012-12-14T06:39:00Z">
                  <w:rPr>
                    <w:ins w:id="10331" w:author="The Si Tran" w:date="2012-12-12T07:53:00Z"/>
                    <w:rFonts w:eastAsia="Times New Roman"/>
                    <w:color w:val="000000"/>
                    <w:sz w:val="22"/>
                  </w:rPr>
                </w:rPrChange>
              </w:rPr>
              <w:pPrChange w:id="10332" w:author="superchickend" w:date="2012-12-16T15:35:00Z">
                <w:pPr>
                  <w:spacing w:before="0" w:line="240" w:lineRule="auto"/>
                  <w:jc w:val="right"/>
                </w:pPr>
              </w:pPrChange>
            </w:pPr>
            <w:ins w:id="10333" w:author="The Si Tran" w:date="2012-12-12T07:53:00Z">
              <w:r w:rsidRPr="00B228F5">
                <w:rPr>
                  <w:rPrChange w:id="10334" w:author="The Si Tran" w:date="2012-12-14T06:39:00Z">
                    <w:rPr>
                      <w:sz w:val="22"/>
                    </w:rPr>
                  </w:rPrChange>
                </w:rPr>
                <w:t>32.58</w:t>
              </w:r>
            </w:ins>
          </w:p>
        </w:tc>
      </w:tr>
      <w:tr w:rsidR="00A80B78" w:rsidRPr="00AF5054" w14:paraId="3ECA3B91" w14:textId="77777777" w:rsidTr="00E255B6">
        <w:trPr>
          <w:trHeight w:val="305"/>
          <w:ins w:id="10335" w:author="The Si Tran" w:date="2012-12-12T07:53:00Z"/>
          <w:trPrChange w:id="10336" w:author="superchickend" w:date="2012-12-16T15:36: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10337"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E255B6" w:rsidRDefault="00A80B78" w:rsidP="00E255B6">
            <w:pPr>
              <w:pStyle w:val="BangBody"/>
              <w:jc w:val="center"/>
              <w:rPr>
                <w:ins w:id="10338" w:author="The Si Tran" w:date="2012-12-12T07:53:00Z"/>
                <w:b/>
                <w:rPrChange w:id="10339" w:author="superchickend" w:date="2012-12-16T15:35:00Z">
                  <w:rPr>
                    <w:ins w:id="10340" w:author="The Si Tran" w:date="2012-12-12T07:53:00Z"/>
                    <w:rFonts w:eastAsia="Times New Roman"/>
                    <w:color w:val="000000"/>
                    <w:sz w:val="22"/>
                  </w:rPr>
                </w:rPrChange>
              </w:rPr>
              <w:pPrChange w:id="10341" w:author="superchickend" w:date="2012-12-16T15:35:00Z">
                <w:pPr>
                  <w:spacing w:before="0" w:line="240" w:lineRule="auto"/>
                  <w:jc w:val="center"/>
                </w:pPr>
              </w:pPrChange>
            </w:pPr>
            <w:ins w:id="10342" w:author="The Si Tran" w:date="2012-12-12T07:53:00Z">
              <w:r w:rsidRPr="00E255B6">
                <w:rPr>
                  <w:b/>
                  <w:rPrChange w:id="10343" w:author="superchickend" w:date="2012-12-16T15:35:00Z">
                    <w:rPr>
                      <w:sz w:val="22"/>
                    </w:rPr>
                  </w:rPrChange>
                </w:rPr>
                <w:t>SARIMA</w:t>
              </w:r>
            </w:ins>
          </w:p>
        </w:tc>
        <w:tc>
          <w:tcPr>
            <w:tcW w:w="5563" w:type="dxa"/>
            <w:tcBorders>
              <w:top w:val="nil"/>
              <w:left w:val="nil"/>
              <w:bottom w:val="single" w:sz="4" w:space="0" w:color="auto"/>
              <w:right w:val="single" w:sz="4" w:space="0" w:color="auto"/>
            </w:tcBorders>
            <w:shd w:val="clear" w:color="auto" w:fill="auto"/>
            <w:vAlign w:val="bottom"/>
            <w:hideMark/>
            <w:tcPrChange w:id="10344"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pPr>
              <w:pStyle w:val="BangBody"/>
              <w:rPr>
                <w:ins w:id="10345" w:author="The Si Tran" w:date="2012-12-12T07:53:00Z"/>
                <w:rPrChange w:id="10346" w:author="The Si Tran" w:date="2012-12-14T06:39:00Z">
                  <w:rPr>
                    <w:ins w:id="10347" w:author="The Si Tran" w:date="2012-12-12T07:53:00Z"/>
                    <w:rFonts w:eastAsia="Times New Roman"/>
                    <w:color w:val="000000"/>
                    <w:sz w:val="22"/>
                  </w:rPr>
                </w:rPrChange>
              </w:rPr>
              <w:pPrChange w:id="10348" w:author="The Si Tran" w:date="2012-12-16T08:46:00Z">
                <w:pPr>
                  <w:spacing w:before="0" w:line="240" w:lineRule="auto"/>
                  <w:jc w:val="left"/>
                </w:pPr>
              </w:pPrChange>
            </w:pPr>
            <w:ins w:id="10349" w:author="The Si Tran" w:date="2012-12-12T07:53:00Z">
              <w:r w:rsidRPr="00B228F5">
                <w:rPr>
                  <w:rPrChange w:id="10350" w:author="The Si Tran" w:date="2012-12-14T06:39:00Z">
                    <w:rPr>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center"/>
            <w:hideMark/>
            <w:tcPrChange w:id="10351"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rsidP="00E255B6">
            <w:pPr>
              <w:pStyle w:val="BangBody"/>
              <w:jc w:val="center"/>
              <w:rPr>
                <w:ins w:id="10352" w:author="The Si Tran" w:date="2012-12-12T07:53:00Z"/>
                <w:rPrChange w:id="10353" w:author="The Si Tran" w:date="2012-12-14T06:39:00Z">
                  <w:rPr>
                    <w:ins w:id="10354" w:author="The Si Tran" w:date="2012-12-12T07:53:00Z"/>
                    <w:rFonts w:eastAsia="Times New Roman"/>
                    <w:color w:val="000000"/>
                    <w:sz w:val="22"/>
                  </w:rPr>
                </w:rPrChange>
              </w:rPr>
              <w:pPrChange w:id="10355" w:author="superchickend" w:date="2012-12-16T15:36:00Z">
                <w:pPr>
                  <w:spacing w:before="0" w:line="240" w:lineRule="auto"/>
                  <w:jc w:val="right"/>
                </w:pPr>
              </w:pPrChange>
            </w:pPr>
            <w:ins w:id="10356" w:author="The Si Tran" w:date="2012-12-12T07:53:00Z">
              <w:r w:rsidRPr="00B228F5">
                <w:rPr>
                  <w:rPrChange w:id="10357" w:author="The Si Tran" w:date="2012-12-14T06:39:00Z">
                    <w:rPr>
                      <w:sz w:val="22"/>
                    </w:rPr>
                  </w:rPrChange>
                </w:rPr>
                <w:t>1090</w:t>
              </w:r>
            </w:ins>
          </w:p>
        </w:tc>
        <w:tc>
          <w:tcPr>
            <w:tcW w:w="1001" w:type="dxa"/>
            <w:tcBorders>
              <w:top w:val="nil"/>
              <w:left w:val="nil"/>
              <w:bottom w:val="single" w:sz="4" w:space="0" w:color="auto"/>
              <w:right w:val="single" w:sz="4" w:space="0" w:color="auto"/>
            </w:tcBorders>
            <w:shd w:val="clear" w:color="auto" w:fill="auto"/>
            <w:noWrap/>
            <w:vAlign w:val="center"/>
            <w:hideMark/>
            <w:tcPrChange w:id="10358"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rsidP="00E255B6">
            <w:pPr>
              <w:pStyle w:val="BangBody"/>
              <w:jc w:val="center"/>
              <w:rPr>
                <w:ins w:id="10359" w:author="The Si Tran" w:date="2012-12-12T07:53:00Z"/>
                <w:rPrChange w:id="10360" w:author="The Si Tran" w:date="2012-12-14T06:39:00Z">
                  <w:rPr>
                    <w:ins w:id="10361" w:author="The Si Tran" w:date="2012-12-12T07:53:00Z"/>
                    <w:rFonts w:eastAsia="Times New Roman"/>
                    <w:color w:val="000000"/>
                    <w:sz w:val="22"/>
                  </w:rPr>
                </w:rPrChange>
              </w:rPr>
              <w:pPrChange w:id="10362" w:author="superchickend" w:date="2012-12-16T15:36:00Z">
                <w:pPr>
                  <w:spacing w:before="0" w:line="240" w:lineRule="auto"/>
                  <w:jc w:val="right"/>
                </w:pPr>
              </w:pPrChange>
            </w:pPr>
            <w:ins w:id="10363" w:author="The Si Tran" w:date="2012-12-12T07:53:00Z">
              <w:r w:rsidRPr="00B228F5">
                <w:rPr>
                  <w:rPrChange w:id="10364" w:author="The Si Tran" w:date="2012-12-14T06:39:00Z">
                    <w:rPr>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center"/>
            <w:hideMark/>
            <w:tcPrChange w:id="10365"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rsidP="00E255B6">
            <w:pPr>
              <w:pStyle w:val="BangBody"/>
              <w:jc w:val="center"/>
              <w:rPr>
                <w:ins w:id="10366" w:author="The Si Tran" w:date="2012-12-12T07:53:00Z"/>
                <w:rPrChange w:id="10367" w:author="The Si Tran" w:date="2012-12-14T06:39:00Z">
                  <w:rPr>
                    <w:ins w:id="10368" w:author="The Si Tran" w:date="2012-12-12T07:53:00Z"/>
                    <w:rFonts w:eastAsia="Times New Roman"/>
                    <w:color w:val="000000"/>
                    <w:sz w:val="22"/>
                  </w:rPr>
                </w:rPrChange>
              </w:rPr>
              <w:pPrChange w:id="10369" w:author="superchickend" w:date="2012-12-16T15:36:00Z">
                <w:pPr>
                  <w:spacing w:before="0" w:line="240" w:lineRule="auto"/>
                  <w:jc w:val="right"/>
                </w:pPr>
              </w:pPrChange>
            </w:pPr>
            <w:ins w:id="10370" w:author="The Si Tran" w:date="2012-12-12T07:53:00Z">
              <w:r w:rsidRPr="00B228F5">
                <w:rPr>
                  <w:rPrChange w:id="10371" w:author="The Si Tran" w:date="2012-12-14T06:39:00Z">
                    <w:rPr>
                      <w:sz w:val="22"/>
                    </w:rPr>
                  </w:rPrChange>
                </w:rPr>
                <w:t>37.37</w:t>
              </w:r>
            </w:ins>
          </w:p>
        </w:tc>
      </w:tr>
      <w:tr w:rsidR="00A80B78" w:rsidRPr="00AF5054" w14:paraId="41AB3AF1" w14:textId="77777777" w:rsidTr="00E255B6">
        <w:trPr>
          <w:trHeight w:val="916"/>
          <w:ins w:id="10372" w:author="The Si Tran" w:date="2012-12-12T07:53:00Z"/>
          <w:trPrChange w:id="10373" w:author="superchickend" w:date="2012-12-16T15:36: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74"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E255B6" w:rsidRDefault="00A80B78" w:rsidP="00E255B6">
            <w:pPr>
              <w:pStyle w:val="BangBody"/>
              <w:jc w:val="center"/>
              <w:rPr>
                <w:ins w:id="10375" w:author="The Si Tran" w:date="2012-12-12T07:53:00Z"/>
                <w:b/>
                <w:rPrChange w:id="10376" w:author="superchickend" w:date="2012-12-16T15:35:00Z">
                  <w:rPr>
                    <w:ins w:id="10377" w:author="The Si Tran" w:date="2012-12-12T07:53:00Z"/>
                    <w:rFonts w:eastAsia="Times New Roman"/>
                    <w:color w:val="000000"/>
                    <w:sz w:val="22"/>
                  </w:rPr>
                </w:rPrChange>
              </w:rPr>
              <w:pPrChange w:id="10378" w:author="superchickend" w:date="2012-12-16T15:35:00Z">
                <w:pPr>
                  <w:spacing w:before="0" w:line="240" w:lineRule="auto"/>
                  <w:jc w:val="center"/>
                </w:pPr>
              </w:pPrChange>
            </w:pPr>
            <w:ins w:id="10379" w:author="The Si Tran" w:date="2012-12-12T07:53:00Z">
              <w:r w:rsidRPr="00E255B6">
                <w:rPr>
                  <w:b/>
                  <w:rPrChange w:id="10380" w:author="superchickend" w:date="2012-12-16T15:35:00Z">
                    <w:rPr>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10381"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pPr>
              <w:pStyle w:val="BangBody"/>
              <w:rPr>
                <w:ins w:id="10382" w:author="The Si Tran" w:date="2012-12-12T07:53:00Z"/>
                <w:rPrChange w:id="10383" w:author="The Si Tran" w:date="2012-12-14T06:39:00Z">
                  <w:rPr>
                    <w:ins w:id="10384" w:author="The Si Tran" w:date="2012-12-12T07:53:00Z"/>
                    <w:rFonts w:eastAsia="Times New Roman"/>
                    <w:color w:val="000000"/>
                    <w:sz w:val="22"/>
                  </w:rPr>
                </w:rPrChange>
              </w:rPr>
              <w:pPrChange w:id="10385" w:author="The Si Tran" w:date="2012-12-16T08:46:00Z">
                <w:pPr>
                  <w:spacing w:before="0" w:line="240" w:lineRule="auto"/>
                  <w:jc w:val="left"/>
                </w:pPr>
              </w:pPrChange>
            </w:pPr>
            <w:ins w:id="10386" w:author="The Si Tran" w:date="2012-12-12T07:53:00Z">
              <w:r w:rsidRPr="00B228F5">
                <w:rPr>
                  <w:rPrChange w:id="10387" w:author="The Si Tran" w:date="2012-12-14T06:39:00Z">
                    <w:rPr>
                      <w:sz w:val="22"/>
                    </w:rPr>
                  </w:rPrChange>
                </w:rPr>
                <w:t>ARIMA(2, 0, 2)(1, 1, 1)10</w:t>
              </w:r>
              <w:r w:rsidRPr="00B228F5">
                <w:rPr>
                  <w:rPrChange w:id="10388" w:author="The Si Tran" w:date="2012-12-14T06:39:00Z">
                    <w:rPr>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389"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rsidP="00E255B6">
            <w:pPr>
              <w:pStyle w:val="BangBody"/>
              <w:jc w:val="center"/>
              <w:rPr>
                <w:ins w:id="10390" w:author="The Si Tran" w:date="2012-12-12T07:53:00Z"/>
                <w:rPrChange w:id="10391" w:author="The Si Tran" w:date="2012-12-14T06:39:00Z">
                  <w:rPr>
                    <w:ins w:id="10392" w:author="The Si Tran" w:date="2012-12-12T07:53:00Z"/>
                    <w:rFonts w:eastAsia="Times New Roman"/>
                    <w:color w:val="000000"/>
                    <w:sz w:val="22"/>
                  </w:rPr>
                </w:rPrChange>
              </w:rPr>
              <w:pPrChange w:id="10393" w:author="superchickend" w:date="2012-12-16T15:36:00Z">
                <w:pPr>
                  <w:spacing w:before="0" w:line="240" w:lineRule="auto"/>
                  <w:jc w:val="right"/>
                </w:pPr>
              </w:pPrChange>
            </w:pPr>
            <w:ins w:id="10394" w:author="The Si Tran" w:date="2012-12-12T07:53:00Z">
              <w:r w:rsidRPr="00B228F5">
                <w:rPr>
                  <w:rPrChange w:id="10395" w:author="The Si Tran" w:date="2012-12-14T06:39:00Z">
                    <w:rPr>
                      <w:sz w:val="22"/>
                    </w:rPr>
                  </w:rPrChange>
                </w:rPr>
                <w:t>698.36</w:t>
              </w:r>
            </w:ins>
          </w:p>
        </w:tc>
        <w:tc>
          <w:tcPr>
            <w:tcW w:w="1001" w:type="dxa"/>
            <w:tcBorders>
              <w:top w:val="nil"/>
              <w:left w:val="nil"/>
              <w:bottom w:val="single" w:sz="4" w:space="0" w:color="auto"/>
              <w:right w:val="single" w:sz="4" w:space="0" w:color="auto"/>
            </w:tcBorders>
            <w:shd w:val="clear" w:color="auto" w:fill="auto"/>
            <w:noWrap/>
            <w:vAlign w:val="center"/>
            <w:hideMark/>
            <w:tcPrChange w:id="10396"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rsidP="00E255B6">
            <w:pPr>
              <w:pStyle w:val="BangBody"/>
              <w:jc w:val="center"/>
              <w:rPr>
                <w:ins w:id="10397" w:author="The Si Tran" w:date="2012-12-12T07:53:00Z"/>
                <w:rPrChange w:id="10398" w:author="The Si Tran" w:date="2012-12-14T06:39:00Z">
                  <w:rPr>
                    <w:ins w:id="10399" w:author="The Si Tran" w:date="2012-12-12T07:53:00Z"/>
                    <w:rFonts w:eastAsia="Times New Roman"/>
                    <w:color w:val="000000"/>
                    <w:sz w:val="22"/>
                  </w:rPr>
                </w:rPrChange>
              </w:rPr>
              <w:pPrChange w:id="10400" w:author="superchickend" w:date="2012-12-16T15:36:00Z">
                <w:pPr>
                  <w:spacing w:before="0" w:line="240" w:lineRule="auto"/>
                  <w:jc w:val="right"/>
                </w:pPr>
              </w:pPrChange>
            </w:pPr>
            <w:ins w:id="10401" w:author="The Si Tran" w:date="2012-12-12T07:53:00Z">
              <w:r w:rsidRPr="00B228F5">
                <w:rPr>
                  <w:rPrChange w:id="10402" w:author="The Si Tran" w:date="2012-12-14T06:39:00Z">
                    <w:rPr>
                      <w:sz w:val="22"/>
                    </w:rPr>
                  </w:rPrChange>
                </w:rPr>
                <w:t>955424</w:t>
              </w:r>
            </w:ins>
          </w:p>
        </w:tc>
        <w:tc>
          <w:tcPr>
            <w:tcW w:w="837" w:type="dxa"/>
            <w:tcBorders>
              <w:top w:val="nil"/>
              <w:left w:val="nil"/>
              <w:bottom w:val="single" w:sz="4" w:space="0" w:color="auto"/>
              <w:right w:val="single" w:sz="4" w:space="0" w:color="auto"/>
            </w:tcBorders>
            <w:shd w:val="clear" w:color="auto" w:fill="auto"/>
            <w:noWrap/>
            <w:vAlign w:val="center"/>
            <w:hideMark/>
            <w:tcPrChange w:id="10403"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rsidP="00E255B6">
            <w:pPr>
              <w:pStyle w:val="BangBody"/>
              <w:jc w:val="center"/>
              <w:rPr>
                <w:ins w:id="10404" w:author="The Si Tran" w:date="2012-12-12T07:53:00Z"/>
                <w:rPrChange w:id="10405" w:author="The Si Tran" w:date="2012-12-14T06:39:00Z">
                  <w:rPr>
                    <w:ins w:id="10406" w:author="The Si Tran" w:date="2012-12-12T07:53:00Z"/>
                    <w:rFonts w:eastAsia="Times New Roman"/>
                    <w:color w:val="000000"/>
                    <w:sz w:val="22"/>
                  </w:rPr>
                </w:rPrChange>
              </w:rPr>
              <w:pPrChange w:id="10407" w:author="superchickend" w:date="2012-12-16T15:36:00Z">
                <w:pPr>
                  <w:spacing w:before="0" w:line="240" w:lineRule="auto"/>
                  <w:jc w:val="right"/>
                </w:pPr>
              </w:pPrChange>
            </w:pPr>
            <w:ins w:id="10408" w:author="The Si Tran" w:date="2012-12-12T07:53:00Z">
              <w:r w:rsidRPr="00B228F5">
                <w:rPr>
                  <w:rPrChange w:id="10409" w:author="The Si Tran" w:date="2012-12-14T06:39:00Z">
                    <w:rPr>
                      <w:sz w:val="22"/>
                    </w:rPr>
                  </w:rPrChange>
                </w:rPr>
                <w:t>28.71</w:t>
              </w:r>
            </w:ins>
          </w:p>
        </w:tc>
      </w:tr>
      <w:tr w:rsidR="00A80B78" w:rsidRPr="00AF5054" w14:paraId="316E99BA" w14:textId="77777777" w:rsidTr="00E255B6">
        <w:trPr>
          <w:trHeight w:val="916"/>
          <w:ins w:id="10410" w:author="The Si Tran" w:date="2012-12-12T07:53:00Z"/>
          <w:trPrChange w:id="10411" w:author="superchickend" w:date="2012-12-16T15:36: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10412"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pPr>
              <w:pStyle w:val="BangBody"/>
              <w:rPr>
                <w:ins w:id="10413" w:author="The Si Tran" w:date="2012-12-12T07:53:00Z"/>
                <w:rPrChange w:id="10414" w:author="The Si Tran" w:date="2012-12-14T06:39:00Z">
                  <w:rPr>
                    <w:ins w:id="10415" w:author="The Si Tran" w:date="2012-12-12T07:53:00Z"/>
                    <w:rFonts w:eastAsia="Times New Roman"/>
                    <w:color w:val="000000"/>
                    <w:sz w:val="22"/>
                  </w:rPr>
                </w:rPrChange>
              </w:rPr>
              <w:pPrChange w:id="10416"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417"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pPr>
              <w:pStyle w:val="BangBody"/>
              <w:rPr>
                <w:ins w:id="10418" w:author="The Si Tran" w:date="2012-12-12T07:53:00Z"/>
                <w:rPrChange w:id="10419" w:author="The Si Tran" w:date="2012-12-14T06:39:00Z">
                  <w:rPr>
                    <w:ins w:id="10420" w:author="The Si Tran" w:date="2012-12-12T07:53:00Z"/>
                    <w:rFonts w:eastAsia="Times New Roman"/>
                    <w:color w:val="000000"/>
                    <w:sz w:val="22"/>
                  </w:rPr>
                </w:rPrChange>
              </w:rPr>
              <w:pPrChange w:id="10421" w:author="The Si Tran" w:date="2012-12-16T08:46:00Z">
                <w:pPr>
                  <w:spacing w:before="0" w:line="240" w:lineRule="auto"/>
                  <w:jc w:val="left"/>
                </w:pPr>
              </w:pPrChange>
            </w:pPr>
            <w:ins w:id="10422" w:author="The Si Tran" w:date="2012-12-12T07:53:00Z">
              <w:r w:rsidRPr="00B228F5">
                <w:rPr>
                  <w:rPrChange w:id="10423" w:author="The Si Tran" w:date="2012-12-14T06:39:00Z">
                    <w:rPr>
                      <w:sz w:val="22"/>
                    </w:rPr>
                  </w:rPrChange>
                </w:rPr>
                <w:t>ARIMA(2, 0, 2)(1, 1, 1)10</w:t>
              </w:r>
              <w:r w:rsidRPr="00B228F5">
                <w:rPr>
                  <w:rPrChange w:id="10424" w:author="The Si Tran" w:date="2012-12-14T06:39:00Z">
                    <w:rPr>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425"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E255B6" w:rsidRDefault="00A80B78" w:rsidP="00E255B6">
            <w:pPr>
              <w:pStyle w:val="BangBody"/>
              <w:jc w:val="center"/>
              <w:rPr>
                <w:ins w:id="10426" w:author="The Si Tran" w:date="2012-12-12T07:53:00Z"/>
                <w:b/>
                <w:rPrChange w:id="10427" w:author="superchickend" w:date="2012-12-16T15:36:00Z">
                  <w:rPr>
                    <w:ins w:id="10428" w:author="The Si Tran" w:date="2012-12-12T07:53:00Z"/>
                    <w:rFonts w:eastAsia="Times New Roman"/>
                    <w:color w:val="000000"/>
                    <w:sz w:val="22"/>
                  </w:rPr>
                </w:rPrChange>
              </w:rPr>
              <w:pPrChange w:id="10429" w:author="superchickend" w:date="2012-12-16T15:36:00Z">
                <w:pPr>
                  <w:spacing w:before="0" w:line="240" w:lineRule="auto"/>
                  <w:jc w:val="right"/>
                </w:pPr>
              </w:pPrChange>
            </w:pPr>
            <w:ins w:id="10430" w:author="The Si Tran" w:date="2012-12-12T07:53:00Z">
              <w:r w:rsidRPr="00E255B6">
                <w:rPr>
                  <w:b/>
                  <w:rPrChange w:id="10431" w:author="superchickend" w:date="2012-12-16T15:36:00Z">
                    <w:rPr>
                      <w:sz w:val="22"/>
                    </w:rPr>
                  </w:rPrChange>
                </w:rPr>
                <w:t>467.98</w:t>
              </w:r>
            </w:ins>
          </w:p>
        </w:tc>
        <w:tc>
          <w:tcPr>
            <w:tcW w:w="1001" w:type="dxa"/>
            <w:tcBorders>
              <w:top w:val="nil"/>
              <w:left w:val="nil"/>
              <w:bottom w:val="single" w:sz="4" w:space="0" w:color="auto"/>
              <w:right w:val="single" w:sz="4" w:space="0" w:color="auto"/>
            </w:tcBorders>
            <w:shd w:val="clear" w:color="auto" w:fill="auto"/>
            <w:noWrap/>
            <w:vAlign w:val="center"/>
            <w:hideMark/>
            <w:tcPrChange w:id="10432"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E255B6" w:rsidRDefault="00A80B78" w:rsidP="00E255B6">
            <w:pPr>
              <w:pStyle w:val="BangBody"/>
              <w:jc w:val="center"/>
              <w:rPr>
                <w:ins w:id="10433" w:author="The Si Tran" w:date="2012-12-12T07:53:00Z"/>
                <w:b/>
                <w:rPrChange w:id="10434" w:author="superchickend" w:date="2012-12-16T15:36:00Z">
                  <w:rPr>
                    <w:ins w:id="10435" w:author="The Si Tran" w:date="2012-12-12T07:53:00Z"/>
                    <w:rFonts w:eastAsia="Times New Roman"/>
                    <w:color w:val="000000"/>
                    <w:sz w:val="22"/>
                  </w:rPr>
                </w:rPrChange>
              </w:rPr>
              <w:pPrChange w:id="10436" w:author="superchickend" w:date="2012-12-16T15:36:00Z">
                <w:pPr>
                  <w:spacing w:before="0" w:line="240" w:lineRule="auto"/>
                  <w:jc w:val="right"/>
                </w:pPr>
              </w:pPrChange>
            </w:pPr>
            <w:ins w:id="10437" w:author="The Si Tran" w:date="2012-12-12T07:53:00Z">
              <w:r w:rsidRPr="00E255B6">
                <w:rPr>
                  <w:b/>
                  <w:rPrChange w:id="10438" w:author="superchickend" w:date="2012-12-16T15:36:00Z">
                    <w:rPr>
                      <w:sz w:val="22"/>
                    </w:rPr>
                  </w:rPrChange>
                </w:rPr>
                <w:t>421860</w:t>
              </w:r>
            </w:ins>
          </w:p>
        </w:tc>
        <w:tc>
          <w:tcPr>
            <w:tcW w:w="837" w:type="dxa"/>
            <w:tcBorders>
              <w:top w:val="nil"/>
              <w:left w:val="nil"/>
              <w:bottom w:val="single" w:sz="4" w:space="0" w:color="auto"/>
              <w:right w:val="single" w:sz="4" w:space="0" w:color="auto"/>
            </w:tcBorders>
            <w:shd w:val="clear" w:color="auto" w:fill="auto"/>
            <w:noWrap/>
            <w:vAlign w:val="center"/>
            <w:hideMark/>
            <w:tcPrChange w:id="10439"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E255B6" w:rsidRDefault="00A80B78" w:rsidP="00E255B6">
            <w:pPr>
              <w:pStyle w:val="BangBody"/>
              <w:jc w:val="center"/>
              <w:rPr>
                <w:ins w:id="10440" w:author="The Si Tran" w:date="2012-12-12T07:53:00Z"/>
                <w:b/>
                <w:rPrChange w:id="10441" w:author="superchickend" w:date="2012-12-16T15:36:00Z">
                  <w:rPr>
                    <w:ins w:id="10442" w:author="The Si Tran" w:date="2012-12-12T07:53:00Z"/>
                    <w:rFonts w:eastAsia="Times New Roman"/>
                    <w:color w:val="000000"/>
                    <w:sz w:val="22"/>
                  </w:rPr>
                </w:rPrChange>
              </w:rPr>
              <w:pPrChange w:id="10443" w:author="superchickend" w:date="2012-12-16T15:36:00Z">
                <w:pPr>
                  <w:spacing w:before="0" w:line="240" w:lineRule="auto"/>
                  <w:jc w:val="right"/>
                </w:pPr>
              </w:pPrChange>
            </w:pPr>
            <w:ins w:id="10444" w:author="The Si Tran" w:date="2012-12-12T07:53:00Z">
              <w:r w:rsidRPr="00E255B6">
                <w:rPr>
                  <w:b/>
                  <w:rPrChange w:id="10445" w:author="superchickend" w:date="2012-12-16T15:36:00Z">
                    <w:rPr>
                      <w:sz w:val="22"/>
                    </w:rPr>
                  </w:rPrChange>
                </w:rPr>
                <w:t>22.25</w:t>
              </w:r>
            </w:ins>
          </w:p>
        </w:tc>
      </w:tr>
    </w:tbl>
    <w:p w14:paraId="226DE0B7" w14:textId="22EC2DC8" w:rsidR="0085381C" w:rsidRDefault="0085381C" w:rsidP="0085381C">
      <w:pPr>
        <w:pStyle w:val="Heading2"/>
        <w:rPr>
          <w:ins w:id="10446" w:author="The Si Tran" w:date="2012-12-11T20:50:00Z"/>
        </w:rPr>
      </w:pPr>
      <w:bookmarkStart w:id="10447" w:name="_Toc343415872"/>
      <w:ins w:id="10448" w:author="The Si Tran" w:date="2012-12-11T20:50:00Z">
        <w:r>
          <w:t>Đánh giá kết quả thực nghiệm</w:t>
        </w:r>
        <w:bookmarkEnd w:id="10447"/>
      </w:ins>
    </w:p>
    <w:p w14:paraId="6C528FD7" w14:textId="11AC7D2B" w:rsidR="0085381C" w:rsidRDefault="00BD6CE9">
      <w:pPr>
        <w:rPr>
          <w:ins w:id="10449" w:author="The Si Tran" w:date="2012-12-11T20:53:00Z"/>
        </w:rPr>
        <w:pPrChange w:id="10450" w:author="The Si Tran" w:date="2012-12-16T08:46:00Z">
          <w:pPr>
            <w:pStyle w:val="Heading2"/>
            <w:numPr>
              <w:numId w:val="44"/>
            </w:numPr>
            <w:tabs>
              <w:tab w:val="num" w:pos="1098"/>
            </w:tabs>
            <w:ind w:left="1098"/>
          </w:pPr>
        </w:pPrChange>
      </w:pPr>
      <w:ins w:id="10451" w:author="The Si Tran" w:date="2012-12-11T20:51:00Z">
        <w:r>
          <w:t>Qua quá trình chạy thực nghiệm với các bộ dữ liệu mang tính chất khác nhau và so sánh</w:t>
        </w:r>
      </w:ins>
      <w:ins w:id="10452" w:author="The Si Tran" w:date="2012-12-11T20:52:00Z">
        <w:r>
          <w:t xml:space="preserve"> các mô hình với nhau, </w:t>
        </w:r>
      </w:ins>
      <w:ins w:id="10453" w:author="The Si Tran" w:date="2012-12-11T20:53:00Z">
        <w:r w:rsidR="00637C13">
          <w:t xml:space="preserve">nhóm </w:t>
        </w:r>
      </w:ins>
      <w:ins w:id="10454" w:author="The Si Tran" w:date="2012-12-11T20:52:00Z">
        <w:r>
          <w:t>chúng tôi</w:t>
        </w:r>
      </w:ins>
      <w:ins w:id="10455" w:author="The Si Tran" w:date="2012-12-11T20:53:00Z">
        <w:r w:rsidR="00637C13">
          <w:t xml:space="preserve"> rút ra các nhận xét như sau:</w:t>
        </w:r>
      </w:ins>
    </w:p>
    <w:p w14:paraId="36651042" w14:textId="77777777" w:rsidR="00637C13" w:rsidRPr="00097101" w:rsidRDefault="004E490E">
      <w:pPr>
        <w:pStyle w:val="BuletL1"/>
        <w:rPr>
          <w:ins w:id="10456" w:author="The Si Tran" w:date="2012-12-11T20:56:00Z"/>
        </w:rPr>
        <w:pPrChange w:id="10457" w:author="The Si Tran" w:date="2012-12-16T08:46:00Z">
          <w:pPr>
            <w:pStyle w:val="Heading2"/>
            <w:numPr>
              <w:numId w:val="44"/>
            </w:numPr>
            <w:tabs>
              <w:tab w:val="num" w:pos="1098"/>
            </w:tabs>
            <w:ind w:left="1098"/>
          </w:pPr>
        </w:pPrChange>
      </w:pPr>
      <w:ins w:id="10458" w:author="The Si Tran" w:date="2012-12-11T20:54:00Z">
        <w:r w:rsidRPr="00B7223D">
          <w:rPr>
            <w:rPrChange w:id="10459" w:author="The Si Tran" w:date="2012-12-14T06:40:00Z">
              <w:rPr/>
            </w:rPrChange>
          </w:rPr>
          <w:t>Mô hình SARIAM cho ra kết quả chính xác hơn mô hình mạng n</w:t>
        </w:r>
      </w:ins>
      <w:ins w:id="10460" w:author="The Si Tran" w:date="2012-12-11T20:55:00Z">
        <w:r w:rsidRPr="00B7223D">
          <w:rPr>
            <w:rPrChange w:id="10461" w:author="The Si Tran" w:date="2012-12-14T06:40:00Z">
              <w:rPr/>
            </w:rPrChange>
          </w:rPr>
          <w:t xml:space="preserve">ơron đối với các chuỗi dữ liệu tuyến tính, có tính mùa hoặc xu hướng rõ ràng như: chuỗi dữ liệu </w:t>
        </w:r>
      </w:ins>
      <w:ins w:id="10462" w:author="The Si Tran" w:date="2012-12-11T20:56:00Z">
        <w:r w:rsidRPr="00B7223D">
          <w:rPr>
            <w:rPrChange w:id="10463" w:author="The Si Tran" w:date="2012-12-14T06:40:00Z">
              <w:rPr/>
            </w:rPrChange>
          </w:rPr>
          <w:t>Passengers, chuỗi dữ liệu Paper.</w:t>
        </w:r>
      </w:ins>
    </w:p>
    <w:p w14:paraId="5E2D9635" w14:textId="77777777" w:rsidR="004E490E" w:rsidRPr="00097101" w:rsidRDefault="004E490E">
      <w:pPr>
        <w:pStyle w:val="BuletL1"/>
        <w:rPr>
          <w:ins w:id="10464" w:author="The Si Tran" w:date="2012-12-11T20:58:00Z"/>
        </w:rPr>
        <w:pPrChange w:id="10465" w:author="The Si Tran" w:date="2012-12-16T08:46:00Z">
          <w:pPr>
            <w:pStyle w:val="Heading2"/>
            <w:numPr>
              <w:numId w:val="44"/>
            </w:numPr>
            <w:tabs>
              <w:tab w:val="num" w:pos="1098"/>
            </w:tabs>
            <w:ind w:left="1098"/>
          </w:pPr>
        </w:pPrChange>
      </w:pPr>
      <w:ins w:id="10466" w:author="The Si Tran" w:date="2012-12-11T20:57:00Z">
        <w:r w:rsidRPr="00B7223D">
          <w:rPr>
            <w:rPrChange w:id="10467" w:author="The Si Tran" w:date="2012-12-14T06:40:00Z">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10468" w:author="The Si Tran" w:date="2012-12-11T21:00:00Z"/>
        </w:rPr>
        <w:pPrChange w:id="10469" w:author="The Si Tran" w:date="2012-12-16T08:46:00Z">
          <w:pPr>
            <w:pStyle w:val="Heading2"/>
            <w:numPr>
              <w:numId w:val="44"/>
            </w:numPr>
            <w:tabs>
              <w:tab w:val="num" w:pos="1098"/>
            </w:tabs>
            <w:ind w:left="1098"/>
          </w:pPr>
        </w:pPrChange>
      </w:pPr>
      <w:ins w:id="10470" w:author="The Si Tran" w:date="2012-12-11T20:58:00Z">
        <w:r w:rsidRPr="00B7223D">
          <w:rPr>
            <w:rPrChange w:id="10471" w:author="The Si Tran" w:date="2012-12-14T06:40:00Z">
              <w:rPr/>
            </w:rPrChange>
          </w:rPr>
          <w:t>Đối với các chuỗi dữ liệ</w:t>
        </w:r>
      </w:ins>
      <w:ins w:id="10472" w:author="The Si Tran" w:date="2012-12-11T20:59:00Z">
        <w:r w:rsidRPr="00B7223D">
          <w:rPr>
            <w:rPrChange w:id="10473" w:author="The Si Tran" w:date="2012-12-14T06:40:00Z">
              <w:rPr/>
            </w:rPrChange>
          </w:rPr>
          <w:t>u tuyến tính thì mô hình SARIMA có khả n</w:t>
        </w:r>
      </w:ins>
      <w:ins w:id="10474" w:author="The Si Tran" w:date="2012-12-11T21:00:00Z">
        <w:r w:rsidRPr="00B7223D">
          <w:rPr>
            <w:rPrChange w:id="10475" w:author="The Si Tran" w:date="2012-12-14T06:40:00Z">
              <w:rPr/>
            </w:rPrChange>
          </w:rPr>
          <w:t>ăng dự đoán xa chính xác hơn mô hình mạng nơron.</w:t>
        </w:r>
      </w:ins>
    </w:p>
    <w:p w14:paraId="0C0986BB" w14:textId="77777777" w:rsidR="00DC0CF0" w:rsidRPr="00B7223D" w:rsidRDefault="004556E7">
      <w:pPr>
        <w:pStyle w:val="BuletL1"/>
        <w:rPr>
          <w:ins w:id="10476" w:author="The Si Tran" w:date="2012-12-11T20:01:00Z"/>
          <w:rPrChange w:id="10477" w:author="The Si Tran" w:date="2012-12-14T06:40:00Z">
            <w:rPr>
              <w:ins w:id="10478" w:author="The Si Tran" w:date="2012-12-11T20:01:00Z"/>
            </w:rPr>
          </w:rPrChange>
        </w:rPr>
        <w:pPrChange w:id="10479" w:author="The Si Tran" w:date="2012-12-16T08:46:00Z">
          <w:pPr>
            <w:pStyle w:val="Heading2"/>
            <w:numPr>
              <w:numId w:val="44"/>
            </w:numPr>
            <w:tabs>
              <w:tab w:val="num" w:pos="1098"/>
            </w:tabs>
            <w:ind w:left="1098"/>
          </w:pPr>
        </w:pPrChange>
      </w:pPr>
      <w:ins w:id="10480" w:author="The Si Tran" w:date="2012-12-11T21:02:00Z">
        <w:r w:rsidRPr="00B7223D">
          <w:rPr>
            <w:rPrChange w:id="10481" w:author="The Si Tran" w:date="2012-12-14T06:40:00Z">
              <w:rPr/>
            </w:rPrChange>
          </w:rPr>
          <w:t>Mô hình kết hợp SARIMA với mạng nơron</w:t>
        </w:r>
      </w:ins>
      <w:ins w:id="10482" w:author="The Si Tran" w:date="2012-12-11T21:03:00Z">
        <w:r w:rsidRPr="00B7223D">
          <w:rPr>
            <w:rPrChange w:id="10483" w:author="The Si Tran" w:date="2012-12-14T06:40:00Z">
              <w:rPr/>
            </w:rPrChange>
          </w:rPr>
          <w:t xml:space="preserve"> sử dụng được ưu điểm của cả hai mô hình, tạo nên mô hình có kết quả chính xác với nhiều loại dữ liệu khác nhau.</w:t>
        </w:r>
      </w:ins>
    </w:p>
    <w:p w14:paraId="64825F64" w14:textId="77777777" w:rsidR="0087598C" w:rsidRDefault="0087598C">
      <w:pPr>
        <w:spacing w:before="0" w:after="200" w:line="276" w:lineRule="auto"/>
        <w:jc w:val="left"/>
        <w:rPr>
          <w:ins w:id="10484" w:author="superchickend" w:date="2012-12-12T08:20:00Z"/>
          <w:b/>
          <w:bCs/>
          <w:kern w:val="32"/>
          <w:szCs w:val="26"/>
        </w:rPr>
      </w:pPr>
      <w:ins w:id="10485" w:author="superchickend" w:date="2012-12-12T08:20:00Z">
        <w:r>
          <w:rPr>
            <w:b/>
            <w:bCs/>
            <w:kern w:val="32"/>
            <w:szCs w:val="26"/>
          </w:rPr>
          <w:lastRenderedPageBreak/>
          <w:br/>
        </w:r>
      </w:ins>
    </w:p>
    <w:p w14:paraId="789266A7" w14:textId="77777777" w:rsidR="0087598C" w:rsidRDefault="0087598C">
      <w:pPr>
        <w:rPr>
          <w:ins w:id="10486" w:author="superchickend" w:date="2012-12-12T08:20:00Z"/>
        </w:rPr>
        <w:pPrChange w:id="10487" w:author="superchickend" w:date="2012-12-12T08:20:00Z">
          <w:pPr>
            <w:spacing w:before="0" w:after="200" w:line="276" w:lineRule="auto"/>
            <w:jc w:val="left"/>
          </w:pPr>
        </w:pPrChange>
      </w:pPr>
      <w:ins w:id="10488" w:author="superchickend" w:date="2012-12-12T08:20:00Z">
        <w:r>
          <w:br w:type="page"/>
        </w:r>
      </w:ins>
    </w:p>
    <w:p w14:paraId="23790104" w14:textId="77777777" w:rsidR="00451320" w:rsidRPr="0049233F" w:rsidDel="0087598C" w:rsidRDefault="00451320">
      <w:pPr>
        <w:spacing w:before="0" w:after="200" w:line="276" w:lineRule="auto"/>
        <w:jc w:val="left"/>
        <w:rPr>
          <w:del w:id="10489" w:author="superchickend" w:date="2012-12-12T08:20:00Z"/>
          <w:b/>
          <w:bCs/>
          <w:kern w:val="32"/>
          <w:szCs w:val="26"/>
          <w:rPrChange w:id="10490" w:author="The Si Tran" w:date="2012-12-05T23:02:00Z">
            <w:rPr>
              <w:del w:id="10491" w:author="superchickend" w:date="2012-12-12T08:20:00Z"/>
              <w:b/>
              <w:bCs/>
              <w:kern w:val="32"/>
              <w:sz w:val="32"/>
              <w:szCs w:val="32"/>
            </w:rPr>
          </w:rPrChange>
        </w:rPr>
      </w:pPr>
      <w:del w:id="10492" w:author="superchickend" w:date="2012-12-12T08:20:00Z">
        <w:r w:rsidRPr="002B1464" w:rsidDel="0087598C">
          <w:rPr>
            <w:szCs w:val="26"/>
          </w:rPr>
          <w:lastRenderedPageBreak/>
          <w:br w:type="page"/>
        </w:r>
      </w:del>
    </w:p>
    <w:p w14:paraId="7428C31A" w14:textId="77777777" w:rsidR="00451320" w:rsidRPr="000064E1" w:rsidRDefault="00451320">
      <w:pPr>
        <w:spacing w:before="0" w:after="200" w:line="276" w:lineRule="auto"/>
        <w:jc w:val="left"/>
        <w:rPr>
          <w:b/>
          <w:bCs/>
          <w:kern w:val="32"/>
          <w:sz w:val="32"/>
          <w:szCs w:val="32"/>
        </w:rPr>
      </w:pPr>
    </w:p>
    <w:p w14:paraId="5AD1B5AE" w14:textId="4C728509" w:rsidR="00783FDB" w:rsidRPr="000064E1" w:rsidRDefault="00362721" w:rsidP="00097101">
      <w:pPr>
        <w:pStyle w:val="Heading1"/>
        <w:rPr>
          <w:rFonts w:cs="Times New Roman"/>
        </w:rPr>
      </w:pPr>
      <w:bookmarkStart w:id="10493" w:name="_Toc343415873"/>
      <w:ins w:id="10494" w:author="superchickend" w:date="2012-12-16T14:59:00Z">
        <w:r>
          <w:rPr>
            <w:rFonts w:cs="Times New Roman"/>
          </w:rPr>
          <w:t xml:space="preserve">    </w:t>
        </w:r>
      </w:ins>
      <w:r w:rsidR="00783FDB" w:rsidRPr="000064E1">
        <w:rPr>
          <w:rFonts w:cs="Times New Roman"/>
          <w:rPrChange w:id="10495" w:author="The Si Tran" w:date="2012-12-12T13:57:00Z">
            <w:rPr>
              <w:rFonts w:cs="Times New Roman"/>
              <w:b w:val="0"/>
              <w:bCs w:val="0"/>
              <w:iCs/>
              <w:kern w:val="0"/>
              <w:sz w:val="28"/>
              <w:szCs w:val="28"/>
            </w:rPr>
          </w:rPrChange>
        </w:rPr>
        <w:t>KẾT LUẬN</w:t>
      </w:r>
      <w:bookmarkEnd w:id="10493"/>
    </w:p>
    <w:p w14:paraId="3A33AA28" w14:textId="2C8A95E5" w:rsidR="00662C01" w:rsidRDefault="00662C01">
      <w:pPr>
        <w:pStyle w:val="Heading2"/>
        <w:rPr>
          <w:ins w:id="10496" w:author="superchickend" w:date="2012-12-16T15:36:00Z"/>
          <w:rFonts w:cs="Times New Roman"/>
          <w:sz w:val="26"/>
          <w:szCs w:val="26"/>
        </w:rPr>
      </w:pPr>
      <w:bookmarkStart w:id="10497" w:name="_Toc343415874"/>
      <w:ins w:id="10498" w:author="The Si Tran" w:date="2012-12-10T19:37:00Z">
        <w:r>
          <w:rPr>
            <w:rFonts w:cs="Times New Roman"/>
            <w:sz w:val="26"/>
            <w:szCs w:val="26"/>
          </w:rPr>
          <w:t>Đánh giá kết qu</w:t>
        </w:r>
      </w:ins>
      <w:ins w:id="10499" w:author="The Si Tran" w:date="2012-12-10T19:38:00Z">
        <w:r>
          <w:rPr>
            <w:rFonts w:cs="Times New Roman"/>
            <w:sz w:val="26"/>
            <w:szCs w:val="26"/>
          </w:rPr>
          <w:t>ả</w:t>
        </w:r>
      </w:ins>
      <w:bookmarkEnd w:id="10497"/>
    </w:p>
    <w:p w14:paraId="4F7F95A3" w14:textId="6C9C777D" w:rsidR="001B34D3" w:rsidRPr="001B34D3" w:rsidRDefault="001B34D3" w:rsidP="001B34D3">
      <w:pPr>
        <w:ind w:firstLine="648"/>
        <w:rPr>
          <w:ins w:id="10500" w:author="The Si Tran" w:date="2012-12-10T19:38:00Z"/>
          <w:rPrChange w:id="10501" w:author="superchickend" w:date="2012-12-16T15:36:00Z">
            <w:rPr>
              <w:ins w:id="10502" w:author="The Si Tran" w:date="2012-12-10T19:38:00Z"/>
              <w:rFonts w:cs="Times New Roman"/>
              <w:sz w:val="26"/>
              <w:szCs w:val="26"/>
            </w:rPr>
          </w:rPrChange>
        </w:rPr>
        <w:pPrChange w:id="10503" w:author="superchickend" w:date="2012-12-16T15:39:00Z">
          <w:pPr>
            <w:pStyle w:val="Heading2"/>
          </w:pPr>
        </w:pPrChange>
      </w:pPr>
      <w:bookmarkStart w:id="10504" w:name="_GoBack"/>
      <w:bookmarkEnd w:id="10504"/>
      <w:ins w:id="10505"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506" w:author="The Si Tran" w:date="2012-12-10T20:56:00Z"/>
        </w:rPr>
        <w:pPrChange w:id="10507" w:author="The Si Tran" w:date="2012-12-10T19:38:00Z">
          <w:pPr>
            <w:pStyle w:val="Heading2"/>
          </w:pPr>
        </w:pPrChange>
      </w:pPr>
      <w:bookmarkStart w:id="10508" w:name="_Toc343415875"/>
      <w:ins w:id="10509" w:author="The Si Tran" w:date="2012-12-10T19:40:00Z">
        <w:r>
          <w:t>Những công việc làm được</w:t>
        </w:r>
      </w:ins>
      <w:bookmarkEnd w:id="10508"/>
    </w:p>
    <w:p w14:paraId="664D4BC4" w14:textId="77777777" w:rsidR="007700CE" w:rsidRPr="00097101" w:rsidRDefault="007700CE">
      <w:pPr>
        <w:rPr>
          <w:ins w:id="10510" w:author="The Si Tran" w:date="2012-12-11T04:44:00Z"/>
        </w:rPr>
        <w:pPrChange w:id="10511" w:author="The Si Tran" w:date="2012-12-16T08:46:00Z">
          <w:pPr>
            <w:pStyle w:val="ListParagraph"/>
            <w:spacing w:line="240" w:lineRule="auto"/>
          </w:pPr>
        </w:pPrChange>
      </w:pPr>
      <w:ins w:id="10512" w:author="The Si Tran" w:date="2012-12-11T04:44:00Z">
        <w:r w:rsidRPr="007700CE">
          <w:rPr>
            <w:rPrChange w:id="10513"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514" w:author="The Si Tran" w:date="2012-12-11T04:44:00Z"/>
          <w:rPrChange w:id="10515" w:author="The Si Tran" w:date="2012-12-14T06:41:00Z">
            <w:rPr>
              <w:ins w:id="10516" w:author="The Si Tran" w:date="2012-12-11T04:44:00Z"/>
            </w:rPr>
          </w:rPrChange>
        </w:rPr>
        <w:pPrChange w:id="10517" w:author="The Si Tran" w:date="2012-12-16T08:47:00Z">
          <w:pPr>
            <w:pStyle w:val="ListParagraph"/>
            <w:spacing w:line="240" w:lineRule="auto"/>
          </w:pPr>
        </w:pPrChange>
      </w:pPr>
      <w:ins w:id="10518" w:author="The Si Tran" w:date="2012-12-11T04:44:00Z">
        <w:r w:rsidRPr="00B7223D">
          <w:rPr>
            <w:rPrChange w:id="10519" w:author="The Si Tran" w:date="2012-12-14T06:41:00Z">
              <w:rPr>
                <w:rFonts w:eastAsiaTheme="minorHAnsi" w:cs="Arial"/>
                <w:b/>
                <w:bCs/>
                <w:iCs/>
                <w:sz w:val="28"/>
                <w:szCs w:val="28"/>
              </w:rPr>
            </w:rPrChange>
          </w:rPr>
          <w:t>Tìm hiểu về dữ liệu chuỗi thời gian và các tính chất của nó</w:t>
        </w:r>
      </w:ins>
      <w:ins w:id="10520" w:author="The Si Tran" w:date="2012-12-11T04:49:00Z">
        <w:r w:rsidR="00BF3D5C" w:rsidRPr="00B7223D">
          <w:rPr>
            <w:rPrChange w:id="10521" w:author="The Si Tran" w:date="2012-12-14T06:41:00Z">
              <w:rPr/>
            </w:rPrChange>
          </w:rPr>
          <w:t>.</w:t>
        </w:r>
      </w:ins>
    </w:p>
    <w:p w14:paraId="1703C2FF" w14:textId="77777777" w:rsidR="007700CE" w:rsidRPr="00B7223D" w:rsidRDefault="007700CE">
      <w:pPr>
        <w:pStyle w:val="BuletL1"/>
        <w:rPr>
          <w:ins w:id="10522" w:author="The Si Tran" w:date="2012-12-11T04:46:00Z"/>
          <w:rPrChange w:id="10523" w:author="The Si Tran" w:date="2012-12-14T06:41:00Z">
            <w:rPr>
              <w:ins w:id="10524" w:author="The Si Tran" w:date="2012-12-11T04:46:00Z"/>
            </w:rPr>
          </w:rPrChange>
        </w:rPr>
        <w:pPrChange w:id="10525" w:author="The Si Tran" w:date="2012-12-16T08:47:00Z">
          <w:pPr>
            <w:pStyle w:val="ListParagraph"/>
            <w:spacing w:line="240" w:lineRule="auto"/>
          </w:pPr>
        </w:pPrChange>
      </w:pPr>
      <w:ins w:id="10526" w:author="The Si Tran" w:date="2012-12-11T04:44:00Z">
        <w:r w:rsidRPr="00B7223D">
          <w:rPr>
            <w:rPrChange w:id="10527" w:author="The Si Tran" w:date="2012-12-14T06:41:00Z">
              <w:rPr>
                <w:rFonts w:eastAsiaTheme="minorHAnsi" w:cs="Arial"/>
                <w:b/>
                <w:bCs/>
                <w:iCs/>
                <w:sz w:val="28"/>
                <w:szCs w:val="28"/>
              </w:rPr>
            </w:rPrChange>
          </w:rPr>
          <w:t xml:space="preserve">Tìm hiểu về cấu trúc và nguyên lý hoạt động của mạng neuron nhân tạo, </w:t>
        </w:r>
      </w:ins>
      <w:ins w:id="10528" w:author="The Si Tran" w:date="2012-12-11T04:50:00Z">
        <w:r w:rsidR="00BF3D5C" w:rsidRPr="00B7223D">
          <w:rPr>
            <w:rPrChange w:id="10529" w:author="The Si Tran" w:date="2012-12-14T06:41:00Z">
              <w:rPr/>
            </w:rPrChange>
          </w:rPr>
          <w:t>mạng neuron nhân tạo cho phép người dùng lựa chọn một trong hai giải thuật huấn luyện: lan truyền ngược và RPROP</w:t>
        </w:r>
      </w:ins>
      <w:ins w:id="10530" w:author="The Si Tran" w:date="2012-12-11T04:44:00Z">
        <w:r w:rsidRPr="00B7223D">
          <w:rPr>
            <w:rPrChange w:id="10531"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532" w:author="The Si Tran" w:date="2012-12-11T04:47:00Z"/>
          <w:rPrChange w:id="10533" w:author="The Si Tran" w:date="2012-12-14T06:41:00Z">
            <w:rPr>
              <w:ins w:id="10534" w:author="The Si Tran" w:date="2012-12-11T04:47:00Z"/>
            </w:rPr>
          </w:rPrChange>
        </w:rPr>
        <w:pPrChange w:id="10535" w:author="The Si Tran" w:date="2012-12-16T08:47:00Z">
          <w:pPr>
            <w:pStyle w:val="ListParagraph"/>
            <w:spacing w:line="240" w:lineRule="auto"/>
          </w:pPr>
        </w:pPrChange>
      </w:pPr>
      <w:ins w:id="10536" w:author="The Si Tran" w:date="2012-12-11T04:46:00Z">
        <w:r w:rsidRPr="00B7223D">
          <w:rPr>
            <w:rPrChange w:id="10537"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538" w:author="The Si Tran" w:date="2012-12-11T04:49:00Z"/>
          <w:rPrChange w:id="10539" w:author="The Si Tran" w:date="2012-12-14T06:41:00Z">
            <w:rPr>
              <w:ins w:id="10540" w:author="The Si Tran" w:date="2012-12-11T04:49:00Z"/>
            </w:rPr>
          </w:rPrChange>
        </w:rPr>
        <w:pPrChange w:id="10541" w:author="The Si Tran" w:date="2012-12-16T08:47:00Z">
          <w:pPr>
            <w:pStyle w:val="ListParagraph"/>
            <w:spacing w:line="240" w:lineRule="auto"/>
          </w:pPr>
        </w:pPrChange>
      </w:pPr>
      <w:ins w:id="10542" w:author="The Si Tran" w:date="2012-12-11T04:47:00Z">
        <w:r w:rsidRPr="00B7223D">
          <w:rPr>
            <w:rPrChange w:id="10543" w:author="The Si Tran" w:date="2012-12-14T06:41:00Z">
              <w:rPr/>
            </w:rPrChange>
          </w:rPr>
          <w:t>Tìm hiểu nguyên lý kết hợp hai mô hình mạng nơron và ARIMA, từ đó xây dựng</w:t>
        </w:r>
      </w:ins>
      <w:ins w:id="10544" w:author="The Si Tran" w:date="2012-12-11T04:48:00Z">
        <w:r w:rsidRPr="00B7223D">
          <w:rPr>
            <w:rPrChange w:id="10545"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546" w:author="The Si Tran" w:date="2012-12-10T19:44:00Z"/>
          <w:rPrChange w:id="10547" w:author="The Si Tran" w:date="2012-12-14T06:41:00Z">
            <w:rPr>
              <w:ins w:id="10548" w:author="The Si Tran" w:date="2012-12-10T19:44:00Z"/>
            </w:rPr>
          </w:rPrChange>
        </w:rPr>
        <w:pPrChange w:id="10549" w:author="The Si Tran" w:date="2012-12-16T08:47:00Z">
          <w:pPr>
            <w:pStyle w:val="Heading2"/>
          </w:pPr>
        </w:pPrChange>
      </w:pPr>
      <w:ins w:id="10550" w:author="The Si Tran" w:date="2012-12-11T04:44:00Z">
        <w:r w:rsidRPr="00B7223D">
          <w:rPr>
            <w:rPrChange w:id="10551" w:author="The Si Tran" w:date="2012-12-14T06:41:00Z">
              <w:rPr>
                <w:b w:val="0"/>
                <w:bCs w:val="0"/>
                <w:iCs w:val="0"/>
              </w:rPr>
            </w:rPrChange>
          </w:rPr>
          <w:t>Thực hiện chạy thử nghiệm chương trình trên các bộ dữ liệu mẫu</w:t>
        </w:r>
      </w:ins>
      <w:ins w:id="10552" w:author="The Si Tran" w:date="2012-12-11T04:50:00Z">
        <w:r w:rsidR="009C08F4" w:rsidRPr="00B7223D">
          <w:rPr>
            <w:rPrChange w:id="10553" w:author="The Si Tran" w:date="2012-12-14T06:41:00Z">
              <w:rPr/>
            </w:rPrChange>
          </w:rPr>
          <w:t xml:space="preserve"> khác nhau, </w:t>
        </w:r>
      </w:ins>
      <w:ins w:id="10554" w:author="The Si Tran" w:date="2012-12-11T04:51:00Z">
        <w:r w:rsidR="009C08F4" w:rsidRPr="00B7223D">
          <w:rPr>
            <w:rPrChange w:id="10555" w:author="The Si Tran" w:date="2012-12-14T06:41:00Z">
              <w:rPr/>
            </w:rPrChange>
          </w:rPr>
          <w:t>từ đó kiểm tra tính đúng đắn của cơ sở lý thuyết.</w:t>
        </w:r>
      </w:ins>
    </w:p>
    <w:p w14:paraId="0E72C806" w14:textId="12ACA8E1" w:rsidR="00662C01" w:rsidRDefault="00662C01">
      <w:pPr>
        <w:pStyle w:val="Heading3"/>
        <w:rPr>
          <w:ins w:id="10556" w:author="The Si Tran" w:date="2012-12-11T05:41:00Z"/>
        </w:rPr>
      </w:pPr>
      <w:bookmarkStart w:id="10557" w:name="_Toc343415876"/>
      <w:ins w:id="10558" w:author="The Si Tran" w:date="2012-12-10T19:41:00Z">
        <w:r w:rsidRPr="00662C01">
          <w:t>Những đúc kết về mặt lý luận</w:t>
        </w:r>
      </w:ins>
      <w:bookmarkEnd w:id="10557"/>
    </w:p>
    <w:p w14:paraId="64704074" w14:textId="6D7FF1E7" w:rsidR="00D54C04" w:rsidRDefault="00D54C04">
      <w:pPr>
        <w:rPr>
          <w:ins w:id="10559" w:author="The Si Tran" w:date="2012-12-11T05:42:00Z"/>
        </w:rPr>
        <w:pPrChange w:id="10560" w:author="The Si Tran" w:date="2012-12-16T08:47:00Z">
          <w:pPr>
            <w:pStyle w:val="Heading3"/>
          </w:pPr>
        </w:pPrChange>
      </w:pPr>
      <w:ins w:id="10561" w:author="The Si Tran" w:date="2012-12-11T05:41:00Z">
        <w:r>
          <w:t>Qua quá trình hiện thực và chạy thực nghiệm mô hình kết hợp SARIMA</w:t>
        </w:r>
      </w:ins>
      <w:ins w:id="10562"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563" w:author="The Si Tran" w:date="2012-12-11T05:45:00Z"/>
        </w:rPr>
        <w:pPrChange w:id="10564" w:author="The Si Tran" w:date="2012-12-16T08:47:00Z">
          <w:pPr>
            <w:pStyle w:val="Heading3"/>
          </w:pPr>
        </w:pPrChange>
      </w:pPr>
      <w:ins w:id="10565" w:author="The Si Tran" w:date="2012-12-11T05:43:00Z">
        <w:r w:rsidRPr="00B7223D">
          <w:rPr>
            <w:rPrChange w:id="10566" w:author="The Si Tran" w:date="2012-12-14T06:42:00Z">
              <w:rPr/>
            </w:rPrChange>
          </w:rPr>
          <w:t xml:space="preserve">Đối với các </w:t>
        </w:r>
      </w:ins>
      <w:ins w:id="10567" w:author="The Si Tran" w:date="2012-12-11T05:44:00Z">
        <w:r w:rsidRPr="00B7223D">
          <w:rPr>
            <w:rPrChange w:id="10568" w:author="The Si Tran" w:date="2012-12-14T06:42:00Z">
              <w:rPr/>
            </w:rPrChange>
          </w:rPr>
          <w:t xml:space="preserve">chuỗi dữ liệu chỉ có tính mùa hoặc xu hướng thì </w:t>
        </w:r>
      </w:ins>
      <w:ins w:id="10569" w:author="The Si Tran" w:date="2012-12-11T05:45:00Z">
        <w:r w:rsidRPr="00B7223D">
          <w:rPr>
            <w:rPrChange w:id="10570" w:author="The Si Tran" w:date="2012-12-14T06:42:00Z">
              <w:rPr/>
            </w:rPrChange>
          </w:rPr>
          <w:t>mô hình</w:t>
        </w:r>
      </w:ins>
      <w:ins w:id="10571" w:author="The Si Tran" w:date="2012-12-11T05:44:00Z">
        <w:r w:rsidRPr="00B7223D">
          <w:rPr>
            <w:rPrChange w:id="10572" w:author="The Si Tran" w:date="2012-12-14T06:42:00Z">
              <w:rPr/>
            </w:rPrChange>
          </w:rPr>
          <w:t xml:space="preserve"> SARIMA có kết quả ch</w:t>
        </w:r>
      </w:ins>
      <w:ins w:id="10573" w:author="The Si Tran" w:date="2012-12-11T05:45:00Z">
        <w:r w:rsidRPr="00B7223D">
          <w:rPr>
            <w:rPrChange w:id="10574" w:author="The Si Tran" w:date="2012-12-14T06:42:00Z">
              <w:rPr/>
            </w:rPrChange>
          </w:rPr>
          <w:t>ính xác hơn mô hình mạng nơron.</w:t>
        </w:r>
      </w:ins>
    </w:p>
    <w:p w14:paraId="72628387" w14:textId="77777777" w:rsidR="00983080" w:rsidRPr="00097101" w:rsidRDefault="00983080">
      <w:pPr>
        <w:pStyle w:val="BuletL1"/>
        <w:rPr>
          <w:ins w:id="10575" w:author="The Si Tran" w:date="2012-12-11T05:47:00Z"/>
        </w:rPr>
        <w:pPrChange w:id="10576" w:author="The Si Tran" w:date="2012-12-16T08:47:00Z">
          <w:pPr>
            <w:pStyle w:val="Heading3"/>
          </w:pPr>
        </w:pPrChange>
      </w:pPr>
      <w:ins w:id="10577" w:author="The Si Tran" w:date="2012-12-11T05:45:00Z">
        <w:r w:rsidRPr="00B7223D">
          <w:rPr>
            <w:rPrChange w:id="10578" w:author="The Si Tran" w:date="2012-12-14T06:42:00Z">
              <w:rPr/>
            </w:rPrChange>
          </w:rPr>
          <w:t xml:space="preserve">Đối với các chuỗi dữ liệu có tính </w:t>
        </w:r>
      </w:ins>
      <w:ins w:id="10579" w:author="The Si Tran" w:date="2012-12-11T05:46:00Z">
        <w:r w:rsidRPr="00B7223D">
          <w:rPr>
            <w:rPrChange w:id="10580"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0581" w:author="The Si Tran" w:date="2012-12-11T05:48:00Z"/>
        </w:rPr>
        <w:pPrChange w:id="10582" w:author="The Si Tran" w:date="2012-12-16T08:47:00Z">
          <w:pPr>
            <w:pStyle w:val="Heading3"/>
          </w:pPr>
        </w:pPrChange>
      </w:pPr>
      <w:ins w:id="10583" w:author="The Si Tran" w:date="2012-12-11T05:47:00Z">
        <w:r w:rsidRPr="00B7223D">
          <w:rPr>
            <w:rPrChange w:id="10584" w:author="The Si Tran" w:date="2012-12-14T06:42:00Z">
              <w:rPr/>
            </w:rPrChange>
          </w:rPr>
          <w:t xml:space="preserve">Do dựa trên đặc tính của cả chuỗi thời gian nên mô hình SARIMA có khả năng dự </w:t>
        </w:r>
      </w:ins>
      <w:ins w:id="10585" w:author="The Si Tran" w:date="2012-12-11T05:48:00Z">
        <w:r w:rsidRPr="00B7223D">
          <w:rPr>
            <w:rPrChange w:id="10586" w:author="The Si Tran" w:date="2012-12-14T06:42:00Z">
              <w:rPr/>
            </w:rPrChange>
          </w:rPr>
          <w:t>đoán xa chính xác hơn mô hình mạng nơron.</w:t>
        </w:r>
      </w:ins>
    </w:p>
    <w:p w14:paraId="29570AF4" w14:textId="77777777" w:rsidR="002C1C14" w:rsidRPr="00097101" w:rsidRDefault="002C1C14">
      <w:pPr>
        <w:pStyle w:val="BuletL1"/>
        <w:rPr>
          <w:ins w:id="10587" w:author="The Si Tran" w:date="2012-12-10T19:41:00Z"/>
        </w:rPr>
        <w:pPrChange w:id="10588" w:author="The Si Tran" w:date="2012-12-16T08:47:00Z">
          <w:pPr>
            <w:pStyle w:val="Heading3"/>
          </w:pPr>
        </w:pPrChange>
      </w:pPr>
      <w:ins w:id="10589" w:author="The Si Tran" w:date="2012-12-11T05:48:00Z">
        <w:r w:rsidRPr="00B7223D">
          <w:rPr>
            <w:rPrChange w:id="10590" w:author="The Si Tran" w:date="2012-12-14T06:42:00Z">
              <w:rPr/>
            </w:rPrChange>
          </w:rPr>
          <w:lastRenderedPageBreak/>
          <w:t>Bằng cách kết hợp cả hai mô hình SARIMA và mạng nơron, ta c</w:t>
        </w:r>
      </w:ins>
      <w:ins w:id="10591" w:author="The Si Tran" w:date="2012-12-11T05:49:00Z">
        <w:r w:rsidRPr="00B7223D">
          <w:rPr>
            <w:rPrChange w:id="10592" w:author="The Si Tran" w:date="2012-12-14T06:42:00Z">
              <w:rPr/>
            </w:rPrChange>
          </w:rPr>
          <w:t>ó thể xây dựng một mô hình thích hợp với nhiều loại dữ liệu khác nhau</w:t>
        </w:r>
        <w:r w:rsidR="00BD71C0" w:rsidRPr="00B7223D">
          <w:rPr>
            <w:rPrChange w:id="10593" w:author="The Si Tran" w:date="2012-12-14T06:42:00Z">
              <w:rPr/>
            </w:rPrChange>
          </w:rPr>
          <w:t>, cho ra kết quả chính xác c</w:t>
        </w:r>
      </w:ins>
      <w:ins w:id="10594" w:author="The Si Tran" w:date="2012-12-11T05:50:00Z">
        <w:r w:rsidR="00BD71C0" w:rsidRPr="00B7223D">
          <w:rPr>
            <w:rPrChange w:id="10595" w:author="The Si Tran" w:date="2012-12-14T06:42:00Z">
              <w:rPr/>
            </w:rPrChange>
          </w:rPr>
          <w:t>ao.</w:t>
        </w:r>
      </w:ins>
    </w:p>
    <w:p w14:paraId="0B4BEF09" w14:textId="4AB6B473" w:rsidR="00E830E0" w:rsidRDefault="00662C01">
      <w:pPr>
        <w:pStyle w:val="Heading3"/>
        <w:rPr>
          <w:ins w:id="10596" w:author="The Si Tran" w:date="2012-12-11T05:27:00Z"/>
        </w:rPr>
        <w:pPrChange w:id="10597" w:author="The Si Tran" w:date="2012-12-14T06:40:00Z">
          <w:pPr>
            <w:pStyle w:val="Heading2"/>
          </w:pPr>
        </w:pPrChange>
      </w:pPr>
      <w:bookmarkStart w:id="10598" w:name="_Toc343415877"/>
      <w:ins w:id="10599" w:author="The Si Tran" w:date="2012-12-10T19:41:00Z">
        <w:r>
          <w:t>Mặt hạn chế</w:t>
        </w:r>
      </w:ins>
      <w:bookmarkEnd w:id="10598"/>
    </w:p>
    <w:p w14:paraId="7B1DEF2D" w14:textId="33E9B641" w:rsidR="006B1716" w:rsidRPr="00102ED8" w:rsidRDefault="00DA3C57">
      <w:pPr>
        <w:rPr>
          <w:ins w:id="10600" w:author="The Si Tran" w:date="2012-12-11T05:29:00Z"/>
        </w:rPr>
        <w:pPrChange w:id="10601" w:author="The Si Tran" w:date="2012-12-16T08:47:00Z">
          <w:pPr>
            <w:spacing w:before="0"/>
            <w:ind w:firstLine="720"/>
          </w:pPr>
        </w:pPrChange>
      </w:pPr>
      <w:ins w:id="10602" w:author="The Si Tran" w:date="2012-12-11T05:31:00Z">
        <w:r>
          <w:t>Mô hình này chưa có phần tiền xử lý dữ liệu</w:t>
        </w:r>
      </w:ins>
      <w:ins w:id="10603" w:author="The Si Tran" w:date="2012-12-11T05:32:00Z">
        <w:r>
          <w:t>, nên đối với các dữ liệu chưa qua tiề</w:t>
        </w:r>
        <w:r w:rsidR="00B7223D">
          <w:t xml:space="preserve">n </w:t>
        </w:r>
        <w:r>
          <w:t>xử lý có chứa giá trị nhi</w:t>
        </w:r>
      </w:ins>
      <w:ins w:id="10604" w:author="The Si Tran" w:date="2012-12-11T05:33:00Z">
        <w:r>
          <w:t>ễu, không hợp lệ… thì kết quả của</w:t>
        </w:r>
      </w:ins>
      <w:ins w:id="10605" w:author="The Si Tran" w:date="2012-12-11T05:34:00Z">
        <w:r>
          <w:t xml:space="preserve"> mô hình không được cao.</w:t>
        </w:r>
      </w:ins>
    </w:p>
    <w:p w14:paraId="466D996B" w14:textId="77777777" w:rsidR="006A21F7" w:rsidRDefault="00E830E0">
      <w:pPr>
        <w:rPr>
          <w:ins w:id="10606" w:author="The Si Tran" w:date="2012-12-11T05:34:00Z"/>
        </w:rPr>
        <w:pPrChange w:id="10607" w:author="The Si Tran" w:date="2012-12-16T08:47:00Z">
          <w:pPr>
            <w:pStyle w:val="Heading2"/>
          </w:pPr>
        </w:pPrChange>
      </w:pPr>
      <w:ins w:id="10608" w:author="The Si Tran" w:date="2012-12-11T05:29:00Z">
        <w:r w:rsidRPr="00102ED8">
          <w:t>Giao diện chương trình hiện thực chưa thân thiện với người dùng.</w:t>
        </w:r>
      </w:ins>
      <w:del w:id="10609"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610" w:author="The Si Tran" w:date="2012-12-10T19:38:00Z">
              <w:rPr>
                <w:b w:val="0"/>
                <w:bCs w:val="0"/>
              </w:rPr>
            </w:rPrChange>
          </w:rPr>
          <w:delText>ết</w:delText>
        </w:r>
      </w:del>
    </w:p>
    <w:p w14:paraId="75A37250" w14:textId="32D53BDD" w:rsidR="00DA3C57" w:rsidRPr="008B2578" w:rsidRDefault="00DA3C57">
      <w:pPr>
        <w:rPr>
          <w:szCs w:val="26"/>
        </w:rPr>
        <w:pPrChange w:id="10611" w:author="The Si Tran" w:date="2012-12-16T08:47:00Z">
          <w:pPr>
            <w:pStyle w:val="Heading2"/>
          </w:pPr>
        </w:pPrChange>
      </w:pPr>
      <w:ins w:id="10612" w:author="The Si Tran" w:date="2012-12-11T05:34:00Z">
        <w:r>
          <w:t xml:space="preserve">Mô hình được xây dựng nhằm </w:t>
        </w:r>
      </w:ins>
      <w:ins w:id="10613" w:author="The Si Tran" w:date="2012-12-11T05:35:00Z">
        <w:r>
          <w:t>hiện thực các lý thuyết đã nghiên cứu</w:t>
        </w:r>
      </w:ins>
      <w:ins w:id="10614" w:author="The Si Tran" w:date="2012-12-11T05:36:00Z">
        <w:r>
          <w:t xml:space="preserve"> n</w:t>
        </w:r>
      </w:ins>
      <w:ins w:id="10615" w:author="The Si Tran" w:date="2012-12-11T05:37:00Z">
        <w:r>
          <w:t>ên chỉ sử dụ</w:t>
        </w:r>
        <w:r w:rsidR="00B7223D">
          <w:t xml:space="preserve">ng </w:t>
        </w:r>
        <w:r w:rsidR="00B7223D">
          <w:tab/>
        </w:r>
        <w:r>
          <w:t>ác dữ liệu đã thu thập sẵn, không có cập nhật các dữ liệu mới theo thời gian</w:t>
        </w:r>
      </w:ins>
      <w:ins w:id="10616" w:author="The Si Tran" w:date="2012-12-11T05:38:00Z">
        <w:r w:rsidR="00B7223D">
          <w:t xml:space="preserve"> nên </w:t>
        </w:r>
        <w:r>
          <w:t>c</w:t>
        </w:r>
      </w:ins>
      <w:ins w:id="10617" w:author="The Si Tran" w:date="2012-12-11T05:39:00Z">
        <w:r>
          <w:t>ần phải thay đổi để phù hợp với các bài toán thực tiễn.</w:t>
        </w:r>
      </w:ins>
    </w:p>
    <w:p w14:paraId="1A655C1A" w14:textId="13DD86DB" w:rsidR="00783FDB" w:rsidRDefault="00783FDB">
      <w:pPr>
        <w:pStyle w:val="Heading2"/>
        <w:rPr>
          <w:ins w:id="10618" w:author="The Si Tran" w:date="2012-12-11T04:57:00Z"/>
          <w:rFonts w:cs="Times New Roman"/>
          <w:sz w:val="26"/>
          <w:szCs w:val="26"/>
        </w:rPr>
      </w:pPr>
      <w:bookmarkStart w:id="10619" w:name="_Toc343415878"/>
      <w:r w:rsidRPr="0049233F">
        <w:rPr>
          <w:rFonts w:cs="Times New Roman"/>
          <w:sz w:val="26"/>
          <w:szCs w:val="26"/>
          <w:rPrChange w:id="10620" w:author="The Si Tran" w:date="2012-12-05T23:02:00Z">
            <w:rPr>
              <w:rFonts w:cs="Times New Roman"/>
            </w:rPr>
          </w:rPrChange>
        </w:rPr>
        <w:t>Hướng phát triển đề tài</w:t>
      </w:r>
      <w:bookmarkEnd w:id="10619"/>
    </w:p>
    <w:p w14:paraId="3D8B20CB" w14:textId="7CF2E319" w:rsidR="00F27A65" w:rsidRDefault="00F27A65">
      <w:pPr>
        <w:rPr>
          <w:ins w:id="10621" w:author="The Si Tran" w:date="2012-12-11T05:02:00Z"/>
        </w:rPr>
        <w:pPrChange w:id="10622" w:author="The Si Tran" w:date="2012-12-16T08:47:00Z">
          <w:pPr>
            <w:pStyle w:val="Heading2"/>
          </w:pPr>
        </w:pPrChange>
      </w:pPr>
      <w:ins w:id="10623" w:author="The Si Tran" w:date="2012-12-11T04:57:00Z">
        <w:r>
          <w:t>Đề tài đã đưa ra mô hình kết hợp SARIMA với mạng nơron</w:t>
        </w:r>
      </w:ins>
      <w:ins w:id="10624" w:author="The Si Tran" w:date="2012-12-11T04:58:00Z">
        <w:r>
          <w:t xml:space="preserve"> </w:t>
        </w:r>
      </w:ins>
      <w:ins w:id="10625" w:author="The Si Tran" w:date="2012-12-11T04:59:00Z">
        <w:r>
          <w:t>trong</w:t>
        </w:r>
      </w:ins>
      <w:ins w:id="10626" w:author="The Si Tran" w:date="2012-12-11T04:58:00Z">
        <w:r>
          <w:t xml:space="preserve"> bài toán dự báo chuỗi thời gian</w:t>
        </w:r>
      </w:ins>
      <w:ins w:id="10627" w:author="The Si Tran" w:date="2012-12-11T04:59:00Z">
        <w:r>
          <w:t>. Tuy nhiên, để cải thiện độ chính xác của mô hình</w:t>
        </w:r>
      </w:ins>
      <w:ins w:id="10628" w:author="The Si Tran" w:date="2012-12-11T05:01:00Z">
        <w:r>
          <w:t xml:space="preserve">, chúng ta cần </w:t>
        </w:r>
      </w:ins>
      <w:ins w:id="10629"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630" w:author="The Si Tran" w:date="2012-12-11T05:21:00Z"/>
        </w:rPr>
        <w:pPrChange w:id="10631" w:author="The Si Tran" w:date="2012-12-16T08:47:00Z">
          <w:pPr>
            <w:pStyle w:val="Heading2"/>
          </w:pPr>
        </w:pPrChange>
      </w:pPr>
      <w:ins w:id="10632" w:author="The Si Tran" w:date="2012-12-11T05:03:00Z">
        <w:r w:rsidRPr="00B7223D">
          <w:rPr>
            <w:rPrChange w:id="10633" w:author="The Si Tran" w:date="2012-12-14T06:43:00Z">
              <w:rPr/>
            </w:rPrChange>
          </w:rPr>
          <w:t>Trong mô hình SARIMA, để chuyển đổi từ chuỗi dữ liệu có tính mùa và xu hướng, chúng tôi đã sử dụng phương pháp lấy hiệu</w:t>
        </w:r>
      </w:ins>
      <w:ins w:id="10634" w:author="The Si Tran" w:date="2012-12-11T05:12:00Z">
        <w:r w:rsidR="002E24B1" w:rsidRPr="00B7223D">
          <w:rPr>
            <w:rPrChange w:id="10635" w:author="The Si Tran" w:date="2012-12-14T06:43:00Z">
              <w:rPr/>
            </w:rPrChange>
          </w:rPr>
          <w:t>. Nhưng phương pháp này đòi hỏi phương sai của chuỗi dữ liệu phải tĩnh.</w:t>
        </w:r>
      </w:ins>
      <w:ins w:id="10636" w:author="The Si Tran" w:date="2012-12-11T05:14:00Z">
        <w:r w:rsidR="002E24B1" w:rsidRPr="00B7223D">
          <w:rPr>
            <w:rPrChange w:id="10637" w:author="The Si Tran" w:date="2012-12-14T06:43:00Z">
              <w:rPr/>
            </w:rPrChange>
          </w:rPr>
          <w:t xml:space="preserve"> </w:t>
        </w:r>
        <w:r w:rsidR="00330004" w:rsidRPr="00B7223D">
          <w:rPr>
            <w:rPrChange w:id="10638" w:author="The Si Tran" w:date="2012-12-14T06:43:00Z">
              <w:rPr/>
            </w:rPrChange>
          </w:rPr>
          <w:t>Trong tr</w:t>
        </w:r>
      </w:ins>
      <w:ins w:id="10639" w:author="The Si Tran" w:date="2012-12-11T05:15:00Z">
        <w:r w:rsidR="00330004" w:rsidRPr="00B7223D">
          <w:rPr>
            <w:rPrChange w:id="10640" w:author="The Si Tran" w:date="2012-12-14T06:43:00Z">
              <w:rPr/>
            </w:rPrChange>
          </w:rPr>
          <w:t xml:space="preserve">ường hợp này cần phải sử dụng các phương pháp chuyển đổi khác: </w:t>
        </w:r>
      </w:ins>
      <w:ins w:id="10641" w:author="The Si Tran" w:date="2012-12-11T05:20:00Z">
        <w:r w:rsidR="00B663DE" w:rsidRPr="00B7223D">
          <w:rPr>
            <w:rPrChange w:id="10642" w:author="The Si Tran" w:date="2012-12-14T06:43:00Z">
              <w:rPr/>
            </w:rPrChange>
          </w:rPr>
          <w:t xml:space="preserve">phép biến đổi logaríc, </w:t>
        </w:r>
      </w:ins>
      <w:ins w:id="10643" w:author="The Si Tran" w:date="2012-12-11T05:21:00Z">
        <w:r w:rsidR="00B663DE" w:rsidRPr="00B7223D">
          <w:rPr>
            <w:rPrChange w:id="10644" w:author="The Si Tran" w:date="2012-12-14T06:43:00Z">
              <w:rPr/>
            </w:rPrChange>
          </w:rPr>
          <w:t>phép biến đổi Box-Cox power.</w:t>
        </w:r>
      </w:ins>
    </w:p>
    <w:p w14:paraId="5103857F" w14:textId="77777777" w:rsidR="00D66640" w:rsidRPr="00B7223D" w:rsidRDefault="00D66640">
      <w:pPr>
        <w:pStyle w:val="BuletL1"/>
        <w:rPr>
          <w:rPrChange w:id="10645" w:author="The Si Tran" w:date="2012-12-14T06:43:00Z">
            <w:rPr/>
          </w:rPrChange>
        </w:rPr>
        <w:pPrChange w:id="10646" w:author="The Si Tran" w:date="2012-12-16T08:47:00Z">
          <w:pPr>
            <w:pStyle w:val="Heading2"/>
          </w:pPr>
        </w:pPrChange>
      </w:pPr>
      <w:ins w:id="10647" w:author="The Si Tran" w:date="2012-12-11T05:21:00Z">
        <w:r w:rsidRPr="00B7223D">
          <w:rPr>
            <w:rPrChange w:id="10648" w:author="The Si Tran" w:date="2012-12-14T06:43:00Z">
              <w:rPr/>
            </w:rPrChange>
          </w:rPr>
          <w:t>Theo thời gian</w:t>
        </w:r>
      </w:ins>
      <w:ins w:id="10649" w:author="The Si Tran" w:date="2012-12-11T05:22:00Z">
        <w:r w:rsidRPr="00B7223D">
          <w:rPr>
            <w:rPrChange w:id="10650" w:author="The Si Tran" w:date="2012-12-14T06:43:00Z">
              <w:rPr/>
            </w:rPrChange>
          </w:rPr>
          <w:t xml:space="preserve"> thì chuỗi dữ liệu thay đổi tính chất, mô hình đã ước lượng trước đây có thể</w:t>
        </w:r>
      </w:ins>
      <w:ins w:id="10651" w:author="The Si Tran" w:date="2012-12-11T05:23:00Z">
        <w:r w:rsidRPr="00B7223D">
          <w:rPr>
            <w:rPrChange w:id="10652"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0653" w:author="The Si Tran" w:date="2012-12-11T05:25:00Z">
        <w:r w:rsidRPr="00B7223D">
          <w:rPr>
            <w:rPrChange w:id="10654" w:author="The Si Tran" w:date="2012-12-14T06:43:00Z">
              <w:rPr/>
            </w:rPrChange>
          </w:rPr>
          <w:t xml:space="preserve"> </w:t>
        </w:r>
      </w:ins>
      <w:ins w:id="10655" w:author="The Si Tran" w:date="2012-12-11T05:23:00Z">
        <w:r w:rsidRPr="00B7223D">
          <w:rPr>
            <w:rPrChange w:id="10656" w:author="The Si Tran" w:date="2012-12-14T06:43:00Z">
              <w:rPr/>
            </w:rPrChange>
          </w:rPr>
          <w:t>cập</w:t>
        </w:r>
      </w:ins>
      <w:ins w:id="10657" w:author="The Si Tran" w:date="2012-12-11T05:25:00Z">
        <w:r w:rsidRPr="00B7223D">
          <w:rPr>
            <w:rPrChange w:id="10658"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659" w:author="The Si Tran" w:date="2012-12-05T23:02:00Z">
            <w:rPr>
              <w:b/>
              <w:bCs/>
              <w:kern w:val="32"/>
              <w:sz w:val="32"/>
              <w:szCs w:val="26"/>
            </w:rPr>
          </w:rPrChange>
        </w:rPr>
      </w:pPr>
      <w:bookmarkStart w:id="10660" w:name="_Toc328879942"/>
      <w:bookmarkStart w:id="10661" w:name="_Toc328895018"/>
      <w:r w:rsidRPr="0049233F">
        <w:rPr>
          <w:szCs w:val="26"/>
        </w:rPr>
        <w:br w:type="page"/>
      </w:r>
    </w:p>
    <w:p w14:paraId="23073CA3" w14:textId="57D391E2" w:rsidR="00783FDB" w:rsidRPr="0049233F" w:rsidRDefault="00783FDB">
      <w:pPr>
        <w:pStyle w:val="Heading1"/>
        <w:numPr>
          <w:ilvl w:val="0"/>
          <w:numId w:val="0"/>
        </w:numPr>
        <w:ind w:left="360"/>
        <w:rPr>
          <w:b w:val="0"/>
          <w:rPrChange w:id="10662" w:author="The Si Tran" w:date="2012-12-05T23:02:00Z">
            <w:rPr>
              <w:rFonts w:cs="Times New Roman"/>
              <w:b w:val="0"/>
              <w:szCs w:val="26"/>
            </w:rPr>
          </w:rPrChange>
        </w:rPr>
        <w:pPrChange w:id="10663" w:author="The Si Tran" w:date="2012-12-16T09:45:00Z">
          <w:pPr>
            <w:pStyle w:val="Heading1"/>
            <w:numPr>
              <w:numId w:val="0"/>
            </w:numPr>
            <w:spacing w:before="100" w:beforeAutospacing="1" w:after="100" w:afterAutospacing="1"/>
            <w:ind w:left="0" w:firstLine="0"/>
            <w:jc w:val="both"/>
          </w:pPr>
        </w:pPrChange>
      </w:pPr>
      <w:bookmarkStart w:id="10664" w:name="_Toc343415879"/>
      <w:r w:rsidRPr="0049233F">
        <w:rPr>
          <w:rPrChange w:id="10665" w:author="The Si Tran" w:date="2012-12-05T23:02:00Z">
            <w:rPr>
              <w:rFonts w:cs="Times New Roman"/>
              <w:iCs/>
              <w:kern w:val="0"/>
              <w:sz w:val="28"/>
              <w:szCs w:val="26"/>
            </w:rPr>
          </w:rPrChange>
        </w:rPr>
        <w:lastRenderedPageBreak/>
        <w:t>TÀI LIỆU THAM KHẢO</w:t>
      </w:r>
      <w:bookmarkEnd w:id="10660"/>
      <w:bookmarkEnd w:id="10661"/>
      <w:bookmarkEnd w:id="10664"/>
    </w:p>
    <w:p w14:paraId="67AE0CAF" w14:textId="77777777" w:rsidR="008C1D28" w:rsidRPr="00B7223D" w:rsidRDefault="008C1D28" w:rsidP="00097101">
      <w:pPr>
        <w:ind w:firstLine="547"/>
        <w:rPr>
          <w:ins w:id="10666" w:author="The Si Tran" w:date="2012-12-12T00:03:00Z"/>
          <w:szCs w:val="26"/>
        </w:rPr>
      </w:pPr>
      <w:ins w:id="10667" w:author="The Si Tran" w:date="2012-12-12T00:03:00Z">
        <w:r w:rsidRPr="00B7223D">
          <w:rPr>
            <w:szCs w:val="26"/>
          </w:rPr>
          <w:t xml:space="preserve">[1] J. E. Hanke, D. W. Wichenrn. </w:t>
        </w:r>
        <w:r w:rsidRPr="00B7223D">
          <w:rPr>
            <w:i/>
            <w:szCs w:val="26"/>
            <w:rPrChange w:id="10668"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669" w:author="The Si Tran" w:date="2012-12-12T00:03:00Z"/>
        </w:rPr>
        <w:pPrChange w:id="10670" w:author="The Si Tran" w:date="2012-12-14T06:45:00Z">
          <w:pPr>
            <w:pStyle w:val="Stylechun"/>
            <w:ind w:firstLine="547"/>
          </w:pPr>
        </w:pPrChange>
      </w:pPr>
      <w:ins w:id="10671" w:author="The Si Tran" w:date="2012-12-12T00:03:00Z">
        <w:r w:rsidRPr="00B7223D">
          <w:t xml:space="preserve">[2] T. M. Mitchell. </w:t>
        </w:r>
        <w:r w:rsidRPr="00B7223D">
          <w:rPr>
            <w:i/>
            <w:rPrChange w:id="10672"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673" w:author="The Si Tran" w:date="2012-12-12T00:03:00Z"/>
          <w:szCs w:val="26"/>
        </w:rPr>
      </w:pPr>
      <w:ins w:id="10674" w:author="The Si Tran" w:date="2012-12-12T00:03:00Z">
        <w:r w:rsidRPr="00B7223D">
          <w:rPr>
            <w:szCs w:val="26"/>
          </w:rPr>
          <w:t xml:space="preserve">[3] Trần Đức Minh. Luận văn thạc sĩ </w:t>
        </w:r>
        <w:r w:rsidRPr="00B7223D">
          <w:rPr>
            <w:i/>
            <w:szCs w:val="26"/>
            <w:rPrChange w:id="10675"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676" w:author="The Si Tran" w:date="2012-12-12T00:03:00Z"/>
          <w:szCs w:val="26"/>
        </w:rPr>
        <w:pPrChange w:id="10677" w:author="The Si Tran" w:date="2012-12-14T06:45:00Z">
          <w:pPr>
            <w:spacing w:before="0"/>
            <w:ind w:firstLine="547"/>
          </w:pPr>
        </w:pPrChange>
      </w:pPr>
      <w:ins w:id="10678" w:author="The Si Tran" w:date="2012-12-12T00:03:00Z">
        <w:r w:rsidRPr="00B7223D">
          <w:rPr>
            <w:szCs w:val="26"/>
          </w:rPr>
          <w:t xml:space="preserve">[4] M. Riedmiller, H. Braun. </w:t>
        </w:r>
        <w:r w:rsidRPr="00B7223D">
          <w:rPr>
            <w:i/>
            <w:szCs w:val="26"/>
            <w:rPrChange w:id="10679"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680" w:author="The Si Tran" w:date="2012-12-14T06:59:00Z">
        <w:r w:rsidR="006F78A0">
          <w:rPr>
            <w:szCs w:val="26"/>
          </w:rPr>
          <w:t>pp</w:t>
        </w:r>
      </w:ins>
      <w:ins w:id="10681" w:author="The Si Tran" w:date="2012-12-12T00:03:00Z">
        <w:r w:rsidRPr="00B7223D">
          <w:rPr>
            <w:szCs w:val="26"/>
          </w:rPr>
          <w:t xml:space="preserve"> 586-591, 1993.</w:t>
        </w:r>
      </w:ins>
    </w:p>
    <w:p w14:paraId="5474FCC3" w14:textId="77777777" w:rsidR="008C1D28" w:rsidRPr="00B7223D" w:rsidRDefault="008C1D28">
      <w:pPr>
        <w:ind w:firstLine="547"/>
        <w:rPr>
          <w:ins w:id="10682" w:author="The Si Tran" w:date="2012-12-12T00:03:00Z"/>
          <w:szCs w:val="26"/>
        </w:rPr>
        <w:pPrChange w:id="10683" w:author="The Si Tran" w:date="2012-12-14T06:45:00Z">
          <w:pPr>
            <w:spacing w:before="0"/>
            <w:ind w:firstLine="547"/>
          </w:pPr>
        </w:pPrChange>
      </w:pPr>
      <w:ins w:id="10684" w:author="The Si Tran" w:date="2012-12-12T00:03:00Z">
        <w:r w:rsidRPr="00B7223D">
          <w:rPr>
            <w:szCs w:val="26"/>
          </w:rPr>
          <w:t xml:space="preserve">[5] M. Riedmiller. </w:t>
        </w:r>
        <w:r w:rsidRPr="00B7223D">
          <w:rPr>
            <w:i/>
            <w:szCs w:val="26"/>
            <w:rPrChange w:id="10685"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686" w:author="The Si Tran" w:date="2012-12-12T00:03:00Z"/>
          <w:szCs w:val="26"/>
        </w:rPr>
        <w:pPrChange w:id="10687" w:author="The Si Tran" w:date="2012-12-14T06:45:00Z">
          <w:pPr>
            <w:spacing w:before="0"/>
            <w:ind w:firstLine="547"/>
          </w:pPr>
        </w:pPrChange>
      </w:pPr>
      <w:ins w:id="10688" w:author="The Si Tran" w:date="2012-12-12T00:03:00Z">
        <w:r w:rsidRPr="00B7223D">
          <w:rPr>
            <w:szCs w:val="26"/>
          </w:rPr>
          <w:t xml:space="preserve">[6] T. Kolarik, G. Rudorfer. </w:t>
        </w:r>
        <w:r w:rsidRPr="00B7223D">
          <w:rPr>
            <w:i/>
            <w:szCs w:val="26"/>
            <w:rPrChange w:id="10689" w:author="The Si Tran" w:date="2012-12-14T06:44:00Z">
              <w:rPr>
                <w:b/>
                <w:i/>
                <w:szCs w:val="26"/>
              </w:rPr>
            </w:rPrChange>
          </w:rPr>
          <w:t>Time Series Forecasting Using Neural Networks.</w:t>
        </w:r>
        <w:r w:rsidRPr="00B7223D">
          <w:rPr>
            <w:szCs w:val="26"/>
          </w:rPr>
          <w:t xml:space="preserve"> ACM Sigapl Apl Quote Quad, vol. 25, no. 1, </w:t>
        </w:r>
      </w:ins>
      <w:ins w:id="10690" w:author="The Si Tran" w:date="2012-12-14T07:00:00Z">
        <w:r w:rsidR="006F78A0">
          <w:rPr>
            <w:szCs w:val="26"/>
          </w:rPr>
          <w:t>pp</w:t>
        </w:r>
      </w:ins>
      <w:ins w:id="10691" w:author="The Si Tran" w:date="2012-12-12T00:03:00Z">
        <w:r w:rsidRPr="00B7223D">
          <w:rPr>
            <w:szCs w:val="26"/>
          </w:rPr>
          <w:t xml:space="preserve"> 86-94, 1994.</w:t>
        </w:r>
      </w:ins>
    </w:p>
    <w:p w14:paraId="6BB0777B" w14:textId="216FEE3B" w:rsidR="008C1D28" w:rsidRPr="00B7223D" w:rsidRDefault="008C1D28">
      <w:pPr>
        <w:ind w:firstLine="547"/>
        <w:rPr>
          <w:ins w:id="10692" w:author="The Si Tran" w:date="2012-12-12T00:03:00Z"/>
          <w:szCs w:val="26"/>
        </w:rPr>
        <w:pPrChange w:id="10693" w:author="The Si Tran" w:date="2012-12-14T06:45:00Z">
          <w:pPr>
            <w:spacing w:before="0"/>
            <w:ind w:firstLine="547"/>
          </w:pPr>
        </w:pPrChange>
      </w:pPr>
      <w:ins w:id="10694" w:author="The Si Tran" w:date="2012-12-12T00:03:00Z">
        <w:r w:rsidRPr="00B7223D">
          <w:rPr>
            <w:szCs w:val="26"/>
          </w:rPr>
          <w:t xml:space="preserve">[7] I. Kaastra, M. Boyd. </w:t>
        </w:r>
        <w:r w:rsidRPr="00B7223D">
          <w:rPr>
            <w:i/>
            <w:szCs w:val="26"/>
            <w:rPrChange w:id="10695" w:author="The Si Tran" w:date="2012-12-14T06:44:00Z">
              <w:rPr>
                <w:b/>
                <w:i/>
                <w:szCs w:val="26"/>
              </w:rPr>
            </w:rPrChange>
          </w:rPr>
          <w:t>Designing A Neural Network For Forecasting Financial And Economic Time Series.</w:t>
        </w:r>
        <w:r w:rsidRPr="00B7223D">
          <w:rPr>
            <w:szCs w:val="26"/>
          </w:rPr>
          <w:t xml:space="preserve"> Neurocomputing, 10, </w:t>
        </w:r>
      </w:ins>
      <w:ins w:id="10696" w:author="The Si Tran" w:date="2012-12-14T07:00:00Z">
        <w:r w:rsidR="006F78A0">
          <w:rPr>
            <w:szCs w:val="26"/>
          </w:rPr>
          <w:t>pp</w:t>
        </w:r>
      </w:ins>
      <w:ins w:id="10697" w:author="The Si Tran" w:date="2012-12-12T00:03:00Z">
        <w:r w:rsidRPr="00B7223D">
          <w:rPr>
            <w:szCs w:val="26"/>
          </w:rPr>
          <w:t xml:space="preserve"> 215-236, 1996.</w:t>
        </w:r>
      </w:ins>
    </w:p>
    <w:p w14:paraId="6BE4A517" w14:textId="49B817EA" w:rsidR="006E5672" w:rsidRPr="00B7223D" w:rsidRDefault="008C1D28">
      <w:pPr>
        <w:ind w:firstLine="547"/>
        <w:jc w:val="left"/>
        <w:rPr>
          <w:ins w:id="10698" w:author="superchickend" w:date="2012-12-12T08:19:00Z"/>
          <w:szCs w:val="26"/>
        </w:rPr>
        <w:pPrChange w:id="10699" w:author="The Si Tran" w:date="2012-12-14T06:45:00Z">
          <w:pPr>
            <w:spacing w:before="0"/>
            <w:ind w:firstLine="547"/>
            <w:jc w:val="left"/>
          </w:pPr>
        </w:pPrChange>
      </w:pPr>
      <w:ins w:id="10700" w:author="The Si Tran" w:date="2012-12-12T00:03:00Z">
        <w:r w:rsidRPr="00B7223D">
          <w:rPr>
            <w:szCs w:val="26"/>
          </w:rPr>
          <w:t xml:space="preserve">[8] G. Zhang, Michael Y. Hu. </w:t>
        </w:r>
        <w:r w:rsidRPr="00B7223D">
          <w:rPr>
            <w:i/>
            <w:szCs w:val="26"/>
            <w:rPrChange w:id="10701"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702" w:author="The Si Tran" w:date="2012-12-14T07:00:00Z">
        <w:r w:rsidR="006F78A0">
          <w:rPr>
            <w:szCs w:val="26"/>
          </w:rPr>
          <w:t>pp</w:t>
        </w:r>
      </w:ins>
      <w:ins w:id="10703"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704" w:author="superchickend" w:date="2012-12-12T08:19:00Z"/>
        </w:rPr>
        <w:pPrChange w:id="10705" w:author="The Si Tran" w:date="2012-12-14T06:45:00Z">
          <w:pPr>
            <w:pStyle w:val="Stylechun"/>
            <w:ind w:firstLine="547"/>
          </w:pPr>
        </w:pPrChange>
      </w:pPr>
      <w:ins w:id="10706" w:author="superchickend" w:date="2012-12-12T08:19:00Z">
        <w:r w:rsidRPr="00B7223D">
          <w:t xml:space="preserve">[9] Chatfield, Christopher. </w:t>
        </w:r>
        <w:r w:rsidRPr="00B7223D">
          <w:rPr>
            <w:i/>
            <w:rPrChange w:id="10707"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708" w:author="superchickend" w:date="2012-12-12T08:19:00Z"/>
        </w:rPr>
        <w:pPrChange w:id="10709" w:author="The Si Tran" w:date="2012-12-14T06:45:00Z">
          <w:pPr>
            <w:pStyle w:val="Stylechun"/>
            <w:ind w:firstLine="547"/>
          </w:pPr>
        </w:pPrChange>
      </w:pPr>
      <w:ins w:id="10710" w:author="superchickend" w:date="2012-12-12T08:19:00Z">
        <w:r w:rsidRPr="00B7223D">
          <w:t xml:space="preserve">[10] J. Scott Armstrong. </w:t>
        </w:r>
        <w:r w:rsidRPr="00B7223D">
          <w:rPr>
            <w:i/>
            <w:rPrChange w:id="10711" w:author="The Si Tran" w:date="2012-12-14T06:44:00Z">
              <w:rPr>
                <w:b/>
                <w:i/>
              </w:rPr>
            </w:rPrChange>
          </w:rPr>
          <w:t xml:space="preserve">Principles of forecasting: a handbook for researchers and practitioner. </w:t>
        </w:r>
        <w:r w:rsidRPr="00B7223D">
          <w:t>Kluwer Academic Publishers, 2002, eBook ISBN 0-306-47630-4</w:t>
        </w:r>
      </w:ins>
    </w:p>
    <w:p w14:paraId="5BAC21D1" w14:textId="1DF8A9DC" w:rsidR="005E182F" w:rsidRDefault="006E5672">
      <w:pPr>
        <w:pStyle w:val="Stylechun"/>
        <w:spacing w:before="120"/>
        <w:ind w:firstLine="547"/>
        <w:rPr>
          <w:ins w:id="10712" w:author="superchickend" w:date="2012-12-12T08:19:00Z"/>
        </w:rPr>
        <w:sectPr w:rsidR="005E182F" w:rsidSect="00097101">
          <w:headerReference w:type="default" r:id="rId376"/>
          <w:pgSz w:w="11909" w:h="16834" w:code="9"/>
          <w:pgMar w:top="1411" w:right="1138" w:bottom="1411" w:left="1699" w:header="720" w:footer="720" w:gutter="0"/>
          <w:pgNumType w:start="1"/>
          <w:cols w:space="720"/>
          <w:docGrid w:linePitch="360"/>
        </w:sectPr>
        <w:pPrChange w:id="10717" w:author="The Si Tran" w:date="2012-12-14T06:45:00Z">
          <w:pPr>
            <w:pStyle w:val="Stylechun"/>
            <w:ind w:firstLine="547"/>
          </w:pPr>
        </w:pPrChange>
      </w:pPr>
      <w:ins w:id="10718" w:author="superchickend" w:date="2012-12-12T08:19:00Z">
        <w:r w:rsidRPr="00B7223D">
          <w:t xml:space="preserve">[11] Jan Sterba, Katarina Hilovska. </w:t>
        </w:r>
        <w:r w:rsidRPr="00B7223D">
          <w:rPr>
            <w:i/>
            <w:rPrChange w:id="10719" w:author="The Si Tran" w:date="2012-12-14T06:44:00Z">
              <w:rPr>
                <w:b/>
                <w:i/>
              </w:rPr>
            </w:rPrChange>
          </w:rPr>
          <w:t>The implementation of hybrid ARIMA-Neural network prediction model for aggregate water consumption prediction</w:t>
        </w:r>
        <w:r w:rsidRPr="00B7223D">
          <w:t>, 201</w:t>
        </w:r>
      </w:ins>
      <w:ins w:id="10720" w:author="The Si Tran" w:date="2012-12-14T06:46:00Z">
        <w:r w:rsidR="00B84941">
          <w:t>0</w:t>
        </w:r>
      </w:ins>
      <w:ins w:id="10721" w:author="superchickend" w:date="2012-12-12T08:19:00Z">
        <w:del w:id="10722"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723" w:author="The Si Tran" w:date="2012-12-12T00:03:00Z"/>
        </w:rPr>
        <w:pPrChange w:id="10724" w:author="The Si Tran" w:date="2012-12-14T06:45:00Z">
          <w:pPr/>
        </w:pPrChange>
      </w:pPr>
    </w:p>
    <w:p w14:paraId="0C82F3BD" w14:textId="77777777" w:rsidR="006A21F7" w:rsidRPr="00263465" w:rsidDel="008C1D28" w:rsidRDefault="0080635D">
      <w:pPr>
        <w:pStyle w:val="Heading1"/>
        <w:numPr>
          <w:ilvl w:val="0"/>
          <w:numId w:val="0"/>
        </w:numPr>
        <w:ind w:left="360"/>
        <w:rPr>
          <w:del w:id="10725" w:author="The Si Tran" w:date="2012-12-12T00:03:00Z"/>
        </w:rPr>
        <w:pPrChange w:id="10726" w:author="The Si Tran" w:date="2012-12-14T06:45:00Z">
          <w:pPr/>
        </w:pPrChange>
      </w:pPr>
      <w:bookmarkStart w:id="10727" w:name="Bussiness_forecasting_book"/>
      <w:del w:id="10728" w:author="The Si Tran" w:date="2012-12-12T00:03:00Z">
        <w:r w:rsidRPr="00082976" w:rsidDel="008C1D28">
          <w:delText>[1]</w:delText>
        </w:r>
        <w:bookmarkEnd w:id="10727"/>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0729" w:author="The Si Tran" w:date="2012-12-11T06:15:00Z"/>
          <w:rFonts w:cs="Times New Roman"/>
        </w:rPr>
        <w:pPrChange w:id="10730" w:author="The Si Tran" w:date="2012-12-14T06:45:00Z">
          <w:pPr>
            <w:pStyle w:val="Heading1"/>
            <w:numPr>
              <w:numId w:val="0"/>
            </w:numPr>
            <w:ind w:left="0" w:firstLine="0"/>
          </w:pPr>
        </w:pPrChange>
      </w:pPr>
      <w:bookmarkStart w:id="10731" w:name="www_investopedia_com"/>
      <w:del w:id="10732" w:author="The Si Tran" w:date="2012-12-12T00:03:00Z">
        <w:r w:rsidRPr="00B312F5" w:rsidDel="008C1D28">
          <w:delText>[2]</w:delText>
        </w:r>
        <w:bookmarkEnd w:id="10731"/>
        <w:r w:rsidRPr="00B312F5" w:rsidDel="008C1D28">
          <w:delText xml:space="preserve"> http://www.investopedia.com/articles/trading/07/stationary.asp#axzz2Bu5LkrNQ</w:delText>
        </w:r>
      </w:del>
      <w:bookmarkStart w:id="10733" w:name="_Toc327348208"/>
      <w:bookmarkStart w:id="10734" w:name="_Toc343415880"/>
      <w:ins w:id="10735" w:author="The Si Tran" w:date="2012-12-11T06:15:00Z">
        <w:r w:rsidR="00516934">
          <w:rPr>
            <w:rFonts w:cs="Times New Roman"/>
          </w:rPr>
          <w:t>P</w:t>
        </w:r>
      </w:ins>
      <w:ins w:id="10736" w:author="The Si Tran" w:date="2012-12-11T06:16:00Z">
        <w:r w:rsidR="00516934">
          <w:rPr>
            <w:rFonts w:cs="Times New Roman"/>
          </w:rPr>
          <w:t>HỤ LỤC</w:t>
        </w:r>
      </w:ins>
      <w:ins w:id="10737" w:author="The Si Tran" w:date="2012-12-11T06:15:00Z">
        <w:r w:rsidR="007F45A3" w:rsidRPr="00E31193">
          <w:rPr>
            <w:rFonts w:cs="Times New Roman"/>
          </w:rPr>
          <w:t xml:space="preserve"> A</w:t>
        </w:r>
        <w:del w:id="10738" w:author="superchickend" w:date="2012-12-16T15:00:00Z">
          <w:r w:rsidR="007F45A3" w:rsidDel="00A70A83">
            <w:rPr>
              <w:rFonts w:cs="Times New Roman"/>
            </w:rPr>
            <w:br/>
          </w:r>
        </w:del>
      </w:ins>
      <w:ins w:id="10739" w:author="superchickend" w:date="2012-12-16T15:00:00Z">
        <w:r w:rsidR="00A70A83">
          <w:rPr>
            <w:rFonts w:cs="Times New Roman"/>
          </w:rPr>
          <w:t xml:space="preserve">    </w:t>
        </w:r>
      </w:ins>
      <w:ins w:id="10740" w:author="The Si Tran" w:date="2012-12-11T06:15:00Z">
        <w:r w:rsidR="007F45A3" w:rsidRPr="003E4DFC">
          <w:rPr>
            <w:rFonts w:cs="Times New Roman"/>
            <w:rPrChange w:id="10741" w:author="The Si Tran" w:date="2012-12-16T09:45:00Z">
              <w:rPr>
                <w:rFonts w:cs="Times New Roman"/>
                <w:sz w:val="26"/>
              </w:rPr>
            </w:rPrChange>
          </w:rPr>
          <w:t>Bảng thuật ngữ Anh-Việt</w:t>
        </w:r>
        <w:bookmarkEnd w:id="10733"/>
        <w:bookmarkEnd w:id="10734"/>
      </w:ins>
    </w:p>
    <w:p w14:paraId="5DD5A0B8" w14:textId="77777777" w:rsidR="007F45A3" w:rsidRPr="006F1B6E" w:rsidRDefault="007F45A3" w:rsidP="007F45A3">
      <w:pPr>
        <w:rPr>
          <w:ins w:id="10742"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0743"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0744" w:author="The Si Tran" w:date="2012-12-16T10:39:00Z"/>
              </w:rPr>
              <w:pPrChange w:id="10745" w:author="The Si Tran" w:date="2012-12-16T10:40:00Z">
                <w:pPr/>
              </w:pPrChange>
            </w:pPr>
            <w:ins w:id="10746"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0747" w:author="The Si Tran" w:date="2012-12-16T10:39:00Z"/>
              </w:rPr>
              <w:pPrChange w:id="10748"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0749" w:author="The Si Tran" w:date="2012-12-16T10:39:00Z"/>
              </w:rPr>
              <w:pPrChange w:id="10750" w:author="The Si Tran" w:date="2012-12-16T10:40:00Z">
                <w:pPr/>
              </w:pPrChange>
            </w:pPr>
            <w:ins w:id="10751" w:author="The Si Tran" w:date="2012-12-16T10:39:00Z">
              <w:r w:rsidRPr="006F1B6E">
                <w:t>Hàm kích hoFu</w:t>
              </w:r>
            </w:ins>
          </w:p>
        </w:tc>
      </w:tr>
      <w:tr w:rsidR="00B9548F" w:rsidRPr="006F1B6E" w14:paraId="7225FFA9" w14:textId="77777777" w:rsidTr="00350BDD">
        <w:trPr>
          <w:trHeight w:val="330"/>
          <w:jc w:val="center"/>
          <w:ins w:id="10752"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0753" w:author="The Si Tran" w:date="2012-12-16T10:39:00Z"/>
              </w:rPr>
              <w:pPrChange w:id="10754" w:author="The Si Tran" w:date="2012-12-16T10:40:00Z">
                <w:pPr/>
              </w:pPrChange>
            </w:pPr>
            <w:ins w:id="10755"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0756" w:author="The Si Tran" w:date="2012-12-16T10:39:00Z"/>
              </w:rPr>
              <w:pPrChange w:id="10757"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0758" w:author="The Si Tran" w:date="2012-12-16T10:39:00Z"/>
              </w:rPr>
              <w:pPrChange w:id="10759" w:author="The Si Tran" w:date="2012-12-16T10:40:00Z">
                <w:pPr/>
              </w:pPrChange>
            </w:pPr>
            <w:ins w:id="10760" w:author="The Si Tran" w:date="2012-12-16T10:39:00Z">
              <w:r w:rsidRPr="006F1B6E">
                <w:t>Mrtificial Neural Ne</w:t>
              </w:r>
            </w:ins>
          </w:p>
        </w:tc>
      </w:tr>
      <w:tr w:rsidR="00B9548F" w:rsidRPr="006F1B6E" w14:paraId="356A87E1" w14:textId="77777777" w:rsidTr="00350BDD">
        <w:trPr>
          <w:trHeight w:val="330"/>
          <w:jc w:val="center"/>
          <w:ins w:id="10761"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0762" w:author="The Si Tran" w:date="2012-12-16T10:39:00Z"/>
              </w:rPr>
              <w:pPrChange w:id="10763" w:author="The Si Tran" w:date="2012-12-16T10:40:00Z">
                <w:pPr/>
              </w:pPrChange>
            </w:pPr>
            <w:ins w:id="10764"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0765" w:author="The Si Tran" w:date="2012-12-16T10:39:00Z"/>
              </w:rPr>
              <w:pPrChange w:id="10766"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0767" w:author="The Si Tran" w:date="2012-12-16T10:39:00Z"/>
              </w:rPr>
              <w:pPrChange w:id="10768"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0769" w:author="The Si Tran" w:date="2012-12-16T10:39:00Z"/>
              </w:rPr>
              <w:pPrChange w:id="10770" w:author="The Si Tran" w:date="2012-12-16T10:40:00Z">
                <w:pPr/>
              </w:pPrChange>
            </w:pPr>
            <w:ins w:id="10771" w:author="The Si Tran" w:date="2012-12-16T10:39:00Z">
              <w:r w:rsidRPr="006F1B6E">
                <w:t>Hutocorrelational N</w:t>
              </w:r>
            </w:ins>
          </w:p>
        </w:tc>
      </w:tr>
      <w:tr w:rsidR="00B9548F" w:rsidRPr="006F1B6E" w14:paraId="2B9575C6" w14:textId="77777777" w:rsidTr="00350BDD">
        <w:trPr>
          <w:trHeight w:val="330"/>
          <w:jc w:val="center"/>
          <w:ins w:id="10772"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0773" w:author="The Si Tran" w:date="2012-12-16T10:39:00Z"/>
              </w:rPr>
              <w:pPrChange w:id="10774" w:author="The Si Tran" w:date="2012-12-16T10:40:00Z">
                <w:pPr/>
              </w:pPrChange>
            </w:pPr>
            <w:ins w:id="10775"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0776" w:author="The Si Tran" w:date="2012-12-16T10:39:00Z"/>
              </w:rPr>
              <w:pPrChange w:id="10777"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0778" w:author="The Si Tran" w:date="2012-12-16T10:39:00Z"/>
              </w:rPr>
              <w:pPrChange w:id="10779" w:author="The Si Tran" w:date="2012-12-16T10:40:00Z">
                <w:pPr/>
              </w:pPrChange>
            </w:pPr>
            <w:ins w:id="10780" w:author="The Si Tran" w:date="2012-12-16T10:39:00Z">
              <w:r w:rsidRPr="006F1B6E">
                <w:t>Hàm torrelation F</w:t>
              </w:r>
            </w:ins>
          </w:p>
        </w:tc>
      </w:tr>
      <w:tr w:rsidR="00B9548F" w:rsidRPr="006F1B6E" w14:paraId="7BDE6A89" w14:textId="77777777" w:rsidTr="00350BDD">
        <w:trPr>
          <w:trHeight w:val="330"/>
          <w:jc w:val="center"/>
          <w:ins w:id="10781"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0782" w:author="The Si Tran" w:date="2012-12-16T10:39:00Z"/>
              </w:rPr>
              <w:pPrChange w:id="10783" w:author="The Si Tran" w:date="2012-12-16T10:40:00Z">
                <w:pPr/>
              </w:pPrChange>
            </w:pPr>
            <w:ins w:id="10784"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0785" w:author="The Si Tran" w:date="2012-12-16T10:39:00Z"/>
              </w:rPr>
              <w:pPrChange w:id="10786" w:author="The Si Tran" w:date="2012-12-16T10:40:00Z">
                <w:pPr/>
              </w:pPrChange>
            </w:pPr>
            <w:ins w:id="10787" w:author="The Si Tran" w:date="2012-12-16T10:39:00Z">
              <w:r w:rsidRPr="006F1B6E">
                <w:t>Gickpropagation Algorithmco</w:t>
              </w:r>
            </w:ins>
          </w:p>
        </w:tc>
      </w:tr>
      <w:tr w:rsidR="00B9548F" w:rsidRPr="006F1B6E" w14:paraId="444459FE" w14:textId="77777777" w:rsidTr="00350BDD">
        <w:trPr>
          <w:trHeight w:val="330"/>
          <w:jc w:val="center"/>
          <w:ins w:id="10788"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0789" w:author="The Si Tran" w:date="2012-12-16T10:39:00Z"/>
              </w:rPr>
              <w:pPrChange w:id="10790" w:author="The Si Tran" w:date="2012-12-16T10:40:00Z">
                <w:pPr/>
              </w:pPrChange>
            </w:pPr>
            <w:ins w:id="10791"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0792" w:author="The Si Tran" w:date="2012-12-16T10:39:00Z"/>
              </w:rPr>
              <w:pPrChange w:id="10793"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0794" w:author="The Si Tran" w:date="2012-12-16T10:39:00Z"/>
              </w:rPr>
              <w:pPrChange w:id="10795"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0796" w:author="The Si Tran" w:date="2012-12-16T10:39:00Z"/>
              </w:rPr>
              <w:pPrChange w:id="10797" w:author="The Si Tran" w:date="2012-12-16T10:40:00Z">
                <w:pPr/>
              </w:pPrChange>
            </w:pPr>
            <w:ins w:id="10798" w:author="The Si Tran" w:date="2012-12-16T10:39:00Z">
              <w:r w:rsidRPr="006F1B6E">
                <w:t>Hatch Learn</w:t>
              </w:r>
            </w:ins>
          </w:p>
        </w:tc>
      </w:tr>
      <w:tr w:rsidR="00B9548F" w:rsidRPr="006F1B6E" w14:paraId="6451328B" w14:textId="77777777" w:rsidTr="00350BDD">
        <w:trPr>
          <w:trHeight w:val="330"/>
          <w:jc w:val="center"/>
          <w:ins w:id="10799"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0800" w:author="The Si Tran" w:date="2012-12-16T10:39:00Z"/>
              </w:rPr>
              <w:pPrChange w:id="10801" w:author="The Si Tran" w:date="2012-12-16T10:40:00Z">
                <w:pPr/>
              </w:pPrChange>
            </w:pPr>
            <w:ins w:id="10802"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0803" w:author="The Si Tran" w:date="2012-12-16T10:39:00Z"/>
              </w:rPr>
              <w:pPrChange w:id="10804"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0805" w:author="The Si Tran" w:date="2012-12-16T10:39:00Z"/>
              </w:rPr>
              <w:pPrChange w:id="10806"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0807" w:author="The Si Tran" w:date="2012-12-16T10:39:00Z"/>
              </w:rPr>
              <w:pPrChange w:id="10808"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0809" w:author="The Si Tran" w:date="2012-12-16T10:39:00Z"/>
              </w:rPr>
              <w:pPrChange w:id="10810" w:author="The Si Tran" w:date="2012-12-16T10:40:00Z">
                <w:pPr/>
              </w:pPrChange>
            </w:pPr>
            <w:ins w:id="10811" w:author="The Si Tran" w:date="2012-12-16T10:39:00Z">
              <w:r w:rsidRPr="006F1B6E">
                <w:t>Điash L</w:t>
              </w:r>
            </w:ins>
          </w:p>
        </w:tc>
      </w:tr>
      <w:tr w:rsidR="00B9548F" w:rsidRPr="006F1B6E" w14:paraId="3591884B" w14:textId="77777777" w:rsidTr="00350BDD">
        <w:trPr>
          <w:trHeight w:val="330"/>
          <w:jc w:val="center"/>
          <w:ins w:id="10812"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0813" w:author="The Si Tran" w:date="2012-12-16T10:39:00Z"/>
              </w:rPr>
              <w:pPrChange w:id="10814" w:author="The Si Tran" w:date="2012-12-16T10:40:00Z">
                <w:pPr/>
              </w:pPrChange>
            </w:pPr>
            <w:ins w:id="10815"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0816" w:author="The Si Tran" w:date="2012-12-16T10:39:00Z"/>
              </w:rPr>
              <w:pPrChange w:id="10817"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0818" w:author="The Si Tran" w:date="2012-12-16T10:39:00Z"/>
              </w:rPr>
              <w:pPrChange w:id="10819"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0820" w:author="The Si Tran" w:date="2012-12-16T10:39:00Z"/>
              </w:rPr>
              <w:pPrChange w:id="10821"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0822" w:author="The Si Tran" w:date="2012-12-16T10:39:00Z"/>
              </w:rPr>
              <w:pPrChange w:id="10823" w:author="The Si Tran" w:date="2012-12-16T10:40:00Z">
                <w:pPr/>
              </w:pPrChange>
            </w:pPr>
            <w:ins w:id="10824" w:author="The Si Tran" w:date="2012-12-16T10:39:00Z">
              <w:r w:rsidRPr="006F1B6E">
                <w:t>Tính chu kn</w:t>
              </w:r>
            </w:ins>
          </w:p>
        </w:tc>
      </w:tr>
      <w:tr w:rsidR="00B9548F" w:rsidRPr="006F1B6E" w14:paraId="3BDE2DF8" w14:textId="77777777" w:rsidTr="00350BDD">
        <w:trPr>
          <w:trHeight w:val="330"/>
          <w:jc w:val="center"/>
          <w:ins w:id="10825"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0826" w:author="The Si Tran" w:date="2012-12-16T10:39:00Z"/>
              </w:rPr>
              <w:pPrChange w:id="10827" w:author="The Si Tran" w:date="2012-12-16T10:40:00Z">
                <w:pPr/>
              </w:pPrChange>
            </w:pPr>
            <w:ins w:id="10828"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0829" w:author="The Si Tran" w:date="2012-12-16T10:39:00Z"/>
              </w:rPr>
              <w:pPrChange w:id="10830"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0831" w:author="The Si Tran" w:date="2012-12-16T10:39:00Z"/>
              </w:rPr>
              <w:pPrChange w:id="10832"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0833" w:author="The Si Tran" w:date="2012-12-16T10:39:00Z"/>
              </w:rPr>
              <w:pPrChange w:id="10834" w:author="The Si Tran" w:date="2012-12-16T10:40:00Z">
                <w:pPr/>
              </w:pPrChange>
            </w:pPr>
            <w:ins w:id="10835" w:author="The Si Tran" w:date="2012-12-16T10:39:00Z">
              <w:r w:rsidRPr="006F1B6E">
                <w:t>Mecision Surfa</w:t>
              </w:r>
            </w:ins>
          </w:p>
        </w:tc>
      </w:tr>
      <w:tr w:rsidR="00B9548F" w:rsidRPr="006F1B6E" w14:paraId="3CEED30A" w14:textId="77777777" w:rsidTr="00350BDD">
        <w:trPr>
          <w:trHeight w:val="330"/>
          <w:jc w:val="center"/>
          <w:ins w:id="10836"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0837" w:author="The Si Tran" w:date="2012-12-16T10:39:00Z"/>
              </w:rPr>
              <w:pPrChange w:id="10838" w:author="The Si Tran" w:date="2012-12-16T10:40:00Z">
                <w:pPr/>
              </w:pPrChange>
            </w:pPr>
            <w:ins w:id="10839"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0840" w:author="The Si Tran" w:date="2012-12-16T10:39:00Z"/>
              </w:rPr>
              <w:pPrChange w:id="10841"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0842" w:author="The Si Tran" w:date="2012-12-16T10:39:00Z"/>
              </w:rPr>
              <w:pPrChange w:id="10843"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0844" w:author="The Si Tran" w:date="2012-12-16T10:39:00Z"/>
              </w:rPr>
              <w:pPrChange w:id="10845" w:author="The Si Tran" w:date="2012-12-16T10:40:00Z">
                <w:pPr/>
              </w:pPrChange>
            </w:pPr>
            <w:ins w:id="10846" w:author="The Si Tran" w:date="2012-12-16T10:39:00Z">
              <w:r w:rsidRPr="006F1B6E">
                <w:t>Lulta Rule</w:t>
              </w:r>
            </w:ins>
          </w:p>
        </w:tc>
      </w:tr>
      <w:tr w:rsidR="00B9548F" w:rsidRPr="006F1B6E" w14:paraId="7D5937D9" w14:textId="77777777" w:rsidTr="00350BDD">
        <w:trPr>
          <w:trHeight w:val="330"/>
          <w:jc w:val="center"/>
          <w:ins w:id="10847"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0848" w:author="The Si Tran" w:date="2012-12-16T10:39:00Z"/>
              </w:rPr>
              <w:pPrChange w:id="10849" w:author="The Si Tran" w:date="2012-12-16T10:40:00Z">
                <w:pPr/>
              </w:pPrChange>
            </w:pPr>
            <w:ins w:id="10850"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0851" w:author="The Si Tran" w:date="2012-12-16T10:39:00Z"/>
              </w:rPr>
              <w:pPrChange w:id="10852"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0853" w:author="The Si Tran" w:date="2012-12-16T10:39:00Z"/>
              </w:rPr>
              <w:pPrChange w:id="10854"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0855" w:author="The Si Tran" w:date="2012-12-16T10:39:00Z"/>
              </w:rPr>
              <w:pPrChange w:id="10856" w:author="The Si Tran" w:date="2012-12-16T10:40:00Z">
                <w:pPr/>
              </w:pPrChange>
            </w:pPr>
            <w:ins w:id="10857" w:author="The Si Tran" w:date="2012-12-16T10:39:00Z">
              <w:r w:rsidRPr="006F1B6E">
                <w:t>Lifferen</w:t>
              </w:r>
            </w:ins>
          </w:p>
        </w:tc>
      </w:tr>
      <w:tr w:rsidR="00B9548F" w:rsidRPr="006F1B6E" w14:paraId="17871B21" w14:textId="77777777" w:rsidTr="00350BDD">
        <w:trPr>
          <w:trHeight w:val="330"/>
          <w:jc w:val="center"/>
          <w:ins w:id="10858"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0859" w:author="The Si Tran" w:date="2012-12-16T10:39:00Z"/>
              </w:rPr>
              <w:pPrChange w:id="10860" w:author="The Si Tran" w:date="2012-12-16T10:40:00Z">
                <w:pPr/>
              </w:pPrChange>
            </w:pPr>
            <w:ins w:id="10861"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0862" w:author="The Si Tran" w:date="2012-12-16T10:39:00Z"/>
              </w:rPr>
              <w:pPrChange w:id="10863" w:author="The Si Tran" w:date="2012-12-16T10:40:00Z">
                <w:pPr/>
              </w:pPrChange>
            </w:pPr>
            <w:ins w:id="10864" w:author="The Si Tran" w:date="2012-12-16T10:39:00Z">
              <w:r w:rsidRPr="006F1B6E">
                <w:t>Meed-forward neur</w:t>
              </w:r>
            </w:ins>
          </w:p>
        </w:tc>
      </w:tr>
      <w:tr w:rsidR="00B9548F" w:rsidRPr="006F1B6E" w14:paraId="0B04352D" w14:textId="77777777" w:rsidTr="00350BDD">
        <w:trPr>
          <w:trHeight w:val="330"/>
          <w:jc w:val="center"/>
          <w:ins w:id="10865"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0866" w:author="The Si Tran" w:date="2012-12-16T10:39:00Z"/>
              </w:rPr>
              <w:pPrChange w:id="10867" w:author="The Si Tran" w:date="2012-12-16T10:40:00Z">
                <w:pPr/>
              </w:pPrChange>
            </w:pPr>
            <w:ins w:id="10868"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0869" w:author="The Si Tran" w:date="2012-12-16T10:39:00Z"/>
              </w:rPr>
              <w:pPrChange w:id="10870"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0871" w:author="The Si Tran" w:date="2012-12-16T10:39:00Z"/>
              </w:rPr>
              <w:pPrChange w:id="10872"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0873" w:author="The Si Tran" w:date="2012-12-16T10:39:00Z"/>
              </w:rPr>
              <w:pPrChange w:id="10874" w:author="The Si Tran" w:date="2012-12-16T10:40:00Z">
                <w:pPr/>
              </w:pPrChange>
            </w:pPr>
            <w:ins w:id="10875" w:author="The Si Tran" w:date="2012-12-16T10:39:00Z">
              <w:r w:rsidRPr="006F1B6E">
                <w:t>clobal Minimumeur</w:t>
              </w:r>
            </w:ins>
          </w:p>
        </w:tc>
      </w:tr>
      <w:tr w:rsidR="00B9548F" w:rsidRPr="006F1B6E" w14:paraId="7D658AB4" w14:textId="77777777" w:rsidTr="00350BDD">
        <w:trPr>
          <w:trHeight w:val="330"/>
          <w:jc w:val="center"/>
          <w:ins w:id="10876"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0877" w:author="The Si Tran" w:date="2012-12-16T10:39:00Z"/>
              </w:rPr>
              <w:pPrChange w:id="10878" w:author="The Si Tran" w:date="2012-12-16T10:40:00Z">
                <w:pPr/>
              </w:pPrChange>
            </w:pPr>
            <w:ins w:id="10879"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0880" w:author="The Si Tran" w:date="2012-12-16T10:39:00Z"/>
              </w:rPr>
              <w:pPrChange w:id="10881"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0882" w:author="The Si Tran" w:date="2012-12-16T10:39:00Z"/>
              </w:rPr>
              <w:pPrChange w:id="10883"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0884" w:author="The Si Tran" w:date="2012-12-16T10:39:00Z"/>
              </w:rPr>
              <w:pPrChange w:id="10885" w:author="The Si Tran" w:date="2012-12-16T10:40:00Z">
                <w:pPr/>
              </w:pPrChange>
            </w:pPr>
            <w:ins w:id="10886" w:author="The Si Tran" w:date="2012-12-16T10:39:00Z">
              <w:r w:rsidRPr="006F1B6E">
                <w:t>chibal Strategyural</w:t>
              </w:r>
            </w:ins>
          </w:p>
        </w:tc>
      </w:tr>
      <w:tr w:rsidR="00B9548F" w:rsidRPr="006F1B6E" w14:paraId="73F27E6E" w14:textId="77777777" w:rsidTr="00350BDD">
        <w:trPr>
          <w:trHeight w:val="330"/>
          <w:jc w:val="center"/>
          <w:ins w:id="10887"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0888" w:author="The Si Tran" w:date="2012-12-16T10:39:00Z"/>
              </w:rPr>
              <w:pPrChange w:id="10889" w:author="The Si Tran" w:date="2012-12-16T10:40:00Z">
                <w:pPr/>
              </w:pPrChange>
            </w:pPr>
            <w:ins w:id="10890"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0891" w:author="The Si Tran" w:date="2012-12-16T10:39:00Z"/>
              </w:rPr>
              <w:pPrChange w:id="10892"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0893" w:author="The Si Tran" w:date="2012-12-16T10:39:00Z"/>
              </w:rPr>
              <w:pPrChange w:id="10894"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0895" w:author="The Si Tran" w:date="2012-12-16T10:39:00Z"/>
              </w:rPr>
              <w:pPrChange w:id="10896" w:author="The Si Tran" w:date="2012-12-16T10:40:00Z">
                <w:pPr/>
              </w:pPrChange>
            </w:pPr>
            <w:ins w:id="10897" w:author="The Si Tran" w:date="2012-12-16T10:39:00Z">
              <w:r w:rsidRPr="006F1B6E">
                <w:t>Đradie</w:t>
              </w:r>
            </w:ins>
          </w:p>
        </w:tc>
      </w:tr>
      <w:tr w:rsidR="00B9548F" w:rsidRPr="006F1B6E" w14:paraId="4EC95E83" w14:textId="77777777" w:rsidTr="00350BDD">
        <w:trPr>
          <w:trHeight w:val="330"/>
          <w:jc w:val="center"/>
          <w:ins w:id="10898"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0899" w:author="The Si Tran" w:date="2012-12-16T10:39:00Z"/>
              </w:rPr>
              <w:pPrChange w:id="10900" w:author="The Si Tran" w:date="2012-12-16T10:40:00Z">
                <w:pPr/>
              </w:pPrChange>
            </w:pPr>
            <w:ins w:id="10901"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0902" w:author="The Si Tran" w:date="2012-12-16T10:39:00Z"/>
              </w:rPr>
              <w:pPrChange w:id="10903"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0904" w:author="The Si Tran" w:date="2012-12-16T10:39:00Z"/>
              </w:rPr>
              <w:pPrChange w:id="10905"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0906" w:author="The Si Tran" w:date="2012-12-16T10:39:00Z"/>
              </w:rPr>
              <w:pPrChange w:id="10907" w:author="The Si Tran" w:date="2012-12-16T10:40:00Z">
                <w:pPr/>
              </w:pPrChange>
            </w:pPr>
            <w:ins w:id="10908" w:author="The Si Tran" w:date="2012-12-16T10:39:00Z">
              <w:r w:rsidRPr="006F1B6E">
                <w:t>Giadient De</w:t>
              </w:r>
            </w:ins>
          </w:p>
        </w:tc>
      </w:tr>
      <w:tr w:rsidR="00B9548F" w:rsidRPr="006F1B6E" w14:paraId="188D5C47" w14:textId="77777777" w:rsidTr="00350BDD">
        <w:trPr>
          <w:trHeight w:val="330"/>
          <w:jc w:val="center"/>
          <w:ins w:id="10909"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0910" w:author="The Si Tran" w:date="2012-12-16T10:39:00Z"/>
              </w:rPr>
              <w:pPrChange w:id="10911" w:author="The Si Tran" w:date="2012-12-16T10:40:00Z">
                <w:pPr/>
              </w:pPrChange>
            </w:pPr>
            <w:ins w:id="10912"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0913" w:author="The Si Tran" w:date="2012-12-16T10:39:00Z"/>
              </w:rPr>
              <w:pPrChange w:id="10914"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0915" w:author="The Si Tran" w:date="2012-12-16T10:39:00Z"/>
              </w:rPr>
              <w:pPrChange w:id="10916"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0917" w:author="The Si Tran" w:date="2012-12-16T10:39:00Z"/>
              </w:rPr>
              <w:pPrChange w:id="10918" w:author="The Si Tran" w:date="2012-12-16T10:40:00Z">
                <w:pPr/>
              </w:pPrChange>
            </w:pPr>
            <w:ins w:id="10919" w:author="The Si Tran" w:date="2012-12-16T10:39:00Z">
              <w:r w:rsidRPr="006F1B6E">
                <w:t>Siêu phane</w:t>
              </w:r>
            </w:ins>
          </w:p>
        </w:tc>
      </w:tr>
      <w:tr w:rsidR="00B9548F" w:rsidRPr="006F1B6E" w14:paraId="6CD83968" w14:textId="77777777" w:rsidTr="00350BDD">
        <w:trPr>
          <w:trHeight w:val="330"/>
          <w:jc w:val="center"/>
          <w:ins w:id="10920"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0921" w:author="The Si Tran" w:date="2012-12-16T10:39:00Z"/>
              </w:rPr>
              <w:pPrChange w:id="10922" w:author="The Si Tran" w:date="2012-12-16T10:40:00Z">
                <w:pPr/>
              </w:pPrChange>
            </w:pPr>
            <w:ins w:id="10923"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0924" w:author="The Si Tran" w:date="2012-12-16T10:39:00Z"/>
              </w:rPr>
              <w:pPrChange w:id="10925" w:author="The Si Tran" w:date="2012-12-16T10:40:00Z">
                <w:pPr/>
              </w:pPrChange>
            </w:pPr>
            <w:ins w:id="10926" w:author="The Si Tran" w:date="2012-12-16T10:39:00Z">
              <w:r w:rsidRPr="006F1B6E">
                <w:t>Gicremental Gradient D</w:t>
              </w:r>
            </w:ins>
          </w:p>
        </w:tc>
      </w:tr>
      <w:tr w:rsidR="00B9548F" w:rsidRPr="006F1B6E" w14:paraId="428AAE3F" w14:textId="77777777" w:rsidTr="00350BDD">
        <w:trPr>
          <w:trHeight w:val="330"/>
          <w:jc w:val="center"/>
          <w:ins w:id="10927"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0928" w:author="The Si Tran" w:date="2012-12-16T10:39:00Z"/>
              </w:rPr>
              <w:pPrChange w:id="10929" w:author="The Si Tran" w:date="2012-12-16T10:40:00Z">
                <w:pPr/>
              </w:pPrChange>
            </w:pPr>
            <w:ins w:id="10930"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0931" w:author="The Si Tran" w:date="2012-12-16T10:39:00Z"/>
              </w:rPr>
              <w:pPrChange w:id="10932"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0933" w:author="The Si Tran" w:date="2012-12-16T10:39:00Z"/>
              </w:rPr>
              <w:pPrChange w:id="10934"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0935" w:author="The Si Tran" w:date="2012-12-16T10:39:00Z"/>
              </w:rPr>
              <w:pPrChange w:id="10936" w:author="The Si Tran" w:date="2012-12-16T10:40:00Z">
                <w:pPr/>
              </w:pPrChange>
            </w:pPr>
            <w:ins w:id="10937" w:author="The Si Tran" w:date="2012-12-16T10:39:00Z">
              <w:r w:rsidRPr="006F1B6E">
                <w:t>Tính blaral Grad</w:t>
              </w:r>
            </w:ins>
          </w:p>
        </w:tc>
      </w:tr>
      <w:tr w:rsidR="00B9548F" w:rsidRPr="006F1B6E" w14:paraId="4EF24CCD" w14:textId="77777777" w:rsidTr="00350BDD">
        <w:trPr>
          <w:trHeight w:val="330"/>
          <w:jc w:val="center"/>
          <w:ins w:id="10938"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0939" w:author="The Si Tran" w:date="2012-12-16T10:39:00Z"/>
              </w:rPr>
              <w:pPrChange w:id="10940" w:author="The Si Tran" w:date="2012-12-16T10:40:00Z">
                <w:pPr/>
              </w:pPrChange>
            </w:pPr>
            <w:ins w:id="10941"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0942" w:author="The Si Tran" w:date="2012-12-16T10:39:00Z"/>
              </w:rPr>
              <w:pPrChange w:id="10943"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0944" w:author="The Si Tran" w:date="2012-12-16T10:39:00Z"/>
              </w:rPr>
              <w:pPrChange w:id="10945" w:author="The Si Tran" w:date="2012-12-16T10:40:00Z">
                <w:pPr/>
              </w:pPrChange>
            </w:pPr>
            <w:ins w:id="10946" w:author="The Si Tran" w:date="2012-12-16T10:39:00Z">
              <w:r w:rsidRPr="006F1B6E">
                <w:t>Hearning By Ep</w:t>
              </w:r>
            </w:ins>
          </w:p>
        </w:tc>
      </w:tr>
      <w:tr w:rsidR="00B9548F" w:rsidRPr="006F1B6E" w14:paraId="701F0796" w14:textId="77777777" w:rsidTr="00350BDD">
        <w:trPr>
          <w:trHeight w:val="330"/>
          <w:jc w:val="center"/>
          <w:ins w:id="10947"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0948" w:author="The Si Tran" w:date="2012-12-16T10:39:00Z"/>
              </w:rPr>
              <w:pPrChange w:id="10949" w:author="The Si Tran" w:date="2012-12-16T10:40:00Z">
                <w:pPr/>
              </w:pPrChange>
            </w:pPr>
            <w:ins w:id="10950"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0951" w:author="The Si Tran" w:date="2012-12-16T10:39:00Z"/>
              </w:rPr>
              <w:pPrChange w:id="10952"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0953" w:author="The Si Tran" w:date="2012-12-16T10:39:00Z"/>
              </w:rPr>
              <w:pPrChange w:id="10954" w:author="The Si Tran" w:date="2012-12-16T10:40:00Z">
                <w:pPr/>
              </w:pPrChange>
            </w:pPr>
            <w:ins w:id="10955" w:author="The Si Tran" w:date="2012-12-16T10:39:00Z">
              <w:r w:rsidRPr="006F1B6E">
                <w:t xml:space="preserve">Hearning By </w:t>
              </w:r>
            </w:ins>
          </w:p>
        </w:tc>
      </w:tr>
      <w:tr w:rsidR="00B9548F" w:rsidRPr="006F1B6E" w14:paraId="7CE027F9" w14:textId="77777777" w:rsidTr="00350BDD">
        <w:trPr>
          <w:trHeight w:val="330"/>
          <w:jc w:val="center"/>
          <w:ins w:id="10956"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0957" w:author="The Si Tran" w:date="2012-12-16T10:39:00Z"/>
              </w:rPr>
              <w:pPrChange w:id="10958" w:author="The Si Tran" w:date="2012-12-16T10:40:00Z">
                <w:pPr/>
              </w:pPrChange>
            </w:pPr>
            <w:ins w:id="10959"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0960" w:author="The Si Tran" w:date="2012-12-16T10:39:00Z"/>
              </w:rPr>
              <w:pPrChange w:id="10961"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0962" w:author="The Si Tran" w:date="2012-12-16T10:39:00Z"/>
              </w:rPr>
              <w:pPrChange w:id="10963"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0964" w:author="The Si Tran" w:date="2012-12-16T10:39:00Z"/>
              </w:rPr>
              <w:pPrChange w:id="10965" w:author="The Si Tran" w:date="2012-12-16T10:40:00Z">
                <w:pPr/>
              </w:pPrChange>
            </w:pPr>
            <w:ins w:id="10966" w:author="The Si Tran" w:date="2012-12-16T10:39:00Z">
              <w:r w:rsidRPr="006F1B6E">
                <w:t xml:space="preserve">Hearning </w:t>
              </w:r>
            </w:ins>
          </w:p>
        </w:tc>
      </w:tr>
      <w:tr w:rsidR="00B9548F" w:rsidRPr="006F1B6E" w14:paraId="6EF4B38F" w14:textId="77777777" w:rsidTr="00350BDD">
        <w:trPr>
          <w:trHeight w:val="330"/>
          <w:jc w:val="center"/>
          <w:ins w:id="10967"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0968" w:author="The Si Tran" w:date="2012-12-16T10:39:00Z"/>
              </w:rPr>
              <w:pPrChange w:id="10969" w:author="The Si Tran" w:date="2012-12-16T10:40:00Z">
                <w:pPr/>
              </w:pPrChange>
            </w:pPr>
            <w:ins w:id="10970"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0971" w:author="The Si Tran" w:date="2012-12-16T10:39:00Z"/>
              </w:rPr>
              <w:pPrChange w:id="10972"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0973" w:author="The Si Tran" w:date="2012-12-16T10:39:00Z"/>
              </w:rPr>
              <w:pPrChange w:id="10974" w:author="The Si Tran" w:date="2012-12-16T10:40:00Z">
                <w:pPr/>
              </w:pPrChange>
            </w:pPr>
            <w:ins w:id="10975" w:author="The Si Tran" w:date="2012-12-16T10:39:00Z">
              <w:r w:rsidRPr="006F1B6E">
                <w:t>Đeast Absolute Deviationce</w:t>
              </w:r>
            </w:ins>
          </w:p>
        </w:tc>
      </w:tr>
      <w:tr w:rsidR="00B9548F" w:rsidRPr="006F1B6E" w14:paraId="21985A06" w14:textId="77777777" w:rsidTr="00350BDD">
        <w:trPr>
          <w:trHeight w:val="330"/>
          <w:jc w:val="center"/>
          <w:ins w:id="10976"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0977" w:author="The Si Tran" w:date="2012-12-16T10:39:00Z"/>
              </w:rPr>
              <w:pPrChange w:id="10978" w:author="The Si Tran" w:date="2012-12-16T10:40:00Z">
                <w:pPr/>
              </w:pPrChange>
            </w:pPr>
            <w:ins w:id="10979"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0980" w:author="The Si Tran" w:date="2012-12-16T10:39:00Z"/>
              </w:rPr>
              <w:pPrChange w:id="10981"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0982" w:author="The Si Tran" w:date="2012-12-16T10:39:00Z"/>
              </w:rPr>
              <w:pPrChange w:id="10983"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0984" w:author="The Si Tran" w:date="2012-12-16T10:39:00Z"/>
              </w:rPr>
              <w:pPrChange w:id="10985" w:author="The Si Tran" w:date="2012-12-16T10:40:00Z">
                <w:pPr/>
              </w:pPrChange>
            </w:pPr>
            <w:ins w:id="10986" w:author="The Si Tran" w:date="2012-12-16T10:39:00Z">
              <w:r w:rsidRPr="006F1B6E">
                <w:t>Đơn vr Unitute De</w:t>
              </w:r>
            </w:ins>
          </w:p>
        </w:tc>
      </w:tr>
      <w:tr w:rsidR="00B9548F" w:rsidRPr="006F1B6E" w14:paraId="119C06BC" w14:textId="77777777" w:rsidTr="00350BDD">
        <w:trPr>
          <w:trHeight w:val="330"/>
          <w:jc w:val="center"/>
          <w:ins w:id="10987"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0988" w:author="The Si Tran" w:date="2012-12-16T10:39:00Z"/>
              </w:rPr>
              <w:pPrChange w:id="10989" w:author="The Si Tran" w:date="2012-12-16T10:40:00Z">
                <w:pPr/>
              </w:pPrChange>
            </w:pPr>
            <w:ins w:id="10990"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0991" w:author="The Si Tran" w:date="2012-12-16T10:39:00Z"/>
              </w:rPr>
              <w:pPrChange w:id="10992"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0993" w:author="The Si Tran" w:date="2012-12-16T10:39:00Z"/>
              </w:rPr>
              <w:pPrChange w:id="10994" w:author="The Si Tran" w:date="2012-12-16T10:40:00Z">
                <w:pPr/>
              </w:pPrChange>
            </w:pPr>
            <w:ins w:id="10995" w:author="The Si Tran" w:date="2012-12-16T10:39:00Z">
              <w:r w:rsidRPr="006F1B6E">
                <w:t>Khnearly Separablei</w:t>
              </w:r>
            </w:ins>
          </w:p>
        </w:tc>
      </w:tr>
      <w:tr w:rsidR="00B9548F" w:rsidRPr="006F1B6E" w14:paraId="26854351" w14:textId="77777777" w:rsidTr="00350BDD">
        <w:trPr>
          <w:trHeight w:val="330"/>
          <w:jc w:val="center"/>
          <w:ins w:id="10996"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0997" w:author="The Si Tran" w:date="2012-12-16T10:39:00Z"/>
              </w:rPr>
              <w:pPrChange w:id="10998" w:author="The Si Tran" w:date="2012-12-16T10:40:00Z">
                <w:pPr/>
              </w:pPrChange>
            </w:pPr>
            <w:ins w:id="10999"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000" w:author="The Si Tran" w:date="2012-12-16T10:39:00Z"/>
              </w:rPr>
              <w:pPrChange w:id="11001"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002" w:author="The Si Tran" w:date="2012-12-16T10:39:00Z"/>
              </w:rPr>
              <w:pPrChange w:id="11003"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004" w:author="The Si Tran" w:date="2012-12-16T10:39:00Z"/>
              </w:rPr>
              <w:pPrChange w:id="11005" w:author="The Si Tran" w:date="2012-12-16T10:40:00Z">
                <w:pPr/>
              </w:pPrChange>
            </w:pPr>
            <w:ins w:id="11006" w:author="The Si Tran" w:date="2012-12-16T10:39:00Z">
              <w:r w:rsidRPr="006F1B6E">
                <w:t>Tocal Minimum</w:t>
              </w:r>
            </w:ins>
          </w:p>
        </w:tc>
      </w:tr>
      <w:tr w:rsidR="00B9548F" w:rsidRPr="006F1B6E" w14:paraId="24B31742" w14:textId="77777777" w:rsidTr="00350BDD">
        <w:trPr>
          <w:trHeight w:val="330"/>
          <w:jc w:val="center"/>
          <w:ins w:id="11007"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008" w:author="The Si Tran" w:date="2012-12-16T10:39:00Z"/>
              </w:rPr>
              <w:pPrChange w:id="11009" w:author="The Si Tran" w:date="2012-12-16T10:40:00Z">
                <w:pPr/>
              </w:pPrChange>
            </w:pPr>
            <w:ins w:id="11010"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011" w:author="The Si Tran" w:date="2012-12-16T10:39:00Z"/>
              </w:rPr>
              <w:pPrChange w:id="11012"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013" w:author="The Si Tran" w:date="2012-12-16T10:39:00Z"/>
              </w:rPr>
              <w:pPrChange w:id="11014"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015" w:author="The Si Tran" w:date="2012-12-16T10:39:00Z"/>
              </w:rPr>
              <w:pPrChange w:id="11016" w:author="The Si Tran" w:date="2012-12-16T10:40:00Z">
                <w:pPr/>
              </w:pPrChange>
            </w:pPr>
            <w:ins w:id="11017" w:author="The Si Tran" w:date="2012-12-16T10:39:00Z">
              <w:r w:rsidRPr="006F1B6E">
                <w:t>Chial Strategyabl</w:t>
              </w:r>
            </w:ins>
          </w:p>
        </w:tc>
      </w:tr>
      <w:tr w:rsidR="00B9548F" w:rsidRPr="006F1B6E" w14:paraId="0C523C6D" w14:textId="77777777" w:rsidTr="00350BDD">
        <w:trPr>
          <w:trHeight w:val="330"/>
          <w:jc w:val="center"/>
          <w:ins w:id="11018"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019" w:author="The Si Tran" w:date="2012-12-16T10:39:00Z"/>
              </w:rPr>
              <w:pPrChange w:id="11020" w:author="The Si Tran" w:date="2012-12-16T10:40:00Z">
                <w:pPr/>
              </w:pPrChange>
            </w:pPr>
            <w:ins w:id="11021"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022" w:author="The Si Tran" w:date="2012-12-16T10:39:00Z"/>
              </w:rPr>
              <w:pPrChange w:id="11023"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024" w:author="The Si Tran" w:date="2012-12-16T10:39:00Z"/>
              </w:rPr>
              <w:pPrChange w:id="11025" w:author="The Si Tran" w:date="2012-12-16T10:40:00Z">
                <w:pPr/>
              </w:pPrChange>
            </w:pPr>
            <w:ins w:id="11026" w:author="The Si Tran" w:date="2012-12-16T10:39:00Z">
              <w:r w:rsidRPr="006F1B6E">
                <w:t>Trung bình tuyErrors</w:t>
              </w:r>
              <w:r w:rsidRPr="006F1B6E">
                <w:t xml:space="preserve"> lung</w:t>
              </w:r>
            </w:ins>
          </w:p>
        </w:tc>
      </w:tr>
      <w:tr w:rsidR="00B9548F" w:rsidRPr="006F1B6E" w14:paraId="419DB81B" w14:textId="77777777" w:rsidTr="00350BDD">
        <w:trPr>
          <w:trHeight w:val="330"/>
          <w:jc w:val="center"/>
          <w:ins w:id="11027"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028" w:author="The Si Tran" w:date="2012-12-16T10:39:00Z"/>
              </w:rPr>
              <w:pPrChange w:id="11029" w:author="The Si Tran" w:date="2012-12-16T10:40:00Z">
                <w:pPr/>
              </w:pPrChange>
            </w:pPr>
            <w:ins w:id="11030"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031" w:author="The Si Tran" w:date="2012-12-16T10:39:00Z"/>
              </w:rPr>
              <w:pPrChange w:id="11032"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033" w:author="The Si Tran" w:date="2012-12-16T10:39:00Z"/>
              </w:rPr>
              <w:pPrChange w:id="11034" w:author="The Si Tran" w:date="2012-12-16T10:40:00Z">
                <w:pPr/>
              </w:pPrChange>
            </w:pPr>
            <w:ins w:id="11035" w:author="The Si Tran" w:date="2012-12-16T10:39:00Z">
              <w:r w:rsidRPr="006F1B6E">
                <w:t>Trung bình bình phương lce</w:t>
              </w:r>
            </w:ins>
          </w:p>
        </w:tc>
      </w:tr>
      <w:tr w:rsidR="00B9548F" w:rsidRPr="006F1B6E" w14:paraId="127E4ED0" w14:textId="77777777" w:rsidTr="00350BDD">
        <w:trPr>
          <w:trHeight w:val="330"/>
          <w:jc w:val="center"/>
          <w:ins w:id="11036"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037" w:author="The Si Tran" w:date="2012-12-16T10:39:00Z"/>
              </w:rPr>
              <w:pPrChange w:id="11038" w:author="The Si Tran" w:date="2012-12-16T10:40:00Z">
                <w:pPr/>
              </w:pPrChange>
            </w:pPr>
            <w:ins w:id="11039"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040" w:author="The Si Tran" w:date="2012-12-16T10:39:00Z"/>
              </w:rPr>
              <w:pPrChange w:id="11041"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042" w:author="The Si Tran" w:date="2012-12-16T10:39:00Z"/>
              </w:rPr>
              <w:pPrChange w:id="11043" w:author="The Si Tran" w:date="2012-12-16T10:40:00Z">
                <w:pPr/>
              </w:pPrChange>
            </w:pPr>
            <w:ins w:id="11044" w:author="The Si Tran" w:date="2012-12-16T10:39:00Z">
              <w:r w:rsidRPr="006F1B6E">
                <w:t>Hàm khable Funct</w:t>
              </w:r>
            </w:ins>
          </w:p>
        </w:tc>
      </w:tr>
      <w:tr w:rsidR="00B9548F" w:rsidRPr="006F1B6E" w14:paraId="3EEF92AD" w14:textId="77777777" w:rsidTr="00350BDD">
        <w:trPr>
          <w:trHeight w:val="330"/>
          <w:jc w:val="center"/>
          <w:ins w:id="11045"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046" w:author="The Si Tran" w:date="2012-12-16T10:39:00Z"/>
              </w:rPr>
              <w:pPrChange w:id="11047" w:author="The Si Tran" w:date="2012-12-16T10:40:00Z">
                <w:pPr/>
              </w:pPrChange>
            </w:pPr>
            <w:ins w:id="11048"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049" w:author="The Si Tran" w:date="2012-12-16T10:39:00Z"/>
              </w:rPr>
              <w:pPrChange w:id="11050"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051" w:author="The Si Tran" w:date="2012-12-16T10:39:00Z"/>
              </w:rPr>
              <w:pPrChange w:id="11052"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053" w:author="The Si Tran" w:date="2012-12-16T10:39:00Z"/>
              </w:rPr>
              <w:pPrChange w:id="11054" w:author="The Si Tran" w:date="2012-12-16T10:40:00Z">
                <w:pPr/>
              </w:pPrChange>
            </w:pPr>
            <w:ins w:id="11055" w:author="The Si Tran" w:date="2012-12-16T10:39:00Z">
              <w:r w:rsidRPr="006F1B6E">
                <w:t>Homentum Termnc</w:t>
              </w:r>
            </w:ins>
          </w:p>
        </w:tc>
      </w:tr>
      <w:tr w:rsidR="00B9548F" w:rsidRPr="006F1B6E" w14:paraId="01F25E43" w14:textId="77777777" w:rsidTr="00350BDD">
        <w:trPr>
          <w:trHeight w:val="330"/>
          <w:jc w:val="center"/>
          <w:ins w:id="11056"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057" w:author="The Si Tran" w:date="2012-12-16T10:39:00Z"/>
              </w:rPr>
              <w:pPrChange w:id="11058" w:author="The Si Tran" w:date="2012-12-16T10:40:00Z">
                <w:pPr/>
              </w:pPrChange>
            </w:pPr>
            <w:ins w:id="11059"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060" w:author="The Si Tran" w:date="2012-12-16T10:39:00Z"/>
              </w:rPr>
              <w:pPrChange w:id="11061"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062" w:author="The Si Tran" w:date="2012-12-16T10:39:00Z"/>
              </w:rPr>
              <w:pPrChange w:id="11063"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064" w:author="The Si Tran" w:date="2012-12-16T10:39:00Z"/>
              </w:rPr>
              <w:pPrChange w:id="11065" w:author="The Si Tran" w:date="2012-12-16T10:40:00Z">
                <w:pPr/>
              </w:pPrChange>
            </w:pPr>
            <w:ins w:id="11066" w:author="The Si Tran" w:date="2012-12-16T10:39:00Z">
              <w:r w:rsidRPr="006F1B6E">
                <w:t>Hnline Learnin</w:t>
              </w:r>
            </w:ins>
          </w:p>
        </w:tc>
      </w:tr>
      <w:tr w:rsidR="00B9548F" w:rsidRPr="006F1B6E" w14:paraId="54F47733" w14:textId="77777777" w:rsidTr="00350BDD">
        <w:trPr>
          <w:trHeight w:val="330"/>
          <w:jc w:val="center"/>
          <w:ins w:id="11067"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068" w:author="The Si Tran" w:date="2012-12-16T10:39:00Z"/>
              </w:rPr>
              <w:pPrChange w:id="11069" w:author="The Si Tran" w:date="2012-12-16T10:40:00Z">
                <w:pPr/>
              </w:pPrChange>
            </w:pPr>
            <w:ins w:id="11070"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071" w:author="The Si Tran" w:date="2012-12-16T10:39:00Z"/>
              </w:rPr>
              <w:pPrChange w:id="11072"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073" w:author="The Si Tran" w:date="2012-12-16T10:39:00Z"/>
              </w:rPr>
              <w:pPrChange w:id="11074"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075" w:author="The Si Tran" w:date="2012-12-16T10:39:00Z"/>
              </w:rPr>
              <w:pPrChange w:id="11076" w:author="The Si Tran" w:date="2012-12-16T10:40:00Z">
                <w:pPr/>
              </w:pPrChange>
            </w:pPr>
            <w:ins w:id="11077" w:author="The Si Tran" w:date="2012-12-16T10:39:00Z">
              <w:r w:rsidRPr="006F1B6E">
                <w:t>Giao đati</w:t>
              </w:r>
            </w:ins>
          </w:p>
        </w:tc>
      </w:tr>
      <w:tr w:rsidR="00B9548F" w:rsidRPr="006F1B6E" w14:paraId="080A36E5" w14:textId="77777777" w:rsidTr="00350BDD">
        <w:trPr>
          <w:trHeight w:val="330"/>
          <w:jc w:val="center"/>
          <w:ins w:id="11078"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079" w:author="The Si Tran" w:date="2012-12-16T10:39:00Z"/>
              </w:rPr>
              <w:pPrChange w:id="11080" w:author="The Si Tran" w:date="2012-12-16T10:40:00Z">
                <w:pPr/>
              </w:pPrChange>
            </w:pPr>
            <w:ins w:id="11081"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082" w:author="The Si Tran" w:date="2012-12-16T10:39:00Z"/>
              </w:rPr>
              <w:pPrChange w:id="11083"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084" w:author="The Si Tran" w:date="2012-12-16T10:39:00Z"/>
              </w:rPr>
              <w:pPrChange w:id="11085"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086" w:author="The Si Tran" w:date="2012-12-16T10:39:00Z"/>
              </w:rPr>
              <w:pPrChange w:id="11087" w:author="The Si Tran" w:date="2012-12-16T10:40:00Z">
                <w:pPr/>
              </w:pPrChange>
            </w:pPr>
            <w:ins w:id="11088" w:author="The Si Tran" w:date="2012-12-16T10:39:00Z">
              <w:r w:rsidRPr="006F1B6E">
                <w:t>Lverall Erro</w:t>
              </w:r>
            </w:ins>
          </w:p>
        </w:tc>
      </w:tr>
      <w:tr w:rsidR="00B9548F" w:rsidRPr="006F1B6E" w14:paraId="2DB073E5" w14:textId="77777777" w:rsidTr="00350BDD">
        <w:trPr>
          <w:trHeight w:val="330"/>
          <w:jc w:val="center"/>
          <w:ins w:id="11089"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090" w:author="The Si Tran" w:date="2012-12-16T10:39:00Z"/>
              </w:rPr>
              <w:pPrChange w:id="11091" w:author="The Si Tran" w:date="2012-12-16T10:40:00Z">
                <w:pPr/>
              </w:pPrChange>
            </w:pPr>
            <w:ins w:id="11092"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093" w:author="The Si Tran" w:date="2012-12-16T10:39:00Z"/>
              </w:rPr>
              <w:pPrChange w:id="11094"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095" w:author="The Si Tran" w:date="2012-12-16T10:39:00Z"/>
              </w:rPr>
              <w:pPrChange w:id="11096"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097" w:author="The Si Tran" w:date="2012-12-16T10:39:00Z"/>
              </w:rPr>
              <w:pPrChange w:id="11098" w:author="The Si Tran" w:date="2012-12-16T10:40:00Z">
                <w:pPr/>
              </w:pPrChange>
            </w:pPr>
            <w:ins w:id="11099" w:author="The Si Tran" w:date="2012-12-16T10:39:00Z">
              <w:r w:rsidRPr="006F1B6E">
                <w:t>Quá khtt</w:t>
              </w:r>
            </w:ins>
          </w:p>
        </w:tc>
      </w:tr>
      <w:tr w:rsidR="00B9548F" w:rsidRPr="006F1B6E" w14:paraId="1B562679" w14:textId="77777777" w:rsidTr="00350BDD">
        <w:trPr>
          <w:trHeight w:val="330"/>
          <w:jc w:val="center"/>
          <w:ins w:id="11100"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101" w:author="The Si Tran" w:date="2012-12-16T10:39:00Z"/>
              </w:rPr>
              <w:pPrChange w:id="11102" w:author="The Si Tran" w:date="2012-12-16T10:40:00Z">
                <w:pPr/>
              </w:pPrChange>
            </w:pPr>
            <w:ins w:id="11103"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104" w:author="The Si Tran" w:date="2012-12-16T10:39:00Z"/>
              </w:rPr>
              <w:pPrChange w:id="11105"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106" w:author="The Si Tran" w:date="2012-12-16T10:39:00Z"/>
              </w:rPr>
              <w:pPrChange w:id="11107"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108" w:author="The Si Tran" w:date="2012-12-16T10:39:00Z"/>
              </w:rPr>
              <w:pPrChange w:id="11109" w:author="The Si Tran" w:date="2012-12-16T10:40:00Z">
                <w:pPr/>
              </w:pPrChange>
            </w:pPr>
            <w:ins w:id="11110" w:author="The Si Tran" w:date="2012-12-16T10:39:00Z">
              <w:r w:rsidRPr="006F1B6E">
                <w:t>Tattern</w:t>
              </w:r>
            </w:ins>
          </w:p>
        </w:tc>
      </w:tr>
      <w:tr w:rsidR="00B9548F" w:rsidRPr="006F1B6E" w14:paraId="5F602599" w14:textId="77777777" w:rsidTr="00350BDD">
        <w:trPr>
          <w:trHeight w:val="330"/>
          <w:jc w:val="center"/>
          <w:ins w:id="11111"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112" w:author="The Si Tran" w:date="2012-12-16T10:39:00Z"/>
              </w:rPr>
              <w:pPrChange w:id="11113" w:author="The Si Tran" w:date="2012-12-16T10:40:00Z">
                <w:pPr/>
              </w:pPrChange>
            </w:pPr>
            <w:ins w:id="11114"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115" w:author="The Si Tran" w:date="2012-12-16T10:39:00Z"/>
              </w:rPr>
              <w:pPrChange w:id="11116"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117" w:author="The Si Tran" w:date="2012-12-16T10:39:00Z"/>
              </w:rPr>
              <w:pPrChange w:id="11118" w:author="The Si Tran" w:date="2012-12-16T10:40:00Z">
                <w:pPr/>
              </w:pPrChange>
            </w:pPr>
            <w:ins w:id="11119" w:author="The Si Tran" w:date="2012-12-16T10:39:00Z">
              <w:r w:rsidRPr="006F1B6E">
                <w:t>Hircentage Dif</w:t>
              </w:r>
            </w:ins>
          </w:p>
        </w:tc>
      </w:tr>
      <w:tr w:rsidR="00B9548F" w:rsidRPr="006F1B6E" w14:paraId="0327E722" w14:textId="77777777" w:rsidTr="00350BDD">
        <w:trPr>
          <w:trHeight w:val="330"/>
          <w:jc w:val="center"/>
          <w:ins w:id="11120"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121" w:author="The Si Tran" w:date="2012-12-16T10:39:00Z"/>
              </w:rPr>
              <w:pPrChange w:id="11122" w:author="The Si Tran" w:date="2012-12-16T10:40:00Z">
                <w:pPr/>
              </w:pPrChange>
            </w:pPr>
            <w:ins w:id="11123"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124" w:author="The Si Tran" w:date="2012-12-16T10:39:00Z"/>
              </w:rPr>
              <w:pPrChange w:id="11125"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126" w:author="The Si Tran" w:date="2012-12-16T10:39:00Z"/>
              </w:rPr>
              <w:pPrChange w:id="11127" w:author="The Si Tran" w:date="2012-12-16T10:40:00Z">
                <w:pPr/>
              </w:pPrChange>
            </w:pPr>
            <w:ins w:id="11128" w:author="The Si Tran" w:date="2012-12-16T10:39:00Z">
              <w:r w:rsidRPr="006F1B6E">
                <w:t>Lurceptron Training Rulece</w:t>
              </w:r>
            </w:ins>
          </w:p>
        </w:tc>
      </w:tr>
      <w:tr w:rsidR="00B9548F" w:rsidRPr="006F1B6E" w14:paraId="2C45A53A" w14:textId="77777777" w:rsidTr="00350BDD">
        <w:trPr>
          <w:trHeight w:val="330"/>
          <w:jc w:val="center"/>
          <w:ins w:id="11129"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130" w:author="The Si Tran" w:date="2012-12-16T10:39:00Z"/>
              </w:rPr>
              <w:pPrChange w:id="11131" w:author="The Si Tran" w:date="2012-12-16T10:40:00Z">
                <w:pPr/>
              </w:pPrChange>
            </w:pPr>
            <w:ins w:id="11132"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133" w:author="The Si Tran" w:date="2012-12-16T10:39:00Z"/>
              </w:rPr>
              <w:pPrChange w:id="11134"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135" w:author="The Si Tran" w:date="2012-12-16T10:39:00Z"/>
              </w:rPr>
              <w:pPrChange w:id="11136" w:author="The Si Tran" w:date="2012-12-16T10:40:00Z">
                <w:pPr/>
              </w:pPrChange>
            </w:pPr>
            <w:ins w:id="11137" w:author="The Si Tran" w:date="2012-12-16T10:39:00Z">
              <w:r w:rsidRPr="006F1B6E">
                <w:t>Phân bility Dist</w:t>
              </w:r>
            </w:ins>
          </w:p>
        </w:tc>
      </w:tr>
      <w:tr w:rsidR="00B9548F" w:rsidRPr="006F1B6E" w14:paraId="21FD77FB" w14:textId="77777777" w:rsidTr="00350BDD">
        <w:trPr>
          <w:trHeight w:val="330"/>
          <w:jc w:val="center"/>
          <w:ins w:id="11138"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139" w:author="The Si Tran" w:date="2012-12-16T10:39:00Z"/>
              </w:rPr>
              <w:pPrChange w:id="11140" w:author="The Si Tran" w:date="2012-12-16T10:40:00Z">
                <w:pPr/>
              </w:pPrChange>
            </w:pPr>
            <w:ins w:id="11141"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142" w:author="The Si Tran" w:date="2012-12-16T10:39:00Z"/>
              </w:rPr>
              <w:pPrChange w:id="11143"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144" w:author="The Si Tran" w:date="2012-12-16T10:39:00Z"/>
              </w:rPr>
              <w:pPrChange w:id="11145"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146" w:author="The Si Tran" w:date="2012-12-16T10:39:00Z"/>
              </w:rPr>
              <w:pPrChange w:id="11147" w:author="The Si Tran" w:date="2012-12-16T10:40:00Z">
                <w:pPr/>
              </w:pPrChange>
            </w:pPr>
            <w:ins w:id="11148" w:author="The Si Tran" w:date="2012-12-16T10:39:00Z">
              <w:r w:rsidRPr="006F1B6E">
                <w:t>Bindom Variable</w:t>
              </w:r>
            </w:ins>
          </w:p>
        </w:tc>
      </w:tr>
      <w:tr w:rsidR="00B9548F" w:rsidRPr="006F1B6E" w14:paraId="00C429BD" w14:textId="77777777" w:rsidTr="00350BDD">
        <w:trPr>
          <w:trHeight w:val="330"/>
          <w:jc w:val="center"/>
          <w:ins w:id="11149"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150" w:author="The Si Tran" w:date="2012-12-16T10:39:00Z"/>
              </w:rPr>
              <w:pPrChange w:id="11151" w:author="The Si Tran" w:date="2012-12-16T10:40:00Z">
                <w:pPr/>
              </w:pPrChange>
            </w:pPr>
            <w:ins w:id="11152"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153" w:author="The Si Tran" w:date="2012-12-16T10:39:00Z"/>
              </w:rPr>
              <w:pPrChange w:id="11154"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155" w:author="The Si Tran" w:date="2012-12-16T10:39:00Z"/>
              </w:rPr>
              <w:pPrChange w:id="11156" w:author="The Si Tran" w:date="2012-12-16T10:40:00Z">
                <w:pPr/>
              </w:pPrChange>
            </w:pPr>
            <w:ins w:id="11157" w:author="The Si Tran" w:date="2012-12-16T10:39:00Z">
              <w:r w:rsidRPr="006F1B6E">
                <w:t>Mecurrent Ne</w:t>
              </w:r>
            </w:ins>
          </w:p>
        </w:tc>
      </w:tr>
      <w:tr w:rsidR="00B9548F" w:rsidRPr="006F1B6E" w14:paraId="2667F005" w14:textId="77777777" w:rsidTr="00350BDD">
        <w:trPr>
          <w:trHeight w:val="330"/>
          <w:jc w:val="center"/>
          <w:ins w:id="11158"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159" w:author="The Si Tran" w:date="2012-12-16T10:39:00Z"/>
              </w:rPr>
              <w:pPrChange w:id="11160" w:author="The Si Tran" w:date="2012-12-16T10:40:00Z">
                <w:pPr/>
              </w:pPrChange>
            </w:pPr>
            <w:ins w:id="11161"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162" w:author="The Si Tran" w:date="2012-12-16T10:39:00Z"/>
              </w:rPr>
              <w:pPrChange w:id="11163"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164" w:author="The Si Tran" w:date="2012-12-16T10:39:00Z"/>
              </w:rPr>
              <w:pPrChange w:id="11165"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166" w:author="The Si Tran" w:date="2012-12-16T10:39:00Z"/>
              </w:rPr>
              <w:pPrChange w:id="11167" w:author="The Si Tran" w:date="2012-12-16T10:40:00Z">
                <w:pPr/>
              </w:pPrChange>
            </w:pPr>
            <w:ins w:id="11168" w:author="The Si Tran" w:date="2012-12-16T10:39:00Z">
              <w:r w:rsidRPr="006F1B6E">
                <w:t>Tính mùa</w:t>
              </w:r>
            </w:ins>
          </w:p>
        </w:tc>
      </w:tr>
      <w:tr w:rsidR="00B9548F" w:rsidRPr="006F1B6E" w14:paraId="761EAC76" w14:textId="77777777" w:rsidTr="00350BDD">
        <w:trPr>
          <w:trHeight w:val="330"/>
          <w:jc w:val="center"/>
          <w:ins w:id="11169"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170" w:author="The Si Tran" w:date="2012-12-16T10:39:00Z"/>
              </w:rPr>
              <w:pPrChange w:id="11171" w:author="The Si Tran" w:date="2012-12-16T10:40:00Z">
                <w:pPr/>
              </w:pPrChange>
            </w:pPr>
            <w:ins w:id="11172"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173" w:author="The Si Tran" w:date="2012-12-16T10:39:00Z"/>
              </w:rPr>
              <w:pPrChange w:id="11174"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175" w:author="The Si Tran" w:date="2012-12-16T10:39:00Z"/>
              </w:rPr>
              <w:pPrChange w:id="11176"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177" w:author="The Si Tran" w:date="2012-12-16T10:39:00Z"/>
              </w:rPr>
              <w:pPrChange w:id="11178" w:author="The Si Tran" w:date="2012-12-16T10:40:00Z">
                <w:pPr/>
              </w:pPrChange>
            </w:pPr>
            <w:ins w:id="11179" w:author="The Si Tran" w:date="2012-12-16T10:39:00Z">
              <w:r w:rsidRPr="006F1B6E">
                <w:t>Đơn vid Unitur</w:t>
              </w:r>
            </w:ins>
          </w:p>
        </w:tc>
      </w:tr>
      <w:tr w:rsidR="00B9548F" w:rsidRPr="006F1B6E" w14:paraId="3993834D" w14:textId="77777777" w:rsidTr="00350BDD">
        <w:trPr>
          <w:trHeight w:val="330"/>
          <w:jc w:val="center"/>
          <w:ins w:id="11180"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181" w:author="The Si Tran" w:date="2012-12-16T10:39:00Z"/>
              </w:rPr>
              <w:pPrChange w:id="11182" w:author="The Si Tran" w:date="2012-12-16T10:40:00Z">
                <w:pPr/>
              </w:pPrChange>
            </w:pPr>
            <w:ins w:id="11183"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184" w:author="The Si Tran" w:date="2012-12-16T10:39:00Z"/>
              </w:rPr>
              <w:pPrChange w:id="11185"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186" w:author="The Si Tran" w:date="2012-12-16T10:39:00Z"/>
              </w:rPr>
              <w:pPrChange w:id="11187" w:author="The Si Tran" w:date="2012-12-16T10:40:00Z">
                <w:pPr/>
              </w:pPrChange>
            </w:pPr>
            <w:ins w:id="11188" w:author="The Si Tran" w:date="2012-12-16T10:39:00Z">
              <w:r w:rsidRPr="006F1B6E">
                <w:t>Tum Of Squared Error</w:t>
              </w:r>
            </w:ins>
          </w:p>
        </w:tc>
      </w:tr>
      <w:tr w:rsidR="00B9548F" w:rsidRPr="006F1B6E" w14:paraId="058466E7" w14:textId="77777777" w:rsidTr="00350BDD">
        <w:trPr>
          <w:trHeight w:val="330"/>
          <w:jc w:val="center"/>
          <w:ins w:id="11189"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190" w:author="The Si Tran" w:date="2012-12-16T10:39:00Z"/>
              </w:rPr>
              <w:pPrChange w:id="11191" w:author="The Si Tran" w:date="2012-12-16T10:40:00Z">
                <w:pPr/>
              </w:pPrChange>
            </w:pPr>
            <w:ins w:id="11192"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193" w:author="The Si Tran" w:date="2012-12-16T10:39:00Z"/>
              </w:rPr>
              <w:pPrChange w:id="11194"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195" w:author="The Si Tran" w:date="2012-12-16T10:39:00Z"/>
              </w:rPr>
              <w:pPrChange w:id="11196" w:author="The Si Tran" w:date="2012-12-16T10:40:00Z">
                <w:pPr/>
              </w:pPrChange>
            </w:pPr>
            <w:ins w:id="11197" w:author="The Si Tran" w:date="2012-12-16T10:39:00Z">
              <w:r w:rsidRPr="006F1B6E">
                <w:t>Hupervised Lear</w:t>
              </w:r>
            </w:ins>
          </w:p>
        </w:tc>
      </w:tr>
      <w:tr w:rsidR="00B9548F" w:rsidRPr="006F1B6E" w14:paraId="405FA2BC" w14:textId="77777777" w:rsidTr="00350BDD">
        <w:trPr>
          <w:trHeight w:val="330"/>
          <w:jc w:val="center"/>
          <w:ins w:id="11198"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199" w:author="The Si Tran" w:date="2012-12-16T10:39:00Z"/>
              </w:rPr>
              <w:pPrChange w:id="11200" w:author="The Si Tran" w:date="2012-12-16T10:40:00Z">
                <w:pPr/>
              </w:pPrChange>
            </w:pPr>
            <w:ins w:id="11201"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202" w:author="The Si Tran" w:date="2012-12-16T10:39:00Z"/>
              </w:rPr>
              <w:pPrChange w:id="11203"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204" w:author="The Si Tran" w:date="2012-12-16T10:39:00Z"/>
              </w:rPr>
              <w:pPrChange w:id="11205"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206" w:author="The Si Tran" w:date="2012-12-16T10:39:00Z"/>
              </w:rPr>
              <w:pPrChange w:id="11207"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208" w:author="The Si Tran" w:date="2012-12-16T10:39:00Z"/>
              </w:rPr>
              <w:pPrChange w:id="11209" w:author="The Si Tran" w:date="2012-12-16T10:40:00Z">
                <w:pPr/>
              </w:pPrChange>
            </w:pPr>
            <w:ins w:id="11210" w:author="The Si Tran" w:date="2012-12-16T10:39:00Z">
              <w:r w:rsidRPr="006F1B6E">
                <w:t>Khnapsesed Lea</w:t>
              </w:r>
            </w:ins>
          </w:p>
        </w:tc>
      </w:tr>
      <w:tr w:rsidR="00B9548F" w:rsidRPr="006F1B6E" w14:paraId="0241FF61" w14:textId="77777777" w:rsidTr="00350BDD">
        <w:trPr>
          <w:trHeight w:val="330"/>
          <w:jc w:val="center"/>
          <w:ins w:id="11211"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212" w:author="The Si Tran" w:date="2012-12-16T10:39:00Z"/>
              </w:rPr>
              <w:pPrChange w:id="11213" w:author="The Si Tran" w:date="2012-12-16T10:40:00Z">
                <w:pPr/>
              </w:pPrChange>
            </w:pPr>
            <w:ins w:id="11214"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215" w:author="The Si Tran" w:date="2012-12-16T10:39:00Z"/>
              </w:rPr>
              <w:pPrChange w:id="11216"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217" w:author="The Si Tran" w:date="2012-12-16T10:39:00Z"/>
              </w:rPr>
              <w:pPrChange w:id="11218"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219" w:author="The Si Tran" w:date="2012-12-16T10:39:00Z"/>
              </w:rPr>
              <w:pPrChange w:id="11220" w:author="The Si Tran" w:date="2012-12-16T10:40:00Z">
                <w:pPr/>
              </w:pPrChange>
            </w:pPr>
            <w:ins w:id="11221" w:author="The Si Tran" w:date="2012-12-16T10:39:00Z">
              <w:r w:rsidRPr="006F1B6E">
                <w:t xml:space="preserve">Phân ngưds </w:t>
              </w:r>
            </w:ins>
          </w:p>
        </w:tc>
      </w:tr>
      <w:tr w:rsidR="00B9548F" w:rsidRPr="006F1B6E" w14:paraId="1A726C24" w14:textId="77777777" w:rsidTr="00350BDD">
        <w:trPr>
          <w:trHeight w:val="330"/>
          <w:jc w:val="center"/>
          <w:ins w:id="11222"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223" w:author="The Si Tran" w:date="2012-12-16T10:39:00Z"/>
              </w:rPr>
              <w:pPrChange w:id="11224" w:author="The Si Tran" w:date="2012-12-16T10:40:00Z">
                <w:pPr/>
              </w:pPrChange>
            </w:pPr>
            <w:ins w:id="11225"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226" w:author="The Si Tran" w:date="2012-12-16T10:39:00Z"/>
              </w:rPr>
              <w:pPrChange w:id="11227"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228" w:author="The Si Tran" w:date="2012-12-16T10:39:00Z"/>
              </w:rPr>
              <w:pPrChange w:id="11229"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230" w:author="The Si Tran" w:date="2012-12-16T10:39:00Z"/>
              </w:rPr>
              <w:pPrChange w:id="11231" w:author="The Si Tran" w:date="2012-12-16T10:40:00Z">
                <w:pPr/>
              </w:pPrChange>
            </w:pPr>
            <w:ins w:id="11232" w:author="The Si Tran" w:date="2012-12-16T10:39:00Z">
              <w:r w:rsidRPr="006F1B6E">
                <w:t>Chue SeriesLear</w:t>
              </w:r>
            </w:ins>
          </w:p>
        </w:tc>
      </w:tr>
      <w:tr w:rsidR="00B9548F" w:rsidRPr="006F1B6E" w14:paraId="1ADDB2D6" w14:textId="77777777" w:rsidTr="00350BDD">
        <w:trPr>
          <w:trHeight w:val="330"/>
          <w:jc w:val="center"/>
          <w:ins w:id="11233"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234" w:author="The Si Tran" w:date="2012-12-16T10:39:00Z"/>
              </w:rPr>
              <w:pPrChange w:id="11235" w:author="The Si Tran" w:date="2012-12-16T10:40:00Z">
                <w:pPr/>
              </w:pPrChange>
            </w:pPr>
            <w:ins w:id="11236"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237" w:author="The Si Tran" w:date="2012-12-16T10:39:00Z"/>
              </w:rPr>
              <w:pPrChange w:id="11238"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239" w:author="The Si Tran" w:date="2012-12-16T10:39:00Z"/>
              </w:rPr>
              <w:pPrChange w:id="11240" w:author="The Si Tran" w:date="2012-12-16T10:40:00Z">
                <w:pPr/>
              </w:pPrChange>
            </w:pPr>
            <w:ins w:id="11241" w:author="The Si Tran" w:date="2012-12-16T10:39:00Z">
              <w:r w:rsidRPr="006F1B6E">
                <w:t>Giaining Algorithmgrs</w:t>
              </w:r>
            </w:ins>
          </w:p>
        </w:tc>
      </w:tr>
      <w:tr w:rsidR="00B9548F" w:rsidRPr="006F1B6E" w14:paraId="7D04AFE0" w14:textId="77777777" w:rsidTr="00350BDD">
        <w:trPr>
          <w:trHeight w:val="330"/>
          <w:jc w:val="center"/>
          <w:ins w:id="11242"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243" w:author="The Si Tran" w:date="2012-12-16T10:39:00Z"/>
              </w:rPr>
              <w:pPrChange w:id="11244" w:author="The Si Tran" w:date="2012-12-16T10:40:00Z">
                <w:pPr/>
              </w:pPrChange>
            </w:pPr>
            <w:ins w:id="11245"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246" w:author="The Si Tran" w:date="2012-12-16T10:39:00Z"/>
              </w:rPr>
              <w:pPrChange w:id="11247"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248" w:author="The Si Tran" w:date="2012-12-16T10:39:00Z"/>
              </w:rPr>
              <w:pPrChange w:id="11249" w:author="The Si Tran" w:date="2012-12-16T10:40:00Z">
                <w:pPr/>
              </w:pPrChange>
            </w:pPr>
            <w:ins w:id="11250" w:author="The Si Tran" w:date="2012-12-16T10:39:00Z">
              <w:r w:rsidRPr="006F1B6E">
                <w:t>Hàm lin</w:t>
              </w:r>
            </w:ins>
          </w:p>
        </w:tc>
      </w:tr>
      <w:tr w:rsidR="00B9548F" w:rsidRPr="006F1B6E" w14:paraId="6CA913A2" w14:textId="77777777" w:rsidTr="00350BDD">
        <w:trPr>
          <w:trHeight w:val="330"/>
          <w:jc w:val="center"/>
          <w:ins w:id="11251"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252" w:author="The Si Tran" w:date="2012-12-16T10:39:00Z"/>
              </w:rPr>
              <w:pPrChange w:id="11253" w:author="The Si Tran" w:date="2012-12-16T10:40:00Z">
                <w:pPr/>
              </w:pPrChange>
            </w:pPr>
            <w:ins w:id="11254"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255" w:author="The Si Tran" w:date="2012-12-16T10:39:00Z"/>
              </w:rPr>
              <w:pPrChange w:id="11256"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257" w:author="The Si Tran" w:date="2012-12-16T10:39:00Z"/>
              </w:rPr>
              <w:pPrChange w:id="11258"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259" w:author="The Si Tran" w:date="2012-12-16T10:39:00Z"/>
              </w:rPr>
              <w:pPrChange w:id="11260"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261" w:author="The Si Tran" w:date="2012-12-16T10:39:00Z"/>
              </w:rPr>
              <w:pPrChange w:id="11262" w:author="The Si Tran" w:date="2012-12-16T10:40:00Z">
                <w:pPr/>
              </w:pPrChange>
            </w:pPr>
            <w:ins w:id="11263" w:author="The Si Tran" w:date="2012-12-16T10:39:00Z">
              <w:r w:rsidRPr="006F1B6E">
                <w:t>Tính xu hưrro</w:t>
              </w:r>
            </w:ins>
          </w:p>
        </w:tc>
      </w:tr>
      <w:tr w:rsidR="00B9548F" w:rsidRPr="006F1B6E" w14:paraId="4D04856C" w14:textId="77777777" w:rsidTr="00350BDD">
        <w:trPr>
          <w:trHeight w:val="330"/>
          <w:jc w:val="center"/>
          <w:ins w:id="11264"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265" w:author="The Si Tran" w:date="2012-12-16T10:39:00Z"/>
              </w:rPr>
              <w:pPrChange w:id="11266" w:author="The Si Tran" w:date="2012-12-16T10:40:00Z">
                <w:pPr/>
              </w:pPrChange>
            </w:pPr>
            <w:ins w:id="11267"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268" w:author="The Si Tran" w:date="2012-12-16T10:39:00Z"/>
              </w:rPr>
              <w:pPrChange w:id="11269"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270" w:author="The Si Tran" w:date="2012-12-16T10:39:00Z"/>
              </w:rPr>
              <w:pPrChange w:id="11271" w:author="The Si Tran" w:date="2012-12-16T10:40:00Z">
                <w:pPr/>
              </w:pPrChange>
            </w:pPr>
            <w:ins w:id="11272" w:author="The Si Tran" w:date="2012-12-16T10:39:00Z">
              <w:r w:rsidRPr="006F1B6E">
                <w:t>Hnsupervised Learning</w:t>
              </w:r>
            </w:ins>
          </w:p>
        </w:tc>
      </w:tr>
      <w:tr w:rsidR="00B9548F" w:rsidRPr="006F1B6E" w14:paraId="59F4FF51" w14:textId="77777777" w:rsidTr="00350BDD">
        <w:trPr>
          <w:trHeight w:val="330"/>
          <w:jc w:val="center"/>
          <w:ins w:id="11273"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274" w:author="The Si Tran" w:date="2012-12-16T10:39:00Z"/>
              </w:rPr>
              <w:pPrChange w:id="11275" w:author="The Si Tran" w:date="2012-12-16T10:40:00Z">
                <w:pPr/>
              </w:pPrChange>
            </w:pPr>
            <w:ins w:id="11276"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277" w:author="The Si Tran" w:date="2012-12-16T10:39:00Z"/>
              </w:rPr>
              <w:pPrChange w:id="11278"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279" w:author="The Si Tran" w:date="2012-12-16T10:39:00Z"/>
              </w:rPr>
              <w:pPrChange w:id="11280" w:author="The Si Tran" w:date="2012-12-16T10:40:00Z">
                <w:pPr>
                  <w:ind w:right="-217"/>
                </w:pPr>
              </w:pPrChange>
            </w:pPr>
            <w:ins w:id="11281"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282" w:author="The Si Tran" w:date="2012-12-14T06:51:00Z"/>
          <w:b/>
          <w:bCs/>
        </w:rPr>
        <w:sectPr w:rsidR="00857243" w:rsidSect="00071995">
          <w:footerReference w:type="default" r:id="rId377"/>
          <w:pgSz w:w="12240" w:h="15840"/>
          <w:pgMar w:top="1440" w:right="1440" w:bottom="1440" w:left="1260" w:header="720" w:footer="720" w:gutter="0"/>
          <w:pgNumType w:start="1"/>
          <w:cols w:space="720"/>
          <w:docGrid w:linePitch="360"/>
        </w:sectPr>
        <w:pPrChange w:id="11289" w:author="The Si Tran" w:date="2012-12-16T09:47:00Z">
          <w:pPr>
            <w:pStyle w:val="Heading1"/>
            <w:numPr>
              <w:numId w:val="0"/>
            </w:numPr>
            <w:ind w:left="0" w:firstLine="0"/>
          </w:pPr>
        </w:pPrChange>
      </w:pPr>
      <w:ins w:id="11290" w:author="The Si Tran" w:date="2012-12-12T00:03:00Z">
        <w:r>
          <w:br w:type="page"/>
        </w:r>
      </w:ins>
    </w:p>
    <w:p w14:paraId="40C882F6" w14:textId="17A0AA4D" w:rsidR="003E4DFC" w:rsidRPr="00BF6BDF" w:rsidRDefault="003E4DFC">
      <w:pPr>
        <w:pStyle w:val="Heading1"/>
        <w:numPr>
          <w:ilvl w:val="0"/>
          <w:numId w:val="0"/>
        </w:numPr>
        <w:ind w:left="360"/>
        <w:rPr>
          <w:ins w:id="11291" w:author="The Si Tran" w:date="2012-12-16T09:48:00Z"/>
          <w:rFonts w:cs="Times New Roman"/>
          <w:rPrChange w:id="11292" w:author="The Si Tran" w:date="2012-12-16T09:57:00Z">
            <w:rPr>
              <w:ins w:id="11293" w:author="The Si Tran" w:date="2012-12-16T09:48:00Z"/>
            </w:rPr>
          </w:rPrChange>
        </w:rPr>
        <w:pPrChange w:id="11294" w:author="The Si Tran" w:date="2012-12-16T09:57:00Z">
          <w:pPr>
            <w:pStyle w:val="Heading1"/>
            <w:numPr>
              <w:numId w:val="0"/>
            </w:numPr>
            <w:ind w:left="0" w:firstLine="0"/>
          </w:pPr>
        </w:pPrChange>
      </w:pPr>
      <w:bookmarkStart w:id="11295" w:name="_Toc343415881"/>
      <w:ins w:id="11296" w:author="The Si Tran" w:date="2012-12-16T09:47:00Z">
        <w:r>
          <w:rPr>
            <w:rFonts w:cs="Times New Roman"/>
          </w:rPr>
          <w:lastRenderedPageBreak/>
          <w:t>PHỤ LỤC B</w:t>
        </w:r>
        <w:del w:id="11297" w:author="superchickend" w:date="2012-12-16T15:00:00Z">
          <w:r w:rsidDel="00714282">
            <w:rPr>
              <w:rFonts w:cs="Times New Roman"/>
            </w:rPr>
            <w:br/>
          </w:r>
        </w:del>
      </w:ins>
      <w:ins w:id="11298" w:author="superchickend" w:date="2012-12-16T15:00:00Z">
        <w:r w:rsidR="00714282">
          <w:rPr>
            <w:rFonts w:cs="Times New Roman"/>
          </w:rPr>
          <w:t xml:space="preserve">    </w:t>
        </w:r>
      </w:ins>
      <w:ins w:id="11299" w:author="The Si Tran" w:date="2012-12-16T09:47:00Z">
        <w:r>
          <w:rPr>
            <w:rFonts w:cs="Times New Roman"/>
          </w:rPr>
          <w:t>Danh mục từ viết tắt</w:t>
        </w:r>
      </w:ins>
      <w:bookmarkEnd w:id="11295"/>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300"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301">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302" w:author="The Si Tran" w:date="2012-12-16T09:48:00Z"/>
          <w:trPrChange w:id="11303" w:author="The Si Tran" w:date="2012-12-16T09:53:00Z">
            <w:trPr>
              <w:trHeight w:val="296"/>
              <w:jc w:val="center"/>
            </w:trPr>
          </w:trPrChange>
        </w:trPr>
        <w:tc>
          <w:tcPr>
            <w:tcW w:w="1833" w:type="dxa"/>
            <w:shd w:val="clear" w:color="auto" w:fill="auto"/>
            <w:noWrap/>
            <w:vAlign w:val="bottom"/>
            <w:hideMark/>
            <w:tcPrChange w:id="11304"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305" w:author="The Si Tran" w:date="2012-12-16T09:48:00Z"/>
                <w:szCs w:val="26"/>
              </w:rPr>
            </w:pPr>
            <w:ins w:id="11306" w:author="The Si Tran" w:date="2012-12-16T09:49:00Z">
              <w:r w:rsidRPr="00537CF3">
                <w:rPr>
                  <w:sz w:val="26"/>
                  <w:szCs w:val="26"/>
                </w:rPr>
                <w:t>ARIMA</w:t>
              </w:r>
            </w:ins>
          </w:p>
        </w:tc>
        <w:tc>
          <w:tcPr>
            <w:tcW w:w="276" w:type="dxa"/>
            <w:shd w:val="clear" w:color="auto" w:fill="auto"/>
            <w:noWrap/>
            <w:vAlign w:val="bottom"/>
            <w:hideMark/>
            <w:tcPrChange w:id="11307"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308" w:author="The Si Tran" w:date="2012-12-16T09:48:00Z"/>
                <w:szCs w:val="26"/>
              </w:rPr>
            </w:pPr>
          </w:p>
        </w:tc>
        <w:tc>
          <w:tcPr>
            <w:tcW w:w="257" w:type="dxa"/>
            <w:tcPrChange w:id="11309" w:author="The Si Tran" w:date="2012-12-16T09:53:00Z">
              <w:tcPr>
                <w:tcW w:w="5093" w:type="dxa"/>
                <w:gridSpan w:val="2"/>
              </w:tcPr>
            </w:tcPrChange>
          </w:tcPr>
          <w:p w14:paraId="4FC4D474" w14:textId="77777777" w:rsidR="00BA560D" w:rsidRDefault="00BA560D" w:rsidP="00537CF3">
            <w:pPr>
              <w:pStyle w:val="BangBody"/>
              <w:rPr>
                <w:ins w:id="11310" w:author="The Si Tran" w:date="2012-12-16T09:52:00Z"/>
                <w:sz w:val="26"/>
                <w:szCs w:val="26"/>
              </w:rPr>
            </w:pPr>
          </w:p>
        </w:tc>
        <w:tc>
          <w:tcPr>
            <w:tcW w:w="5550" w:type="dxa"/>
            <w:shd w:val="clear" w:color="auto" w:fill="auto"/>
            <w:noWrap/>
            <w:vAlign w:val="bottom"/>
            <w:hideMark/>
            <w:tcPrChange w:id="11311"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312" w:author="The Si Tran" w:date="2012-12-16T09:48:00Z"/>
                <w:szCs w:val="26"/>
              </w:rPr>
            </w:pPr>
            <w:ins w:id="11313"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314" w:author="The Si Tran" w:date="2012-12-16T09:52:00Z"/>
          <w:trPrChange w:id="11315" w:author="The Si Tran" w:date="2012-12-16T09:53:00Z">
            <w:trPr>
              <w:trHeight w:val="296"/>
              <w:jc w:val="center"/>
            </w:trPr>
          </w:trPrChange>
        </w:trPr>
        <w:tc>
          <w:tcPr>
            <w:tcW w:w="1833" w:type="dxa"/>
            <w:shd w:val="clear" w:color="auto" w:fill="auto"/>
            <w:noWrap/>
            <w:vAlign w:val="bottom"/>
            <w:tcPrChange w:id="11316"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317" w:author="The Si Tran" w:date="2012-12-16T09:52:00Z"/>
                <w:sz w:val="26"/>
                <w:szCs w:val="26"/>
              </w:rPr>
            </w:pPr>
            <w:ins w:id="11318" w:author="The Si Tran" w:date="2012-12-16T09:52:00Z">
              <w:r>
                <w:rPr>
                  <w:sz w:val="26"/>
                  <w:szCs w:val="26"/>
                </w:rPr>
                <w:t xml:space="preserve">SARIMA </w:t>
              </w:r>
            </w:ins>
          </w:p>
        </w:tc>
        <w:tc>
          <w:tcPr>
            <w:tcW w:w="276" w:type="dxa"/>
            <w:shd w:val="clear" w:color="auto" w:fill="auto"/>
            <w:noWrap/>
            <w:vAlign w:val="bottom"/>
            <w:tcPrChange w:id="11319"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320" w:author="The Si Tran" w:date="2012-12-16T09:52:00Z"/>
                <w:szCs w:val="26"/>
              </w:rPr>
            </w:pPr>
          </w:p>
        </w:tc>
        <w:tc>
          <w:tcPr>
            <w:tcW w:w="257" w:type="dxa"/>
            <w:tcPrChange w:id="11321" w:author="The Si Tran" w:date="2012-12-16T09:53:00Z">
              <w:tcPr>
                <w:tcW w:w="5093" w:type="dxa"/>
                <w:gridSpan w:val="2"/>
              </w:tcPr>
            </w:tcPrChange>
          </w:tcPr>
          <w:p w14:paraId="1062ED55" w14:textId="77777777" w:rsidR="00BA560D" w:rsidRPr="00BA560D" w:rsidRDefault="00BA560D" w:rsidP="00537CF3">
            <w:pPr>
              <w:pStyle w:val="BangBody"/>
              <w:rPr>
                <w:ins w:id="11322" w:author="The Si Tran" w:date="2012-12-16T09:52:00Z"/>
                <w:sz w:val="26"/>
                <w:szCs w:val="26"/>
              </w:rPr>
            </w:pPr>
          </w:p>
        </w:tc>
        <w:tc>
          <w:tcPr>
            <w:tcW w:w="5550" w:type="dxa"/>
            <w:shd w:val="clear" w:color="auto" w:fill="auto"/>
            <w:noWrap/>
            <w:vAlign w:val="bottom"/>
            <w:tcPrChange w:id="11323"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324" w:author="The Si Tran" w:date="2012-12-16T09:52:00Z"/>
                <w:sz w:val="26"/>
                <w:szCs w:val="26"/>
              </w:rPr>
            </w:pPr>
            <w:ins w:id="11325"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326"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327" w:author="The Si Tran" w:date="2012-12-16T09:53:00Z"/>
                <w:sz w:val="26"/>
                <w:szCs w:val="26"/>
              </w:rPr>
            </w:pPr>
            <w:ins w:id="11328"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329" w:author="The Si Tran" w:date="2012-12-16T09:53:00Z"/>
                <w:szCs w:val="26"/>
              </w:rPr>
            </w:pPr>
          </w:p>
        </w:tc>
        <w:tc>
          <w:tcPr>
            <w:tcW w:w="257" w:type="dxa"/>
          </w:tcPr>
          <w:p w14:paraId="42385180" w14:textId="77777777" w:rsidR="00BA560D" w:rsidRPr="00BA560D" w:rsidRDefault="00BA560D" w:rsidP="00537CF3">
            <w:pPr>
              <w:pStyle w:val="BangBody"/>
              <w:rPr>
                <w:ins w:id="11330"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331" w:author="The Si Tran" w:date="2012-12-16T09:53:00Z"/>
                <w:sz w:val="26"/>
                <w:szCs w:val="26"/>
              </w:rPr>
            </w:pPr>
            <w:ins w:id="11332"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333"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334" w:author="The Si Tran" w:date="2012-12-16T09:53:00Z"/>
                <w:sz w:val="26"/>
                <w:szCs w:val="26"/>
              </w:rPr>
            </w:pPr>
            <w:ins w:id="11335"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336" w:author="The Si Tran" w:date="2012-12-16T09:53:00Z"/>
                <w:szCs w:val="26"/>
              </w:rPr>
            </w:pPr>
          </w:p>
        </w:tc>
        <w:tc>
          <w:tcPr>
            <w:tcW w:w="257" w:type="dxa"/>
          </w:tcPr>
          <w:p w14:paraId="43497145" w14:textId="77777777" w:rsidR="00BA560D" w:rsidRPr="00BA560D" w:rsidRDefault="00BA560D" w:rsidP="00537CF3">
            <w:pPr>
              <w:pStyle w:val="BangBody"/>
              <w:rPr>
                <w:ins w:id="11337"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338" w:author="The Si Tran" w:date="2012-12-16T09:53:00Z"/>
                <w:sz w:val="26"/>
                <w:szCs w:val="26"/>
              </w:rPr>
            </w:pPr>
            <w:ins w:id="11339"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340"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341" w:author="The Si Tran" w:date="2012-12-16T09:53:00Z"/>
                <w:sz w:val="26"/>
                <w:szCs w:val="26"/>
              </w:rPr>
            </w:pPr>
            <w:ins w:id="11342"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343" w:author="The Si Tran" w:date="2012-12-16T09:53:00Z"/>
                <w:szCs w:val="26"/>
              </w:rPr>
            </w:pPr>
          </w:p>
        </w:tc>
        <w:tc>
          <w:tcPr>
            <w:tcW w:w="257" w:type="dxa"/>
          </w:tcPr>
          <w:p w14:paraId="46353785" w14:textId="77777777" w:rsidR="00BA560D" w:rsidRPr="00BA560D" w:rsidRDefault="00BA560D" w:rsidP="00537CF3">
            <w:pPr>
              <w:pStyle w:val="BangBody"/>
              <w:rPr>
                <w:ins w:id="11344"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345" w:author="The Si Tran" w:date="2012-12-16T09:53:00Z"/>
                <w:sz w:val="26"/>
                <w:szCs w:val="26"/>
              </w:rPr>
            </w:pPr>
            <w:ins w:id="11346"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347"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348" w:author="The Si Tran" w:date="2012-12-16T09:53:00Z"/>
                <w:sz w:val="26"/>
                <w:szCs w:val="26"/>
              </w:rPr>
            </w:pPr>
            <w:ins w:id="11349"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350" w:author="The Si Tran" w:date="2012-12-16T09:53:00Z"/>
                <w:szCs w:val="26"/>
              </w:rPr>
            </w:pPr>
          </w:p>
        </w:tc>
        <w:tc>
          <w:tcPr>
            <w:tcW w:w="257" w:type="dxa"/>
          </w:tcPr>
          <w:p w14:paraId="176FBEEC" w14:textId="77777777" w:rsidR="00BA560D" w:rsidRPr="00BA560D" w:rsidRDefault="00BA560D" w:rsidP="00537CF3">
            <w:pPr>
              <w:pStyle w:val="BangBody"/>
              <w:rPr>
                <w:ins w:id="11351"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352" w:author="The Si Tran" w:date="2012-12-16T09:53:00Z"/>
                <w:sz w:val="26"/>
                <w:szCs w:val="26"/>
              </w:rPr>
            </w:pPr>
            <w:ins w:id="11353" w:author="The Si Tran" w:date="2012-12-16T09:54:00Z">
              <w:r w:rsidRPr="00BA560D">
                <w:rPr>
                  <w:sz w:val="26"/>
                  <w:szCs w:val="26"/>
                </w:rPr>
                <w:t>moving average</w:t>
              </w:r>
            </w:ins>
          </w:p>
        </w:tc>
      </w:tr>
      <w:tr w:rsidR="00BA560D" w:rsidRPr="006F1B6E" w14:paraId="66424D36" w14:textId="77777777" w:rsidTr="00BA560D">
        <w:trPr>
          <w:trHeight w:val="338"/>
          <w:jc w:val="center"/>
          <w:ins w:id="11354"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355" w:author="The Si Tran" w:date="2012-12-16T09:53:00Z"/>
                <w:sz w:val="26"/>
                <w:szCs w:val="26"/>
              </w:rPr>
            </w:pPr>
            <w:ins w:id="11356"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357" w:author="The Si Tran" w:date="2012-12-16T09:53:00Z"/>
                <w:szCs w:val="26"/>
              </w:rPr>
            </w:pPr>
          </w:p>
        </w:tc>
        <w:tc>
          <w:tcPr>
            <w:tcW w:w="257" w:type="dxa"/>
          </w:tcPr>
          <w:p w14:paraId="1FEA1EEB" w14:textId="77777777" w:rsidR="00BA560D" w:rsidRPr="00BA560D" w:rsidRDefault="00BA560D" w:rsidP="00537CF3">
            <w:pPr>
              <w:pStyle w:val="BangBody"/>
              <w:rPr>
                <w:ins w:id="11358"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359" w:author="The Si Tran" w:date="2012-12-16T09:53:00Z"/>
                <w:sz w:val="26"/>
                <w:szCs w:val="26"/>
              </w:rPr>
            </w:pPr>
            <w:ins w:id="11360"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361"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362" w:author="The Si Tran" w:date="2012-12-16T09:53:00Z"/>
                <w:sz w:val="26"/>
                <w:szCs w:val="26"/>
              </w:rPr>
            </w:pPr>
            <w:ins w:id="11363"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364" w:author="The Si Tran" w:date="2012-12-16T09:53:00Z"/>
                <w:szCs w:val="26"/>
              </w:rPr>
            </w:pPr>
          </w:p>
        </w:tc>
        <w:tc>
          <w:tcPr>
            <w:tcW w:w="257" w:type="dxa"/>
          </w:tcPr>
          <w:p w14:paraId="68B65CD8" w14:textId="77777777" w:rsidR="00BA560D" w:rsidRPr="00BA560D" w:rsidRDefault="00BA560D" w:rsidP="00537CF3">
            <w:pPr>
              <w:pStyle w:val="BangBody"/>
              <w:rPr>
                <w:ins w:id="11365"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366" w:author="The Si Tran" w:date="2012-12-16T09:53:00Z"/>
                <w:sz w:val="26"/>
                <w:szCs w:val="26"/>
              </w:rPr>
            </w:pPr>
            <w:ins w:id="11367" w:author="The Si Tran" w:date="2012-12-16T09:55:00Z">
              <w:r w:rsidRPr="00BA560D">
                <w:rPr>
                  <w:sz w:val="26"/>
                  <w:szCs w:val="26"/>
                </w:rPr>
                <w:t>mean absolute error</w:t>
              </w:r>
            </w:ins>
          </w:p>
        </w:tc>
      </w:tr>
      <w:tr w:rsidR="00BA560D" w:rsidRPr="006F1B6E" w14:paraId="15C173FB" w14:textId="77777777" w:rsidTr="00BA560D">
        <w:trPr>
          <w:trHeight w:val="338"/>
          <w:jc w:val="center"/>
          <w:ins w:id="11368"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369" w:author="The Si Tran" w:date="2012-12-16T09:55:00Z"/>
                <w:sz w:val="26"/>
                <w:szCs w:val="26"/>
              </w:rPr>
            </w:pPr>
            <w:ins w:id="11370"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371" w:author="The Si Tran" w:date="2012-12-16T09:55:00Z"/>
                <w:szCs w:val="26"/>
              </w:rPr>
            </w:pPr>
          </w:p>
        </w:tc>
        <w:tc>
          <w:tcPr>
            <w:tcW w:w="257" w:type="dxa"/>
          </w:tcPr>
          <w:p w14:paraId="6C71940E" w14:textId="77777777" w:rsidR="00BA560D" w:rsidRPr="00BA560D" w:rsidRDefault="00BA560D" w:rsidP="00537CF3">
            <w:pPr>
              <w:pStyle w:val="BangBody"/>
              <w:rPr>
                <w:ins w:id="11372"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373" w:author="The Si Tran" w:date="2012-12-16T09:55:00Z"/>
                <w:sz w:val="26"/>
                <w:szCs w:val="26"/>
              </w:rPr>
            </w:pPr>
            <w:ins w:id="11374" w:author="The Si Tran" w:date="2012-12-16T09:56:00Z">
              <w:r w:rsidRPr="00BA560D">
                <w:rPr>
                  <w:sz w:val="26"/>
                  <w:szCs w:val="26"/>
                </w:rPr>
                <w:t>mean square error</w:t>
              </w:r>
            </w:ins>
          </w:p>
        </w:tc>
      </w:tr>
      <w:tr w:rsidR="00BA560D" w:rsidRPr="006F1B6E" w14:paraId="312D6DF7" w14:textId="77777777" w:rsidTr="00BA560D">
        <w:trPr>
          <w:trHeight w:val="338"/>
          <w:jc w:val="center"/>
          <w:ins w:id="11375"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376" w:author="The Si Tran" w:date="2012-12-16T09:55:00Z"/>
                <w:sz w:val="26"/>
                <w:szCs w:val="26"/>
              </w:rPr>
            </w:pPr>
            <w:ins w:id="11377"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378" w:author="The Si Tran" w:date="2012-12-16T09:55:00Z"/>
                <w:szCs w:val="26"/>
              </w:rPr>
            </w:pPr>
          </w:p>
        </w:tc>
        <w:tc>
          <w:tcPr>
            <w:tcW w:w="257" w:type="dxa"/>
          </w:tcPr>
          <w:p w14:paraId="6C5AC3A8" w14:textId="77777777" w:rsidR="00BA560D" w:rsidRPr="00BA560D" w:rsidRDefault="00BA560D" w:rsidP="00537CF3">
            <w:pPr>
              <w:pStyle w:val="BangBody"/>
              <w:rPr>
                <w:ins w:id="11379"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380" w:author="The Si Tran" w:date="2012-12-16T09:55:00Z"/>
                <w:sz w:val="26"/>
                <w:szCs w:val="26"/>
              </w:rPr>
            </w:pPr>
            <w:ins w:id="11381"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382"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383" w:author="The Si Tran" w:date="2012-12-16T09:55:00Z"/>
                <w:sz w:val="26"/>
                <w:szCs w:val="26"/>
              </w:rPr>
            </w:pPr>
            <w:ins w:id="11384"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385" w:author="The Si Tran" w:date="2012-12-16T09:55:00Z"/>
                <w:szCs w:val="26"/>
              </w:rPr>
            </w:pPr>
          </w:p>
        </w:tc>
        <w:tc>
          <w:tcPr>
            <w:tcW w:w="257" w:type="dxa"/>
          </w:tcPr>
          <w:p w14:paraId="0F2A8D44" w14:textId="77777777" w:rsidR="00BA560D" w:rsidRPr="00BA560D" w:rsidRDefault="00BA560D" w:rsidP="00537CF3">
            <w:pPr>
              <w:pStyle w:val="BangBody"/>
              <w:rPr>
                <w:ins w:id="11386"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387" w:author="The Si Tran" w:date="2012-12-16T09:55:00Z"/>
                <w:sz w:val="26"/>
                <w:szCs w:val="26"/>
              </w:rPr>
            </w:pPr>
            <w:ins w:id="11388" w:author="The Si Tran" w:date="2012-12-16T09:56:00Z">
              <w:r w:rsidRPr="00BA560D">
                <w:rPr>
                  <w:sz w:val="26"/>
                  <w:szCs w:val="26"/>
                </w:rPr>
                <w:t>autoregressive</w:t>
              </w:r>
            </w:ins>
          </w:p>
        </w:tc>
      </w:tr>
      <w:tr w:rsidR="00BA560D" w:rsidRPr="006F1B6E" w14:paraId="7C3710B3" w14:textId="77777777" w:rsidTr="00BA560D">
        <w:trPr>
          <w:trHeight w:val="338"/>
          <w:jc w:val="center"/>
          <w:ins w:id="11389"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390" w:author="The Si Tran" w:date="2012-12-16T09:55:00Z"/>
                <w:sz w:val="26"/>
                <w:szCs w:val="26"/>
              </w:rPr>
            </w:pPr>
            <w:ins w:id="11391"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392" w:author="The Si Tran" w:date="2012-12-16T09:55:00Z"/>
                <w:szCs w:val="26"/>
              </w:rPr>
            </w:pPr>
          </w:p>
        </w:tc>
        <w:tc>
          <w:tcPr>
            <w:tcW w:w="257" w:type="dxa"/>
          </w:tcPr>
          <w:p w14:paraId="7E3C3744" w14:textId="77777777" w:rsidR="00BA560D" w:rsidRPr="00BA560D" w:rsidRDefault="00BA560D" w:rsidP="00537CF3">
            <w:pPr>
              <w:pStyle w:val="BangBody"/>
              <w:rPr>
                <w:ins w:id="11393"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394" w:author="The Si Tran" w:date="2012-12-16T09:55:00Z"/>
                <w:sz w:val="26"/>
                <w:szCs w:val="26"/>
              </w:rPr>
            </w:pPr>
            <w:ins w:id="11395"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396"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397" w:author="The Si Tran" w:date="2012-12-16T09:55:00Z"/>
                <w:sz w:val="26"/>
                <w:szCs w:val="26"/>
              </w:rPr>
            </w:pPr>
            <w:ins w:id="11398"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399" w:author="The Si Tran" w:date="2012-12-16T09:55:00Z"/>
                <w:szCs w:val="26"/>
              </w:rPr>
            </w:pPr>
          </w:p>
        </w:tc>
        <w:tc>
          <w:tcPr>
            <w:tcW w:w="257" w:type="dxa"/>
          </w:tcPr>
          <w:p w14:paraId="64CD5359" w14:textId="77777777" w:rsidR="00BA560D" w:rsidRPr="00BA560D" w:rsidRDefault="00BA560D" w:rsidP="00537CF3">
            <w:pPr>
              <w:pStyle w:val="BangBody"/>
              <w:rPr>
                <w:ins w:id="11400"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401" w:author="The Si Tran" w:date="2012-12-16T09:55:00Z"/>
                <w:sz w:val="26"/>
                <w:szCs w:val="26"/>
              </w:rPr>
            </w:pPr>
            <w:ins w:id="11402"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403"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404" w:author="The Si Tran" w:date="2012-12-16T09:55:00Z"/>
                <w:sz w:val="26"/>
                <w:szCs w:val="26"/>
              </w:rPr>
            </w:pPr>
            <w:ins w:id="11405"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406" w:author="The Si Tran" w:date="2012-12-16T09:55:00Z"/>
                <w:szCs w:val="26"/>
              </w:rPr>
            </w:pPr>
          </w:p>
        </w:tc>
        <w:tc>
          <w:tcPr>
            <w:tcW w:w="257" w:type="dxa"/>
          </w:tcPr>
          <w:p w14:paraId="33089981" w14:textId="77777777" w:rsidR="00BA560D" w:rsidRPr="00BA560D" w:rsidRDefault="00BA560D" w:rsidP="00537CF3">
            <w:pPr>
              <w:pStyle w:val="BangBody"/>
              <w:rPr>
                <w:ins w:id="11407"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408" w:author="The Si Tran" w:date="2012-12-16T09:55:00Z"/>
                <w:sz w:val="26"/>
                <w:szCs w:val="26"/>
              </w:rPr>
            </w:pPr>
            <w:ins w:id="11409"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410"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411" w:author="The Si Tran" w:date="2012-12-16T09:55:00Z"/>
                <w:sz w:val="26"/>
                <w:szCs w:val="26"/>
              </w:rPr>
            </w:pPr>
            <w:ins w:id="11412"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413" w:author="The Si Tran" w:date="2012-12-16T09:55:00Z"/>
                <w:szCs w:val="26"/>
              </w:rPr>
            </w:pPr>
          </w:p>
        </w:tc>
        <w:tc>
          <w:tcPr>
            <w:tcW w:w="257" w:type="dxa"/>
          </w:tcPr>
          <w:p w14:paraId="6FDE0BD3" w14:textId="77777777" w:rsidR="00BA560D" w:rsidRPr="00BA560D" w:rsidRDefault="00BA560D" w:rsidP="00537CF3">
            <w:pPr>
              <w:pStyle w:val="BangBody"/>
              <w:rPr>
                <w:ins w:id="11414"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415" w:author="The Si Tran" w:date="2012-12-16T09:55:00Z"/>
                <w:sz w:val="26"/>
                <w:szCs w:val="26"/>
              </w:rPr>
            </w:pPr>
            <w:ins w:id="11416" w:author="The Si Tran" w:date="2012-12-16T09:57:00Z">
              <w:r w:rsidRPr="00BA560D">
                <w:rPr>
                  <w:sz w:val="26"/>
                  <w:szCs w:val="26"/>
                </w:rPr>
                <w:t>sum square error</w:t>
              </w:r>
            </w:ins>
          </w:p>
        </w:tc>
      </w:tr>
    </w:tbl>
    <w:p w14:paraId="6FCD92AE" w14:textId="77777777" w:rsidR="00350BDD" w:rsidRDefault="00350BDD">
      <w:pPr>
        <w:rPr>
          <w:ins w:id="11417" w:author="The Si Tran" w:date="2012-12-16T09:47:00Z"/>
          <w:rPrChange w:id="11418" w:author="The Si Tran" w:date="2012-12-16T09:48:00Z">
            <w:rPr>
              <w:ins w:id="11419" w:author="The Si Tran" w:date="2012-12-16T09:47:00Z"/>
            </w:rPr>
          </w:rPrChange>
        </w:rPr>
        <w:sectPr w:rsidR="00350BDD" w:rsidSect="00071995">
          <w:footerReference w:type="default" r:id="rId378"/>
          <w:pgSz w:w="12240" w:h="15840"/>
          <w:pgMar w:top="1440" w:right="1440" w:bottom="1440" w:left="1260" w:header="720" w:footer="720" w:gutter="0"/>
          <w:pgNumType w:start="1"/>
          <w:cols w:space="720"/>
          <w:docGrid w:linePitch="360"/>
        </w:sectPr>
        <w:pPrChange w:id="11426" w:author="The Si Tran" w:date="2012-12-16T09:48:00Z">
          <w:pPr>
            <w:pStyle w:val="Heading1"/>
            <w:numPr>
              <w:numId w:val="0"/>
            </w:numPr>
            <w:ind w:left="0" w:firstLine="0"/>
          </w:pPr>
        </w:pPrChange>
      </w:pPr>
    </w:p>
    <w:p w14:paraId="2C84C67C" w14:textId="4E4FCDC7" w:rsidR="004B145B" w:rsidDel="00D22ECB" w:rsidRDefault="00C64004">
      <w:pPr>
        <w:pStyle w:val="Heading1"/>
        <w:numPr>
          <w:ilvl w:val="0"/>
          <w:numId w:val="0"/>
        </w:numPr>
        <w:ind w:left="360"/>
        <w:rPr>
          <w:ins w:id="11427" w:author="The Si Tran" w:date="2012-12-11T06:25:00Z"/>
          <w:del w:id="11428" w:author="superchickend" w:date="2012-12-16T15:00:00Z"/>
        </w:rPr>
        <w:pPrChange w:id="11429" w:author="The Si Tran" w:date="2012-12-11T06:25:00Z">
          <w:pPr/>
        </w:pPrChange>
      </w:pPr>
      <w:bookmarkStart w:id="11430" w:name="_Toc343415882"/>
      <w:ins w:id="11431" w:author="The Si Tran" w:date="2012-12-11T06:18:00Z">
        <w:r>
          <w:lastRenderedPageBreak/>
          <w:t xml:space="preserve">PHỤ LỤC </w:t>
        </w:r>
        <w:r w:rsidR="00BF6BDF">
          <w:t>C</w:t>
        </w:r>
      </w:ins>
      <w:bookmarkEnd w:id="11430"/>
    </w:p>
    <w:p w14:paraId="7CBF589D" w14:textId="669636AA" w:rsidR="00C64004" w:rsidRPr="004B145B" w:rsidRDefault="00D22ECB">
      <w:pPr>
        <w:pStyle w:val="Heading1"/>
        <w:numPr>
          <w:ilvl w:val="0"/>
          <w:numId w:val="0"/>
        </w:numPr>
        <w:ind w:left="360"/>
        <w:rPr>
          <w:ins w:id="11432" w:author="The Si Tran" w:date="2012-12-11T06:20:00Z"/>
          <w:b w:val="0"/>
          <w:rPrChange w:id="11433" w:author="The Si Tran" w:date="2012-12-11T06:25:00Z">
            <w:rPr>
              <w:ins w:id="11434" w:author="The Si Tran" w:date="2012-12-11T06:20:00Z"/>
              <w:b/>
              <w:szCs w:val="26"/>
            </w:rPr>
          </w:rPrChange>
        </w:rPr>
        <w:pPrChange w:id="11435" w:author="The Si Tran" w:date="2012-12-11T06:25:00Z">
          <w:pPr/>
        </w:pPrChange>
      </w:pPr>
      <w:bookmarkStart w:id="11436" w:name="_Toc343415883"/>
      <w:ins w:id="11437" w:author="superchickend" w:date="2012-12-16T15:00:00Z">
        <w:r>
          <w:rPr>
            <w:szCs w:val="26"/>
          </w:rPr>
          <w:t xml:space="preserve">    </w:t>
        </w:r>
      </w:ins>
      <w:ins w:id="11438" w:author="The Si Tran" w:date="2012-12-11T06:18:00Z">
        <w:r w:rsidR="00C64004">
          <w:rPr>
            <w:szCs w:val="26"/>
          </w:rPr>
          <w:t>H</w:t>
        </w:r>
      </w:ins>
      <w:ins w:id="11439" w:author="The Si Tran" w:date="2012-12-11T06:19:00Z">
        <w:r w:rsidR="00C64004">
          <w:rPr>
            <w:szCs w:val="26"/>
          </w:rPr>
          <w:t>ướng dẫn sử dụng chương trình</w:t>
        </w:r>
      </w:ins>
      <w:bookmarkEnd w:id="11436"/>
    </w:p>
    <w:p w14:paraId="53B76982" w14:textId="7892115F" w:rsidR="00A33636" w:rsidRPr="00A33636" w:rsidRDefault="00A33636">
      <w:pPr>
        <w:pStyle w:val="Heading2"/>
        <w:numPr>
          <w:ilvl w:val="0"/>
          <w:numId w:val="42"/>
        </w:numPr>
        <w:ind w:left="720"/>
        <w:rPr>
          <w:ins w:id="11440" w:author="The Si Tran" w:date="2012-12-11T06:26:00Z"/>
          <w:rPrChange w:id="11441" w:author="The Si Tran" w:date="2012-12-11T06:26:00Z">
            <w:rPr>
              <w:ins w:id="11442" w:author="The Si Tran" w:date="2012-12-11T06:26:00Z"/>
              <w:rFonts w:ascii="Times New Roman" w:hAnsi="Times New Roman"/>
            </w:rPr>
          </w:rPrChange>
        </w:rPr>
        <w:pPrChange w:id="11443" w:author="The Si Tran" w:date="2012-12-11T07:03:00Z">
          <w:pPr>
            <w:pStyle w:val="ListParagraph"/>
            <w:numPr>
              <w:numId w:val="40"/>
            </w:numPr>
            <w:spacing w:after="160" w:line="259" w:lineRule="auto"/>
            <w:ind w:hanging="360"/>
          </w:pPr>
        </w:pPrChange>
      </w:pPr>
      <w:bookmarkStart w:id="11444" w:name="_Toc343415884"/>
      <w:ins w:id="11445" w:author="The Si Tran" w:date="2012-12-11T06:26:00Z">
        <w:r w:rsidRPr="00835F6C">
          <w:t>Xây d</w:t>
        </w:r>
        <w:r w:rsidRPr="008E61D1">
          <w:t>ự</w:t>
        </w:r>
        <w:r w:rsidRPr="00097101">
          <w:t xml:space="preserve">ng mô hình </w:t>
        </w:r>
        <w:r w:rsidRPr="00A33636">
          <w:rPr>
            <w:rPrChange w:id="11446" w:author="The Si Tran" w:date="2012-12-11T06:26:00Z">
              <w:rPr/>
            </w:rPrChange>
          </w:rPr>
          <w:t>SARIMA</w:t>
        </w:r>
        <w:bookmarkEnd w:id="11444"/>
      </w:ins>
    </w:p>
    <w:p w14:paraId="3E577E69" w14:textId="77777777" w:rsidR="00A33636" w:rsidRPr="001B545C" w:rsidRDefault="00A33636">
      <w:pPr>
        <w:pStyle w:val="Caption"/>
        <w:rPr>
          <w:ins w:id="11447" w:author="The Si Tran" w:date="2012-12-11T06:20:00Z"/>
          <w:rPrChange w:id="11448" w:author="The Si Tran" w:date="2012-12-11T06:24:00Z">
            <w:rPr>
              <w:ins w:id="11449" w:author="The Si Tran" w:date="2012-12-11T06:20:00Z"/>
            </w:rPr>
          </w:rPrChange>
        </w:rPr>
        <w:pPrChange w:id="11450"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451" w:author="The Si Tran" w:date="2012-12-11T06:28:00Z"/>
          <w:rFonts w:ascii="Times New Roman" w:hAnsi="Times New Roman"/>
        </w:rPr>
        <w:pPrChange w:id="11452" w:author="The Si Tran" w:date="2012-12-11T06:29:00Z">
          <w:pPr>
            <w:pStyle w:val="ListParagraph"/>
          </w:pPr>
        </w:pPrChange>
      </w:pPr>
      <w:ins w:id="11453" w:author="The Si Tran" w:date="2012-12-11T06:20:00Z">
        <w:r w:rsidRPr="001B545C">
          <w:rPr>
            <w:rFonts w:ascii="Times New Roman" w:hAnsi="Times New Roman"/>
            <w:noProof/>
            <w:rPrChange w:id="11454" w:author="Unknown">
              <w:rPr>
                <w:noProof/>
              </w:rPr>
            </w:rPrChange>
          </w:rPr>
          <w:drawing>
            <wp:inline distT="0" distB="0" distL="0" distR="0" wp14:anchorId="066BD0F2" wp14:editId="0567B3BF">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455" w:author="The Si Tran" w:date="2012-12-11T06:27:00Z"/>
          <w:rFonts w:ascii="Times New Roman" w:hAnsi="Times New Roman"/>
          <w:sz w:val="26"/>
          <w:szCs w:val="26"/>
          <w:rPrChange w:id="11456" w:author="The Si Tran" w:date="2012-12-11T06:31:00Z">
            <w:rPr>
              <w:ins w:id="11457" w:author="The Si Tran" w:date="2012-12-11T06:27:00Z"/>
              <w:rFonts w:ascii="Times New Roman" w:hAnsi="Times New Roman"/>
            </w:rPr>
          </w:rPrChange>
        </w:rPr>
        <w:pPrChange w:id="11458" w:author="The Si Tran" w:date="2012-12-11T06:28:00Z">
          <w:pPr>
            <w:pStyle w:val="ListParagraph"/>
          </w:pPr>
        </w:pPrChange>
      </w:pPr>
      <w:ins w:id="11459" w:author="The Si Tran" w:date="2012-12-11T06:30:00Z">
        <w:r w:rsidRPr="00E64586">
          <w:rPr>
            <w:rFonts w:ascii="Times New Roman" w:hAnsi="Times New Roman"/>
            <w:sz w:val="26"/>
            <w:szCs w:val="26"/>
            <w:rPrChange w:id="11460"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461" w:author="The Si Tran" w:date="2012-12-11T06:31:00Z"/>
          <w:sz w:val="26"/>
          <w:szCs w:val="26"/>
        </w:rPr>
        <w:pPrChange w:id="11462" w:author="The Si Tran" w:date="2012-12-11T06:27:00Z">
          <w:pPr>
            <w:pStyle w:val="ListParagraph"/>
          </w:pPr>
        </w:pPrChange>
      </w:pPr>
      <w:bookmarkStart w:id="11463" w:name="_Toc343029971"/>
      <w:ins w:id="11464" w:author="The Si Tran" w:date="2012-12-11T06:27:00Z">
        <w:r w:rsidRPr="00A33636">
          <w:rPr>
            <w:b w:val="0"/>
            <w:sz w:val="26"/>
            <w:szCs w:val="26"/>
            <w:rPrChange w:id="11465" w:author="The Si Tran" w:date="2012-12-11T06:27:00Z">
              <w:rPr/>
            </w:rPrChange>
          </w:rPr>
          <w:t>Chọn tập dữ liệu</w:t>
        </w:r>
      </w:ins>
      <w:bookmarkEnd w:id="11463"/>
    </w:p>
    <w:p w14:paraId="1AEC98FB" w14:textId="77777777" w:rsidR="00142ADD" w:rsidRPr="008E61D1" w:rsidRDefault="00911202">
      <w:pPr>
        <w:rPr>
          <w:ins w:id="11466" w:author="The Si Tran" w:date="2012-12-11T06:20:00Z"/>
        </w:rPr>
        <w:pPrChange w:id="11467" w:author="The Si Tran" w:date="2012-12-11T06:31:00Z">
          <w:pPr>
            <w:pStyle w:val="ListParagraph"/>
          </w:pPr>
        </w:pPrChange>
      </w:pPr>
      <w:ins w:id="11468" w:author="The Si Tran" w:date="2012-12-11T06:34:00Z">
        <w:r w:rsidRPr="00097101">
          <w:rPr>
            <w:noProof/>
            <w:rPrChange w:id="11469" w:author="Unknown">
              <w:rPr>
                <w:noProof/>
              </w:rPr>
            </w:rPrChange>
          </w:rPr>
          <w:lastRenderedPageBreak/>
          <mc:AlternateContent>
            <mc:Choice Requires="wps">
              <w:drawing>
                <wp:anchor distT="0" distB="0" distL="114300" distR="114300" simplePos="0" relativeHeight="251772416" behindDoc="0" locked="0" layoutInCell="1" allowOverlap="1" wp14:anchorId="1192725A" wp14:editId="3DEE3BE0">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350BDD" w:rsidRDefault="00350BDD">
                              <w:pPr>
                                <w:pStyle w:val="EquationIndex"/>
                                <w:pPrChange w:id="11470" w:author="The Si Tran" w:date="2012-12-16T10:41:00Z">
                                  <w:pPr>
                                    <w:spacing w:before="0" w:line="240" w:lineRule="auto"/>
                                  </w:pPr>
                                </w:pPrChange>
                              </w:pPr>
                              <w:ins w:id="11471" w:author="The Si Tran" w:date="2012-12-11T06:34:00Z">
                                <w:r>
                                  <w:t>Chọn</w:t>
                                </w:r>
                              </w:ins>
                              <w:ins w:id="11472" w:author="The Si Tran" w:date="2012-12-16T10:41:00Z">
                                <w:r>
                                  <w:t xml:space="preserve"> </w:t>
                                </w:r>
                              </w:ins>
                              <w:ins w:id="11473"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2" o:spid="_x0000_s1122" type="#_x0000_t202" style="position:absolute;left:0;text-align:left;margin-left:169.75pt;margin-top:129.75pt;width:87.9pt;height:23.2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" fillcolor="white [3201]" strokecolor="red" strokeweight="2.25pt">
                  <v:textbox>
                    <w:txbxContent>
                      <w:p w14:paraId="3716734A" w14:textId="024487AB" w:rsidR="00350BDD" w:rsidRDefault="00350BDD">
                        <w:pPr>
                          <w:pStyle w:val="EquationIndex"/>
                          <w:pPrChange w:id="11474" w:author="The Si Tran" w:date="2012-12-16T10:41:00Z">
                            <w:pPr>
                              <w:spacing w:before="0" w:line="240" w:lineRule="auto"/>
                            </w:pPr>
                          </w:pPrChange>
                        </w:pPr>
                        <w:ins w:id="11475" w:author="The Si Tran" w:date="2012-12-11T06:34:00Z">
                          <w:r>
                            <w:t>Chọn</w:t>
                          </w:r>
                        </w:ins>
                        <w:ins w:id="11476" w:author="The Si Tran" w:date="2012-12-16T10:41:00Z">
                          <w:r>
                            <w:t xml:space="preserve"> </w:t>
                          </w:r>
                        </w:ins>
                        <w:ins w:id="11477" w:author="The Si Tran" w:date="2012-12-11T06:34:00Z">
                          <w:r>
                            <w:t>dữ liệu</w:t>
                          </w:r>
                        </w:ins>
                      </w:p>
                    </w:txbxContent>
                  </v:textbox>
                </v:shape>
              </w:pict>
            </mc:Fallback>
          </mc:AlternateContent>
        </w:r>
        <w:r>
          <w:rPr>
            <w:noProof/>
            <w:rPrChange w:id="11478" w:author="Unknown">
              <w:rPr>
                <w:noProof/>
              </w:rPr>
            </w:rPrChange>
          </w:rPr>
          <mc:AlternateContent>
            <mc:Choice Requires="wps">
              <w:drawing>
                <wp:anchor distT="0" distB="0" distL="114300" distR="114300" simplePos="0" relativeHeight="251767296" behindDoc="0" locked="0" layoutInCell="1" allowOverlap="1" wp14:anchorId="4F21588D" wp14:editId="742359A5">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350BDD" w:rsidRDefault="00350BDD">
                              <w:pPr>
                                <w:pStyle w:val="EquationIndex"/>
                                <w:pPrChange w:id="11479" w:author="The Si Tran" w:date="2012-12-16T10:41:00Z">
                                  <w:pPr>
                                    <w:spacing w:before="0" w:line="240" w:lineRule="auto"/>
                                  </w:pPr>
                                </w:pPrChange>
                              </w:pPr>
                              <w:ins w:id="11480"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1" o:spid="_x0000_s1123" type="#_x0000_t202" style="position:absolute;left:0;text-align:left;margin-left:214.5pt;margin-top:93pt;width:119.25pt;height:23.25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Q73d3p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350BDD" w:rsidRDefault="00350BDD">
                        <w:pPr>
                          <w:pStyle w:val="EquationIndex"/>
                          <w:pPrChange w:id="11481" w:author="The Si Tran" w:date="2012-12-16T10:41:00Z">
                            <w:pPr>
                              <w:spacing w:before="0" w:line="240" w:lineRule="auto"/>
                            </w:pPr>
                          </w:pPrChange>
                        </w:pPr>
                        <w:ins w:id="11482" w:author="The Si Tran" w:date="2012-12-11T06:35:00Z">
                          <w:r>
                            <w:t>Thông tin dữ liệu</w:t>
                          </w:r>
                        </w:ins>
                      </w:p>
                    </w:txbxContent>
                  </v:textbox>
                </v:shape>
              </w:pict>
            </mc:Fallback>
          </mc:AlternateContent>
        </w:r>
      </w:ins>
      <w:ins w:id="11483" w:author="The Si Tran" w:date="2012-12-11T06:33:00Z">
        <w:r w:rsidR="00B737B9">
          <w:rPr>
            <w:noProof/>
            <w:rPrChange w:id="11484" w:author="Unknown">
              <w:rPr>
                <w:noProof/>
              </w:rPr>
            </w:rPrChange>
          </w:rPr>
          <mc:AlternateContent>
            <mc:Choice Requires="wps">
              <w:drawing>
                <wp:anchor distT="0" distB="0" distL="114300" distR="114300" simplePos="0" relativeHeight="251749888" behindDoc="0" locked="0" layoutInCell="1" allowOverlap="1" wp14:anchorId="6B2B2353" wp14:editId="0B33160A">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350BDD" w:rsidRDefault="00350BDD">
                              <w:pPr>
                                <w:pStyle w:val="EquationIndex"/>
                                <w:pPrChange w:id="11485" w:author="The Si Tran" w:date="2012-12-16T10:41:00Z">
                                  <w:pPr>
                                    <w:spacing w:before="0" w:line="240" w:lineRule="auto"/>
                                  </w:pPr>
                                </w:pPrChange>
                              </w:pPr>
                              <w:ins w:id="11486"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24" type="#_x0000_t202" style="position:absolute;left:0;text-align:left;margin-left:211.5pt;margin-top:54pt;width:119.25pt;height:23.25pt;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9g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b96fY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350BDD" w:rsidRDefault="00350BDD">
                        <w:pPr>
                          <w:pStyle w:val="EquationIndex"/>
                          <w:pPrChange w:id="11487" w:author="The Si Tran" w:date="2012-12-16T10:41:00Z">
                            <w:pPr>
                              <w:spacing w:before="0" w:line="240" w:lineRule="auto"/>
                            </w:pPr>
                          </w:pPrChange>
                        </w:pPr>
                        <w:ins w:id="11488" w:author="The Si Tran" w:date="2012-12-11T06:33:00Z">
                          <w:r>
                            <w:t>Chọn tập tin dữ liệu</w:t>
                          </w:r>
                        </w:ins>
                      </w:p>
                    </w:txbxContent>
                  </v:textbox>
                </v:shape>
              </w:pict>
            </mc:Fallback>
          </mc:AlternateContent>
        </w:r>
      </w:ins>
      <w:ins w:id="11489" w:author="The Si Tran" w:date="2012-12-11T06:32:00Z">
        <w:r w:rsidR="00B737B9">
          <w:rPr>
            <w:noProof/>
            <w:rPrChange w:id="11490" w:author="Unknown">
              <w:rPr>
                <w:noProof/>
              </w:rPr>
            </w:rPrChange>
          </w:rPr>
          <mc:AlternateContent>
            <mc:Choice Requires="wps">
              <w:drawing>
                <wp:anchor distT="0" distB="0" distL="114300" distR="114300" simplePos="0" relativeHeight="251704832" behindDoc="0" locked="0" layoutInCell="1" allowOverlap="1" wp14:anchorId="51664591" wp14:editId="41E1444A">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1B36A6" id="Straight Connector 158" o:spid="_x0000_s1026" style="position:absolute;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491" w:author="Unknown">
              <w:rPr>
                <w:noProof/>
              </w:rPr>
            </w:rPrChange>
          </w:rPr>
          <mc:AlternateContent>
            <mc:Choice Requires="wps">
              <w:drawing>
                <wp:anchor distT="0" distB="0" distL="114300" distR="114300" simplePos="0" relativeHeight="251625984" behindDoc="0" locked="0" layoutInCell="1" allowOverlap="1" wp14:anchorId="00FEE6EF" wp14:editId="7A05AFBC">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7C7D123" id="Straight Connector 157"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492" w:author="Unknown">
              <w:rPr>
                <w:noProof/>
              </w:rPr>
            </w:rPrChange>
          </w:rPr>
          <mc:AlternateContent>
            <mc:Choice Requires="wps">
              <w:drawing>
                <wp:anchor distT="0" distB="0" distL="114300" distR="114300" simplePos="0" relativeHeight="251584000" behindDoc="0" locked="0" layoutInCell="1" allowOverlap="1" wp14:anchorId="43350F25" wp14:editId="4733ABDE">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84B578" id="Straight Connector 156"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493" w:author="The Si Tran" w:date="2012-12-11T06:31:00Z">
        <w:r w:rsidR="00B737B9">
          <w:rPr>
            <w:noProof/>
            <w:rPrChange w:id="11494" w:author="Unknown">
              <w:rPr>
                <w:noProof/>
              </w:rPr>
            </w:rPrChange>
          </w:rPr>
          <mc:AlternateContent>
            <mc:Choice Requires="wps">
              <w:drawing>
                <wp:anchor distT="0" distB="0" distL="114300" distR="114300" simplePos="0" relativeHeight="251553280" behindDoc="0" locked="0" layoutInCell="1" allowOverlap="1" wp14:anchorId="4B2D0E99" wp14:editId="24554522">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39E143" id="Straight Connector 153"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495" w:author="Unknown">
              <w:rPr>
                <w:noProof/>
              </w:rPr>
            </w:rPrChange>
          </w:rPr>
          <mc:AlternateContent>
            <mc:Choice Requires="wps">
              <w:drawing>
                <wp:anchor distT="0" distB="0" distL="114300" distR="114300" simplePos="0" relativeHeight="251572736" behindDoc="0" locked="0" layoutInCell="1" allowOverlap="1" wp14:anchorId="03A6DB0A" wp14:editId="7649E8E3">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CD176D" id="Straight Connector 154"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496" w:author="Unknown">
              <w:rPr>
                <w:noProof/>
              </w:rPr>
            </w:rPrChange>
          </w:rPr>
          <w:drawing>
            <wp:inline distT="0" distB="0" distL="0" distR="0" wp14:anchorId="7B62F606" wp14:editId="0C784DDF">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497" w:author="The Si Tran" w:date="2012-12-11T06:29:00Z"/>
          <w:rFonts w:ascii="Times New Roman" w:hAnsi="Times New Roman"/>
          <w:sz w:val="26"/>
          <w:szCs w:val="26"/>
        </w:rPr>
      </w:pPr>
      <w:ins w:id="11498" w:author="The Si Tran" w:date="2012-12-11T06:20:00Z">
        <w:r w:rsidRPr="00B20D96">
          <w:rPr>
            <w:rFonts w:ascii="Times New Roman" w:hAnsi="Times New Roman"/>
            <w:sz w:val="26"/>
            <w:szCs w:val="26"/>
            <w:rPrChange w:id="11499" w:author="The Si Tran" w:date="2012-12-11T06:28:00Z">
              <w:rPr/>
            </w:rPrChange>
          </w:rPr>
          <w:t xml:space="preserve">Ta nhấp vào </w:t>
        </w:r>
      </w:ins>
      <w:ins w:id="11500" w:author="The Si Tran" w:date="2012-12-11T06:27:00Z">
        <w:r w:rsidR="00A33636" w:rsidRPr="00B20D96">
          <w:rPr>
            <w:rFonts w:ascii="Times New Roman" w:hAnsi="Times New Roman"/>
            <w:sz w:val="26"/>
            <w:szCs w:val="26"/>
            <w:rPrChange w:id="11501" w:author="The Si Tran" w:date="2012-12-11T06:28:00Z">
              <w:rPr>
                <w:rFonts w:ascii="Times New Roman" w:hAnsi="Times New Roman"/>
              </w:rPr>
            </w:rPrChange>
          </w:rPr>
          <w:t>nút</w:t>
        </w:r>
      </w:ins>
      <w:ins w:id="11502" w:author="The Si Tran" w:date="2012-12-11T06:20:00Z">
        <w:r w:rsidRPr="00B20D96">
          <w:rPr>
            <w:rFonts w:ascii="Times New Roman" w:hAnsi="Times New Roman"/>
            <w:sz w:val="26"/>
            <w:szCs w:val="26"/>
            <w:rPrChange w:id="11503"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504" w:author="The Si Tran" w:date="2012-12-11T06:20:00Z"/>
          <w:rFonts w:ascii="Times New Roman" w:hAnsi="Times New Roman"/>
          <w:sz w:val="26"/>
          <w:szCs w:val="26"/>
          <w:rPrChange w:id="11505" w:author="The Si Tran" w:date="2012-12-11T06:28:00Z">
            <w:rPr>
              <w:ins w:id="11506" w:author="The Si Tran" w:date="2012-12-11T06:20:00Z"/>
            </w:rPr>
          </w:rPrChange>
        </w:rPr>
        <w:pPrChange w:id="11507"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508" w:author="The Si Tran" w:date="2012-12-11T06:36:00Z"/>
          <w:rFonts w:ascii="Times New Roman" w:hAnsi="Times New Roman"/>
        </w:rPr>
      </w:pPr>
      <w:ins w:id="11509" w:author="The Si Tran" w:date="2012-12-11T06:20:00Z">
        <w:r w:rsidRPr="001B545C">
          <w:rPr>
            <w:rFonts w:ascii="Times New Roman" w:hAnsi="Times New Roman"/>
            <w:noProof/>
            <w:rPrChange w:id="11510" w:author="Unknown">
              <w:rPr>
                <w:noProof/>
              </w:rPr>
            </w:rPrChange>
          </w:rPr>
          <w:drawing>
            <wp:inline distT="0" distB="0" distL="0" distR="0" wp14:anchorId="7A0D5060" wp14:editId="7E500BCC">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511" w:author="The Si Tran" w:date="2012-12-11T06:20:00Z"/>
          <w:rFonts w:ascii="Times New Roman" w:hAnsi="Times New Roman"/>
          <w:rPrChange w:id="11512" w:author="The Si Tran" w:date="2012-12-11T06:24:00Z">
            <w:rPr>
              <w:ins w:id="11513"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514" w:author="The Si Tran" w:date="2012-12-11T06:20:00Z"/>
          <w:rFonts w:ascii="Times New Roman" w:hAnsi="Times New Roman"/>
          <w:sz w:val="26"/>
          <w:szCs w:val="26"/>
          <w:rPrChange w:id="11515" w:author="The Si Tran" w:date="2012-12-16T10:18:00Z">
            <w:rPr>
              <w:ins w:id="11516" w:author="The Si Tran" w:date="2012-12-11T06:20:00Z"/>
            </w:rPr>
          </w:rPrChange>
        </w:rPr>
      </w:pPr>
      <w:ins w:id="11517" w:author="The Si Tran" w:date="2012-12-11T06:20:00Z">
        <w:r w:rsidRPr="00F51D11">
          <w:rPr>
            <w:rFonts w:ascii="Times New Roman" w:hAnsi="Times New Roman"/>
            <w:sz w:val="26"/>
            <w:szCs w:val="26"/>
            <w:rPrChange w:id="11518"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519" w:author="The Si Tran" w:date="2012-12-11T06:37:00Z"/>
          <w:sz w:val="26"/>
          <w:szCs w:val="26"/>
          <w:rPrChange w:id="11520" w:author="The Si Tran" w:date="2012-12-11T06:38:00Z">
            <w:rPr>
              <w:ins w:id="11521" w:author="The Si Tran" w:date="2012-12-11T06:37:00Z"/>
            </w:rPr>
          </w:rPrChange>
        </w:rPr>
        <w:pPrChange w:id="11522" w:author="The Si Tran" w:date="2012-12-11T06:38:00Z">
          <w:pPr>
            <w:pStyle w:val="ListParagraph"/>
            <w:numPr>
              <w:numId w:val="35"/>
            </w:numPr>
            <w:spacing w:after="160" w:line="259" w:lineRule="auto"/>
            <w:ind w:left="1080" w:hanging="360"/>
          </w:pPr>
        </w:pPrChange>
      </w:pPr>
      <w:bookmarkStart w:id="11523" w:name="_Toc343029972"/>
      <w:ins w:id="11524" w:author="The Si Tran" w:date="2012-12-11T06:38:00Z">
        <w:r w:rsidRPr="00554AC4">
          <w:rPr>
            <w:b w:val="0"/>
            <w:sz w:val="26"/>
            <w:szCs w:val="26"/>
            <w:rPrChange w:id="11525" w:author="The Si Tran" w:date="2012-12-11T06:38:00Z">
              <w:rPr/>
            </w:rPrChange>
          </w:rPr>
          <w:t>Phân tích tập dữ liệu qua đồ thị</w:t>
        </w:r>
      </w:ins>
      <w:bookmarkEnd w:id="11523"/>
    </w:p>
    <w:p w14:paraId="2D19A555" w14:textId="77777777" w:rsidR="00667F2E" w:rsidRPr="003E01A2" w:rsidRDefault="00667F2E" w:rsidP="00667F2E">
      <w:pPr>
        <w:pStyle w:val="ListParagraph"/>
        <w:numPr>
          <w:ilvl w:val="0"/>
          <w:numId w:val="36"/>
        </w:numPr>
        <w:spacing w:after="160" w:line="259" w:lineRule="auto"/>
        <w:rPr>
          <w:ins w:id="11526" w:author="The Si Tran" w:date="2012-12-11T06:20:00Z"/>
          <w:rFonts w:ascii="Times New Roman" w:hAnsi="Times New Roman"/>
          <w:sz w:val="26"/>
          <w:szCs w:val="26"/>
          <w:rPrChange w:id="11527" w:author="The Si Tran" w:date="2012-12-11T06:41:00Z">
            <w:rPr>
              <w:ins w:id="11528" w:author="The Si Tran" w:date="2012-12-11T06:20:00Z"/>
            </w:rPr>
          </w:rPrChange>
        </w:rPr>
      </w:pPr>
      <w:ins w:id="11529" w:author="The Si Tran" w:date="2012-12-11T06:20:00Z">
        <w:r w:rsidRPr="003E01A2">
          <w:rPr>
            <w:rFonts w:ascii="Times New Roman" w:hAnsi="Times New Roman"/>
            <w:sz w:val="26"/>
            <w:szCs w:val="26"/>
            <w:rPrChange w:id="11530" w:author="The Si Tran" w:date="2012-12-11T06:41:00Z">
              <w:rPr/>
            </w:rPrChange>
          </w:rPr>
          <w:t xml:space="preserve">Xem đồ thị chuỗi dữ liệu bằng cách chọn </w:t>
        </w:r>
      </w:ins>
      <w:ins w:id="11531" w:author="The Si Tran" w:date="2012-12-11T06:39:00Z">
        <w:r w:rsidR="00554AC4" w:rsidRPr="003E01A2">
          <w:rPr>
            <w:rFonts w:ascii="Times New Roman" w:hAnsi="Times New Roman"/>
            <w:sz w:val="26"/>
            <w:szCs w:val="26"/>
            <w:rPrChange w:id="11532" w:author="The Si Tran" w:date="2012-12-11T06:41:00Z">
              <w:rPr>
                <w:rFonts w:ascii="Times New Roman" w:hAnsi="Times New Roman"/>
              </w:rPr>
            </w:rPrChange>
          </w:rPr>
          <w:t>nút</w:t>
        </w:r>
      </w:ins>
      <w:ins w:id="11533" w:author="The Si Tran" w:date="2012-12-11T06:20:00Z">
        <w:r w:rsidRPr="003E01A2">
          <w:rPr>
            <w:rFonts w:ascii="Times New Roman" w:hAnsi="Times New Roman"/>
            <w:sz w:val="26"/>
            <w:szCs w:val="26"/>
            <w:rPrChange w:id="11534" w:author="The Si Tran" w:date="2012-12-11T06:41:00Z">
              <w:rPr/>
            </w:rPrChange>
          </w:rPr>
          <w:t xml:space="preserve"> [Plot]</w:t>
        </w:r>
      </w:ins>
    </w:p>
    <w:p w14:paraId="4BE86C4B" w14:textId="77777777" w:rsidR="00667F2E" w:rsidRPr="001B545C" w:rsidRDefault="00667F2E" w:rsidP="00667F2E">
      <w:pPr>
        <w:pStyle w:val="ListParagraph"/>
        <w:ind w:left="1440"/>
        <w:rPr>
          <w:ins w:id="11535" w:author="The Si Tran" w:date="2012-12-11T06:20:00Z"/>
          <w:rFonts w:ascii="Times New Roman" w:hAnsi="Times New Roman"/>
          <w:rPrChange w:id="11536" w:author="The Si Tran" w:date="2012-12-11T06:24:00Z">
            <w:rPr>
              <w:ins w:id="11537" w:author="The Si Tran" w:date="2012-12-11T06:20:00Z"/>
            </w:rPr>
          </w:rPrChange>
        </w:rPr>
      </w:pPr>
      <w:ins w:id="11538" w:author="The Si Tran" w:date="2012-12-11T06:20:00Z">
        <w:r w:rsidRPr="001B545C">
          <w:rPr>
            <w:rFonts w:ascii="Times New Roman" w:hAnsi="Times New Roman"/>
            <w:noProof/>
            <w:rPrChange w:id="11539" w:author="Unknown">
              <w:rPr>
                <w:noProof/>
              </w:rPr>
            </w:rPrChange>
          </w:rPr>
          <w:drawing>
            <wp:inline distT="0" distB="0" distL="0" distR="0" wp14:anchorId="5E272D5A" wp14:editId="5FE17C41">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540" w:author="The Si Tran" w:date="2012-12-11T06:20:00Z"/>
          <w:rFonts w:ascii="Times New Roman" w:hAnsi="Times New Roman"/>
          <w:sz w:val="26"/>
          <w:szCs w:val="26"/>
          <w:rPrChange w:id="11541" w:author="The Si Tran" w:date="2012-12-11T06:41:00Z">
            <w:rPr>
              <w:ins w:id="11542" w:author="The Si Tran" w:date="2012-12-11T06:20:00Z"/>
            </w:rPr>
          </w:rPrChange>
        </w:rPr>
        <w:pPrChange w:id="11543" w:author="The Si Tran" w:date="2012-12-11T06:40:00Z">
          <w:pPr>
            <w:pStyle w:val="ListParagraph"/>
            <w:ind w:left="1440"/>
          </w:pPr>
        </w:pPrChange>
      </w:pPr>
      <w:ins w:id="11544" w:author="The Si Tran" w:date="2012-12-11T06:40:00Z">
        <w:r w:rsidRPr="003E01A2">
          <w:rPr>
            <w:rFonts w:ascii="Times New Roman" w:hAnsi="Times New Roman"/>
            <w:sz w:val="26"/>
            <w:szCs w:val="26"/>
            <w:rPrChange w:id="11545"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546" w:author="The Si Tran" w:date="2012-12-11T06:39:00Z"/>
          <w:rFonts w:ascii="Times New Roman" w:hAnsi="Times New Roman"/>
          <w:sz w:val="26"/>
          <w:szCs w:val="26"/>
          <w:rPrChange w:id="11547" w:author="The Si Tran" w:date="2012-12-11T06:41:00Z">
            <w:rPr>
              <w:ins w:id="11548" w:author="The Si Tran" w:date="2012-12-11T06:39:00Z"/>
              <w:rFonts w:ascii="Times New Roman" w:hAnsi="Times New Roman"/>
            </w:rPr>
          </w:rPrChange>
        </w:rPr>
      </w:pPr>
      <w:ins w:id="11549" w:author="The Si Tran" w:date="2012-12-11T06:20:00Z">
        <w:r w:rsidRPr="003E01A2">
          <w:rPr>
            <w:rFonts w:ascii="Times New Roman" w:hAnsi="Times New Roman"/>
            <w:sz w:val="26"/>
            <w:szCs w:val="26"/>
            <w:rPrChange w:id="11550"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551" w:author="The Si Tran" w:date="2012-12-11T06:41:00Z"/>
          <w:rFonts w:ascii="Times New Roman" w:hAnsi="Times New Roman"/>
          <w:sz w:val="26"/>
          <w:szCs w:val="26"/>
        </w:rPr>
        <w:pPrChange w:id="11552" w:author="The Si Tran" w:date="2012-12-11T06:39:00Z">
          <w:pPr>
            <w:pStyle w:val="ListParagraph"/>
            <w:numPr>
              <w:numId w:val="36"/>
            </w:numPr>
            <w:spacing w:after="160" w:line="259" w:lineRule="auto"/>
            <w:ind w:left="1440" w:hanging="360"/>
          </w:pPr>
        </w:pPrChange>
      </w:pPr>
      <w:ins w:id="11553" w:author="The Si Tran" w:date="2012-12-11T06:39:00Z">
        <w:r w:rsidRPr="003E01A2">
          <w:rPr>
            <w:rFonts w:ascii="Times New Roman" w:hAnsi="Times New Roman"/>
            <w:sz w:val="26"/>
            <w:szCs w:val="26"/>
            <w:rPrChange w:id="11554" w:author="The Si Tran" w:date="2012-12-11T06:41:00Z">
              <w:rPr>
                <w:rFonts w:ascii="Times New Roman" w:hAnsi="Times New Roman"/>
              </w:rPr>
            </w:rPrChange>
          </w:rPr>
          <w:t>Thông qua đồ thị này, ta có thể ước lượng được tính xu hướng và tính m</w:t>
        </w:r>
      </w:ins>
      <w:ins w:id="11555" w:author="The Si Tran" w:date="2012-12-11T06:40:00Z">
        <w:r w:rsidRPr="003E01A2">
          <w:rPr>
            <w:rFonts w:ascii="Times New Roman" w:hAnsi="Times New Roman"/>
            <w:sz w:val="26"/>
            <w:szCs w:val="26"/>
            <w:rPrChange w:id="11556" w:author="The Si Tran" w:date="2012-12-11T06:41:00Z">
              <w:rPr>
                <w:rFonts w:ascii="Times New Roman" w:hAnsi="Times New Roman"/>
              </w:rPr>
            </w:rPrChange>
          </w:rPr>
          <w:t>ùa trong chuỗi dữ liệu</w:t>
        </w:r>
      </w:ins>
      <w:ins w:id="11557"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558" w:author="The Si Tran" w:date="2012-12-11T06:20:00Z"/>
          <w:rFonts w:ascii="Times New Roman" w:hAnsi="Times New Roman"/>
          <w:sz w:val="26"/>
          <w:szCs w:val="26"/>
          <w:rPrChange w:id="11559" w:author="The Si Tran" w:date="2012-12-11T06:41:00Z">
            <w:rPr>
              <w:ins w:id="11560" w:author="The Si Tran" w:date="2012-12-11T06:20:00Z"/>
            </w:rPr>
          </w:rPrChange>
        </w:rPr>
        <w:pPrChange w:id="11561"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562" w:author="The Si Tran" w:date="2012-12-11T06:20:00Z"/>
          <w:rFonts w:ascii="Times New Roman" w:hAnsi="Times New Roman"/>
          <w:rPrChange w:id="11563" w:author="The Si Tran" w:date="2012-12-11T06:24:00Z">
            <w:rPr>
              <w:ins w:id="11564" w:author="The Si Tran" w:date="2012-12-11T06:20:00Z"/>
            </w:rPr>
          </w:rPrChange>
        </w:rPr>
      </w:pPr>
      <w:ins w:id="11565" w:author="The Si Tran" w:date="2012-12-11T06:20:00Z">
        <w:r w:rsidRPr="001B545C">
          <w:rPr>
            <w:rFonts w:ascii="Times New Roman" w:hAnsi="Times New Roman"/>
            <w:noProof/>
            <w:rPrChange w:id="11566" w:author="Unknown">
              <w:rPr>
                <w:noProof/>
              </w:rPr>
            </w:rPrChange>
          </w:rPr>
          <w:lastRenderedPageBreak/>
          <w:drawing>
            <wp:inline distT="0" distB="0" distL="0" distR="0" wp14:anchorId="4AF5CF79" wp14:editId="6868C039">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567" w:author="The Si Tran" w:date="2012-12-11T06:41:00Z"/>
          <w:rFonts w:ascii="Times New Roman" w:hAnsi="Times New Roman"/>
          <w:sz w:val="26"/>
          <w:szCs w:val="26"/>
        </w:rPr>
      </w:pPr>
      <w:ins w:id="11568"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569"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570" w:author="The Si Tran" w:date="2012-12-11T06:20:00Z"/>
          <w:rFonts w:ascii="Times New Roman" w:hAnsi="Times New Roman"/>
          <w:rPrChange w:id="11571" w:author="The Si Tran" w:date="2012-12-11T06:24:00Z">
            <w:rPr>
              <w:ins w:id="11572"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573" w:author="The Si Tran" w:date="2012-12-11T06:43:00Z"/>
          <w:rFonts w:ascii="Times New Roman" w:hAnsi="Times New Roman"/>
          <w:sz w:val="26"/>
          <w:szCs w:val="26"/>
        </w:rPr>
      </w:pPr>
      <w:ins w:id="11574" w:author="The Si Tran" w:date="2012-12-11T06:20:00Z">
        <w:r w:rsidRPr="0097191E">
          <w:rPr>
            <w:rFonts w:ascii="Times New Roman" w:hAnsi="Times New Roman"/>
            <w:sz w:val="26"/>
            <w:szCs w:val="26"/>
            <w:rPrChange w:id="11575"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576" w:author="The Si Tran" w:date="2012-12-11T06:43:00Z"/>
          <w:rFonts w:ascii="Times New Roman" w:hAnsi="Times New Roman"/>
          <w:sz w:val="26"/>
          <w:szCs w:val="26"/>
        </w:rPr>
        <w:pPrChange w:id="11577" w:author="The Si Tran" w:date="2012-12-11T06:43:00Z">
          <w:pPr>
            <w:pStyle w:val="ListParagraph"/>
            <w:numPr>
              <w:numId w:val="36"/>
            </w:numPr>
            <w:spacing w:after="160" w:line="259" w:lineRule="auto"/>
            <w:ind w:left="1440" w:hanging="360"/>
          </w:pPr>
        </w:pPrChange>
      </w:pPr>
      <w:ins w:id="11578" w:author="The Si Tran" w:date="2012-12-11T06:43:00Z">
        <w:r>
          <w:rPr>
            <w:rFonts w:ascii="Times New Roman" w:hAnsi="Times New Roman"/>
            <w:sz w:val="26"/>
            <w:szCs w:val="26"/>
          </w:rPr>
          <w:t>Thông qua đồ thị này và đồ thị hệ số tự tương quan</w:t>
        </w:r>
      </w:ins>
      <w:ins w:id="11579"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580" w:author="The Si Tran" w:date="2012-12-11T06:20:00Z"/>
          <w:rFonts w:ascii="Times New Roman" w:hAnsi="Times New Roman"/>
          <w:sz w:val="26"/>
          <w:szCs w:val="26"/>
          <w:rPrChange w:id="11581" w:author="The Si Tran" w:date="2012-12-11T06:42:00Z">
            <w:rPr>
              <w:ins w:id="11582" w:author="The Si Tran" w:date="2012-12-11T06:20:00Z"/>
            </w:rPr>
          </w:rPrChange>
        </w:rPr>
        <w:pPrChange w:id="11583"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584" w:author="The Si Tran" w:date="2012-12-11T06:44:00Z"/>
          <w:rFonts w:ascii="Times New Roman" w:hAnsi="Times New Roman"/>
        </w:rPr>
      </w:pPr>
      <w:ins w:id="11585" w:author="The Si Tran" w:date="2012-12-11T06:20:00Z">
        <w:r w:rsidRPr="001B545C">
          <w:rPr>
            <w:rFonts w:ascii="Times New Roman" w:hAnsi="Times New Roman"/>
            <w:noProof/>
            <w:rPrChange w:id="11586" w:author="Unknown">
              <w:rPr>
                <w:noProof/>
              </w:rPr>
            </w:rPrChange>
          </w:rPr>
          <w:drawing>
            <wp:inline distT="0" distB="0" distL="0" distR="0" wp14:anchorId="5413DEB2" wp14:editId="15A33927">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587" w:author="The Si Tran" w:date="2012-12-11T06:44:00Z"/>
          <w:rFonts w:ascii="Times New Roman" w:hAnsi="Times New Roman"/>
          <w:sz w:val="26"/>
          <w:szCs w:val="26"/>
        </w:rPr>
      </w:pPr>
      <w:ins w:id="11588"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589" w:author="The Si Tran" w:date="2012-12-11T06:20:00Z"/>
          <w:rFonts w:ascii="Times New Roman" w:hAnsi="Times New Roman"/>
          <w:rPrChange w:id="11590" w:author="The Si Tran" w:date="2012-12-11T06:24:00Z">
            <w:rPr>
              <w:ins w:id="11591" w:author="The Si Tran" w:date="2012-12-11T06:20:00Z"/>
            </w:rPr>
          </w:rPrChange>
        </w:rPr>
      </w:pPr>
    </w:p>
    <w:p w14:paraId="07908807" w14:textId="77777777" w:rsidR="00667F2E" w:rsidRPr="001B545C" w:rsidRDefault="00667F2E" w:rsidP="00667F2E">
      <w:pPr>
        <w:pStyle w:val="ListParagraph"/>
        <w:ind w:left="1440"/>
        <w:rPr>
          <w:ins w:id="11592" w:author="The Si Tran" w:date="2012-12-11T06:20:00Z"/>
          <w:rFonts w:ascii="Times New Roman" w:hAnsi="Times New Roman"/>
          <w:rPrChange w:id="11593" w:author="The Si Tran" w:date="2012-12-11T06:24:00Z">
            <w:rPr>
              <w:ins w:id="11594"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595" w:author="The Si Tran" w:date="2012-12-11T06:45:00Z"/>
          <w:rFonts w:ascii="Times New Roman" w:hAnsi="Times New Roman"/>
          <w:sz w:val="26"/>
          <w:szCs w:val="26"/>
        </w:rPr>
      </w:pPr>
      <w:ins w:id="11596" w:author="The Si Tran" w:date="2012-12-11T06:20:00Z">
        <w:r w:rsidRPr="00C14E00">
          <w:rPr>
            <w:rFonts w:ascii="Times New Roman" w:hAnsi="Times New Roman"/>
            <w:sz w:val="26"/>
            <w:szCs w:val="26"/>
            <w:rPrChange w:id="11597"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598" w:author="The Si Tran" w:date="2012-12-11T06:20:00Z"/>
          <w:rFonts w:ascii="Times New Roman" w:hAnsi="Times New Roman"/>
          <w:sz w:val="26"/>
          <w:szCs w:val="26"/>
          <w:rPrChange w:id="11599" w:author="The Si Tran" w:date="2012-12-11T06:45:00Z">
            <w:rPr>
              <w:ins w:id="11600" w:author="The Si Tran" w:date="2012-12-11T06:20:00Z"/>
            </w:rPr>
          </w:rPrChange>
        </w:rPr>
        <w:pPrChange w:id="11601" w:author="The Si Tran" w:date="2012-12-11T06:45:00Z">
          <w:pPr>
            <w:pStyle w:val="ListParagraph"/>
            <w:numPr>
              <w:numId w:val="36"/>
            </w:numPr>
            <w:spacing w:after="160" w:line="259" w:lineRule="auto"/>
            <w:ind w:left="1440" w:hanging="360"/>
          </w:pPr>
        </w:pPrChange>
      </w:pPr>
      <w:ins w:id="11602" w:author="The Si Tran" w:date="2012-12-11T06:45:00Z">
        <w:r>
          <w:rPr>
            <w:rFonts w:ascii="Times New Roman" w:hAnsi="Times New Roman"/>
            <w:sz w:val="26"/>
            <w:szCs w:val="26"/>
          </w:rPr>
          <w:lastRenderedPageBreak/>
          <w:t>Thông qua đồ thị này, ta có thể đánh giá được độ chính xác của</w:t>
        </w:r>
      </w:ins>
      <w:ins w:id="11603"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604" w:author="The Si Tran" w:date="2012-12-11T06:49:00Z"/>
          <w:rFonts w:ascii="Times New Roman" w:hAnsi="Times New Roman"/>
        </w:rPr>
      </w:pPr>
      <w:ins w:id="11605" w:author="The Si Tran" w:date="2012-12-11T06:20:00Z">
        <w:r w:rsidRPr="001B545C">
          <w:rPr>
            <w:rFonts w:ascii="Times New Roman" w:hAnsi="Times New Roman"/>
            <w:noProof/>
            <w:rPrChange w:id="11606" w:author="Unknown">
              <w:rPr>
                <w:noProof/>
              </w:rPr>
            </w:rPrChange>
          </w:rPr>
          <w:drawing>
            <wp:inline distT="0" distB="0" distL="0" distR="0" wp14:anchorId="27469DE2" wp14:editId="31D45CF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607" w:author="The Si Tran" w:date="2012-12-11T06:49:00Z"/>
          <w:rFonts w:ascii="Times New Roman" w:hAnsi="Times New Roman"/>
          <w:sz w:val="26"/>
          <w:szCs w:val="26"/>
        </w:rPr>
      </w:pPr>
      <w:ins w:id="11608"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609" w:author="The Si Tran" w:date="2012-12-11T06:20:00Z"/>
        </w:rPr>
        <w:pPrChange w:id="11610" w:author="The Si Tran" w:date="2012-12-11T06:50:00Z">
          <w:pPr>
            <w:pStyle w:val="ListParagraph"/>
            <w:ind w:left="1440"/>
          </w:pPr>
        </w:pPrChange>
      </w:pPr>
      <w:bookmarkStart w:id="11611" w:name="_Toc343029973"/>
      <w:ins w:id="11612" w:author="The Si Tran" w:date="2012-12-11T06:50:00Z">
        <w:r>
          <w:rPr>
            <w:b w:val="0"/>
            <w:sz w:val="26"/>
            <w:szCs w:val="26"/>
          </w:rPr>
          <w:t>Ước lượng tham số cho mô hình SARIMA</w:t>
        </w:r>
        <w:bookmarkEnd w:id="11611"/>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613" w:author="The Si Tran" w:date="2012-12-11T06:20:00Z"/>
          <w:rFonts w:ascii="Times New Roman" w:hAnsi="Times New Roman"/>
          <w:sz w:val="26"/>
          <w:szCs w:val="26"/>
          <w:rPrChange w:id="11614" w:author="The Si Tran" w:date="2012-12-11T06:51:00Z">
            <w:rPr>
              <w:ins w:id="11615" w:author="The Si Tran" w:date="2012-12-11T06:20:00Z"/>
            </w:rPr>
          </w:rPrChange>
        </w:rPr>
      </w:pPr>
      <w:ins w:id="11616" w:author="The Si Tran" w:date="2012-12-11T06:20:00Z">
        <w:r w:rsidRPr="00FF6A63">
          <w:rPr>
            <w:rFonts w:ascii="Times New Roman" w:hAnsi="Times New Roman"/>
            <w:sz w:val="26"/>
            <w:szCs w:val="26"/>
            <w:rPrChange w:id="11617" w:author="The Si Tran" w:date="2012-12-11T06:51:00Z">
              <w:rPr/>
            </w:rPrChange>
          </w:rPr>
          <w:t>Ước lượng tự động</w:t>
        </w:r>
      </w:ins>
    </w:p>
    <w:p w14:paraId="1F3B2740" w14:textId="77777777" w:rsidR="00667F2E" w:rsidRPr="00FF6A63" w:rsidRDefault="00667F2E" w:rsidP="00667F2E">
      <w:pPr>
        <w:pStyle w:val="ListParagraph"/>
        <w:ind w:left="1440"/>
        <w:rPr>
          <w:ins w:id="11618" w:author="The Si Tran" w:date="2012-12-11T06:20:00Z"/>
          <w:rFonts w:ascii="Times New Roman" w:hAnsi="Times New Roman"/>
          <w:sz w:val="26"/>
          <w:szCs w:val="26"/>
          <w:rPrChange w:id="11619" w:author="The Si Tran" w:date="2012-12-11T06:51:00Z">
            <w:rPr>
              <w:ins w:id="11620" w:author="The Si Tran" w:date="2012-12-11T06:20:00Z"/>
            </w:rPr>
          </w:rPrChange>
        </w:rPr>
      </w:pPr>
      <w:ins w:id="11621" w:author="The Si Tran" w:date="2012-12-11T06:20:00Z">
        <w:r w:rsidRPr="00FF6A63">
          <w:rPr>
            <w:rFonts w:ascii="Times New Roman" w:hAnsi="Times New Roman"/>
            <w:sz w:val="26"/>
            <w:szCs w:val="26"/>
            <w:rPrChange w:id="11622"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623" w:author="The Si Tran" w:date="2012-12-11T06:20:00Z"/>
          <w:rFonts w:ascii="Times New Roman" w:hAnsi="Times New Roman"/>
          <w:sz w:val="26"/>
          <w:szCs w:val="26"/>
          <w:rPrChange w:id="11624" w:author="The Si Tran" w:date="2012-12-11T06:51:00Z">
            <w:rPr>
              <w:ins w:id="11625" w:author="The Si Tran" w:date="2012-12-11T06:20:00Z"/>
            </w:rPr>
          </w:rPrChange>
        </w:rPr>
      </w:pPr>
      <w:ins w:id="11626" w:author="The Si Tran" w:date="2012-12-11T06:20:00Z">
        <w:r w:rsidRPr="00FF6A63">
          <w:rPr>
            <w:rFonts w:ascii="Times New Roman" w:hAnsi="Times New Roman"/>
            <w:sz w:val="26"/>
            <w:szCs w:val="26"/>
            <w:rPrChange w:id="11627"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628" w:author="The Si Tran" w:date="2012-12-11T06:20:00Z"/>
          <w:rFonts w:ascii="Times New Roman" w:hAnsi="Times New Roman"/>
          <w:rPrChange w:id="11629" w:author="The Si Tran" w:date="2012-12-11T06:24:00Z">
            <w:rPr>
              <w:ins w:id="11630" w:author="The Si Tran" w:date="2012-12-11T06:20:00Z"/>
            </w:rPr>
          </w:rPrChange>
        </w:rPr>
      </w:pPr>
    </w:p>
    <w:p w14:paraId="5D840CAC" w14:textId="77777777" w:rsidR="00667F2E" w:rsidRPr="001B545C" w:rsidRDefault="00667F2E" w:rsidP="00667F2E">
      <w:pPr>
        <w:pStyle w:val="ListParagraph"/>
        <w:ind w:left="1440"/>
        <w:rPr>
          <w:ins w:id="11631" w:author="The Si Tran" w:date="2012-12-11T06:20:00Z"/>
          <w:rFonts w:ascii="Times New Roman" w:hAnsi="Times New Roman"/>
          <w:rPrChange w:id="11632" w:author="The Si Tran" w:date="2012-12-11T06:24:00Z">
            <w:rPr>
              <w:ins w:id="11633" w:author="The Si Tran" w:date="2012-12-11T06:20:00Z"/>
            </w:rPr>
          </w:rPrChange>
        </w:rPr>
      </w:pPr>
    </w:p>
    <w:p w14:paraId="2DE715E0" w14:textId="77777777" w:rsidR="00667F2E" w:rsidRPr="001B545C" w:rsidRDefault="00667F2E" w:rsidP="00667F2E">
      <w:pPr>
        <w:pStyle w:val="ListParagraph"/>
        <w:ind w:left="1440"/>
        <w:rPr>
          <w:ins w:id="11634" w:author="The Si Tran" w:date="2012-12-11T06:20:00Z"/>
          <w:rFonts w:ascii="Times New Roman" w:hAnsi="Times New Roman"/>
          <w:rPrChange w:id="11635" w:author="The Si Tran" w:date="2012-12-11T06:24:00Z">
            <w:rPr>
              <w:ins w:id="11636" w:author="The Si Tran" w:date="2012-12-11T06:20:00Z"/>
            </w:rPr>
          </w:rPrChange>
        </w:rPr>
      </w:pPr>
    </w:p>
    <w:p w14:paraId="153F01BA" w14:textId="77777777" w:rsidR="00667F2E" w:rsidRPr="001B545C" w:rsidRDefault="007E692E">
      <w:pPr>
        <w:pStyle w:val="ListParagraph"/>
        <w:ind w:left="0"/>
        <w:jc w:val="center"/>
        <w:rPr>
          <w:ins w:id="11637" w:author="The Si Tran" w:date="2012-12-11T06:20:00Z"/>
          <w:rFonts w:ascii="Times New Roman" w:hAnsi="Times New Roman"/>
          <w:rPrChange w:id="11638" w:author="The Si Tran" w:date="2012-12-11T06:24:00Z">
            <w:rPr>
              <w:ins w:id="11639" w:author="The Si Tran" w:date="2012-12-11T06:20:00Z"/>
            </w:rPr>
          </w:rPrChange>
        </w:rPr>
        <w:pPrChange w:id="11640" w:author="The Si Tran" w:date="2012-12-11T06:47:00Z">
          <w:pPr>
            <w:pStyle w:val="ListParagraph"/>
            <w:ind w:left="0"/>
          </w:pPr>
        </w:pPrChange>
      </w:pPr>
      <w:ins w:id="11641" w:author="The Si Tran" w:date="2012-12-11T06:20:00Z">
        <w:r w:rsidRPr="001B545C">
          <w:rPr>
            <w:rFonts w:ascii="Times New Roman" w:hAnsi="Times New Roman"/>
            <w:noProof/>
            <w:rPrChange w:id="11642" w:author="Unknown">
              <w:rPr>
                <w:noProof/>
              </w:rPr>
            </w:rPrChange>
          </w:rPr>
          <w:lastRenderedPageBreak/>
          <mc:AlternateContent>
            <mc:Choice Requires="wps">
              <w:drawing>
                <wp:anchor distT="0" distB="0" distL="114300" distR="114300" simplePos="0" relativeHeight="251539968" behindDoc="0" locked="0" layoutInCell="1" allowOverlap="1" wp14:anchorId="00A0296C" wp14:editId="3AFF5ABB">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350BDD" w:rsidRDefault="00350B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5" type="#_x0000_t47" style="position:absolute;left:0;text-align:left;margin-left:228.55pt;margin-top:178.5pt;width:279.75pt;height:85.5pt;z-index:2515399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VY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2dgxeyjO2F8G+sGzmm9qfN4ts27HDE4aNh1uD/eIRykBHw+GGyUVmF/vfff2&#10;OACopaTFyc2p/XlkRlAivykcjZtkNvOjHoRZ9iVFwVxq9pcadWzWgA2R4J7SPFy9vZPjtTTQvGAz&#10;rnxUVDHFMXZOuTOjsHb9RsE1xcVqFcxwvDVzW/WkuQf3RPumfe5emNFDjzscjwcYp5wt3jR4b+s9&#10;FayODso6dL+nuud1eAJcDaGXhjXmd8+lHKxel+3yN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q+GVWLICAAC0BQAADgAA&#10;AAAAAAAAAAAAAAAuAgAAZHJzL2Uyb0RvYy54bWxQSwECLQAUAAYACAAAACEA57hXctwAAAAIAQAA&#10;DwAAAAAAAAAAAAAAAAAMBQAAZHJzL2Rvd25yZXYueG1sUEsFBgAAAAAEAAQA8wAAABUGAAAAAA==&#10;" filled="f" strokecolor="red" strokeweight="2pt">
                  <v:textbox>
                    <w:txbxContent>
                      <w:p w14:paraId="29E95B31" w14:textId="77777777" w:rsidR="00350BDD" w:rsidRDefault="00350BDD" w:rsidP="00667F2E">
                        <w:pPr>
                          <w:jc w:val="center"/>
                        </w:pPr>
                      </w:p>
                    </w:txbxContent>
                  </v:textbox>
                  <o:callout v:ext="edit" minusy="t"/>
                  <w10:wrap anchorx="margin"/>
                </v:shape>
              </w:pict>
            </mc:Fallback>
          </mc:AlternateContent>
        </w:r>
      </w:ins>
      <w:ins w:id="11643" w:author="The Si Tran" w:date="2012-12-11T06:53:00Z">
        <w:r w:rsidRPr="00FF6A63">
          <w:rPr>
            <w:rFonts w:ascii="Times New Roman" w:hAnsi="Times New Roman"/>
            <w:noProof/>
            <w:rPrChange w:id="11644" w:author="Unknown">
              <w:rPr>
                <w:noProof/>
              </w:rPr>
            </w:rPrChange>
          </w:rPr>
          <mc:AlternateContent>
            <mc:Choice Requires="wps">
              <w:drawing>
                <wp:anchor distT="0" distB="0" distL="114300" distR="114300" simplePos="0" relativeHeight="251794944" behindDoc="0" locked="0" layoutInCell="1" allowOverlap="1" wp14:anchorId="131A4D11" wp14:editId="71487A18">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350BDD" w:rsidRDefault="00350BDD">
                              <w:pPr>
                                <w:pStyle w:val="EquationIndex"/>
                                <w:pPrChange w:id="11645" w:author="The Si Tran" w:date="2012-12-16T10:41:00Z">
                                  <w:pPr/>
                                </w:pPrChange>
                              </w:pPr>
                              <w:ins w:id="11646" w:author="The Si Tran" w:date="2012-12-11T06:53:00Z">
                                <w:r>
                                  <w:t>Tham số cho</w:t>
                                </w:r>
                              </w:ins>
                              <w:ins w:id="11647" w:author="The Si Tran" w:date="2012-12-11T06:51:00Z">
                                <w:r>
                                  <w:t xml:space="preserve"> </w:t>
                                </w:r>
                              </w:ins>
                              <w:ins w:id="11648" w:author="The Si Tran" w:date="2012-12-11T06:53:00Z">
                                <w:r>
                                  <w:t>ước</w:t>
                                </w:r>
                              </w:ins>
                              <w:ins w:id="11649"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126" type="#_x0000_t202" style="position:absolute;left:0;text-align:left;margin-left:22.5pt;margin-top:129.45pt;width:119.25pt;height:39.7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NMI5cO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350BDD" w:rsidRDefault="00350BDD">
                        <w:pPr>
                          <w:pStyle w:val="EquationIndex"/>
                          <w:pPrChange w:id="11650" w:author="The Si Tran" w:date="2012-12-16T10:41:00Z">
                            <w:pPr/>
                          </w:pPrChange>
                        </w:pPr>
                        <w:ins w:id="11651" w:author="The Si Tran" w:date="2012-12-11T06:53:00Z">
                          <w:r>
                            <w:t>Tham số cho</w:t>
                          </w:r>
                        </w:ins>
                        <w:ins w:id="11652" w:author="The Si Tran" w:date="2012-12-11T06:51:00Z">
                          <w:r>
                            <w:t xml:space="preserve"> </w:t>
                          </w:r>
                        </w:ins>
                        <w:ins w:id="11653" w:author="The Si Tran" w:date="2012-12-11T06:53:00Z">
                          <w:r>
                            <w:t>ước</w:t>
                          </w:r>
                        </w:ins>
                        <w:ins w:id="11654" w:author="The Si Tran" w:date="2012-12-11T06:51:00Z">
                          <w:r>
                            <w:t xml:space="preserve"> lượng tự chọn</w:t>
                          </w:r>
                        </w:ins>
                      </w:p>
                    </w:txbxContent>
                  </v:textbox>
                </v:shape>
              </w:pict>
            </mc:Fallback>
          </mc:AlternateContent>
        </w:r>
      </w:ins>
      <w:ins w:id="11655" w:author="The Si Tran" w:date="2012-12-11T06:52:00Z">
        <w:r w:rsidRPr="001B545C">
          <w:rPr>
            <w:rFonts w:ascii="Times New Roman" w:hAnsi="Times New Roman"/>
            <w:noProof/>
            <w:rPrChange w:id="11656" w:author="Unknown">
              <w:rPr>
                <w:noProof/>
              </w:rPr>
            </w:rPrChange>
          </w:rPr>
          <mc:AlternateContent>
            <mc:Choice Requires="wps">
              <w:drawing>
                <wp:anchor distT="0" distB="0" distL="114300" distR="114300" simplePos="0" relativeHeight="251791872" behindDoc="0" locked="0" layoutInCell="1" allowOverlap="1" wp14:anchorId="11EC305F" wp14:editId="0480D37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350BDD" w:rsidRDefault="00350B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7" o:spid="_x0000_s1127" type="#_x0000_t47" style="position:absolute;left:0;text-align:left;margin-left:279.75pt;margin-top:49.95pt;width:248.25pt;height:99.75pt;z-index:25179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" adj="-10238,16992" filled="f" strokecolor="red" strokeweight="2pt">
                  <v:textbox>
                    <w:txbxContent>
                      <w:p w14:paraId="6A0CFA90" w14:textId="77777777" w:rsidR="00350BDD" w:rsidRDefault="00350BDD" w:rsidP="00667F2E">
                        <w:pPr>
                          <w:jc w:val="center"/>
                        </w:pPr>
                      </w:p>
                    </w:txbxContent>
                  </v:textbox>
                  <o:callout v:ext="edit" minusy="t"/>
                  <w10:wrap anchorx="page"/>
                </v:shape>
              </w:pict>
            </mc:Fallback>
          </mc:AlternateContent>
        </w:r>
        <w:r w:rsidR="0004647E" w:rsidRPr="00FF6A63">
          <w:rPr>
            <w:rFonts w:ascii="Times New Roman" w:hAnsi="Times New Roman"/>
            <w:noProof/>
            <w:rPrChange w:id="11657" w:author="Unknown">
              <w:rPr>
                <w:noProof/>
              </w:rPr>
            </w:rPrChange>
          </w:rPr>
          <mc:AlternateContent>
            <mc:Choice Requires="wps">
              <w:drawing>
                <wp:anchor distT="0" distB="0" distL="114300" distR="114300" simplePos="0" relativeHeight="251788800" behindDoc="0" locked="0" layoutInCell="1" allowOverlap="1" wp14:anchorId="369EEFD7" wp14:editId="5D3D7A09">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6995B40" id="Straight Connector 166" o:spid="_x0000_s1026" style="position:absolute;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658" w:author="Unknown">
              <w:rPr>
                <w:noProof/>
              </w:rPr>
            </w:rPrChange>
          </w:rPr>
          <mc:AlternateContent>
            <mc:Choice Requires="wps">
              <w:drawing>
                <wp:anchor distT="0" distB="0" distL="114300" distR="114300" simplePos="0" relativeHeight="251785728" behindDoc="0" locked="0" layoutInCell="1" allowOverlap="1" wp14:anchorId="33D77AA8" wp14:editId="1A7F8423">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350BDD" w:rsidRDefault="00350BDD">
                              <w:pPr>
                                <w:pStyle w:val="EquationIndex"/>
                                <w:pPrChange w:id="11659" w:author="The Si Tran" w:date="2012-12-16T10:41:00Z">
                                  <w:pPr>
                                    <w:spacing w:before="0" w:line="240" w:lineRule="auto"/>
                                  </w:pPr>
                                </w:pPrChange>
                              </w:pPr>
                              <w:ins w:id="11660"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5" o:spid="_x0000_s1128" type="#_x0000_t202" style="position:absolute;left:0;text-align:left;margin-left:48pt;margin-top:7.2pt;width:119.25pt;height:23.25pt;z-index:25178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lfR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350BDD" w:rsidRDefault="00350BDD">
                        <w:pPr>
                          <w:pStyle w:val="EquationIndex"/>
                          <w:pPrChange w:id="11661" w:author="The Si Tran" w:date="2012-12-16T10:41:00Z">
                            <w:pPr>
                              <w:spacing w:before="0" w:line="240" w:lineRule="auto"/>
                            </w:pPr>
                          </w:pPrChange>
                        </w:pPr>
                        <w:ins w:id="11662" w:author="The Si Tran" w:date="2012-12-11T06:51:00Z">
                          <w:r>
                            <w:t>Ước lượng tự động</w:t>
                          </w:r>
                        </w:ins>
                      </w:p>
                    </w:txbxContent>
                  </v:textbox>
                </v:shape>
              </w:pict>
            </mc:Fallback>
          </mc:AlternateContent>
        </w:r>
      </w:ins>
      <w:ins w:id="11663" w:author="The Si Tran" w:date="2012-12-11T06:51:00Z">
        <w:r w:rsidR="00FF6A63" w:rsidRPr="00FF6A63">
          <w:rPr>
            <w:rFonts w:ascii="Times New Roman" w:hAnsi="Times New Roman"/>
            <w:noProof/>
            <w:rPrChange w:id="11664" w:author="Unknown">
              <w:rPr>
                <w:noProof/>
              </w:rPr>
            </w:rPrChange>
          </w:rPr>
          <mc:AlternateContent>
            <mc:Choice Requires="wps">
              <w:drawing>
                <wp:anchor distT="0" distB="0" distL="114300" distR="114300" simplePos="0" relativeHeight="251782656" behindDoc="0" locked="0" layoutInCell="1" allowOverlap="1" wp14:anchorId="6D1A698F" wp14:editId="28FCF68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350BDD" w:rsidRDefault="00350BDD">
                              <w:pPr>
                                <w:pStyle w:val="EquationIndex"/>
                                <w:pPrChange w:id="11665" w:author="The Si Tran" w:date="2012-12-16T10:41:00Z">
                                  <w:pPr>
                                    <w:spacing w:before="0" w:line="240" w:lineRule="auto"/>
                                  </w:pPr>
                                </w:pPrChange>
                              </w:pPr>
                              <w:ins w:id="11666"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4" o:spid="_x0000_s1129" type="#_x0000_t202" style="position:absolute;left:0;text-align:left;margin-left:337.5pt;margin-top:18.45pt;width:119.25pt;height:23.25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dM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iIdM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350BDD" w:rsidRDefault="00350BDD">
                        <w:pPr>
                          <w:pStyle w:val="EquationIndex"/>
                          <w:pPrChange w:id="11667" w:author="The Si Tran" w:date="2012-12-16T10:41:00Z">
                            <w:pPr>
                              <w:spacing w:before="0" w:line="240" w:lineRule="auto"/>
                            </w:pPr>
                          </w:pPrChange>
                        </w:pPr>
                        <w:ins w:id="11668" w:author="The Si Tran" w:date="2012-12-11T06:51:00Z">
                          <w:r>
                            <w:t>Ước lượng tự chọn</w:t>
                          </w:r>
                        </w:ins>
                      </w:p>
                    </w:txbxContent>
                  </v:textbox>
                </v:shape>
              </w:pict>
            </mc:Fallback>
          </mc:AlternateContent>
        </w:r>
        <w:r w:rsidR="00FF6A63" w:rsidRPr="00FF6A63">
          <w:rPr>
            <w:rFonts w:ascii="Times New Roman" w:hAnsi="Times New Roman"/>
            <w:noProof/>
            <w:rPrChange w:id="11669" w:author="Unknown">
              <w:rPr>
                <w:noProof/>
              </w:rPr>
            </w:rPrChange>
          </w:rPr>
          <mc:AlternateContent>
            <mc:Choice Requires="wps">
              <w:drawing>
                <wp:anchor distT="0" distB="0" distL="114300" distR="114300" simplePos="0" relativeHeight="251778560" behindDoc="0" locked="0" layoutInCell="1" allowOverlap="1" wp14:anchorId="11BA2179" wp14:editId="0B8A5B48">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875A9A" id="Straight Connector 163" o:spid="_x0000_s1026" style="position:absolute;flip:y;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670" w:author="The Si Tran" w:date="2012-12-11T06:20:00Z">
        <w:r w:rsidR="00667F2E" w:rsidRPr="001B545C">
          <w:rPr>
            <w:rFonts w:ascii="Times New Roman" w:hAnsi="Times New Roman"/>
            <w:noProof/>
            <w:rPrChange w:id="11671" w:author="Unknown">
              <w:rPr>
                <w:noProof/>
              </w:rPr>
            </w:rPrChange>
          </w:rPr>
          <w:drawing>
            <wp:inline distT="0" distB="0" distL="0" distR="0" wp14:anchorId="7CF9E34C" wp14:editId="55DCA283">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672" w:author="The Si Tran" w:date="2012-12-11T06:20:00Z"/>
          <w:rFonts w:ascii="Times New Roman" w:hAnsi="Times New Roman"/>
          <w:rPrChange w:id="11673" w:author="The Si Tran" w:date="2012-12-11T06:24:00Z">
            <w:rPr>
              <w:ins w:id="11674" w:author="The Si Tran" w:date="2012-12-11T06:20:00Z"/>
            </w:rPr>
          </w:rPrChange>
        </w:rPr>
      </w:pPr>
      <w:ins w:id="11675" w:author="The Si Tran" w:date="2012-12-11T06:20:00Z">
        <w:r w:rsidRPr="001B545C">
          <w:rPr>
            <w:rFonts w:ascii="Times New Roman" w:hAnsi="Times New Roman"/>
            <w:noProof/>
            <w:rPrChange w:id="11676" w:author="Unknown">
              <w:rPr>
                <w:noProof/>
              </w:rPr>
            </w:rPrChange>
          </w:rPr>
          <mc:AlternateContent>
            <mc:Choice Requires="wps">
              <w:drawing>
                <wp:anchor distT="0" distB="0" distL="114300" distR="114300" simplePos="0" relativeHeight="251546112" behindDoc="0" locked="0" layoutInCell="1" allowOverlap="1" wp14:anchorId="08063775" wp14:editId="0C534EC4">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350BDD" w:rsidRDefault="00350BDD">
                              <w:pPr>
                                <w:pStyle w:val="EquationIndex"/>
                                <w:pPrChange w:id="11677"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130" type="#_x0000_t202" style="position:absolute;left:0;text-align:left;margin-left:20.25pt;margin-top:3.3pt;width:175.5pt;height:33.75pt;z-index:25154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CZ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i8Rh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iM+QmZ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350BDD" w:rsidRDefault="00350BDD">
                        <w:pPr>
                          <w:pStyle w:val="EquationIndex"/>
                          <w:pPrChange w:id="11678"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679" w:author="The Si Tran" w:date="2012-12-11T06:20:00Z"/>
          <w:rFonts w:ascii="Times New Roman" w:hAnsi="Times New Roman"/>
          <w:rPrChange w:id="11680" w:author="The Si Tran" w:date="2012-12-11T06:24:00Z">
            <w:rPr>
              <w:ins w:id="11681" w:author="The Si Tran" w:date="2012-12-11T06:20:00Z"/>
            </w:rPr>
          </w:rPrChange>
        </w:rPr>
      </w:pPr>
    </w:p>
    <w:p w14:paraId="598C9449" w14:textId="77777777" w:rsidR="00667F2E" w:rsidRPr="001B545C" w:rsidRDefault="00667F2E" w:rsidP="00667F2E">
      <w:pPr>
        <w:pStyle w:val="ListParagraph"/>
        <w:ind w:left="1440"/>
        <w:rPr>
          <w:ins w:id="11682" w:author="The Si Tran" w:date="2012-12-11T06:20:00Z"/>
          <w:rFonts w:ascii="Times New Roman" w:hAnsi="Times New Roman"/>
          <w:rPrChange w:id="11683" w:author="The Si Tran" w:date="2012-12-11T06:24:00Z">
            <w:rPr>
              <w:ins w:id="11684"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685" w:author="The Si Tran" w:date="2012-12-11T06:20:00Z"/>
          <w:rFonts w:ascii="Times New Roman" w:hAnsi="Times New Roman"/>
          <w:sz w:val="26"/>
          <w:szCs w:val="26"/>
          <w:rPrChange w:id="11686" w:author="The Si Tran" w:date="2012-12-11T06:54:00Z">
            <w:rPr>
              <w:ins w:id="11687" w:author="The Si Tran" w:date="2012-12-11T06:20:00Z"/>
            </w:rPr>
          </w:rPrChange>
        </w:rPr>
      </w:pPr>
      <w:ins w:id="11688" w:author="The Si Tran" w:date="2012-12-11T06:20:00Z">
        <w:r w:rsidRPr="007E692E">
          <w:rPr>
            <w:rFonts w:ascii="Times New Roman" w:hAnsi="Times New Roman"/>
            <w:sz w:val="26"/>
            <w:szCs w:val="26"/>
            <w:rPrChange w:id="11689" w:author="The Si Tran" w:date="2012-12-11T06:54:00Z">
              <w:rPr/>
            </w:rPrChange>
          </w:rPr>
          <w:t>Ước lượng tự chọn</w:t>
        </w:r>
      </w:ins>
    </w:p>
    <w:p w14:paraId="02281106" w14:textId="77777777" w:rsidR="00667F2E" w:rsidRPr="007E692E" w:rsidRDefault="00667F2E" w:rsidP="00667F2E">
      <w:pPr>
        <w:pStyle w:val="ListParagraph"/>
        <w:ind w:left="1440"/>
        <w:rPr>
          <w:ins w:id="11690" w:author="The Si Tran" w:date="2012-12-11T06:20:00Z"/>
          <w:rFonts w:ascii="Times New Roman" w:hAnsi="Times New Roman"/>
          <w:sz w:val="26"/>
          <w:szCs w:val="26"/>
          <w:rPrChange w:id="11691" w:author="The Si Tran" w:date="2012-12-11T06:54:00Z">
            <w:rPr>
              <w:ins w:id="11692" w:author="The Si Tran" w:date="2012-12-11T06:20:00Z"/>
            </w:rPr>
          </w:rPrChange>
        </w:rPr>
      </w:pPr>
      <w:ins w:id="11693" w:author="The Si Tran" w:date="2012-12-11T06:20:00Z">
        <w:r w:rsidRPr="007E692E">
          <w:rPr>
            <w:rFonts w:ascii="Times New Roman" w:hAnsi="Times New Roman"/>
            <w:sz w:val="26"/>
            <w:szCs w:val="26"/>
            <w:rPrChange w:id="11694"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695" w:author="The Si Tran" w:date="2012-12-11T06:20:00Z"/>
          <w:rFonts w:ascii="Times New Roman" w:hAnsi="Times New Roman"/>
          <w:sz w:val="26"/>
          <w:szCs w:val="26"/>
          <w:rPrChange w:id="11696" w:author="The Si Tran" w:date="2012-12-11T06:54:00Z">
            <w:rPr>
              <w:ins w:id="11697" w:author="The Si Tran" w:date="2012-12-11T06:20:00Z"/>
            </w:rPr>
          </w:rPrChange>
        </w:rPr>
      </w:pPr>
      <w:ins w:id="11698" w:author="The Si Tran" w:date="2012-12-11T06:20:00Z">
        <w:r w:rsidRPr="007E692E">
          <w:rPr>
            <w:rFonts w:ascii="Times New Roman" w:hAnsi="Times New Roman"/>
            <w:sz w:val="26"/>
            <w:szCs w:val="26"/>
            <w:rPrChange w:id="11699"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700" w:author="The Si Tran" w:date="2012-12-11T06:20:00Z"/>
          <w:sz w:val="26"/>
          <w:szCs w:val="26"/>
          <w:rPrChange w:id="11701" w:author="The Si Tran" w:date="2012-12-11T06:57:00Z">
            <w:rPr>
              <w:ins w:id="11702" w:author="The Si Tran" w:date="2012-12-11T06:20:00Z"/>
            </w:rPr>
          </w:rPrChange>
        </w:rPr>
        <w:pPrChange w:id="11703" w:author="The Si Tran" w:date="2012-12-11T06:56:00Z">
          <w:pPr>
            <w:pStyle w:val="ListParagraph"/>
            <w:ind w:left="1440"/>
          </w:pPr>
        </w:pPrChange>
      </w:pPr>
      <w:bookmarkStart w:id="11704" w:name="_Toc343029974"/>
      <w:ins w:id="11705" w:author="The Si Tran" w:date="2012-12-11T06:56:00Z">
        <w:r w:rsidRPr="00351FEC">
          <w:rPr>
            <w:b w:val="0"/>
            <w:sz w:val="26"/>
            <w:szCs w:val="26"/>
            <w:rPrChange w:id="11706" w:author="The Si Tran" w:date="2012-12-11T06:57:00Z">
              <w:rPr/>
            </w:rPrChange>
          </w:rPr>
          <w:t>Kiểm tra mô hình SARIMA</w:t>
        </w:r>
      </w:ins>
      <w:bookmarkEnd w:id="11704"/>
    </w:p>
    <w:p w14:paraId="140A5481" w14:textId="77777777" w:rsidR="00667F2E" w:rsidRPr="00522B9B" w:rsidRDefault="00667F2E" w:rsidP="00667F2E">
      <w:pPr>
        <w:pStyle w:val="ListParagraph"/>
        <w:numPr>
          <w:ilvl w:val="0"/>
          <w:numId w:val="36"/>
        </w:numPr>
        <w:spacing w:after="160" w:line="259" w:lineRule="auto"/>
        <w:rPr>
          <w:ins w:id="11707" w:author="The Si Tran" w:date="2012-12-11T06:20:00Z"/>
          <w:rFonts w:ascii="Times New Roman" w:hAnsi="Times New Roman"/>
          <w:sz w:val="26"/>
          <w:szCs w:val="26"/>
          <w:rPrChange w:id="11708" w:author="The Si Tran" w:date="2012-12-11T06:57:00Z">
            <w:rPr>
              <w:ins w:id="11709" w:author="The Si Tran" w:date="2012-12-11T06:20:00Z"/>
            </w:rPr>
          </w:rPrChange>
        </w:rPr>
      </w:pPr>
      <w:ins w:id="11710" w:author="The Si Tran" w:date="2012-12-11T06:20:00Z">
        <w:r w:rsidRPr="00522B9B">
          <w:rPr>
            <w:rFonts w:ascii="Times New Roman" w:hAnsi="Times New Roman"/>
            <w:sz w:val="26"/>
            <w:szCs w:val="26"/>
            <w:rPrChange w:id="11711"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712" w:author="The Si Tran" w:date="2012-12-11T06:58:00Z"/>
          <w:rFonts w:ascii="Times New Roman" w:hAnsi="Times New Roman"/>
        </w:rPr>
        <w:pPrChange w:id="11713" w:author="The Si Tran" w:date="2012-12-11T06:58:00Z">
          <w:pPr>
            <w:pStyle w:val="ListParagraph"/>
            <w:ind w:left="0"/>
          </w:pPr>
        </w:pPrChange>
      </w:pPr>
      <w:ins w:id="11714" w:author="The Si Tran" w:date="2012-12-11T06:20:00Z">
        <w:r w:rsidRPr="001B545C">
          <w:rPr>
            <w:rFonts w:ascii="Times New Roman" w:hAnsi="Times New Roman"/>
            <w:noProof/>
            <w:rPrChange w:id="11715" w:author="Unknown">
              <w:rPr>
                <w:noProof/>
              </w:rPr>
            </w:rPrChange>
          </w:rPr>
          <w:lastRenderedPageBreak/>
          <w:drawing>
            <wp:inline distT="0" distB="0" distL="0" distR="0" wp14:anchorId="60B3929A" wp14:editId="73015A24">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716" w:author="The Si Tran" w:date="2012-12-11T06:20:00Z"/>
          <w:rFonts w:ascii="Times New Roman" w:hAnsi="Times New Roman"/>
          <w:rPrChange w:id="11717" w:author="The Si Tran" w:date="2012-12-11T06:24:00Z">
            <w:rPr>
              <w:ins w:id="11718" w:author="The Si Tran" w:date="2012-12-11T06:20:00Z"/>
            </w:rPr>
          </w:rPrChange>
        </w:rPr>
        <w:pPrChange w:id="11719"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720" w:author="The Si Tran" w:date="2012-12-11T06:20:00Z"/>
          <w:rFonts w:ascii="Times New Roman" w:hAnsi="Times New Roman"/>
          <w:sz w:val="26"/>
          <w:szCs w:val="26"/>
          <w:rPrChange w:id="11721" w:author="The Si Tran" w:date="2012-12-11T06:59:00Z">
            <w:rPr>
              <w:ins w:id="11722" w:author="The Si Tran" w:date="2012-12-11T06:20:00Z"/>
            </w:rPr>
          </w:rPrChange>
        </w:rPr>
      </w:pPr>
      <w:ins w:id="11723" w:author="The Si Tran" w:date="2012-12-11T06:20:00Z">
        <w:r w:rsidRPr="003C73FD">
          <w:rPr>
            <w:rFonts w:ascii="Times New Roman" w:hAnsi="Times New Roman"/>
            <w:sz w:val="26"/>
            <w:szCs w:val="26"/>
            <w:rPrChange w:id="11724"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725" w:author="The Si Tran" w:date="2012-12-11T06:20:00Z"/>
          <w:rFonts w:ascii="Times New Roman" w:hAnsi="Times New Roman"/>
          <w:sz w:val="26"/>
          <w:szCs w:val="26"/>
          <w:rPrChange w:id="11726" w:author="The Si Tran" w:date="2012-12-11T06:59:00Z">
            <w:rPr>
              <w:ins w:id="11727" w:author="The Si Tran" w:date="2012-12-11T06:20:00Z"/>
            </w:rPr>
          </w:rPrChange>
        </w:rPr>
      </w:pPr>
      <w:ins w:id="11728" w:author="The Si Tran" w:date="2012-12-11T06:20:00Z">
        <w:r w:rsidRPr="003C73FD">
          <w:rPr>
            <w:rFonts w:ascii="Times New Roman" w:hAnsi="Times New Roman"/>
            <w:sz w:val="26"/>
            <w:szCs w:val="26"/>
            <w:rPrChange w:id="11729"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730" w:author="The Si Tran" w:date="2012-12-11T06:20:00Z"/>
          <w:rFonts w:ascii="Times New Roman" w:hAnsi="Times New Roman"/>
          <w:rPrChange w:id="11731" w:author="The Si Tran" w:date="2012-12-11T06:24:00Z">
            <w:rPr>
              <w:ins w:id="11732" w:author="The Si Tran" w:date="2012-12-11T06:20:00Z"/>
            </w:rPr>
          </w:rPrChange>
        </w:rPr>
      </w:pPr>
      <w:ins w:id="11733" w:author="The Si Tran" w:date="2012-12-11T06:20:00Z">
        <w:r w:rsidRPr="001B545C">
          <w:rPr>
            <w:rFonts w:ascii="Times New Roman" w:hAnsi="Times New Roman"/>
            <w:noProof/>
            <w:rPrChange w:id="11734" w:author="Unknown">
              <w:rPr>
                <w:noProof/>
              </w:rPr>
            </w:rPrChange>
          </w:rPr>
          <w:drawing>
            <wp:inline distT="0" distB="0" distL="0" distR="0" wp14:anchorId="3B3BDF89" wp14:editId="15EC05F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735" w:author="The Si Tran" w:date="2012-12-11T06:20:00Z"/>
          <w:rFonts w:ascii="Times New Roman" w:hAnsi="Times New Roman"/>
          <w:sz w:val="26"/>
          <w:szCs w:val="26"/>
          <w:rPrChange w:id="11736" w:author="The Si Tran" w:date="2012-12-11T06:59:00Z">
            <w:rPr>
              <w:ins w:id="11737" w:author="The Si Tran" w:date="2012-12-11T06:20:00Z"/>
            </w:rPr>
          </w:rPrChange>
        </w:rPr>
      </w:pPr>
      <w:ins w:id="11738" w:author="The Si Tran" w:date="2012-12-11T06:20:00Z">
        <w:r w:rsidRPr="006716F2">
          <w:rPr>
            <w:rFonts w:ascii="Times New Roman" w:hAnsi="Times New Roman"/>
            <w:sz w:val="26"/>
            <w:szCs w:val="26"/>
            <w:rPrChange w:id="11739" w:author="The Si Tran" w:date="2012-12-11T06:59:00Z">
              <w:rPr/>
            </w:rPrChange>
          </w:rPr>
          <w:t>Kết quả dự báo:</w:t>
        </w:r>
      </w:ins>
    </w:p>
    <w:p w14:paraId="334D311B" w14:textId="77777777" w:rsidR="00667F2E" w:rsidRDefault="00667F2E" w:rsidP="006716F2">
      <w:pPr>
        <w:pStyle w:val="ListParagraph"/>
        <w:ind w:left="0"/>
        <w:rPr>
          <w:ins w:id="11740" w:author="The Si Tran" w:date="2012-12-11T07:00:00Z"/>
          <w:rFonts w:ascii="Times New Roman" w:hAnsi="Times New Roman"/>
        </w:rPr>
      </w:pPr>
      <w:ins w:id="11741" w:author="The Si Tran" w:date="2012-12-11T06:20:00Z">
        <w:r w:rsidRPr="001B545C">
          <w:rPr>
            <w:rFonts w:ascii="Times New Roman" w:hAnsi="Times New Roman"/>
            <w:noProof/>
            <w:rPrChange w:id="11742" w:author="Unknown">
              <w:rPr>
                <w:noProof/>
              </w:rPr>
            </w:rPrChange>
          </w:rPr>
          <w:lastRenderedPageBreak/>
          <w:drawing>
            <wp:inline distT="0" distB="0" distL="0" distR="0" wp14:anchorId="00AE8D97" wp14:editId="1AADF4B4">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743" w:author="The Si Tran" w:date="2012-12-11T07:00:00Z"/>
          <w:rFonts w:ascii="Times New Roman" w:hAnsi="Times New Roman"/>
          <w:sz w:val="26"/>
          <w:szCs w:val="26"/>
          <w:rPrChange w:id="11744" w:author="The Si Tran" w:date="2012-12-11T07:00:00Z">
            <w:rPr>
              <w:ins w:id="11745" w:author="The Si Tran" w:date="2012-12-11T07:00:00Z"/>
              <w:rFonts w:ascii="Times New Roman" w:hAnsi="Times New Roman"/>
            </w:rPr>
          </w:rPrChange>
        </w:rPr>
        <w:pPrChange w:id="11746" w:author="The Si Tran" w:date="2012-12-11T07:00:00Z">
          <w:pPr>
            <w:pStyle w:val="ListParagraph"/>
            <w:ind w:left="0"/>
          </w:pPr>
        </w:pPrChange>
      </w:pPr>
      <w:ins w:id="11747" w:author="The Si Tran" w:date="2012-12-11T07:00:00Z">
        <w:r w:rsidRPr="00364895">
          <w:rPr>
            <w:rFonts w:ascii="Times New Roman" w:hAnsi="Times New Roman"/>
            <w:sz w:val="26"/>
            <w:szCs w:val="26"/>
            <w:rPrChange w:id="11748"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749" w:author="The Si Tran" w:date="2012-12-11T06:20:00Z"/>
          <w:rFonts w:ascii="Times New Roman" w:hAnsi="Times New Roman"/>
          <w:rPrChange w:id="11750" w:author="The Si Tran" w:date="2012-12-11T06:24:00Z">
            <w:rPr>
              <w:ins w:id="11751"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752" w:author="The Si Tran" w:date="2012-12-11T06:20:00Z"/>
          <w:rFonts w:ascii="Times New Roman" w:hAnsi="Times New Roman"/>
          <w:sz w:val="26"/>
          <w:szCs w:val="26"/>
          <w:rPrChange w:id="11753" w:author="The Si Tran" w:date="2012-12-11T07:00:00Z">
            <w:rPr>
              <w:ins w:id="11754" w:author="The Si Tran" w:date="2012-12-11T06:20:00Z"/>
            </w:rPr>
          </w:rPrChange>
        </w:rPr>
      </w:pPr>
      <w:ins w:id="11755" w:author="The Si Tran" w:date="2012-12-11T06:20:00Z">
        <w:r w:rsidRPr="006716F2">
          <w:rPr>
            <w:rFonts w:ascii="Times New Roman" w:hAnsi="Times New Roman"/>
            <w:sz w:val="26"/>
            <w:szCs w:val="26"/>
            <w:rPrChange w:id="11756"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757" w:author="The Si Tran" w:date="2012-12-11T06:20:00Z"/>
          <w:rFonts w:ascii="Times New Roman" w:hAnsi="Times New Roman"/>
          <w:sz w:val="26"/>
          <w:szCs w:val="26"/>
          <w:rPrChange w:id="11758" w:author="The Si Tran" w:date="2012-12-11T07:00:00Z">
            <w:rPr>
              <w:ins w:id="11759" w:author="The Si Tran" w:date="2012-12-11T06:20:00Z"/>
            </w:rPr>
          </w:rPrChange>
        </w:rPr>
      </w:pPr>
      <w:ins w:id="11760" w:author="The Si Tran" w:date="2012-12-11T06:20:00Z">
        <w:r w:rsidRPr="006716F2">
          <w:rPr>
            <w:rFonts w:ascii="Times New Roman" w:hAnsi="Times New Roman"/>
            <w:sz w:val="26"/>
            <w:szCs w:val="26"/>
            <w:rPrChange w:id="11761"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762" w:author="The Si Tran" w:date="2012-12-11T07:02:00Z"/>
          <w:rPrChange w:id="11763" w:author="The Si Tran" w:date="2012-12-11T07:02:00Z">
            <w:rPr>
              <w:ins w:id="11764" w:author="The Si Tran" w:date="2012-12-11T07:02:00Z"/>
              <w:rFonts w:ascii="Times New Roman" w:hAnsi="Times New Roman"/>
            </w:rPr>
          </w:rPrChange>
        </w:rPr>
        <w:pPrChange w:id="11765" w:author="The Si Tran" w:date="2012-12-11T07:02:00Z">
          <w:pPr>
            <w:pStyle w:val="ListParagraph"/>
            <w:numPr>
              <w:numId w:val="40"/>
            </w:numPr>
            <w:spacing w:after="160" w:line="259" w:lineRule="auto"/>
            <w:ind w:hanging="360"/>
          </w:pPr>
        </w:pPrChange>
      </w:pPr>
      <w:bookmarkStart w:id="11766" w:name="_Toc343415885"/>
      <w:ins w:id="11767" w:author="The Si Tran" w:date="2012-12-11T07:02:00Z">
        <w:r w:rsidRPr="008E61D1">
          <w:t>Xây d</w:t>
        </w:r>
        <w:r w:rsidRPr="00097101">
          <w:t>ự</w:t>
        </w:r>
        <w:r w:rsidRPr="00B808D3">
          <w:rPr>
            <w:rPrChange w:id="11768" w:author="The Si Tran" w:date="2012-12-11T07:02:00Z">
              <w:rPr/>
            </w:rPrChange>
          </w:rPr>
          <w:t>ng mô hình mạng nơron</w:t>
        </w:r>
        <w:bookmarkEnd w:id="11766"/>
      </w:ins>
    </w:p>
    <w:p w14:paraId="188F443C" w14:textId="77777777" w:rsidR="008C76D1" w:rsidRDefault="00667F2E">
      <w:pPr>
        <w:pStyle w:val="ListParagraph"/>
        <w:ind w:firstLine="0"/>
        <w:rPr>
          <w:ins w:id="11769" w:author="The Si Tran" w:date="2012-12-11T07:05:00Z"/>
          <w:rFonts w:ascii="Times New Roman" w:hAnsi="Times New Roman"/>
          <w:sz w:val="26"/>
          <w:szCs w:val="26"/>
        </w:rPr>
        <w:pPrChange w:id="11770" w:author="The Si Tran" w:date="2012-12-11T07:05:00Z">
          <w:pPr>
            <w:pStyle w:val="ListParagraph"/>
            <w:numPr>
              <w:numId w:val="37"/>
            </w:numPr>
            <w:spacing w:after="160" w:line="259" w:lineRule="auto"/>
            <w:ind w:left="1080" w:hanging="360"/>
          </w:pPr>
        </w:pPrChange>
      </w:pPr>
      <w:ins w:id="11771" w:author="The Si Tran" w:date="2012-12-11T06:20:00Z">
        <w:r w:rsidRPr="00B808D3">
          <w:rPr>
            <w:rFonts w:ascii="Times New Roman" w:hAnsi="Times New Roman"/>
            <w:sz w:val="26"/>
            <w:szCs w:val="26"/>
            <w:rPrChange w:id="11772"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1773" w:author="The Si Tran" w:date="2012-12-11T07:05:00Z"/>
          <w:sz w:val="26"/>
          <w:szCs w:val="26"/>
        </w:rPr>
        <w:pPrChange w:id="11774" w:author="The Si Tran" w:date="2012-12-11T07:05:00Z">
          <w:pPr>
            <w:pStyle w:val="ListParagraph"/>
            <w:numPr>
              <w:numId w:val="37"/>
            </w:numPr>
            <w:spacing w:after="160" w:line="259" w:lineRule="auto"/>
            <w:ind w:left="1080" w:hanging="360"/>
          </w:pPr>
        </w:pPrChange>
      </w:pPr>
      <w:bookmarkStart w:id="11775" w:name="_Toc343029975"/>
      <w:ins w:id="11776" w:author="The Si Tran" w:date="2012-12-11T06:20:00Z">
        <w:r w:rsidRPr="008C76D1">
          <w:rPr>
            <w:b w:val="0"/>
            <w:sz w:val="26"/>
            <w:szCs w:val="26"/>
            <w:rPrChange w:id="11777" w:author="The Si Tran" w:date="2012-12-11T07:05:00Z">
              <w:rPr/>
            </w:rPrChange>
          </w:rPr>
          <w:t>Xây dựng cấu hình mạng</w:t>
        </w:r>
      </w:ins>
      <w:bookmarkEnd w:id="11775"/>
    </w:p>
    <w:p w14:paraId="7653448D" w14:textId="77777777" w:rsidR="008C76D1" w:rsidRPr="008E61D1" w:rsidRDefault="008F750D">
      <w:pPr>
        <w:rPr>
          <w:ins w:id="11778" w:author="The Si Tran" w:date="2012-12-11T06:20:00Z"/>
        </w:rPr>
        <w:pPrChange w:id="11779" w:author="The Si Tran" w:date="2012-12-11T07:05:00Z">
          <w:pPr>
            <w:pStyle w:val="ListParagraph"/>
            <w:numPr>
              <w:numId w:val="37"/>
            </w:numPr>
            <w:spacing w:after="160" w:line="259" w:lineRule="auto"/>
            <w:ind w:left="1080" w:hanging="360"/>
          </w:pPr>
        </w:pPrChange>
      </w:pPr>
      <w:ins w:id="11780" w:author="The Si Tran" w:date="2012-12-11T07:06:00Z">
        <w:r w:rsidRPr="00097101">
          <w:rPr>
            <w:noProof/>
            <w:rPrChange w:id="11781" w:author="Unknown">
              <w:rPr>
                <w:noProof/>
              </w:rPr>
            </w:rPrChange>
          </w:rPr>
          <w:lastRenderedPageBreak/>
          <mc:AlternateContent>
            <mc:Choice Requires="wps">
              <w:drawing>
                <wp:anchor distT="0" distB="0" distL="114300" distR="114300" simplePos="0" relativeHeight="251592192" behindDoc="0" locked="0" layoutInCell="1" allowOverlap="1" wp14:anchorId="4F929E4A" wp14:editId="1E916FAA">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704955F3" id="Straight Connector 172"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782" w:author="Unknown">
              <w:rPr>
                <w:noProof/>
              </w:rPr>
            </w:rPrChange>
          </w:rPr>
          <mc:AlternateContent>
            <mc:Choice Requires="wps">
              <w:drawing>
                <wp:anchor distT="0" distB="0" distL="114300" distR="114300" simplePos="0" relativeHeight="251562496" behindDoc="0" locked="0" layoutInCell="1" allowOverlap="1" wp14:anchorId="1B78464B" wp14:editId="4C75912B">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350BDD" w:rsidRDefault="00350BDD">
                              <w:pPr>
                                <w:pStyle w:val="EquationIndex"/>
                                <w:pPrChange w:id="11783" w:author="The Si Tran" w:date="2012-12-16T10:41:00Z">
                                  <w:pPr>
                                    <w:spacing w:before="0" w:line="240" w:lineRule="auto"/>
                                  </w:pPr>
                                </w:pPrChange>
                              </w:pPr>
                              <w:ins w:id="11784"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0" o:spid="_x0000_s1131" type="#_x0000_t202" style="position:absolute;left:0;text-align:left;margin-left:177pt;margin-top:147.75pt;width:135pt;height:23.25pt;z-index:251562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Ds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jTvl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N4Ds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350BDD" w:rsidRDefault="00350BDD">
                        <w:pPr>
                          <w:pStyle w:val="EquationIndex"/>
                          <w:pPrChange w:id="11785" w:author="The Si Tran" w:date="2012-12-16T10:41:00Z">
                            <w:pPr>
                              <w:spacing w:before="0" w:line="240" w:lineRule="auto"/>
                            </w:pPr>
                          </w:pPrChange>
                        </w:pPr>
                        <w:ins w:id="11786" w:author="The Si Tran" w:date="2012-12-11T07:07:00Z">
                          <w:r>
                            <w:t>Cấu hình mạng nơron</w:t>
                          </w:r>
                        </w:ins>
                      </w:p>
                    </w:txbxContent>
                  </v:textbox>
                  <w10:wrap anchorx="margin"/>
                </v:shape>
              </w:pict>
            </mc:Fallback>
          </mc:AlternateContent>
        </w:r>
        <w:r>
          <w:rPr>
            <w:noProof/>
            <w:rPrChange w:id="11787" w:author="Unknown">
              <w:rPr>
                <w:noProof/>
              </w:rPr>
            </w:rPrChange>
          </w:rPr>
          <mc:AlternateContent>
            <mc:Choice Requires="wps">
              <w:drawing>
                <wp:anchor distT="0" distB="0" distL="114300" distR="114300" simplePos="0" relativeHeight="251580928" behindDoc="0" locked="0" layoutInCell="1" allowOverlap="1" wp14:anchorId="1C6BB945" wp14:editId="554EF23D">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7F756E9" id="Rectangle 171" o:spid="_x0000_s1026" style="position:absolute;margin-left:92.25pt;margin-top:75pt;width:102.75pt;height:31.5pt;z-index:2515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788" w:author="The Si Tran" w:date="2012-12-11T07:44:00Z">
        <w:r w:rsidRPr="008F750D">
          <w:rPr>
            <w:noProof/>
          </w:rPr>
          <w:t xml:space="preserve"> </w:t>
        </w:r>
        <w:r w:rsidRPr="00097101">
          <w:rPr>
            <w:noProof/>
            <w:rPrChange w:id="11789" w:author="Unknown">
              <w:rPr>
                <w:noProof/>
              </w:rPr>
            </w:rPrChange>
          </w:rPr>
          <w:drawing>
            <wp:inline distT="0" distB="0" distL="0" distR="0" wp14:anchorId="41BA5467" wp14:editId="50B00346">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790" w:author="The Si Tran" w:date="2012-12-11T06:20:00Z"/>
          <w:rFonts w:ascii="Times New Roman" w:hAnsi="Times New Roman"/>
          <w:sz w:val="26"/>
          <w:szCs w:val="26"/>
          <w:rPrChange w:id="11791" w:author="The Si Tran" w:date="2012-12-11T07:08:00Z">
            <w:rPr>
              <w:ins w:id="11792" w:author="The Si Tran" w:date="2012-12-11T06:20:00Z"/>
            </w:rPr>
          </w:rPrChange>
        </w:rPr>
      </w:pPr>
      <w:ins w:id="11793" w:author="The Si Tran" w:date="2012-12-11T06:20:00Z">
        <w:r w:rsidRPr="00A51C54">
          <w:rPr>
            <w:rFonts w:ascii="Times New Roman" w:hAnsi="Times New Roman"/>
            <w:sz w:val="26"/>
            <w:szCs w:val="26"/>
            <w:rPrChange w:id="11794"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795" w:author="The Si Tran" w:date="2012-12-11T07:29:00Z"/>
          <w:sz w:val="26"/>
          <w:szCs w:val="26"/>
        </w:rPr>
        <w:pPrChange w:id="11796" w:author="The Si Tran" w:date="2012-12-11T07:29:00Z">
          <w:pPr>
            <w:pStyle w:val="Caption"/>
            <w:numPr>
              <w:numId w:val="36"/>
            </w:numPr>
            <w:ind w:left="1440" w:hanging="360"/>
          </w:pPr>
        </w:pPrChange>
      </w:pPr>
      <w:ins w:id="11797" w:author="The Si Tran" w:date="2012-12-11T06:20:00Z">
        <w:r w:rsidRPr="00A51C54">
          <w:rPr>
            <w:rFonts w:ascii="Times New Roman" w:hAnsi="Times New Roman"/>
            <w:sz w:val="26"/>
            <w:szCs w:val="26"/>
            <w:rPrChange w:id="11798"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799" w:author="The Si Tran" w:date="2012-12-11T07:29:00Z"/>
          <w:sz w:val="26"/>
          <w:szCs w:val="26"/>
        </w:rPr>
        <w:pPrChange w:id="11800"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801" w:author="The Si Tran" w:date="2012-12-11T07:34:00Z"/>
          <w:sz w:val="26"/>
          <w:szCs w:val="26"/>
        </w:rPr>
        <w:pPrChange w:id="11802" w:author="The Si Tran" w:date="2012-12-11T07:34:00Z">
          <w:pPr>
            <w:pStyle w:val="Caption"/>
            <w:numPr>
              <w:numId w:val="36"/>
            </w:numPr>
            <w:ind w:left="1440" w:hanging="360"/>
          </w:pPr>
        </w:pPrChange>
      </w:pPr>
      <w:ins w:id="11803" w:author="The Si Tran" w:date="2012-12-11T07:29:00Z">
        <w:r>
          <w:rPr>
            <w:rFonts w:ascii="Times New Roman" w:hAnsi="Times New Roman"/>
            <w:sz w:val="26"/>
            <w:szCs w:val="26"/>
          </w:rPr>
          <w:t>Hu</w:t>
        </w:r>
      </w:ins>
      <w:ins w:id="11804"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805" w:author="The Si Tran" w:date="2012-12-11T07:34:00Z"/>
          <w:rFonts w:ascii="Times New Roman" w:hAnsi="Times New Roman"/>
          <w:sz w:val="26"/>
          <w:szCs w:val="26"/>
          <w:rPrChange w:id="11806" w:author="The Si Tran" w:date="2012-12-11T07:34:00Z">
            <w:rPr>
              <w:ins w:id="11807" w:author="The Si Tran" w:date="2012-12-11T07:34:00Z"/>
              <w:rFonts w:ascii="Times New Roman" w:hAnsi="Times New Roman"/>
            </w:rPr>
          </w:rPrChange>
        </w:rPr>
        <w:pPrChange w:id="11808" w:author="The Si Tran" w:date="2012-12-11T07:34:00Z">
          <w:pPr>
            <w:pStyle w:val="ListParagraph"/>
            <w:numPr>
              <w:numId w:val="41"/>
            </w:numPr>
            <w:spacing w:after="160" w:line="259" w:lineRule="auto"/>
            <w:ind w:left="1440" w:hanging="360"/>
          </w:pPr>
        </w:pPrChange>
      </w:pPr>
      <w:ins w:id="11809" w:author="The Si Tran" w:date="2012-12-11T07:34:00Z">
        <w:r w:rsidRPr="007B3A21">
          <w:rPr>
            <w:rFonts w:ascii="Times New Roman" w:hAnsi="Times New Roman"/>
            <w:sz w:val="26"/>
            <w:szCs w:val="26"/>
            <w:rPrChange w:id="11810"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811" w:author="The Si Tran" w:date="2012-12-11T07:34:00Z"/>
          <w:rFonts w:ascii="Times New Roman" w:hAnsi="Times New Roman"/>
          <w:sz w:val="26"/>
          <w:szCs w:val="26"/>
          <w:rPrChange w:id="11812" w:author="The Si Tran" w:date="2012-12-11T07:34:00Z">
            <w:rPr>
              <w:ins w:id="11813" w:author="The Si Tran" w:date="2012-12-11T07:34:00Z"/>
              <w:rFonts w:ascii="Times New Roman" w:hAnsi="Times New Roman"/>
            </w:rPr>
          </w:rPrChange>
        </w:rPr>
        <w:pPrChange w:id="11814" w:author="The Si Tran" w:date="2012-12-11T07:34:00Z">
          <w:pPr>
            <w:pStyle w:val="ListParagraph"/>
            <w:numPr>
              <w:numId w:val="41"/>
            </w:numPr>
            <w:spacing w:after="160" w:line="259" w:lineRule="auto"/>
            <w:ind w:left="1440" w:hanging="360"/>
          </w:pPr>
        </w:pPrChange>
      </w:pPr>
      <w:ins w:id="11815" w:author="The Si Tran" w:date="2012-12-11T07:34:00Z">
        <w:r w:rsidRPr="007B3A21">
          <w:rPr>
            <w:rFonts w:ascii="Times New Roman" w:hAnsi="Times New Roman"/>
            <w:sz w:val="26"/>
            <w:szCs w:val="26"/>
            <w:rPrChange w:id="11816"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1817" w:author="The Si Tran" w:date="2012-12-11T07:29:00Z"/>
          <w:b/>
          <w:sz w:val="26"/>
          <w:szCs w:val="26"/>
          <w:rPrChange w:id="11818" w:author="The Si Tran" w:date="2012-12-11T07:34:00Z">
            <w:rPr>
              <w:ins w:id="11819" w:author="The Si Tran" w:date="2012-12-11T07:29:00Z"/>
              <w:b w:val="0"/>
            </w:rPr>
          </w:rPrChange>
        </w:rPr>
        <w:pPrChange w:id="11820"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821" w:author="The Si Tran" w:date="2012-12-11T07:35:00Z"/>
          <w:rFonts w:ascii="Times New Roman" w:hAnsi="Times New Roman"/>
          <w:sz w:val="26"/>
          <w:szCs w:val="26"/>
        </w:rPr>
        <w:pPrChange w:id="11822" w:author="The Si Tran" w:date="2012-12-11T07:29:00Z">
          <w:pPr>
            <w:pStyle w:val="ListParagraph"/>
            <w:numPr>
              <w:numId w:val="36"/>
            </w:numPr>
            <w:spacing w:after="160" w:line="259" w:lineRule="auto"/>
            <w:ind w:left="1440" w:hanging="360"/>
          </w:pPr>
        </w:pPrChange>
      </w:pPr>
      <w:ins w:id="11823" w:author="The Si Tran" w:date="2012-12-11T07:31:00Z">
        <w:r w:rsidRPr="0038242B">
          <w:rPr>
            <w:rFonts w:ascii="Times New Roman" w:hAnsi="Times New Roman"/>
            <w:noProof/>
            <w:sz w:val="26"/>
            <w:szCs w:val="26"/>
            <w:rPrChange w:id="11824" w:author="Unknown">
              <w:rPr>
                <w:noProof/>
              </w:rPr>
            </w:rPrChange>
          </w:rPr>
          <w:lastRenderedPageBreak/>
          <mc:AlternateContent>
            <mc:Choice Requires="wps">
              <w:drawing>
                <wp:anchor distT="0" distB="0" distL="114300" distR="114300" simplePos="0" relativeHeight="251608576" behindDoc="0" locked="0" layoutInCell="1" allowOverlap="1" wp14:anchorId="7F74A3C8" wp14:editId="0B7A6A9A">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350BDD" w:rsidRDefault="00350BDD">
                              <w:pPr>
                                <w:pStyle w:val="EquationIndex"/>
                                <w:pPrChange w:id="11825" w:author="The Si Tran" w:date="2012-12-16T10:42:00Z">
                                  <w:pPr/>
                                </w:pPrChange>
                              </w:pPr>
                              <w:ins w:id="11826" w:author="The Si Tran" w:date="2012-12-11T07:32:00Z">
                                <w:r>
                                  <w:t>Chọn giải thuật</w:t>
                                </w:r>
                              </w:ins>
                              <w:ins w:id="11827"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5" o:spid="_x0000_s1132" type="#_x0000_t202" style="position:absolute;margin-left:133.5pt;margin-top:81.75pt;width:107.25pt;height:38.25pt;z-index:25160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aY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HfW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esgWmJ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350BDD" w:rsidRDefault="00350BDD">
                        <w:pPr>
                          <w:pStyle w:val="EquationIndex"/>
                          <w:pPrChange w:id="11828" w:author="The Si Tran" w:date="2012-12-16T10:42:00Z">
                            <w:pPr/>
                          </w:pPrChange>
                        </w:pPr>
                        <w:ins w:id="11829" w:author="The Si Tran" w:date="2012-12-11T07:32:00Z">
                          <w:r>
                            <w:t>Chọn giải thuật</w:t>
                          </w:r>
                        </w:ins>
                        <w:ins w:id="11830" w:author="The Si Tran" w:date="2012-12-11T07:35:00Z">
                          <w:r>
                            <w:t xml:space="preserve"> lan truyền ngược</w:t>
                          </w:r>
                        </w:ins>
                      </w:p>
                    </w:txbxContent>
                  </v:textbox>
                  <w10:wrap anchorx="margin"/>
                </v:shape>
              </w:pict>
            </mc:Fallback>
          </mc:AlternateContent>
        </w:r>
      </w:ins>
      <w:ins w:id="11831" w:author="The Si Tran" w:date="2012-12-11T07:32:00Z">
        <w:r w:rsidRPr="0038242B">
          <w:rPr>
            <w:rFonts w:ascii="Times New Roman" w:hAnsi="Times New Roman"/>
            <w:noProof/>
            <w:sz w:val="26"/>
            <w:szCs w:val="26"/>
            <w:rPrChange w:id="11832" w:author="Unknown">
              <w:rPr>
                <w:noProof/>
              </w:rPr>
            </w:rPrChange>
          </w:rPr>
          <mc:AlternateContent>
            <mc:Choice Requires="wps">
              <w:drawing>
                <wp:anchor distT="0" distB="0" distL="114300" distR="114300" simplePos="0" relativeHeight="251643392" behindDoc="0" locked="0" layoutInCell="1" allowOverlap="1" wp14:anchorId="26511F00" wp14:editId="72584513">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350BDD" w:rsidRDefault="00350BDD">
                              <w:pPr>
                                <w:pStyle w:val="EquationIndex"/>
                                <w:pPrChange w:id="11833" w:author="The Si Tran" w:date="2012-12-16T10:42:00Z">
                                  <w:pPr/>
                                </w:pPrChange>
                              </w:pPr>
                              <w:ins w:id="11834" w:author="The Si Tran" w:date="2012-12-11T07:33:00Z">
                                <w:r>
                                  <w:t xml:space="preserve">Thông số cho </w:t>
                                </w:r>
                              </w:ins>
                              <w:ins w:id="11835" w:author="The Si Tran" w:date="2012-12-11T07:32:00Z">
                                <w:r>
                                  <w:t xml:space="preserve"> giải thuật</w:t>
                                </w:r>
                              </w:ins>
                              <w:ins w:id="11836" w:author="The Si Tran" w:date="2012-12-11T07:34:00Z">
                                <w:r>
                                  <w:t xml:space="preserve"> </w:t>
                                </w:r>
                              </w:ins>
                              <w:ins w:id="11837"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133" type="#_x0000_t202" style="position:absolute;margin-left:112.5pt;margin-top:224.25pt;width:2in;height:38.2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aSJv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350BDD" w:rsidRDefault="00350BDD">
                        <w:pPr>
                          <w:pStyle w:val="EquationIndex"/>
                          <w:pPrChange w:id="11838" w:author="The Si Tran" w:date="2012-12-16T10:42:00Z">
                            <w:pPr/>
                          </w:pPrChange>
                        </w:pPr>
                        <w:ins w:id="11839" w:author="The Si Tran" w:date="2012-12-11T07:33:00Z">
                          <w:r>
                            <w:t xml:space="preserve">Thông số cho </w:t>
                          </w:r>
                        </w:ins>
                        <w:ins w:id="11840" w:author="The Si Tran" w:date="2012-12-11T07:32:00Z">
                          <w:r>
                            <w:t xml:space="preserve"> giải thuật</w:t>
                          </w:r>
                        </w:ins>
                        <w:ins w:id="11841" w:author="The Si Tran" w:date="2012-12-11T07:34:00Z">
                          <w:r>
                            <w:t xml:space="preserve"> </w:t>
                          </w:r>
                        </w:ins>
                        <w:ins w:id="11842" w:author="The Si Tran" w:date="2012-12-11T07:35:00Z">
                          <w:r>
                            <w:t>lan truyền ngược</w:t>
                          </w:r>
                        </w:ins>
                      </w:p>
                    </w:txbxContent>
                  </v:textbox>
                  <w10:wrap anchorx="margin"/>
                </v:shape>
              </w:pict>
            </mc:Fallback>
          </mc:AlternateContent>
        </w:r>
      </w:ins>
      <w:ins w:id="11843" w:author="The Si Tran" w:date="2012-12-11T07:33:00Z">
        <w:r w:rsidRPr="0038242B">
          <w:rPr>
            <w:rFonts w:ascii="Times New Roman" w:hAnsi="Times New Roman"/>
            <w:noProof/>
            <w:sz w:val="26"/>
            <w:szCs w:val="26"/>
            <w:rPrChange w:id="11844" w:author="Unknown">
              <w:rPr>
                <w:noProof/>
              </w:rPr>
            </w:rPrChange>
          </w:rPr>
          <mc:AlternateContent>
            <mc:Choice Requires="wps">
              <w:drawing>
                <wp:anchor distT="0" distB="0" distL="114300" distR="114300" simplePos="0" relativeHeight="251665920" behindDoc="0" locked="0" layoutInCell="1" allowOverlap="1" wp14:anchorId="6C7AD123" wp14:editId="3F5ECD68">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AFCD7E" id="Straight Connector 179"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845" w:author="The Si Tran" w:date="2012-12-11T07:32:00Z">
        <w:r>
          <w:rPr>
            <w:noProof/>
          </w:rPr>
          <mc:AlternateContent>
            <mc:Choice Requires="wps">
              <w:drawing>
                <wp:anchor distT="0" distB="0" distL="114300" distR="114300" simplePos="0" relativeHeight="251642368" behindDoc="0" locked="0" layoutInCell="1" allowOverlap="1" wp14:anchorId="69B1F6E1" wp14:editId="32FAF1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D6D39A7" id="Rectangle 177" o:spid="_x0000_s1026" style="position:absolute;margin-left:354pt;margin-top:144.8pt;width:64.5pt;height:101.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846" w:author="The Si Tran" w:date="2012-12-11T07:31:00Z">
        <w:r w:rsidRPr="0038242B">
          <w:rPr>
            <w:rFonts w:ascii="Times New Roman" w:hAnsi="Times New Roman"/>
            <w:noProof/>
            <w:sz w:val="26"/>
            <w:szCs w:val="26"/>
            <w:rPrChange w:id="11847" w:author="Unknown">
              <w:rPr>
                <w:noProof/>
              </w:rPr>
            </w:rPrChange>
          </w:rPr>
          <mc:AlternateContent>
            <mc:Choice Requires="wps">
              <w:drawing>
                <wp:anchor distT="0" distB="0" distL="114300" distR="114300" simplePos="0" relativeHeight="251627008" behindDoc="0" locked="0" layoutInCell="1" allowOverlap="1" wp14:anchorId="4EAC69C6" wp14:editId="5FFCDEF3">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168669" id="Straight Connector 176" o:spid="_x0000_s1026" style="position:absolute;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07552" behindDoc="0" locked="0" layoutInCell="1" allowOverlap="1" wp14:anchorId="2E0D66F3" wp14:editId="0301E879">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53D09D5" id="Rectangle 174" o:spid="_x0000_s1026" style="position:absolute;margin-left:49.5pt;margin-top:156.8pt;width:102.75pt;height:31.5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848" w:author="The Si Tran" w:date="2012-12-11T07:45:00Z">
        <w:r w:rsidRPr="00D62B2C">
          <w:rPr>
            <w:noProof/>
          </w:rPr>
          <w:t xml:space="preserve"> </w:t>
        </w:r>
        <w:r>
          <w:rPr>
            <w:noProof/>
          </w:rPr>
          <w:drawing>
            <wp:inline distT="0" distB="0" distL="0" distR="0" wp14:anchorId="6F4A43F4" wp14:editId="7B40156A">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849" w:author="The Si Tran" w:date="2012-12-11T06:20:00Z"/>
          <w:rFonts w:ascii="Times New Roman" w:hAnsi="Times New Roman"/>
          <w:sz w:val="26"/>
          <w:szCs w:val="26"/>
          <w:rPrChange w:id="11850" w:author="The Si Tran" w:date="2012-12-11T07:08:00Z">
            <w:rPr>
              <w:ins w:id="11851" w:author="The Si Tran" w:date="2012-12-11T06:20:00Z"/>
            </w:rPr>
          </w:rPrChange>
        </w:rPr>
        <w:pPrChange w:id="11852" w:author="The Si Tran" w:date="2012-12-11T07:35:00Z">
          <w:pPr>
            <w:pStyle w:val="ListParagraph"/>
            <w:numPr>
              <w:numId w:val="36"/>
            </w:numPr>
            <w:spacing w:after="160" w:line="259" w:lineRule="auto"/>
            <w:ind w:left="1440" w:hanging="360"/>
          </w:pPr>
        </w:pPrChange>
      </w:pPr>
      <w:ins w:id="11853"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1854" w:author="The Si Tran" w:date="2012-12-11T06:20:00Z"/>
          <w:rFonts w:ascii="Times New Roman" w:hAnsi="Times New Roman"/>
          <w:rPrChange w:id="11855" w:author="The Si Tran" w:date="2012-12-11T06:24:00Z">
            <w:rPr>
              <w:ins w:id="11856"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857" w:author="The Si Tran" w:date="2012-12-11T06:20:00Z"/>
          <w:rFonts w:ascii="Times New Roman" w:hAnsi="Times New Roman"/>
          <w:sz w:val="26"/>
          <w:szCs w:val="26"/>
          <w:rPrChange w:id="11858" w:author="The Si Tran" w:date="2012-12-11T07:36:00Z">
            <w:rPr>
              <w:ins w:id="11859" w:author="The Si Tran" w:date="2012-12-11T06:20:00Z"/>
            </w:rPr>
          </w:rPrChange>
        </w:rPr>
      </w:pPr>
      <w:ins w:id="11860" w:author="The Si Tran" w:date="2012-12-11T06:20:00Z">
        <w:r w:rsidRPr="0052188A">
          <w:rPr>
            <w:rFonts w:ascii="Times New Roman" w:hAnsi="Times New Roman"/>
            <w:sz w:val="26"/>
            <w:szCs w:val="26"/>
            <w:rPrChange w:id="11861"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1862" w:author="The Si Tran" w:date="2012-12-11T06:20:00Z"/>
          <w:rFonts w:ascii="Times New Roman" w:hAnsi="Times New Roman"/>
          <w:rPrChange w:id="11863" w:author="The Si Tran" w:date="2012-12-11T06:24:00Z">
            <w:rPr>
              <w:ins w:id="11864" w:author="The Si Tran" w:date="2012-12-11T06:20:00Z"/>
            </w:rPr>
          </w:rPrChange>
        </w:rPr>
      </w:pPr>
    </w:p>
    <w:p w14:paraId="500F91EE" w14:textId="77777777" w:rsidR="00667F2E" w:rsidRDefault="00D4441E" w:rsidP="0052188A">
      <w:pPr>
        <w:pStyle w:val="ListParagraph"/>
        <w:ind w:left="0"/>
        <w:rPr>
          <w:ins w:id="11865" w:author="The Si Tran" w:date="2012-12-11T07:39:00Z"/>
          <w:rFonts w:ascii="Times New Roman" w:hAnsi="Times New Roman"/>
        </w:rPr>
      </w:pPr>
      <w:ins w:id="11866" w:author="The Si Tran" w:date="2012-12-11T07:38:00Z">
        <w:r w:rsidRPr="003C1928">
          <w:rPr>
            <w:rFonts w:ascii="Times New Roman" w:hAnsi="Times New Roman"/>
            <w:noProof/>
            <w:rPrChange w:id="11867" w:author="Unknown">
              <w:rPr>
                <w:noProof/>
              </w:rPr>
            </w:rPrChange>
          </w:rPr>
          <mc:AlternateContent>
            <mc:Choice Requires="wps">
              <w:drawing>
                <wp:anchor distT="0" distB="0" distL="114300" distR="114300" simplePos="0" relativeHeight="251713024" behindDoc="0" locked="0" layoutInCell="1" allowOverlap="1" wp14:anchorId="05AB0561" wp14:editId="64826AD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8F99B43" id="Rectangle 180" o:spid="_x0000_s1026" style="position:absolute;margin-left:49.5pt;margin-top:153.75pt;width:102.75pt;height:31.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868" w:author="Unknown">
              <w:rPr>
                <w:noProof/>
              </w:rPr>
            </w:rPrChange>
          </w:rPr>
          <mc:AlternateContent>
            <mc:Choice Requires="wps">
              <w:drawing>
                <wp:anchor distT="0" distB="0" distL="114300" distR="114300" simplePos="0" relativeHeight="251714048" behindDoc="0" locked="0" layoutInCell="1" allowOverlap="1" wp14:anchorId="7103CA9B" wp14:editId="7A4970BA">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350BDD" w:rsidRDefault="00350BDD">
                              <w:pPr>
                                <w:pStyle w:val="EquationIndex"/>
                                <w:pPrChange w:id="11869" w:author="The Si Tran" w:date="2012-12-16T10:42:00Z">
                                  <w:pPr/>
                                </w:pPrChange>
                              </w:pPr>
                              <w:ins w:id="11870" w:author="The Si Tran" w:date="2012-12-11T07:32:00Z">
                                <w:r>
                                  <w:t>Chọn giải thuật</w:t>
                                </w:r>
                              </w:ins>
                              <w:ins w:id="11871" w:author="The Si Tran" w:date="2012-12-11T07:35:00Z">
                                <w:r>
                                  <w:t xml:space="preserve"> </w:t>
                                </w:r>
                              </w:ins>
                              <w:ins w:id="11872"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134" type="#_x0000_t202" style="position:absolute;left:0;text-align:left;margin-left:133.5pt;margin-top:78.7pt;width:107.25pt;height:38.2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C3uEP7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350BDD" w:rsidRDefault="00350BDD">
                        <w:pPr>
                          <w:pStyle w:val="EquationIndex"/>
                          <w:pPrChange w:id="11873" w:author="The Si Tran" w:date="2012-12-16T10:42:00Z">
                            <w:pPr/>
                          </w:pPrChange>
                        </w:pPr>
                        <w:ins w:id="11874" w:author="The Si Tran" w:date="2012-12-11T07:32:00Z">
                          <w:r>
                            <w:t>Chọn giải thuật</w:t>
                          </w:r>
                        </w:ins>
                        <w:ins w:id="11875" w:author="The Si Tran" w:date="2012-12-11T07:35:00Z">
                          <w:r>
                            <w:t xml:space="preserve"> </w:t>
                          </w:r>
                        </w:ins>
                        <w:ins w:id="11876" w:author="The Si Tran" w:date="2012-12-11T07:40:00Z">
                          <w:r>
                            <w:t>RPROP</w:t>
                          </w:r>
                        </w:ins>
                      </w:p>
                    </w:txbxContent>
                  </v:textbox>
                  <w10:wrap anchorx="margin"/>
                </v:shape>
              </w:pict>
            </mc:Fallback>
          </mc:AlternateContent>
        </w:r>
        <w:r w:rsidRPr="003C1928">
          <w:rPr>
            <w:rFonts w:ascii="Times New Roman" w:hAnsi="Times New Roman"/>
            <w:noProof/>
            <w:rPrChange w:id="11877" w:author="Unknown">
              <w:rPr>
                <w:noProof/>
              </w:rPr>
            </w:rPrChange>
          </w:rPr>
          <mc:AlternateContent>
            <mc:Choice Requires="wps">
              <w:drawing>
                <wp:anchor distT="0" distB="0" distL="114300" distR="114300" simplePos="0" relativeHeight="251722240" behindDoc="0" locked="0" layoutInCell="1" allowOverlap="1" wp14:anchorId="1385DBFF" wp14:editId="6E76795E">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AC8DE86" id="Straight Connector 182" o:spid="_x0000_s1026" style="position:absolute;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1878" w:author="Unknown">
              <w:rPr>
                <w:noProof/>
              </w:rPr>
            </w:rPrChange>
          </w:rPr>
          <mc:AlternateContent>
            <mc:Choice Requires="wps">
              <w:drawing>
                <wp:anchor distT="0" distB="0" distL="114300" distR="114300" simplePos="0" relativeHeight="251723264" behindDoc="0" locked="0" layoutInCell="1" allowOverlap="1" wp14:anchorId="179B3922" wp14:editId="521AF74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146E930" id="Rectangle 183" o:spid="_x0000_s1026" style="position:absolute;margin-left:354pt;margin-top:141.75pt;width:64.5pt;height:101.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1879" w:author="Unknown">
              <w:rPr>
                <w:noProof/>
              </w:rPr>
            </w:rPrChange>
          </w:rPr>
          <mc:AlternateContent>
            <mc:Choice Requires="wps">
              <w:drawing>
                <wp:anchor distT="0" distB="0" distL="114300" distR="114300" simplePos="0" relativeHeight="251738624" behindDoc="0" locked="0" layoutInCell="1" allowOverlap="1" wp14:anchorId="3D60FAB2" wp14:editId="6F8CF019">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350BDD" w:rsidRDefault="00350BDD">
                              <w:pPr>
                                <w:pStyle w:val="EquationIndex"/>
                                <w:pPrChange w:id="11880" w:author="The Si Tran" w:date="2012-12-16T10:42:00Z">
                                  <w:pPr/>
                                </w:pPrChange>
                              </w:pPr>
                              <w:ins w:id="11881" w:author="The Si Tran" w:date="2012-12-11T07:33:00Z">
                                <w:r>
                                  <w:t xml:space="preserve">Thông số cho </w:t>
                                </w:r>
                              </w:ins>
                              <w:ins w:id="11882" w:author="The Si Tran" w:date="2012-12-11T07:32:00Z">
                                <w:r>
                                  <w:t xml:space="preserve"> giải thuật</w:t>
                                </w:r>
                              </w:ins>
                              <w:ins w:id="11883" w:author="The Si Tran" w:date="2012-12-11T07:34:00Z">
                                <w:r>
                                  <w:t xml:space="preserve"> </w:t>
                                </w:r>
                              </w:ins>
                              <w:ins w:id="11884"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4" o:spid="_x0000_s1135" type="#_x0000_t202" style="position:absolute;left:0;text-align:left;margin-left:112.5pt;margin-top:221.2pt;width:2in;height:38.25pt;z-index:25173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1P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aoucrlZQ7bGFPLRj&#10;GBxfKqzzDQvxnnmcO2wN3CXxDj9SA9YJOomSDfjfb90nPI4DaimpcY5LGn5tmReU6O8WB+XLYDRK&#10;g58Po/HFEA/+XLM619itWQA2zwC3luNZTPioD6L0YJ5x5czTq6hiluPbJY0HcRHb7YIri4v5PINw&#10;1B2LN/bR8eQ60Zy6+Kl5Zt51rR5xSG7hMPFs+qrjW2yytDDfRpAqj8OJ1a4AuCbyQHUrLe2h83NG&#10;nRbv7A8A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13LNT5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350BDD" w:rsidRDefault="00350BDD">
                        <w:pPr>
                          <w:pStyle w:val="EquationIndex"/>
                          <w:pPrChange w:id="11885" w:author="The Si Tran" w:date="2012-12-16T10:42:00Z">
                            <w:pPr/>
                          </w:pPrChange>
                        </w:pPr>
                        <w:ins w:id="11886" w:author="The Si Tran" w:date="2012-12-11T07:33:00Z">
                          <w:r>
                            <w:t xml:space="preserve">Thông số cho </w:t>
                          </w:r>
                        </w:ins>
                        <w:ins w:id="11887" w:author="The Si Tran" w:date="2012-12-11T07:32:00Z">
                          <w:r>
                            <w:t xml:space="preserve"> giải thuật</w:t>
                          </w:r>
                        </w:ins>
                        <w:ins w:id="11888" w:author="The Si Tran" w:date="2012-12-11T07:34:00Z">
                          <w:r>
                            <w:t xml:space="preserve"> </w:t>
                          </w:r>
                        </w:ins>
                        <w:ins w:id="11889" w:author="The Si Tran" w:date="2012-12-11T07:40:00Z">
                          <w:r>
                            <w:t>RPROP</w:t>
                          </w:r>
                        </w:ins>
                      </w:p>
                    </w:txbxContent>
                  </v:textbox>
                  <w10:wrap anchorx="margin"/>
                </v:shape>
              </w:pict>
            </mc:Fallback>
          </mc:AlternateContent>
        </w:r>
        <w:r w:rsidRPr="003C1928">
          <w:rPr>
            <w:rFonts w:ascii="Times New Roman" w:hAnsi="Times New Roman"/>
            <w:noProof/>
            <w:rPrChange w:id="11890" w:author="Unknown">
              <w:rPr>
                <w:noProof/>
              </w:rPr>
            </w:rPrChange>
          </w:rPr>
          <mc:AlternateContent>
            <mc:Choice Requires="wps">
              <w:drawing>
                <wp:anchor distT="0" distB="0" distL="114300" distR="114300" simplePos="0" relativeHeight="251739648" behindDoc="0" locked="0" layoutInCell="1" allowOverlap="1" wp14:anchorId="27EAA975" wp14:editId="0CE3EDB7">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58F58B" id="Straight Connector 185" o:spid="_x0000_s1026" style="position:absolute;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1891" w:author="The Si Tran" w:date="2012-12-11T07:46:00Z">
        <w:r w:rsidRPr="00D4441E">
          <w:rPr>
            <w:noProof/>
          </w:rPr>
          <w:t xml:space="preserve"> </w:t>
        </w:r>
        <w:r>
          <w:rPr>
            <w:noProof/>
          </w:rPr>
          <w:drawing>
            <wp:inline distT="0" distB="0" distL="0" distR="0" wp14:anchorId="21B3CF2C" wp14:editId="6091641E">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1892" w:author="The Si Tran" w:date="2012-12-11T07:39:00Z"/>
          <w:rFonts w:ascii="Times New Roman" w:hAnsi="Times New Roman"/>
          <w:sz w:val="26"/>
          <w:szCs w:val="26"/>
        </w:rPr>
      </w:pPr>
      <w:ins w:id="11893"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1894" w:author="The Si Tran" w:date="2012-12-11T06:20:00Z"/>
          <w:rFonts w:ascii="Times New Roman" w:hAnsi="Times New Roman"/>
          <w:rPrChange w:id="11895" w:author="The Si Tran" w:date="2012-12-11T06:24:00Z">
            <w:rPr>
              <w:ins w:id="11896" w:author="The Si Tran" w:date="2012-12-11T06:20:00Z"/>
            </w:rPr>
          </w:rPrChange>
        </w:rPr>
      </w:pPr>
    </w:p>
    <w:p w14:paraId="3AC6ADFC" w14:textId="77777777" w:rsidR="00667F2E" w:rsidRPr="001B545C" w:rsidRDefault="00667F2E" w:rsidP="00667F2E">
      <w:pPr>
        <w:pStyle w:val="ListParagraph"/>
        <w:rPr>
          <w:ins w:id="11897" w:author="The Si Tran" w:date="2012-12-11T06:20:00Z"/>
          <w:rFonts w:ascii="Times New Roman" w:hAnsi="Times New Roman"/>
          <w:rPrChange w:id="11898" w:author="The Si Tran" w:date="2012-12-11T06:24:00Z">
            <w:rPr>
              <w:ins w:id="11899" w:author="The Si Tran" w:date="2012-12-11T06:20:00Z"/>
            </w:rPr>
          </w:rPrChange>
        </w:rPr>
      </w:pPr>
    </w:p>
    <w:p w14:paraId="730D6D51" w14:textId="77777777" w:rsidR="00667F2E" w:rsidRDefault="00667F2E">
      <w:pPr>
        <w:pStyle w:val="ListParagraph"/>
        <w:numPr>
          <w:ilvl w:val="0"/>
          <w:numId w:val="36"/>
        </w:numPr>
        <w:rPr>
          <w:ins w:id="11900" w:author="The Si Tran" w:date="2012-12-11T07:40:00Z"/>
          <w:rFonts w:ascii="Times New Roman" w:hAnsi="Times New Roman"/>
          <w:sz w:val="26"/>
          <w:szCs w:val="26"/>
        </w:rPr>
        <w:pPrChange w:id="11901" w:author="The Si Tran" w:date="2012-12-11T07:40:00Z">
          <w:pPr>
            <w:pStyle w:val="ListParagraph"/>
          </w:pPr>
        </w:pPrChange>
      </w:pPr>
      <w:ins w:id="11902" w:author="The Si Tran" w:date="2012-12-11T06:20:00Z">
        <w:r w:rsidRPr="00AD549B">
          <w:rPr>
            <w:rFonts w:ascii="Times New Roman" w:hAnsi="Times New Roman"/>
            <w:sz w:val="26"/>
            <w:szCs w:val="26"/>
            <w:rPrChange w:id="11903" w:author="The Si Tran" w:date="2012-12-11T07:40:00Z">
              <w:rPr/>
            </w:rPrChange>
          </w:rPr>
          <w:t>Kết quả của quá trình huấn luyện</w:t>
        </w:r>
      </w:ins>
    </w:p>
    <w:p w14:paraId="6527B548" w14:textId="77777777" w:rsidR="00AD549B" w:rsidRPr="00AD549B" w:rsidRDefault="00AD549B">
      <w:pPr>
        <w:pStyle w:val="ListParagraph"/>
        <w:ind w:left="1440"/>
        <w:rPr>
          <w:ins w:id="11904" w:author="The Si Tran" w:date="2012-12-11T06:20:00Z"/>
          <w:rFonts w:ascii="Times New Roman" w:hAnsi="Times New Roman"/>
          <w:sz w:val="26"/>
          <w:szCs w:val="26"/>
          <w:rPrChange w:id="11905" w:author="The Si Tran" w:date="2012-12-11T07:40:00Z">
            <w:rPr>
              <w:ins w:id="11906" w:author="The Si Tran" w:date="2012-12-11T06:20:00Z"/>
            </w:rPr>
          </w:rPrChange>
        </w:rPr>
        <w:pPrChange w:id="11907" w:author="The Si Tran" w:date="2012-12-11T07:47:00Z">
          <w:pPr>
            <w:pStyle w:val="ListParagraph"/>
          </w:pPr>
        </w:pPrChange>
      </w:pPr>
    </w:p>
    <w:p w14:paraId="3F628AE9" w14:textId="77777777" w:rsidR="00667F2E" w:rsidRPr="001B545C" w:rsidRDefault="00667F2E" w:rsidP="00AD549B">
      <w:pPr>
        <w:pStyle w:val="ListParagraph"/>
        <w:ind w:left="0"/>
        <w:rPr>
          <w:ins w:id="11908" w:author="The Si Tran" w:date="2012-12-11T06:20:00Z"/>
          <w:rFonts w:ascii="Times New Roman" w:hAnsi="Times New Roman"/>
          <w:rPrChange w:id="11909" w:author="The Si Tran" w:date="2012-12-11T06:24:00Z">
            <w:rPr>
              <w:ins w:id="11910" w:author="The Si Tran" w:date="2012-12-11T06:20:00Z"/>
            </w:rPr>
          </w:rPrChange>
        </w:rPr>
      </w:pPr>
      <w:ins w:id="11911" w:author="The Si Tran" w:date="2012-12-11T06:20:00Z">
        <w:r w:rsidRPr="001B545C">
          <w:rPr>
            <w:rFonts w:ascii="Times New Roman" w:hAnsi="Times New Roman"/>
            <w:noProof/>
            <w:rPrChange w:id="11912" w:author="Unknown">
              <w:rPr>
                <w:noProof/>
              </w:rPr>
            </w:rPrChange>
          </w:rPr>
          <w:drawing>
            <wp:inline distT="0" distB="0" distL="0" distR="0" wp14:anchorId="79201A0C" wp14:editId="44BAAF9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1913" w:author="The Si Tran" w:date="2012-12-11T06:20:00Z"/>
          <w:rFonts w:ascii="Times New Roman" w:hAnsi="Times New Roman"/>
          <w:rPrChange w:id="11914" w:author="The Si Tran" w:date="2012-12-11T06:24:00Z">
            <w:rPr>
              <w:ins w:id="11915" w:author="The Si Tran" w:date="2012-12-11T06:20:00Z"/>
            </w:rPr>
          </w:rPrChange>
        </w:rPr>
        <w:pPrChange w:id="11916" w:author="The Si Tran" w:date="2012-12-11T07:41:00Z">
          <w:pPr>
            <w:pStyle w:val="ListParagraph"/>
          </w:pPr>
        </w:pPrChange>
      </w:pPr>
      <w:ins w:id="11917" w:author="The Si Tran" w:date="2012-12-11T06:20:00Z">
        <w:r w:rsidRPr="001B545C">
          <w:rPr>
            <w:rFonts w:ascii="Times New Roman" w:hAnsi="Times New Roman"/>
            <w:rPrChange w:id="11918"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1919" w:author="The Si Tran" w:date="2012-12-11T07:48:00Z"/>
          <w:rFonts w:ascii="Times New Roman" w:hAnsi="Times New Roman"/>
          <w:rPrChange w:id="11920" w:author="The Si Tran" w:date="2012-12-11T07:48:00Z">
            <w:rPr>
              <w:ins w:id="11921" w:author="The Si Tran" w:date="2012-12-11T07:48:00Z"/>
              <w:rFonts w:ascii="Times New Roman" w:hAnsi="Times New Roman"/>
              <w:sz w:val="26"/>
              <w:szCs w:val="26"/>
            </w:rPr>
          </w:rPrChange>
        </w:rPr>
        <w:pPrChange w:id="11922" w:author="The Si Tran" w:date="2012-12-11T07:47:00Z">
          <w:pPr>
            <w:pStyle w:val="ListParagraph"/>
          </w:pPr>
        </w:pPrChange>
      </w:pPr>
      <w:ins w:id="11923"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1924" w:author="The Si Tran" w:date="2012-12-11T07:48:00Z"/>
          <w:rFonts w:ascii="Times New Roman" w:hAnsi="Times New Roman"/>
          <w:rPrChange w:id="11925" w:author="The Si Tran" w:date="2012-12-11T07:48:00Z">
            <w:rPr>
              <w:ins w:id="11926" w:author="The Si Tran" w:date="2012-12-11T07:48:00Z"/>
              <w:rFonts w:ascii="Times New Roman" w:hAnsi="Times New Roman"/>
              <w:sz w:val="26"/>
              <w:szCs w:val="26"/>
            </w:rPr>
          </w:rPrChange>
        </w:rPr>
        <w:pPrChange w:id="11927" w:author="The Si Tran" w:date="2012-12-11T07:48:00Z">
          <w:pPr>
            <w:pStyle w:val="ListParagraph"/>
          </w:pPr>
        </w:pPrChange>
      </w:pPr>
    </w:p>
    <w:p w14:paraId="17950C99" w14:textId="1D369808" w:rsidR="00F4420F" w:rsidRPr="001B545C" w:rsidRDefault="00DC2B95">
      <w:pPr>
        <w:pStyle w:val="ListParagraph"/>
        <w:ind w:left="0"/>
        <w:rPr>
          <w:ins w:id="11928" w:author="The Si Tran" w:date="2012-12-11T06:20:00Z"/>
          <w:rFonts w:ascii="Times New Roman" w:hAnsi="Times New Roman"/>
          <w:rPrChange w:id="11929" w:author="The Si Tran" w:date="2012-12-11T06:24:00Z">
            <w:rPr>
              <w:ins w:id="11930" w:author="The Si Tran" w:date="2012-12-11T06:20:00Z"/>
            </w:rPr>
          </w:rPrChange>
        </w:rPr>
        <w:pPrChange w:id="11931" w:author="The Si Tran" w:date="2012-12-11T07:48:00Z">
          <w:pPr>
            <w:pStyle w:val="ListParagraph"/>
          </w:pPr>
        </w:pPrChange>
      </w:pPr>
      <w:ins w:id="11932" w:author="The Si Tran" w:date="2012-12-11T07:49:00Z">
        <w:r w:rsidRPr="00F4420F">
          <w:rPr>
            <w:rFonts w:ascii="Times New Roman" w:hAnsi="Times New Roman"/>
            <w:noProof/>
            <w:rPrChange w:id="11933" w:author="Unknown">
              <w:rPr>
                <w:noProof/>
              </w:rPr>
            </w:rPrChange>
          </w:rPr>
          <w:lastRenderedPageBreak/>
          <mc:AlternateContent>
            <mc:Choice Requires="wps">
              <w:drawing>
                <wp:anchor distT="0" distB="0" distL="114300" distR="114300" simplePos="0" relativeHeight="251669504" behindDoc="0" locked="0" layoutInCell="1" allowOverlap="1" wp14:anchorId="127629DE" wp14:editId="1A53C04B">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350BDD" w:rsidRDefault="00350BDD">
                              <w:pPr>
                                <w:pStyle w:val="EquationIndex"/>
                                <w:pPrChange w:id="11934" w:author="The Si Tran" w:date="2012-12-16T10:42:00Z">
                                  <w:pPr/>
                                </w:pPrChange>
                              </w:pPr>
                              <w:ins w:id="11935" w:author="The Si Tran" w:date="2012-12-11T07:49:00Z">
                                <w:r w:rsidRPr="00DC2B95">
                                  <w:rPr>
                                    <w:rStyle w:val="EquationIndexChar"/>
                                    <w:rPrChange w:id="11936"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136" type="#_x0000_t202" style="position:absolute;left:0;text-align:left;margin-left:103.6pt;margin-top:121.4pt;width:58.7pt;height:39.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" fillcolor="white [3201]" strokecolor="red" strokeweight="2.25pt">
                  <v:textbox>
                    <w:txbxContent>
                      <w:p w14:paraId="063E4D55" w14:textId="77777777" w:rsidR="00350BDD" w:rsidRDefault="00350BDD">
                        <w:pPr>
                          <w:pStyle w:val="EquationIndex"/>
                          <w:pPrChange w:id="11937" w:author="The Si Tran" w:date="2012-12-16T10:42:00Z">
                            <w:pPr/>
                          </w:pPrChange>
                        </w:pPr>
                        <w:ins w:id="11938" w:author="The Si Tran" w:date="2012-12-11T07:49:00Z">
                          <w:r w:rsidRPr="00DC2B95">
                            <w:rPr>
                              <w:rStyle w:val="EquationIndexChar"/>
                              <w:rPrChange w:id="11939"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1940" w:author="Unknown">
              <w:rPr>
                <w:noProof/>
              </w:rPr>
            </w:rPrChange>
          </w:rPr>
          <mc:AlternateContent>
            <mc:Choice Requires="wps">
              <w:drawing>
                <wp:anchor distT="0" distB="0" distL="114300" distR="114300" simplePos="0" relativeHeight="251673600" behindDoc="0" locked="0" layoutInCell="1" allowOverlap="1" wp14:anchorId="7F4701F3" wp14:editId="59E1603F">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350BDD" w:rsidRDefault="00350BDD">
                              <w:pPr>
                                <w:pStyle w:val="EquationIndex"/>
                                <w:pPrChange w:id="11941" w:author="The Si Tran" w:date="2012-12-16T10:42:00Z">
                                  <w:pPr/>
                                </w:pPrChange>
                              </w:pPr>
                              <w:ins w:id="11942" w:author="The Si Tran" w:date="2012-12-11T07:49:00Z">
                                <w:r>
                                  <w:t>Kiểm tra khả nă</w:t>
                                </w:r>
                              </w:ins>
                              <w:ins w:id="11943"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137" type="#_x0000_t202" style="position:absolute;left:0;text-align:left;margin-left:205.75pt;margin-top:125.6pt;width:102pt;height:4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ly+lw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350BDD" w:rsidRDefault="00350BDD">
                        <w:pPr>
                          <w:pStyle w:val="EquationIndex"/>
                          <w:pPrChange w:id="11944" w:author="The Si Tran" w:date="2012-12-16T10:42:00Z">
                            <w:pPr/>
                          </w:pPrChange>
                        </w:pPr>
                        <w:ins w:id="11945" w:author="The Si Tran" w:date="2012-12-11T07:49:00Z">
                          <w:r>
                            <w:t>Kiểm tra khả nă</w:t>
                          </w:r>
                        </w:ins>
                        <w:ins w:id="11946" w:author="The Si Tran" w:date="2012-12-11T07:50:00Z">
                          <w:r>
                            <w:t>ng dự đoán</w:t>
                          </w:r>
                        </w:ins>
                      </w:p>
                    </w:txbxContent>
                  </v:textbox>
                  <w10:wrap anchorx="margin"/>
                </v:shape>
              </w:pict>
            </mc:Fallback>
          </mc:AlternateContent>
        </w:r>
      </w:ins>
      <w:ins w:id="11947" w:author="The Si Tran" w:date="2012-12-11T07:50:00Z">
        <w:r w:rsidR="00F4420F" w:rsidRPr="00F4420F">
          <w:rPr>
            <w:rFonts w:ascii="Times New Roman" w:hAnsi="Times New Roman"/>
            <w:noProof/>
            <w:rPrChange w:id="11948" w:author="Unknown">
              <w:rPr>
                <w:noProof/>
              </w:rPr>
            </w:rPrChange>
          </w:rPr>
          <mc:AlternateContent>
            <mc:Choice Requires="wps">
              <w:drawing>
                <wp:anchor distT="0" distB="0" distL="114300" distR="114300" simplePos="0" relativeHeight="251675648" behindDoc="0" locked="0" layoutInCell="1" allowOverlap="1" wp14:anchorId="5564A9BB" wp14:editId="449C1168">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EEA38C" id="Straight Connector 20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1949" w:author="The Si Tran" w:date="2012-12-11T07:49:00Z">
        <w:r w:rsidR="00F4420F" w:rsidRPr="00F4420F">
          <w:rPr>
            <w:rFonts w:ascii="Times New Roman" w:hAnsi="Times New Roman"/>
            <w:noProof/>
            <w:rPrChange w:id="11950" w:author="Unknown">
              <w:rPr>
                <w:noProof/>
              </w:rPr>
            </w:rPrChange>
          </w:rPr>
          <mc:AlternateContent>
            <mc:Choice Requires="wps">
              <w:drawing>
                <wp:anchor distT="0" distB="0" distL="114300" distR="114300" simplePos="0" relativeHeight="251671552" behindDoc="0" locked="0" layoutInCell="1" allowOverlap="1" wp14:anchorId="6B3D2C26" wp14:editId="3DE12AFF">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6CBD6D" id="Rectangle 199" o:spid="_x0000_s1026" style="position:absolute;margin-left:197.25pt;margin-top:200.9pt;width:56.25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1951" w:author="Unknown">
              <w:rPr>
                <w:noProof/>
              </w:rPr>
            </w:rPrChange>
          </w:rPr>
          <mc:AlternateContent>
            <mc:Choice Requires="wps">
              <w:drawing>
                <wp:anchor distT="0" distB="0" distL="114300" distR="114300" simplePos="0" relativeHeight="251670528" behindDoc="0" locked="0" layoutInCell="1" allowOverlap="1" wp14:anchorId="67237BEB" wp14:editId="52733ED3">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5A4A5C8" id="Straight Connector 19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1952" w:author="Unknown">
              <w:rPr>
                <w:noProof/>
              </w:rPr>
            </w:rPrChange>
          </w:rPr>
          <mc:AlternateContent>
            <mc:Choice Requires="wps">
              <w:drawing>
                <wp:anchor distT="0" distB="0" distL="114300" distR="114300" simplePos="0" relativeHeight="251768320" behindDoc="0" locked="0" layoutInCell="1" allowOverlap="1" wp14:anchorId="1EF64DEE" wp14:editId="2DACFC9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4AC412C" id="Rectangle 196" o:spid="_x0000_s1026" style="position:absolute;margin-left:138pt;margin-top:200.8pt;width:56.25pt;height:25.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1953" w:author="The Si Tran" w:date="2012-12-11T07:48:00Z">
        <w:r w:rsidR="00F4420F">
          <w:rPr>
            <w:noProof/>
          </w:rPr>
          <w:drawing>
            <wp:inline distT="0" distB="0" distL="0" distR="0" wp14:anchorId="44AC1143" wp14:editId="60626DF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1954" w:author="The Si Tran" w:date="2012-12-11T06:20:00Z"/>
          <w:rFonts w:ascii="Times New Roman" w:hAnsi="Times New Roman"/>
          <w:sz w:val="26"/>
          <w:szCs w:val="26"/>
          <w:rPrChange w:id="11955" w:author="The Si Tran" w:date="2012-12-11T07:48:00Z">
            <w:rPr>
              <w:ins w:id="11956" w:author="The Si Tran" w:date="2012-12-11T06:20:00Z"/>
            </w:rPr>
          </w:rPrChange>
        </w:rPr>
      </w:pPr>
      <w:ins w:id="11957" w:author="The Si Tran" w:date="2012-12-11T06:20:00Z">
        <w:r w:rsidRPr="0090080B">
          <w:rPr>
            <w:rFonts w:ascii="Times New Roman" w:hAnsi="Times New Roman"/>
            <w:sz w:val="26"/>
            <w:szCs w:val="26"/>
            <w:rPrChange w:id="11958"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1959" w:author="The Si Tran" w:date="2012-12-11T07:51:00Z"/>
          <w:rFonts w:ascii="Times New Roman" w:hAnsi="Times New Roman"/>
        </w:rPr>
      </w:pPr>
      <w:ins w:id="11960" w:author="The Si Tran" w:date="2012-12-11T06:20:00Z">
        <w:r w:rsidRPr="001B545C">
          <w:rPr>
            <w:rFonts w:ascii="Times New Roman" w:hAnsi="Times New Roman"/>
            <w:noProof/>
            <w:rPrChange w:id="11961" w:author="Unknown">
              <w:rPr>
                <w:noProof/>
              </w:rPr>
            </w:rPrChange>
          </w:rPr>
          <w:drawing>
            <wp:inline distT="0" distB="0" distL="0" distR="0" wp14:anchorId="7B2AC025" wp14:editId="3B2273E7">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1962" w:author="The Si Tran" w:date="2012-12-11T06:20:00Z"/>
          <w:rFonts w:ascii="Times New Roman" w:hAnsi="Times New Roman"/>
          <w:sz w:val="26"/>
          <w:szCs w:val="26"/>
          <w:rPrChange w:id="11963" w:author="The Si Tran" w:date="2012-12-11T07:51:00Z">
            <w:rPr>
              <w:ins w:id="11964"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1965" w:author="The Si Tran" w:date="2012-12-11T06:20:00Z"/>
          <w:rFonts w:ascii="Times New Roman" w:hAnsi="Times New Roman"/>
          <w:sz w:val="26"/>
          <w:szCs w:val="26"/>
          <w:rPrChange w:id="11966" w:author="The Si Tran" w:date="2012-12-11T07:51:00Z">
            <w:rPr>
              <w:ins w:id="11967" w:author="The Si Tran" w:date="2012-12-11T06:20:00Z"/>
            </w:rPr>
          </w:rPrChange>
        </w:rPr>
      </w:pPr>
      <w:ins w:id="11968" w:author="The Si Tran" w:date="2012-12-11T06:20:00Z">
        <w:r w:rsidRPr="00745EDF">
          <w:rPr>
            <w:rFonts w:ascii="Times New Roman" w:hAnsi="Times New Roman"/>
            <w:sz w:val="26"/>
            <w:szCs w:val="26"/>
            <w:rPrChange w:id="11969"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1970" w:author="The Si Tran" w:date="2012-12-11T06:20:00Z"/>
          <w:rFonts w:ascii="Times New Roman" w:hAnsi="Times New Roman"/>
          <w:sz w:val="26"/>
          <w:szCs w:val="26"/>
          <w:rPrChange w:id="11971" w:author="The Si Tran" w:date="2012-12-11T07:51:00Z">
            <w:rPr>
              <w:ins w:id="11972" w:author="The Si Tran" w:date="2012-12-11T06:20:00Z"/>
            </w:rPr>
          </w:rPrChange>
        </w:rPr>
      </w:pPr>
      <w:ins w:id="11973" w:author="The Si Tran" w:date="2012-12-11T06:20:00Z">
        <w:r w:rsidRPr="00745EDF">
          <w:rPr>
            <w:rFonts w:ascii="Times New Roman" w:hAnsi="Times New Roman"/>
            <w:sz w:val="26"/>
            <w:szCs w:val="26"/>
            <w:rPrChange w:id="11974" w:author="The Si Tran" w:date="2012-12-11T07:51:00Z">
              <w:rPr/>
            </w:rPrChange>
          </w:rPr>
          <w:t>Chọn số thời đoạn cần dự báo</w:t>
        </w:r>
      </w:ins>
    </w:p>
    <w:p w14:paraId="7DC2B188" w14:textId="77777777" w:rsidR="00667F2E" w:rsidRDefault="00667F2E" w:rsidP="00667F2E">
      <w:pPr>
        <w:pStyle w:val="ListParagraph"/>
        <w:ind w:left="1440"/>
        <w:rPr>
          <w:ins w:id="11975" w:author="The Si Tran" w:date="2012-12-11T07:52:00Z"/>
          <w:rFonts w:ascii="Times New Roman" w:hAnsi="Times New Roman"/>
        </w:rPr>
      </w:pPr>
      <w:ins w:id="11976" w:author="The Si Tran" w:date="2012-12-11T06:20:00Z">
        <w:r w:rsidRPr="001B545C">
          <w:rPr>
            <w:rFonts w:ascii="Times New Roman" w:hAnsi="Times New Roman"/>
            <w:noProof/>
            <w:rPrChange w:id="11977" w:author="Unknown">
              <w:rPr>
                <w:noProof/>
              </w:rPr>
            </w:rPrChange>
          </w:rPr>
          <w:drawing>
            <wp:inline distT="0" distB="0" distL="0" distR="0" wp14:anchorId="379256B8" wp14:editId="33C53B76">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1978" w:author="The Si Tran" w:date="2012-12-11T06:20:00Z"/>
          <w:rFonts w:ascii="Times New Roman" w:hAnsi="Times New Roman"/>
          <w:rPrChange w:id="11979" w:author="The Si Tran" w:date="2012-12-11T06:24:00Z">
            <w:rPr>
              <w:ins w:id="11980" w:author="The Si Tran" w:date="2012-12-11T06:20:00Z"/>
            </w:rPr>
          </w:rPrChange>
        </w:rPr>
      </w:pPr>
    </w:p>
    <w:p w14:paraId="72939B3E" w14:textId="77777777" w:rsidR="00667F2E" w:rsidRPr="001B545C" w:rsidRDefault="00667F2E" w:rsidP="00667F2E">
      <w:pPr>
        <w:pStyle w:val="ListParagraph"/>
        <w:ind w:left="1440"/>
        <w:rPr>
          <w:ins w:id="11981" w:author="The Si Tran" w:date="2012-12-11T06:20:00Z"/>
          <w:rFonts w:ascii="Times New Roman" w:hAnsi="Times New Roman"/>
          <w:rPrChange w:id="11982" w:author="The Si Tran" w:date="2012-12-11T06:24:00Z">
            <w:rPr>
              <w:ins w:id="11983" w:author="The Si Tran" w:date="2012-12-11T06:20:00Z"/>
            </w:rPr>
          </w:rPrChange>
        </w:rPr>
      </w:pPr>
      <w:ins w:id="11984" w:author="The Si Tran" w:date="2012-12-11T06:20:00Z">
        <w:r w:rsidRPr="001B545C">
          <w:rPr>
            <w:rFonts w:ascii="Times New Roman" w:hAnsi="Times New Roman"/>
            <w:rPrChange w:id="11985" w:author="The Si Tran" w:date="2012-12-11T06:24:00Z">
              <w:rPr/>
            </w:rPrChange>
          </w:rPr>
          <w:t>Kết quả dự báo:</w:t>
        </w:r>
      </w:ins>
    </w:p>
    <w:p w14:paraId="23B796F5" w14:textId="77777777" w:rsidR="00667F2E" w:rsidRDefault="00667F2E" w:rsidP="00422906">
      <w:pPr>
        <w:pStyle w:val="ListParagraph"/>
        <w:ind w:left="0"/>
        <w:rPr>
          <w:ins w:id="11986" w:author="The Si Tran" w:date="2012-12-11T07:52:00Z"/>
          <w:rFonts w:ascii="Times New Roman" w:hAnsi="Times New Roman"/>
        </w:rPr>
      </w:pPr>
      <w:ins w:id="11987" w:author="The Si Tran" w:date="2012-12-11T06:20:00Z">
        <w:r w:rsidRPr="001B545C">
          <w:rPr>
            <w:rFonts w:ascii="Times New Roman" w:hAnsi="Times New Roman"/>
            <w:noProof/>
            <w:rPrChange w:id="11988" w:author="Unknown">
              <w:rPr>
                <w:noProof/>
              </w:rPr>
            </w:rPrChange>
          </w:rPr>
          <w:drawing>
            <wp:inline distT="0" distB="0" distL="0" distR="0" wp14:anchorId="4C8A0108" wp14:editId="3086EFD7">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1989" w:author="The Si Tran" w:date="2012-12-11T07:53:00Z"/>
          <w:rFonts w:ascii="Times New Roman" w:hAnsi="Times New Roman"/>
          <w:sz w:val="26"/>
          <w:szCs w:val="26"/>
        </w:rPr>
        <w:pPrChange w:id="11990" w:author="The Si Tran" w:date="2012-12-11T07:52:00Z">
          <w:pPr>
            <w:pStyle w:val="ListParagraph"/>
            <w:ind w:left="0"/>
          </w:pPr>
        </w:pPrChange>
      </w:pPr>
      <w:ins w:id="11991" w:author="The Si Tran" w:date="2012-12-11T07:52:00Z">
        <w:r w:rsidRPr="00422906">
          <w:rPr>
            <w:rFonts w:ascii="Times New Roman" w:hAnsi="Times New Roman"/>
            <w:sz w:val="26"/>
            <w:szCs w:val="26"/>
            <w:rPrChange w:id="11992"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1993" w:author="The Si Tran" w:date="2012-12-11T06:20:00Z"/>
          <w:rFonts w:ascii="Times New Roman" w:hAnsi="Times New Roman"/>
          <w:sz w:val="26"/>
          <w:szCs w:val="26"/>
          <w:rPrChange w:id="11994" w:author="The Si Tran" w:date="2012-12-11T07:53:00Z">
            <w:rPr>
              <w:ins w:id="11995" w:author="The Si Tran" w:date="2012-12-11T06:20:00Z"/>
            </w:rPr>
          </w:rPrChange>
        </w:rPr>
        <w:pPrChange w:id="11996"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1997" w:author="The Si Tran" w:date="2012-12-11T06:20:00Z"/>
          <w:rFonts w:ascii="Times New Roman" w:hAnsi="Times New Roman"/>
          <w:sz w:val="26"/>
          <w:szCs w:val="26"/>
          <w:rPrChange w:id="11998" w:author="The Si Tran" w:date="2012-12-11T07:53:00Z">
            <w:rPr>
              <w:ins w:id="11999" w:author="The Si Tran" w:date="2012-12-11T06:20:00Z"/>
            </w:rPr>
          </w:rPrChange>
        </w:rPr>
      </w:pPr>
      <w:ins w:id="12000" w:author="The Si Tran" w:date="2012-12-11T06:20:00Z">
        <w:r w:rsidRPr="00422906">
          <w:rPr>
            <w:rFonts w:ascii="Times New Roman" w:hAnsi="Times New Roman"/>
            <w:sz w:val="26"/>
            <w:szCs w:val="26"/>
            <w:rPrChange w:id="12001"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002" w:author="The Si Tran" w:date="2012-12-11T06:20:00Z"/>
          <w:rFonts w:ascii="Times New Roman" w:hAnsi="Times New Roman"/>
          <w:sz w:val="26"/>
          <w:szCs w:val="26"/>
          <w:rPrChange w:id="12003" w:author="The Si Tran" w:date="2012-12-11T07:53:00Z">
            <w:rPr>
              <w:ins w:id="12004" w:author="The Si Tran" w:date="2012-12-11T06:20:00Z"/>
            </w:rPr>
          </w:rPrChange>
        </w:rPr>
      </w:pPr>
      <w:ins w:id="12005" w:author="The Si Tran" w:date="2012-12-11T06:20:00Z">
        <w:r w:rsidRPr="00422906">
          <w:rPr>
            <w:rFonts w:ascii="Times New Roman" w:hAnsi="Times New Roman"/>
            <w:sz w:val="26"/>
            <w:szCs w:val="26"/>
            <w:rPrChange w:id="12006"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007" w:author="The Si Tran" w:date="2012-12-11T07:54:00Z"/>
        </w:rPr>
        <w:pPrChange w:id="12008" w:author="The Si Tran" w:date="2012-12-11T07:54:00Z">
          <w:pPr>
            <w:pStyle w:val="ListParagraph"/>
          </w:pPr>
        </w:pPrChange>
      </w:pPr>
      <w:ins w:id="12009" w:author="The Si Tran" w:date="2012-12-11T07:53:00Z">
        <w:r>
          <w:t>Dự báo</w:t>
        </w:r>
      </w:ins>
    </w:p>
    <w:p w14:paraId="3216EB82" w14:textId="77777777" w:rsidR="004833CB" w:rsidRPr="00097101" w:rsidRDefault="004833CB">
      <w:pPr>
        <w:pStyle w:val="NoSpacing"/>
        <w:numPr>
          <w:ilvl w:val="0"/>
          <w:numId w:val="41"/>
        </w:numPr>
        <w:rPr>
          <w:ins w:id="12010" w:author="The Si Tran" w:date="2012-12-11T06:20:00Z"/>
        </w:rPr>
        <w:pPrChange w:id="12011" w:author="The Si Tran" w:date="2012-12-11T07:54:00Z">
          <w:pPr>
            <w:pStyle w:val="ListParagraph"/>
          </w:pPr>
        </w:pPrChange>
      </w:pPr>
      <w:ins w:id="12012" w:author="The Si Tran" w:date="2012-12-11T07:54:00Z">
        <w:r>
          <w:t>Kiểm tra mô hình kết hợp</w:t>
        </w:r>
      </w:ins>
    </w:p>
    <w:p w14:paraId="3455B1D2" w14:textId="77777777" w:rsidR="00667F2E" w:rsidRPr="004833CB" w:rsidRDefault="00667F2E" w:rsidP="00667F2E">
      <w:pPr>
        <w:pStyle w:val="ListParagraph"/>
        <w:ind w:left="1080"/>
        <w:rPr>
          <w:ins w:id="12013" w:author="The Si Tran" w:date="2012-12-11T06:20:00Z"/>
          <w:rFonts w:ascii="Times New Roman" w:hAnsi="Times New Roman"/>
          <w:sz w:val="26"/>
          <w:szCs w:val="26"/>
          <w:rPrChange w:id="12014" w:author="The Si Tran" w:date="2012-12-11T07:54:00Z">
            <w:rPr>
              <w:ins w:id="12015" w:author="The Si Tran" w:date="2012-12-11T06:20:00Z"/>
            </w:rPr>
          </w:rPrChange>
        </w:rPr>
      </w:pPr>
      <w:ins w:id="12016" w:author="The Si Tran" w:date="2012-12-11T06:20:00Z">
        <w:r w:rsidRPr="004833CB">
          <w:rPr>
            <w:rFonts w:ascii="Times New Roman" w:hAnsi="Times New Roman"/>
            <w:sz w:val="26"/>
            <w:szCs w:val="26"/>
            <w:rPrChange w:id="12017"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018" w:author="The Si Tran" w:date="2012-12-11T07:59:00Z"/>
          <w:rFonts w:ascii="Times New Roman" w:hAnsi="Times New Roman"/>
        </w:rPr>
      </w:pPr>
      <w:ins w:id="12019" w:author="The Si Tran" w:date="2012-12-11T06:20:00Z">
        <w:r w:rsidRPr="001B545C">
          <w:rPr>
            <w:rFonts w:ascii="Times New Roman" w:hAnsi="Times New Roman"/>
            <w:noProof/>
            <w:rPrChange w:id="12020" w:author="Unknown">
              <w:rPr>
                <w:noProof/>
              </w:rPr>
            </w:rPrChange>
          </w:rPr>
          <mc:AlternateContent>
            <mc:Choice Requires="wps">
              <w:drawing>
                <wp:anchor distT="0" distB="0" distL="114300" distR="114300" simplePos="0" relativeHeight="251542016" behindDoc="0" locked="0" layoutInCell="1" allowOverlap="1" wp14:anchorId="419359FF" wp14:editId="43ABDA01">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350BDD" w:rsidRDefault="00350BDD"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138" type="#_x0000_t202" style="position:absolute;left:0;text-align:left;margin-left:116.25pt;margin-top:90pt;width:117pt;height:36.7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d9r6yg2mMLeWiH&#10;MDi+VFjnGxbiPfM4ddgauEniHX6kBqwTdBIlG/B/3rtPeBwG1FJS4xSXNPzeMi8o0d8tjsl0OB6n&#10;sc+H8eRshAd/rFkda+zWXAE2zxB3luNZTPioe1F6ME+4cBbpVVQxy/HtksZevIrtbsGFxcVikUE4&#10;6I7FG/vgeHKdaE5d/Ng8Me+6Vo84JLfQzzubver4FpssLSy2EaTK45CIblntCoBLIg9Ut9DSFjo+&#10;Z9Tz2p3/BQ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j/hz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350BDD" w:rsidRDefault="00350BDD" w:rsidP="00667F2E">
                        <w:r>
                          <w:t>Kiểm tra mô hình</w:t>
                        </w:r>
                      </w:p>
                    </w:txbxContent>
                  </v:textbox>
                </v:shape>
              </w:pict>
            </mc:Fallback>
          </mc:AlternateContent>
        </w:r>
        <w:r w:rsidRPr="001B545C">
          <w:rPr>
            <w:rFonts w:ascii="Times New Roman" w:hAnsi="Times New Roman"/>
            <w:noProof/>
            <w:rPrChange w:id="12021" w:author="Unknown">
              <w:rPr>
                <w:noProof/>
              </w:rPr>
            </w:rPrChange>
          </w:rPr>
          <mc:AlternateContent>
            <mc:Choice Requires="wps">
              <w:drawing>
                <wp:anchor distT="0" distB="0" distL="114300" distR="114300" simplePos="0" relativeHeight="251540992" behindDoc="0" locked="0" layoutInCell="1" allowOverlap="1" wp14:anchorId="3B978055" wp14:editId="32D73C78">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350BDD" w:rsidRDefault="00350B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24" o:spid="_x0000_s1139" type="#_x0000_t47" style="position:absolute;left:0;text-align:left;margin-left:217.5pt;margin-top:39.75pt;width:60pt;height:20.25pt;z-index:25154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D4CMHF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350BDD" w:rsidRDefault="00350BDD" w:rsidP="00667F2E">
                        <w:pPr>
                          <w:jc w:val="center"/>
                        </w:pPr>
                      </w:p>
                    </w:txbxContent>
                  </v:textbox>
                  <o:callout v:ext="edit" minusy="t"/>
                </v:shape>
              </w:pict>
            </mc:Fallback>
          </mc:AlternateContent>
        </w:r>
        <w:r w:rsidR="00667F2E" w:rsidRPr="001B545C">
          <w:rPr>
            <w:rFonts w:ascii="Times New Roman" w:hAnsi="Times New Roman"/>
            <w:noProof/>
            <w:rPrChange w:id="12022" w:author="Unknown">
              <w:rPr>
                <w:noProof/>
              </w:rPr>
            </w:rPrChange>
          </w:rPr>
          <w:drawing>
            <wp:inline distT="0" distB="0" distL="0" distR="0" wp14:anchorId="6184D586" wp14:editId="063794D9">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023" w:author="The Si Tran" w:date="2012-12-11T07:59:00Z"/>
          <w:rFonts w:ascii="Times New Roman" w:hAnsi="Times New Roman"/>
        </w:rPr>
      </w:pPr>
    </w:p>
    <w:p w14:paraId="2398A1DA" w14:textId="77777777" w:rsidR="00BF62DE" w:rsidRDefault="00BF62DE" w:rsidP="00BF62DE">
      <w:pPr>
        <w:pStyle w:val="ListParagraph"/>
        <w:ind w:left="0"/>
        <w:rPr>
          <w:ins w:id="12024" w:author="The Si Tran" w:date="2012-12-11T07:59:00Z"/>
          <w:rFonts w:ascii="Times New Roman" w:hAnsi="Times New Roman"/>
        </w:rPr>
      </w:pPr>
    </w:p>
    <w:p w14:paraId="3185EAA8" w14:textId="77777777" w:rsidR="00BF62DE" w:rsidRDefault="00BF62DE" w:rsidP="00BF62DE">
      <w:pPr>
        <w:pStyle w:val="ListParagraph"/>
        <w:ind w:left="0"/>
        <w:rPr>
          <w:ins w:id="12025" w:author="The Si Tran" w:date="2012-12-11T07:59:00Z"/>
          <w:rFonts w:ascii="Times New Roman" w:hAnsi="Times New Roman"/>
        </w:rPr>
      </w:pPr>
      <w:ins w:id="12026" w:author="The Si Tran" w:date="2012-12-11T07:59:00Z">
        <w:r>
          <w:rPr>
            <w:noProof/>
          </w:rPr>
          <w:lastRenderedPageBreak/>
          <w:drawing>
            <wp:inline distT="0" distB="0" distL="0" distR="0" wp14:anchorId="6B725F63" wp14:editId="1D5606BA">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027" w:author="The Si Tran" w:date="2012-12-11T07:56:00Z"/>
          <w:rFonts w:ascii="Times New Roman" w:hAnsi="Times New Roman"/>
          <w:sz w:val="26"/>
          <w:szCs w:val="26"/>
          <w:rPrChange w:id="12028" w:author="The Si Tran" w:date="2012-12-11T07:59:00Z">
            <w:rPr>
              <w:ins w:id="12029" w:author="The Si Tran" w:date="2012-12-11T07:56:00Z"/>
              <w:rFonts w:ascii="Times New Roman" w:hAnsi="Times New Roman"/>
            </w:rPr>
          </w:rPrChange>
        </w:rPr>
        <w:pPrChange w:id="12030" w:author="The Si Tran" w:date="2012-12-11T07:59:00Z">
          <w:pPr>
            <w:pStyle w:val="ListParagraph"/>
            <w:ind w:left="0"/>
          </w:pPr>
        </w:pPrChange>
      </w:pPr>
      <w:ins w:id="12031" w:author="The Si Tran" w:date="2012-12-11T07:59:00Z">
        <w:r w:rsidRPr="003C0DE2">
          <w:rPr>
            <w:rFonts w:ascii="Times New Roman" w:hAnsi="Times New Roman"/>
            <w:sz w:val="26"/>
            <w:szCs w:val="26"/>
            <w:rPrChange w:id="12032"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033" w:author="The Si Tran" w:date="2012-12-11T06:20:00Z"/>
          <w:rFonts w:ascii="Times New Roman" w:hAnsi="Times New Roman"/>
          <w:rPrChange w:id="12034" w:author="The Si Tran" w:date="2012-12-11T06:24:00Z">
            <w:rPr>
              <w:ins w:id="12035"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036" w:author="The Si Tran" w:date="2012-12-11T07:55:00Z"/>
          <w:rFonts w:ascii="Times New Roman" w:hAnsi="Times New Roman"/>
          <w:sz w:val="26"/>
          <w:szCs w:val="26"/>
          <w:rPrChange w:id="12037" w:author="The Si Tran" w:date="2012-12-11T07:56:00Z">
            <w:rPr>
              <w:ins w:id="12038" w:author="The Si Tran" w:date="2012-12-11T07:55:00Z"/>
              <w:rFonts w:ascii="Times New Roman" w:hAnsi="Times New Roman"/>
            </w:rPr>
          </w:rPrChange>
        </w:rPr>
        <w:pPrChange w:id="12039" w:author="The Si Tran" w:date="2012-12-11T07:56:00Z">
          <w:pPr>
            <w:pStyle w:val="ListParagraph"/>
            <w:numPr>
              <w:numId w:val="38"/>
            </w:numPr>
            <w:spacing w:after="160" w:line="259" w:lineRule="auto"/>
            <w:ind w:left="1080" w:hanging="360"/>
          </w:pPr>
        </w:pPrChange>
      </w:pPr>
      <w:ins w:id="12040" w:author="The Si Tran" w:date="2012-12-11T06:20:00Z">
        <w:r w:rsidRPr="00BF62DE">
          <w:rPr>
            <w:rFonts w:ascii="Times New Roman" w:hAnsi="Times New Roman"/>
            <w:sz w:val="26"/>
            <w:szCs w:val="26"/>
            <w:rPrChange w:id="12041"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042" w:author="The Si Tran" w:date="2012-12-11T06:20:00Z"/>
          <w:rFonts w:ascii="Times New Roman" w:hAnsi="Times New Roman"/>
          <w:rPrChange w:id="12043" w:author="The Si Tran" w:date="2012-12-11T06:24:00Z">
            <w:rPr>
              <w:ins w:id="12044" w:author="The Si Tran" w:date="2012-12-11T06:20:00Z"/>
            </w:rPr>
          </w:rPrChange>
        </w:rPr>
        <w:pPrChange w:id="12045"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046" w:author="The Si Tran" w:date="2012-12-11T06:20:00Z"/>
          <w:rFonts w:ascii="Times New Roman" w:hAnsi="Times New Roman"/>
          <w:rPrChange w:id="12047" w:author="The Si Tran" w:date="2012-12-11T06:24:00Z">
            <w:rPr>
              <w:ins w:id="12048" w:author="The Si Tran" w:date="2012-12-11T06:20:00Z"/>
            </w:rPr>
          </w:rPrChange>
        </w:rPr>
      </w:pPr>
      <w:ins w:id="12049" w:author="The Si Tran" w:date="2012-12-11T06:20:00Z">
        <w:r w:rsidRPr="001B545C">
          <w:rPr>
            <w:rFonts w:ascii="Times New Roman" w:hAnsi="Times New Roman"/>
            <w:noProof/>
            <w:rPrChange w:id="12050" w:author="Unknown">
              <w:rPr>
                <w:noProof/>
              </w:rPr>
            </w:rPrChange>
          </w:rPr>
          <w:lastRenderedPageBreak/>
          <mc:AlternateContent>
            <mc:Choice Requires="wps">
              <w:drawing>
                <wp:anchor distT="0" distB="0" distL="114300" distR="114300" simplePos="0" relativeHeight="251547136" behindDoc="0" locked="0" layoutInCell="1" allowOverlap="1" wp14:anchorId="3EDEB21A" wp14:editId="084CC266">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350BDD" w:rsidRDefault="00350BDD"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140" type="#_x0000_t202" style="position:absolute;left:0;text-align:left;margin-left:62.25pt;margin-top:89.45pt;width:63.75pt;height:33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B1Z3hj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350BDD" w:rsidRDefault="00350BDD" w:rsidP="00667F2E">
                        <w:r>
                          <w:t>Dự đoán</w:t>
                        </w:r>
                      </w:p>
                    </w:txbxContent>
                  </v:textbox>
                </v:shape>
              </w:pict>
            </mc:Fallback>
          </mc:AlternateContent>
        </w:r>
        <w:r w:rsidRPr="001B545C">
          <w:rPr>
            <w:rFonts w:ascii="Times New Roman" w:hAnsi="Times New Roman"/>
            <w:noProof/>
            <w:rPrChange w:id="12051" w:author="Unknown">
              <w:rPr>
                <w:noProof/>
              </w:rPr>
            </w:rPrChange>
          </w:rPr>
          <mc:AlternateContent>
            <mc:Choice Requires="wps">
              <w:drawing>
                <wp:anchor distT="0" distB="0" distL="114300" distR="114300" simplePos="0" relativeHeight="251543040" behindDoc="0" locked="0" layoutInCell="1" allowOverlap="1" wp14:anchorId="00D386CF" wp14:editId="03CA78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350BDD" w:rsidRDefault="00350B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30" o:spid="_x0000_s1141" type="#_x0000_t47" style="position:absolute;left:0;text-align:left;margin-left:146.25pt;margin-top:40.45pt;width:60pt;height:20.25pt;z-index:25154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Fn5g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" adj="-15570,50700" filled="f" strokecolor="red" strokeweight="2pt">
                  <v:textbox>
                    <w:txbxContent>
                      <w:p w14:paraId="392961F1" w14:textId="77777777" w:rsidR="00350BDD" w:rsidRDefault="00350BDD" w:rsidP="00667F2E">
                        <w:pPr>
                          <w:jc w:val="center"/>
                        </w:pPr>
                      </w:p>
                    </w:txbxContent>
                  </v:textbox>
                  <o:callout v:ext="edit" minusy="t"/>
                </v:shape>
              </w:pict>
            </mc:Fallback>
          </mc:AlternateContent>
        </w:r>
        <w:r w:rsidR="00667F2E" w:rsidRPr="001B545C">
          <w:rPr>
            <w:rFonts w:ascii="Times New Roman" w:hAnsi="Times New Roman"/>
            <w:noProof/>
            <w:rPrChange w:id="12052" w:author="Unknown">
              <w:rPr>
                <w:noProof/>
              </w:rPr>
            </w:rPrChange>
          </w:rPr>
          <mc:AlternateContent>
            <mc:Choice Requires="wps">
              <w:drawing>
                <wp:anchor distT="0" distB="0" distL="114300" distR="114300" simplePos="0" relativeHeight="251550208" behindDoc="0" locked="0" layoutInCell="1" allowOverlap="1" wp14:anchorId="3F6F5102" wp14:editId="09856D55">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2BD033" id="Straight Arrow Connector 127" o:spid="_x0000_s1026" type="#_x0000_t32" style="position:absolute;margin-left:422.25pt;margin-top:230.2pt;width:22.5pt;height:61.5pt;flip:x;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053" w:author="Unknown">
              <w:rPr>
                <w:noProof/>
              </w:rPr>
            </w:rPrChange>
          </w:rPr>
          <mc:AlternateContent>
            <mc:Choice Requires="wps">
              <w:drawing>
                <wp:anchor distT="0" distB="0" distL="114300" distR="114300" simplePos="0" relativeHeight="251548160" behindDoc="0" locked="0" layoutInCell="1" allowOverlap="1" wp14:anchorId="4E62179D" wp14:editId="5EC0047C">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20E1295" id="Straight Arrow Connector 128" o:spid="_x0000_s1026" type="#_x0000_t32" style="position:absolute;margin-left:105.75pt;margin-top:229.45pt;width:13.5pt;height:65.25pt;z-index:2515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054" w:author="Unknown">
              <w:rPr>
                <w:noProof/>
              </w:rPr>
            </w:rPrChange>
          </w:rPr>
          <w:drawing>
            <wp:inline distT="0" distB="0" distL="0" distR="0" wp14:anchorId="7FB50EBD" wp14:editId="0778E224">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055" w:author="The Si Tran" w:date="2012-12-11T06:20:00Z"/>
        </w:rPr>
      </w:pPr>
      <w:ins w:id="12056" w:author="The Si Tran" w:date="2012-12-11T06:20:00Z">
        <w:r w:rsidRPr="001B545C">
          <w:rPr>
            <w:noProof/>
            <w:rPrChange w:id="12057" w:author="Unknown">
              <w:rPr>
                <w:rFonts w:ascii="Calibri" w:eastAsia="Calibri" w:hAnsi="Calibri"/>
                <w:noProof/>
                <w:sz w:val="22"/>
              </w:rPr>
            </w:rPrChange>
          </w:rPr>
          <mc:AlternateContent>
            <mc:Choice Requires="wps">
              <w:drawing>
                <wp:anchor distT="0" distB="0" distL="114300" distR="114300" simplePos="0" relativeHeight="251554304" behindDoc="0" locked="0" layoutInCell="1" allowOverlap="1" wp14:anchorId="7BE96E7A" wp14:editId="4388316E">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350BDD" w:rsidRDefault="00350BDD"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142" type="#_x0000_t202" style="position:absolute;left:0;text-align:left;margin-left:98.05pt;margin-top:20.45pt;width:149.25pt;height:33pt;z-index:251554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FGSeSW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350BDD" w:rsidRDefault="00350BDD"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058" w:author="The Si Tran" w:date="2012-12-11T06:20:00Z"/>
        </w:rPr>
      </w:pPr>
      <w:ins w:id="12059" w:author="The Si Tran" w:date="2012-12-11T06:20:00Z">
        <w:r w:rsidRPr="001B545C">
          <w:rPr>
            <w:noProof/>
            <w:rPrChange w:id="12060" w:author="Unknown">
              <w:rPr>
                <w:rFonts w:ascii="Calibri" w:eastAsia="Calibri" w:hAnsi="Calibri"/>
                <w:noProof/>
                <w:sz w:val="22"/>
              </w:rPr>
            </w:rPrChange>
          </w:rPr>
          <mc:AlternateContent>
            <mc:Choice Requires="wps">
              <w:drawing>
                <wp:anchor distT="0" distB="0" distL="114300" distR="114300" simplePos="0" relativeHeight="251549184" behindDoc="0" locked="0" layoutInCell="1" allowOverlap="1" wp14:anchorId="4C4C90C5" wp14:editId="5ADD2532">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350BDD" w:rsidRDefault="00350BDD"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143" type="#_x0000_t202" style="position:absolute;left:0;text-align:left;margin-left:94.5pt;margin-top:1pt;width:149.25pt;height:29.2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EZ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bkvO+VNZQHbCEH&#10;7Rh6y5cK63zLfHhgDucOuwZ3SbjHj9SAdYJOomQL7vdb9xGP44BaSmqc44L6XzvmBCX6m8FBuRyM&#10;RnHw02E0vhjiwZ1q1qcas6uuAZtngFvL8iRGfNC9KB1UT7hyFvFVVDHD8e2Chl68Du12wZXFxWKR&#10;QDjqloVb82h5dB1pjl28ap6Ys12rBxySO+gnnk1fdXyLjZYGFrsAUqVxiES3rHYFwDWRBqpbaXEP&#10;nZ4T6nnxzv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BC5BGZ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350BDD" w:rsidRDefault="00350BDD" w:rsidP="00667F2E">
                        <w:r>
                          <w:t>Đồ thị các giá trị dự đoán</w:t>
                        </w:r>
                      </w:p>
                    </w:txbxContent>
                  </v:textbox>
                </v:shape>
              </w:pict>
            </mc:Fallback>
          </mc:AlternateContent>
        </w:r>
      </w:ins>
    </w:p>
    <w:p w14:paraId="126C25BD" w14:textId="77777777" w:rsidR="00667F2E" w:rsidRPr="001B545C" w:rsidRDefault="00667F2E" w:rsidP="00667F2E">
      <w:pPr>
        <w:rPr>
          <w:ins w:id="12061" w:author="The Si Tran" w:date="2012-12-11T06:20:00Z"/>
        </w:rPr>
      </w:pPr>
    </w:p>
    <w:p w14:paraId="59F0763C" w14:textId="77777777" w:rsidR="00667F2E" w:rsidRPr="00C64004" w:rsidRDefault="00667F2E">
      <w:pPr>
        <w:jc w:val="center"/>
        <w:rPr>
          <w:b/>
          <w:rPrChange w:id="12062" w:author="The Si Tran" w:date="2012-12-11T06:18:00Z">
            <w:rPr>
              <w:szCs w:val="26"/>
            </w:rPr>
          </w:rPrChange>
        </w:rPr>
        <w:pPrChange w:id="12063"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064"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29" w:author="The Si Tran" w:date="2012-12-14T05:08:00Z" w:initials="TST">
    <w:p w14:paraId="64E74DE2" w14:textId="77777777" w:rsidR="00350BDD" w:rsidRDefault="00350BDD">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CF56D2" w14:textId="77777777" w:rsidR="005F1D9C" w:rsidRDefault="005F1D9C" w:rsidP="00AC1CB4">
      <w:pPr>
        <w:spacing w:before="0" w:line="240" w:lineRule="auto"/>
      </w:pPr>
      <w:r>
        <w:separator/>
      </w:r>
    </w:p>
    <w:p w14:paraId="4542B1FF" w14:textId="77777777" w:rsidR="005F1D9C" w:rsidRDefault="005F1D9C"/>
  </w:endnote>
  <w:endnote w:type="continuationSeparator" w:id="0">
    <w:p w14:paraId="3D74EA3C" w14:textId="77777777" w:rsidR="005F1D9C" w:rsidRDefault="005F1D9C" w:rsidP="00AC1CB4">
      <w:pPr>
        <w:spacing w:before="0" w:line="240" w:lineRule="auto"/>
      </w:pPr>
      <w:r>
        <w:continuationSeparator/>
      </w:r>
    </w:p>
    <w:p w14:paraId="494AD9C9" w14:textId="77777777" w:rsidR="005F1D9C" w:rsidRDefault="005F1D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612" w:author="The Si Tran" w:date="2012-12-12T13:36:00Z"/>
  <w:sdt>
    <w:sdtPr>
      <w:id w:val="-908844875"/>
      <w:docPartObj>
        <w:docPartGallery w:val="Page Numbers (Bottom of Page)"/>
        <w:docPartUnique/>
      </w:docPartObj>
    </w:sdtPr>
    <w:sdtEndPr>
      <w:rPr>
        <w:noProof/>
      </w:rPr>
    </w:sdtEndPr>
    <w:sdtContent>
      <w:customXmlInsRangeEnd w:id="612"/>
      <w:p w14:paraId="17267F96" w14:textId="77777777" w:rsidR="00350BDD" w:rsidRDefault="00350BDD">
        <w:pPr>
          <w:pStyle w:val="Footer"/>
          <w:jc w:val="center"/>
          <w:rPr>
            <w:ins w:id="613" w:author="The Si Tran" w:date="2012-12-12T13:36:00Z"/>
          </w:rPr>
        </w:pPr>
        <w:ins w:id="614" w:author="The Si Tran" w:date="2012-12-12T13:36:00Z">
          <w:r>
            <w:fldChar w:fldCharType="begin"/>
          </w:r>
          <w:r>
            <w:instrText xml:space="preserve"> PAGE   \* MERGEFORMAT </w:instrText>
          </w:r>
          <w:r>
            <w:fldChar w:fldCharType="separate"/>
          </w:r>
        </w:ins>
        <w:r w:rsidR="001B34D3">
          <w:rPr>
            <w:noProof/>
          </w:rPr>
          <w:t>75</w:t>
        </w:r>
        <w:ins w:id="615" w:author="The Si Tran" w:date="2012-12-12T13:36:00Z">
          <w:r>
            <w:rPr>
              <w:noProof/>
            </w:rPr>
            <w:fldChar w:fldCharType="end"/>
          </w:r>
        </w:ins>
      </w:p>
      <w:customXmlInsRangeStart w:id="616" w:author="The Si Tran" w:date="2012-12-12T13:36:00Z"/>
    </w:sdtContent>
  </w:sdt>
  <w:customXmlInsRangeEnd w:id="616"/>
  <w:p w14:paraId="3AF94941" w14:textId="77777777" w:rsidR="00350BDD" w:rsidRDefault="00350B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1D827" w14:textId="2435218A" w:rsidR="00350BDD" w:rsidRDefault="00350BDD">
    <w:pPr>
      <w:pStyle w:val="Footer"/>
      <w:jc w:val="center"/>
      <w:rPr>
        <w:ins w:id="11283" w:author="The Si Tran" w:date="2012-12-14T06:50:00Z"/>
      </w:rPr>
    </w:pPr>
    <w:ins w:id="11284" w:author="The Si Tran" w:date="2012-12-14T06:50:00Z">
      <w:r>
        <w:t>A.</w:t>
      </w:r>
    </w:ins>
    <w:customXmlInsRangeStart w:id="11285" w:author="The Si Tran" w:date="2012-12-14T06:50:00Z"/>
    <w:sdt>
      <w:sdtPr>
        <w:id w:val="1504550065"/>
        <w:docPartObj>
          <w:docPartGallery w:val="Page Numbers (Bottom of Page)"/>
          <w:docPartUnique/>
        </w:docPartObj>
      </w:sdtPr>
      <w:sdtEndPr>
        <w:rPr>
          <w:noProof/>
        </w:rPr>
      </w:sdtEndPr>
      <w:sdtContent>
        <w:customXmlInsRangeEnd w:id="11285"/>
        <w:ins w:id="11286" w:author="The Si Tran" w:date="2012-12-14T06:50:00Z">
          <w:r>
            <w:fldChar w:fldCharType="begin"/>
          </w:r>
          <w:r>
            <w:instrText xml:space="preserve"> PAGE   \* MERGEFORMAT </w:instrText>
          </w:r>
          <w:r>
            <w:fldChar w:fldCharType="separate"/>
          </w:r>
        </w:ins>
        <w:r w:rsidR="00271541">
          <w:rPr>
            <w:noProof/>
          </w:rPr>
          <w:t>2</w:t>
        </w:r>
        <w:ins w:id="11287" w:author="The Si Tran" w:date="2012-12-14T06:50:00Z">
          <w:r>
            <w:rPr>
              <w:noProof/>
            </w:rPr>
            <w:fldChar w:fldCharType="end"/>
          </w:r>
        </w:ins>
        <w:customXmlInsRangeStart w:id="11288" w:author="The Si Tran" w:date="2012-12-14T06:50:00Z"/>
      </w:sdtContent>
    </w:sdt>
    <w:customXmlInsRangeEnd w:id="11288"/>
  </w:p>
  <w:p w14:paraId="2B5B527C" w14:textId="77777777" w:rsidR="00350BDD" w:rsidRDefault="00350B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07954" w14:textId="5DF83C9C" w:rsidR="00350BDD" w:rsidRDefault="00350BDD">
    <w:pPr>
      <w:pStyle w:val="Footer"/>
      <w:jc w:val="center"/>
      <w:rPr>
        <w:ins w:id="11420" w:author="The Si Tran" w:date="2012-12-14T06:50:00Z"/>
      </w:rPr>
    </w:pPr>
    <w:ins w:id="11421" w:author="The Si Tran" w:date="2012-12-14T06:50:00Z">
      <w:r>
        <w:t>C.</w:t>
      </w:r>
    </w:ins>
    <w:customXmlInsRangeStart w:id="11422" w:author="The Si Tran" w:date="2012-12-14T06:50:00Z"/>
    <w:sdt>
      <w:sdtPr>
        <w:id w:val="280921923"/>
        <w:docPartObj>
          <w:docPartGallery w:val="Page Numbers (Bottom of Page)"/>
          <w:docPartUnique/>
        </w:docPartObj>
      </w:sdtPr>
      <w:sdtEndPr>
        <w:rPr>
          <w:noProof/>
        </w:rPr>
      </w:sdtEndPr>
      <w:sdtContent>
        <w:customXmlInsRangeEnd w:id="11422"/>
        <w:ins w:id="11423" w:author="The Si Tran" w:date="2012-12-14T06:50:00Z">
          <w:r>
            <w:fldChar w:fldCharType="begin"/>
          </w:r>
          <w:r>
            <w:instrText xml:space="preserve"> PAGE   \* MERGEFORMAT </w:instrText>
          </w:r>
          <w:r>
            <w:fldChar w:fldCharType="separate"/>
          </w:r>
        </w:ins>
        <w:r w:rsidR="00271541">
          <w:rPr>
            <w:noProof/>
          </w:rPr>
          <w:t>16</w:t>
        </w:r>
        <w:ins w:id="11424" w:author="The Si Tran" w:date="2012-12-14T06:50:00Z">
          <w:r>
            <w:rPr>
              <w:noProof/>
            </w:rPr>
            <w:fldChar w:fldCharType="end"/>
          </w:r>
        </w:ins>
        <w:customXmlInsRangeStart w:id="11425" w:author="The Si Tran" w:date="2012-12-14T06:50:00Z"/>
      </w:sdtContent>
    </w:sdt>
    <w:customXmlInsRangeEnd w:id="11425"/>
  </w:p>
  <w:p w14:paraId="656B5744" w14:textId="77777777" w:rsidR="00350BDD" w:rsidRDefault="00350B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7E2EB7" w14:textId="77777777" w:rsidR="005F1D9C" w:rsidRDefault="005F1D9C" w:rsidP="00AC1CB4">
      <w:pPr>
        <w:spacing w:before="0" w:line="240" w:lineRule="auto"/>
      </w:pPr>
      <w:r>
        <w:separator/>
      </w:r>
    </w:p>
    <w:p w14:paraId="2DD2EF95" w14:textId="77777777" w:rsidR="005F1D9C" w:rsidRDefault="005F1D9C"/>
  </w:footnote>
  <w:footnote w:type="continuationSeparator" w:id="0">
    <w:p w14:paraId="3530E1D8" w14:textId="77777777" w:rsidR="005F1D9C" w:rsidRDefault="005F1D9C" w:rsidP="00AC1CB4">
      <w:pPr>
        <w:spacing w:before="0" w:line="240" w:lineRule="auto"/>
      </w:pPr>
      <w:r>
        <w:continuationSeparator/>
      </w:r>
    </w:p>
    <w:p w14:paraId="2F54F6BC" w14:textId="77777777" w:rsidR="005F1D9C" w:rsidRDefault="005F1D9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0713"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0713"/>
      <w:p w14:paraId="3F653F36" w14:textId="6F0AC5FB" w:rsidR="00350BDD" w:rsidRDefault="00350BDD">
        <w:pPr>
          <w:pStyle w:val="Header"/>
          <w:pBdr>
            <w:bottom w:val="thickThinSmallGap" w:sz="24" w:space="1" w:color="auto"/>
          </w:pBdr>
          <w:tabs>
            <w:tab w:val="clear" w:pos="9360"/>
            <w:tab w:val="right" w:pos="9072"/>
          </w:tabs>
          <w:jc w:val="center"/>
          <w:rPr>
            <w:ins w:id="10714" w:author="The Si Tran" w:date="2012-12-14T06:56:00Z"/>
            <w:szCs w:val="26"/>
          </w:rPr>
        </w:pPr>
        <w:ins w:id="10715" w:author="The Si Tran" w:date="2012-12-14T06:57:00Z">
          <w:r w:rsidRPr="000A27E1">
            <w:rPr>
              <w:szCs w:val="26"/>
            </w:rPr>
            <w:t>Ứng dụng mạng Neuron nhân tạo vào công tác dự báo dữ liệu chuỗi thời gian</w:t>
          </w:r>
        </w:ins>
      </w:p>
      <w:customXmlInsRangeStart w:id="10716" w:author="The Si Tran" w:date="2012-12-14T06:56:00Z"/>
    </w:sdtContent>
  </w:sdt>
  <w:customXmlInsRangeEnd w:id="10716"/>
  <w:p w14:paraId="4F445727" w14:textId="0A2B6F9B" w:rsidR="00350BDD" w:rsidRPr="000A27E1" w:rsidRDefault="00350B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42925254"/>
    <w:lvl w:ilvl="0" w:tplc="4D926922">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5531"/>
    <w:rsid w:val="0004647E"/>
    <w:rsid w:val="00052731"/>
    <w:rsid w:val="0005400A"/>
    <w:rsid w:val="0005561A"/>
    <w:rsid w:val="0006468C"/>
    <w:rsid w:val="00066043"/>
    <w:rsid w:val="00071624"/>
    <w:rsid w:val="00071995"/>
    <w:rsid w:val="000729A7"/>
    <w:rsid w:val="00075CBD"/>
    <w:rsid w:val="00080E17"/>
    <w:rsid w:val="00082976"/>
    <w:rsid w:val="0008713C"/>
    <w:rsid w:val="00087FFE"/>
    <w:rsid w:val="00090047"/>
    <w:rsid w:val="00090AB7"/>
    <w:rsid w:val="00094614"/>
    <w:rsid w:val="000952DD"/>
    <w:rsid w:val="00095447"/>
    <w:rsid w:val="00097101"/>
    <w:rsid w:val="000A27E1"/>
    <w:rsid w:val="000A302D"/>
    <w:rsid w:val="000B15D7"/>
    <w:rsid w:val="000B2963"/>
    <w:rsid w:val="000B35DE"/>
    <w:rsid w:val="000B533B"/>
    <w:rsid w:val="000B65E4"/>
    <w:rsid w:val="000C119A"/>
    <w:rsid w:val="000C4531"/>
    <w:rsid w:val="000D001B"/>
    <w:rsid w:val="000D0624"/>
    <w:rsid w:val="000D0B0B"/>
    <w:rsid w:val="000D6995"/>
    <w:rsid w:val="000E05CE"/>
    <w:rsid w:val="000E6941"/>
    <w:rsid w:val="000E7270"/>
    <w:rsid w:val="000E7D19"/>
    <w:rsid w:val="000F1F6F"/>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77321"/>
    <w:rsid w:val="00187200"/>
    <w:rsid w:val="00187396"/>
    <w:rsid w:val="00187478"/>
    <w:rsid w:val="00191361"/>
    <w:rsid w:val="001A309A"/>
    <w:rsid w:val="001A5EB6"/>
    <w:rsid w:val="001B34D3"/>
    <w:rsid w:val="001B4700"/>
    <w:rsid w:val="001B4DDE"/>
    <w:rsid w:val="001B545C"/>
    <w:rsid w:val="001C0C97"/>
    <w:rsid w:val="001C2225"/>
    <w:rsid w:val="001C333A"/>
    <w:rsid w:val="001C3CEB"/>
    <w:rsid w:val="001D208D"/>
    <w:rsid w:val="001D36B5"/>
    <w:rsid w:val="001D7BD2"/>
    <w:rsid w:val="001E051F"/>
    <w:rsid w:val="001E0550"/>
    <w:rsid w:val="001E48EF"/>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545D"/>
    <w:rsid w:val="002F74DC"/>
    <w:rsid w:val="003008E8"/>
    <w:rsid w:val="00300B75"/>
    <w:rsid w:val="003019D0"/>
    <w:rsid w:val="003044C9"/>
    <w:rsid w:val="00307510"/>
    <w:rsid w:val="00312F4F"/>
    <w:rsid w:val="00314F23"/>
    <w:rsid w:val="003176F1"/>
    <w:rsid w:val="003219CB"/>
    <w:rsid w:val="003238A7"/>
    <w:rsid w:val="0032428B"/>
    <w:rsid w:val="003264F7"/>
    <w:rsid w:val="0032705F"/>
    <w:rsid w:val="00330004"/>
    <w:rsid w:val="003336F3"/>
    <w:rsid w:val="003343D0"/>
    <w:rsid w:val="00334CAD"/>
    <w:rsid w:val="00336BF1"/>
    <w:rsid w:val="003402BA"/>
    <w:rsid w:val="003455DB"/>
    <w:rsid w:val="00350BDD"/>
    <w:rsid w:val="00351FEC"/>
    <w:rsid w:val="00354FE7"/>
    <w:rsid w:val="003553FD"/>
    <w:rsid w:val="00355596"/>
    <w:rsid w:val="00361F58"/>
    <w:rsid w:val="00362721"/>
    <w:rsid w:val="003632BF"/>
    <w:rsid w:val="00363B91"/>
    <w:rsid w:val="00364895"/>
    <w:rsid w:val="00380A27"/>
    <w:rsid w:val="0038242B"/>
    <w:rsid w:val="0038419C"/>
    <w:rsid w:val="00385B37"/>
    <w:rsid w:val="00387D5F"/>
    <w:rsid w:val="00393709"/>
    <w:rsid w:val="00395324"/>
    <w:rsid w:val="00396099"/>
    <w:rsid w:val="003967AA"/>
    <w:rsid w:val="003A1CA3"/>
    <w:rsid w:val="003A4E66"/>
    <w:rsid w:val="003A59DB"/>
    <w:rsid w:val="003A6C45"/>
    <w:rsid w:val="003B3962"/>
    <w:rsid w:val="003B3B5B"/>
    <w:rsid w:val="003B5A9E"/>
    <w:rsid w:val="003C0DE2"/>
    <w:rsid w:val="003C1928"/>
    <w:rsid w:val="003C4D45"/>
    <w:rsid w:val="003C73FD"/>
    <w:rsid w:val="003D0FA1"/>
    <w:rsid w:val="003D2B1E"/>
    <w:rsid w:val="003D3150"/>
    <w:rsid w:val="003D4E27"/>
    <w:rsid w:val="003E01A2"/>
    <w:rsid w:val="003E4DFC"/>
    <w:rsid w:val="003E4F58"/>
    <w:rsid w:val="003E7D6B"/>
    <w:rsid w:val="003F2C8F"/>
    <w:rsid w:val="003F6E52"/>
    <w:rsid w:val="0040359E"/>
    <w:rsid w:val="004174BC"/>
    <w:rsid w:val="004211A5"/>
    <w:rsid w:val="00422906"/>
    <w:rsid w:val="004347B6"/>
    <w:rsid w:val="00444FC1"/>
    <w:rsid w:val="00445847"/>
    <w:rsid w:val="00445CC8"/>
    <w:rsid w:val="00447488"/>
    <w:rsid w:val="004505B3"/>
    <w:rsid w:val="00451320"/>
    <w:rsid w:val="0045340D"/>
    <w:rsid w:val="0045424A"/>
    <w:rsid w:val="00454557"/>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E789F"/>
    <w:rsid w:val="004F02C0"/>
    <w:rsid w:val="004F5E08"/>
    <w:rsid w:val="004F6964"/>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64BD"/>
    <w:rsid w:val="005C682D"/>
    <w:rsid w:val="005C7C35"/>
    <w:rsid w:val="005D20D9"/>
    <w:rsid w:val="005D4C85"/>
    <w:rsid w:val="005D5232"/>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37C13"/>
    <w:rsid w:val="00637F2A"/>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8EF"/>
    <w:rsid w:val="00696717"/>
    <w:rsid w:val="006A0FB5"/>
    <w:rsid w:val="006A21F7"/>
    <w:rsid w:val="006A3712"/>
    <w:rsid w:val="006A46AA"/>
    <w:rsid w:val="006A5AA2"/>
    <w:rsid w:val="006A6E25"/>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6F78A0"/>
    <w:rsid w:val="007038D9"/>
    <w:rsid w:val="00711ADB"/>
    <w:rsid w:val="00714282"/>
    <w:rsid w:val="00720763"/>
    <w:rsid w:val="00721CBD"/>
    <w:rsid w:val="00722731"/>
    <w:rsid w:val="0072340A"/>
    <w:rsid w:val="0072356A"/>
    <w:rsid w:val="0072602B"/>
    <w:rsid w:val="00726875"/>
    <w:rsid w:val="00730A63"/>
    <w:rsid w:val="00734CBA"/>
    <w:rsid w:val="00736600"/>
    <w:rsid w:val="00745EDF"/>
    <w:rsid w:val="007529B1"/>
    <w:rsid w:val="0076673F"/>
    <w:rsid w:val="007700CE"/>
    <w:rsid w:val="007701F2"/>
    <w:rsid w:val="00780AB7"/>
    <w:rsid w:val="00781FC7"/>
    <w:rsid w:val="00782A72"/>
    <w:rsid w:val="00783376"/>
    <w:rsid w:val="00783FC7"/>
    <w:rsid w:val="00783FDB"/>
    <w:rsid w:val="007850C8"/>
    <w:rsid w:val="007A66EB"/>
    <w:rsid w:val="007A78B2"/>
    <w:rsid w:val="007B0D12"/>
    <w:rsid w:val="007B33EC"/>
    <w:rsid w:val="007B3A21"/>
    <w:rsid w:val="007B42A6"/>
    <w:rsid w:val="007B4E58"/>
    <w:rsid w:val="007B7F6E"/>
    <w:rsid w:val="007C00DC"/>
    <w:rsid w:val="007C4131"/>
    <w:rsid w:val="007C782C"/>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51CA5"/>
    <w:rsid w:val="00851F5C"/>
    <w:rsid w:val="0085381C"/>
    <w:rsid w:val="00857243"/>
    <w:rsid w:val="00857BA6"/>
    <w:rsid w:val="00865EB7"/>
    <w:rsid w:val="0087598C"/>
    <w:rsid w:val="008771FB"/>
    <w:rsid w:val="00885D00"/>
    <w:rsid w:val="0088753F"/>
    <w:rsid w:val="00891415"/>
    <w:rsid w:val="0089241B"/>
    <w:rsid w:val="008976CA"/>
    <w:rsid w:val="008A19A3"/>
    <w:rsid w:val="008A2D16"/>
    <w:rsid w:val="008A444D"/>
    <w:rsid w:val="008A5312"/>
    <w:rsid w:val="008B0B04"/>
    <w:rsid w:val="008B2578"/>
    <w:rsid w:val="008B2829"/>
    <w:rsid w:val="008B3DEB"/>
    <w:rsid w:val="008B61AC"/>
    <w:rsid w:val="008C1D28"/>
    <w:rsid w:val="008C32B7"/>
    <w:rsid w:val="008C76D1"/>
    <w:rsid w:val="008C7DAC"/>
    <w:rsid w:val="008D49AF"/>
    <w:rsid w:val="008D6389"/>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4AE3"/>
    <w:rsid w:val="009E7F08"/>
    <w:rsid w:val="009F0701"/>
    <w:rsid w:val="009F1B0B"/>
    <w:rsid w:val="009F530B"/>
    <w:rsid w:val="009F61CF"/>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483"/>
    <w:rsid w:val="00AA17EF"/>
    <w:rsid w:val="00AA42A8"/>
    <w:rsid w:val="00AA4819"/>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B67"/>
    <w:rsid w:val="00AD549B"/>
    <w:rsid w:val="00AE2C5D"/>
    <w:rsid w:val="00AE4339"/>
    <w:rsid w:val="00AE4D39"/>
    <w:rsid w:val="00AE7DA7"/>
    <w:rsid w:val="00AF035F"/>
    <w:rsid w:val="00AF1345"/>
    <w:rsid w:val="00AF20FA"/>
    <w:rsid w:val="00AF5054"/>
    <w:rsid w:val="00AF56B2"/>
    <w:rsid w:val="00B02B7B"/>
    <w:rsid w:val="00B048F9"/>
    <w:rsid w:val="00B0605D"/>
    <w:rsid w:val="00B10E17"/>
    <w:rsid w:val="00B144CE"/>
    <w:rsid w:val="00B14D71"/>
    <w:rsid w:val="00B20D96"/>
    <w:rsid w:val="00B227F8"/>
    <w:rsid w:val="00B228F5"/>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27EE"/>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31595"/>
    <w:rsid w:val="00C318D3"/>
    <w:rsid w:val="00C409EE"/>
    <w:rsid w:val="00C4155B"/>
    <w:rsid w:val="00C46E9E"/>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D76C3"/>
    <w:rsid w:val="00CE41A5"/>
    <w:rsid w:val="00CE4725"/>
    <w:rsid w:val="00CF32C5"/>
    <w:rsid w:val="00CF4667"/>
    <w:rsid w:val="00CF6224"/>
    <w:rsid w:val="00CF7B77"/>
    <w:rsid w:val="00D04DDF"/>
    <w:rsid w:val="00D10148"/>
    <w:rsid w:val="00D11D23"/>
    <w:rsid w:val="00D139B5"/>
    <w:rsid w:val="00D1749C"/>
    <w:rsid w:val="00D20536"/>
    <w:rsid w:val="00D21E01"/>
    <w:rsid w:val="00D22561"/>
    <w:rsid w:val="00D22ECB"/>
    <w:rsid w:val="00D30044"/>
    <w:rsid w:val="00D344CA"/>
    <w:rsid w:val="00D362B7"/>
    <w:rsid w:val="00D4441E"/>
    <w:rsid w:val="00D4703F"/>
    <w:rsid w:val="00D50098"/>
    <w:rsid w:val="00D54C04"/>
    <w:rsid w:val="00D56B12"/>
    <w:rsid w:val="00D62B2C"/>
    <w:rsid w:val="00D66640"/>
    <w:rsid w:val="00D676CA"/>
    <w:rsid w:val="00D742D5"/>
    <w:rsid w:val="00D767FA"/>
    <w:rsid w:val="00D80916"/>
    <w:rsid w:val="00D81327"/>
    <w:rsid w:val="00D92047"/>
    <w:rsid w:val="00D9284D"/>
    <w:rsid w:val="00D969EA"/>
    <w:rsid w:val="00DA1F81"/>
    <w:rsid w:val="00DA3C57"/>
    <w:rsid w:val="00DA68B1"/>
    <w:rsid w:val="00DB3CD0"/>
    <w:rsid w:val="00DC0CF0"/>
    <w:rsid w:val="00DC2B95"/>
    <w:rsid w:val="00DC441D"/>
    <w:rsid w:val="00DC7B41"/>
    <w:rsid w:val="00DD242F"/>
    <w:rsid w:val="00DD48FF"/>
    <w:rsid w:val="00DE04C3"/>
    <w:rsid w:val="00DE27F5"/>
    <w:rsid w:val="00DE62C5"/>
    <w:rsid w:val="00DE7809"/>
    <w:rsid w:val="00DF09B3"/>
    <w:rsid w:val="00DF1A0E"/>
    <w:rsid w:val="00DF2C28"/>
    <w:rsid w:val="00DF53A6"/>
    <w:rsid w:val="00E000DF"/>
    <w:rsid w:val="00E02868"/>
    <w:rsid w:val="00E04C47"/>
    <w:rsid w:val="00E078AF"/>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4E7E"/>
    <w:rsid w:val="00E61C03"/>
    <w:rsid w:val="00E64586"/>
    <w:rsid w:val="00E67981"/>
    <w:rsid w:val="00E81970"/>
    <w:rsid w:val="00E830E0"/>
    <w:rsid w:val="00E86F34"/>
    <w:rsid w:val="00E94A26"/>
    <w:rsid w:val="00E950CE"/>
    <w:rsid w:val="00E9719E"/>
    <w:rsid w:val="00EA14F5"/>
    <w:rsid w:val="00EA266F"/>
    <w:rsid w:val="00EA2EA0"/>
    <w:rsid w:val="00EA67A5"/>
    <w:rsid w:val="00EB028F"/>
    <w:rsid w:val="00EB1298"/>
    <w:rsid w:val="00EB4744"/>
    <w:rsid w:val="00EB4E61"/>
    <w:rsid w:val="00EB56BC"/>
    <w:rsid w:val="00EB57C1"/>
    <w:rsid w:val="00EB6AE7"/>
    <w:rsid w:val="00EC5752"/>
    <w:rsid w:val="00EC61DB"/>
    <w:rsid w:val="00EC6D12"/>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45BC"/>
    <w:rsid w:val="00F452AA"/>
    <w:rsid w:val="00F464A5"/>
    <w:rsid w:val="00F518BC"/>
    <w:rsid w:val="00F51D11"/>
    <w:rsid w:val="00F57FD9"/>
    <w:rsid w:val="00F60F37"/>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0C4531"/>
    <w:pPr>
      <w:ind w:firstLine="54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0C4531"/>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0" w:author="The Si Tran" w:date="2012-12-16T10:03:00Z">
        <w:pPr>
          <w:spacing w:before="120" w:after="100" w:line="360" w:lineRule="auto"/>
          <w:ind w:firstLine="360"/>
          <w:jc w:val="both"/>
        </w:pPr>
      </w:pPrChange>
    </w:pPr>
    <w:rPr>
      <w:rPrChange w:id="0"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1" w:author="The Si Tran" w:date="2012-12-16T10:26:00Z">
        <w:pPr>
          <w:spacing w:before="120" w:line="360" w:lineRule="auto"/>
          <w:jc w:val="both"/>
        </w:pPr>
      </w:pPrChange>
    </w:pPr>
    <w:rPr>
      <w:rFonts w:eastAsiaTheme="minorEastAsia"/>
      <w:rPrChange w:id="1"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0C4531"/>
    <w:pPr>
      <w:ind w:firstLine="54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0C4531"/>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2" w:author="The Si Tran" w:date="2012-12-16T10:03:00Z">
        <w:pPr>
          <w:spacing w:before="120" w:after="100" w:line="360" w:lineRule="auto"/>
          <w:ind w:firstLine="360"/>
          <w:jc w:val="both"/>
        </w:pPr>
      </w:pPrChange>
    </w:pPr>
    <w:rPr>
      <w:rPrChange w:id="2"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3" w:author="The Si Tran" w:date="2012-12-16T10:26:00Z">
        <w:pPr>
          <w:spacing w:before="120" w:line="360" w:lineRule="auto"/>
          <w:jc w:val="both"/>
        </w:pPr>
      </w:pPrChange>
    </w:pPr>
    <w:rPr>
      <w:rFonts w:eastAsiaTheme="minorEastAsia"/>
      <w:rPrChange w:id="3"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59.wmf"/><Relationship Id="rId21" Type="http://schemas.openxmlformats.org/officeDocument/2006/relationships/image" Target="media/image8.wmf"/><Relationship Id="rId63" Type="http://schemas.openxmlformats.org/officeDocument/2006/relationships/oleObject" Target="embeddings/oleObject23.bin"/><Relationship Id="rId159" Type="http://schemas.openxmlformats.org/officeDocument/2006/relationships/image" Target="media/image79.emf"/><Relationship Id="rId324" Type="http://schemas.openxmlformats.org/officeDocument/2006/relationships/oleObject" Target="embeddings/oleObject145.bin"/><Relationship Id="rId366" Type="http://schemas.openxmlformats.org/officeDocument/2006/relationships/image" Target="media/image183.wmf"/><Relationship Id="rId170" Type="http://schemas.openxmlformats.org/officeDocument/2006/relationships/oleObject" Target="embeddings/oleObject77.bin"/><Relationship Id="rId226" Type="http://schemas.openxmlformats.org/officeDocument/2006/relationships/image" Target="media/image118.png"/><Relationship Id="rId107" Type="http://schemas.openxmlformats.org/officeDocument/2006/relationships/oleObject" Target="embeddings/oleObject44.bin"/><Relationship Id="rId268" Type="http://schemas.openxmlformats.org/officeDocument/2006/relationships/image" Target="media/image144.wmf"/><Relationship Id="rId289" Type="http://schemas.openxmlformats.org/officeDocument/2006/relationships/image" Target="media/image154.wmf"/><Relationship Id="rId11" Type="http://schemas.openxmlformats.org/officeDocument/2006/relationships/footer" Target="footer1.xml"/><Relationship Id="rId32" Type="http://schemas.openxmlformats.org/officeDocument/2006/relationships/oleObject" Target="embeddings/oleObject10.bin"/><Relationship Id="rId53" Type="http://schemas.openxmlformats.org/officeDocument/2006/relationships/oleObject" Target="embeddings/oleObject18.bin"/><Relationship Id="rId74" Type="http://schemas.openxmlformats.org/officeDocument/2006/relationships/image" Target="media/image37.wmf"/><Relationship Id="rId128" Type="http://schemas.openxmlformats.org/officeDocument/2006/relationships/oleObject" Target="embeddings/oleObject55.bin"/><Relationship Id="rId149" Type="http://schemas.openxmlformats.org/officeDocument/2006/relationships/image" Target="media/image74.png"/><Relationship Id="rId314" Type="http://schemas.openxmlformats.org/officeDocument/2006/relationships/image" Target="media/image165.wmf"/><Relationship Id="rId335" Type="http://schemas.openxmlformats.org/officeDocument/2006/relationships/image" Target="media/image173.wmf"/><Relationship Id="rId356" Type="http://schemas.openxmlformats.org/officeDocument/2006/relationships/image" Target="media/image178.wmf"/><Relationship Id="rId377" Type="http://schemas.openxmlformats.org/officeDocument/2006/relationships/footer" Target="footer2.xml"/><Relationship Id="rId398" Type="http://schemas.microsoft.com/office/2011/relationships/commentsExtended" Target="commentsExtended.xml"/><Relationship Id="rId5" Type="http://schemas.openxmlformats.org/officeDocument/2006/relationships/settings" Target="settings.xml"/><Relationship Id="rId95" Type="http://schemas.openxmlformats.org/officeDocument/2006/relationships/oleObject" Target="embeddings/oleObject39.bin"/><Relationship Id="rId160" Type="http://schemas.openxmlformats.org/officeDocument/2006/relationships/oleObject" Target="embeddings/oleObject71.bin"/><Relationship Id="rId181" Type="http://schemas.openxmlformats.org/officeDocument/2006/relationships/oleObject" Target="embeddings/oleObject84.bin"/><Relationship Id="rId216" Type="http://schemas.openxmlformats.org/officeDocument/2006/relationships/oleObject" Target="embeddings/oleObject96.bin"/><Relationship Id="rId237" Type="http://schemas.openxmlformats.org/officeDocument/2006/relationships/image" Target="media/image127.png"/><Relationship Id="rId258" Type="http://schemas.openxmlformats.org/officeDocument/2006/relationships/image" Target="media/image139.wmf"/><Relationship Id="rId279" Type="http://schemas.openxmlformats.org/officeDocument/2006/relationships/image" Target="media/image149.wmf"/><Relationship Id="rId22" Type="http://schemas.openxmlformats.org/officeDocument/2006/relationships/oleObject" Target="embeddings/oleObject5.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2.bin"/><Relationship Id="rId290" Type="http://schemas.openxmlformats.org/officeDocument/2006/relationships/oleObject" Target="embeddings/oleObject126.bin"/><Relationship Id="rId304" Type="http://schemas.openxmlformats.org/officeDocument/2006/relationships/oleObject" Target="embeddings/oleObject134.bin"/><Relationship Id="rId325" Type="http://schemas.openxmlformats.org/officeDocument/2006/relationships/image" Target="media/image170.wmf"/><Relationship Id="rId346" Type="http://schemas.openxmlformats.org/officeDocument/2006/relationships/oleObject" Target="embeddings/oleObject162.bin"/><Relationship Id="rId367" Type="http://schemas.openxmlformats.org/officeDocument/2006/relationships/oleObject" Target="embeddings/oleObject174.bin"/><Relationship Id="rId388" Type="http://schemas.openxmlformats.org/officeDocument/2006/relationships/image" Target="media/image201.png"/><Relationship Id="rId85" Type="http://schemas.openxmlformats.org/officeDocument/2006/relationships/oleObject" Target="embeddings/oleObject34.bin"/><Relationship Id="rId150" Type="http://schemas.openxmlformats.org/officeDocument/2006/relationships/oleObject" Target="embeddings/oleObject66.bin"/><Relationship Id="rId171" Type="http://schemas.openxmlformats.org/officeDocument/2006/relationships/image" Target="media/image84.wmf"/><Relationship Id="rId192" Type="http://schemas.openxmlformats.org/officeDocument/2006/relationships/image" Target="media/image98.png"/><Relationship Id="rId206" Type="http://schemas.openxmlformats.org/officeDocument/2006/relationships/oleObject" Target="embeddings/oleObject92.bin"/><Relationship Id="rId227" Type="http://schemas.openxmlformats.org/officeDocument/2006/relationships/image" Target="media/image119.png"/><Relationship Id="rId248" Type="http://schemas.openxmlformats.org/officeDocument/2006/relationships/image" Target="media/image134.wmf"/><Relationship Id="rId269" Type="http://schemas.openxmlformats.org/officeDocument/2006/relationships/oleObject" Target="embeddings/oleObject115.bin"/><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oleObject" Target="embeddings/oleObject121.bin"/><Relationship Id="rId315" Type="http://schemas.openxmlformats.org/officeDocument/2006/relationships/oleObject" Target="embeddings/oleObject140.bin"/><Relationship Id="rId336" Type="http://schemas.openxmlformats.org/officeDocument/2006/relationships/oleObject" Target="embeddings/oleObject153.bin"/><Relationship Id="rId357" Type="http://schemas.openxmlformats.org/officeDocument/2006/relationships/oleObject" Target="embeddings/oleObject169.bin"/><Relationship Id="rId54" Type="http://schemas.openxmlformats.org/officeDocument/2006/relationships/image" Target="media/image27.wmf"/><Relationship Id="rId75" Type="http://schemas.openxmlformats.org/officeDocument/2006/relationships/oleObject" Target="embeddings/oleObject29.bin"/><Relationship Id="rId96" Type="http://schemas.openxmlformats.org/officeDocument/2006/relationships/image" Target="media/image48.wmf"/><Relationship Id="rId140" Type="http://schemas.openxmlformats.org/officeDocument/2006/relationships/image" Target="media/image68.png"/><Relationship Id="rId161" Type="http://schemas.openxmlformats.org/officeDocument/2006/relationships/oleObject" Target="embeddings/oleObject72.bin"/><Relationship Id="rId182" Type="http://schemas.openxmlformats.org/officeDocument/2006/relationships/image" Target="media/image88.png"/><Relationship Id="rId217" Type="http://schemas.openxmlformats.org/officeDocument/2006/relationships/image" Target="media/image111.wmf"/><Relationship Id="rId378" Type="http://schemas.openxmlformats.org/officeDocument/2006/relationships/footer" Target="footer3.xml"/><Relationship Id="rId399" Type="http://schemas.microsoft.com/office/2011/relationships/people" Target="people.xml"/><Relationship Id="rId6" Type="http://schemas.openxmlformats.org/officeDocument/2006/relationships/webSettings" Target="webSettings.xml"/><Relationship Id="rId238" Type="http://schemas.openxmlformats.org/officeDocument/2006/relationships/image" Target="media/image128.png"/><Relationship Id="rId259" Type="http://schemas.openxmlformats.org/officeDocument/2006/relationships/oleObject" Target="embeddings/oleObject110.bin"/><Relationship Id="rId23" Type="http://schemas.openxmlformats.org/officeDocument/2006/relationships/image" Target="media/image9.wmf"/><Relationship Id="rId119" Type="http://schemas.openxmlformats.org/officeDocument/2006/relationships/oleObject" Target="embeddings/oleObject50.bin"/><Relationship Id="rId270" Type="http://schemas.openxmlformats.org/officeDocument/2006/relationships/oleObject" Target="embeddings/oleObject116.bin"/><Relationship Id="rId291" Type="http://schemas.openxmlformats.org/officeDocument/2006/relationships/image" Target="media/image155.wmf"/><Relationship Id="rId305" Type="http://schemas.openxmlformats.org/officeDocument/2006/relationships/image" Target="media/image161.wmf"/><Relationship Id="rId326" Type="http://schemas.openxmlformats.org/officeDocument/2006/relationships/oleObject" Target="embeddings/oleObject146.bin"/><Relationship Id="rId347" Type="http://schemas.openxmlformats.org/officeDocument/2006/relationships/image" Target="media/image175.wmf"/><Relationship Id="rId44" Type="http://schemas.openxmlformats.org/officeDocument/2006/relationships/oleObject" Target="embeddings/oleObject14.bin"/><Relationship Id="rId65" Type="http://schemas.openxmlformats.org/officeDocument/2006/relationships/oleObject" Target="embeddings/oleObject24.bin"/><Relationship Id="rId86" Type="http://schemas.openxmlformats.org/officeDocument/2006/relationships/image" Target="media/image43.wmf"/><Relationship Id="rId130" Type="http://schemas.openxmlformats.org/officeDocument/2006/relationships/oleObject" Target="embeddings/oleObject56.bin"/><Relationship Id="rId151" Type="http://schemas.openxmlformats.org/officeDocument/2006/relationships/image" Target="media/image75.wmf"/><Relationship Id="rId368" Type="http://schemas.openxmlformats.org/officeDocument/2006/relationships/image" Target="media/image184.png"/><Relationship Id="rId389" Type="http://schemas.openxmlformats.org/officeDocument/2006/relationships/image" Target="media/image202.png"/><Relationship Id="rId172" Type="http://schemas.openxmlformats.org/officeDocument/2006/relationships/oleObject" Target="embeddings/oleObject78.bin"/><Relationship Id="rId193" Type="http://schemas.openxmlformats.org/officeDocument/2006/relationships/image" Target="media/image99.wmf"/><Relationship Id="rId207" Type="http://schemas.openxmlformats.org/officeDocument/2006/relationships/image" Target="media/image105.png"/><Relationship Id="rId228" Type="http://schemas.openxmlformats.org/officeDocument/2006/relationships/image" Target="media/image120.png"/><Relationship Id="rId249" Type="http://schemas.openxmlformats.org/officeDocument/2006/relationships/oleObject" Target="embeddings/oleObject105.bin"/><Relationship Id="rId13" Type="http://schemas.openxmlformats.org/officeDocument/2006/relationships/image" Target="media/image4.wmf"/><Relationship Id="rId109" Type="http://schemas.openxmlformats.org/officeDocument/2006/relationships/oleObject" Target="embeddings/oleObject45.bin"/><Relationship Id="rId260" Type="http://schemas.openxmlformats.org/officeDocument/2006/relationships/image" Target="media/image140.wmf"/><Relationship Id="rId281" Type="http://schemas.openxmlformats.org/officeDocument/2006/relationships/image" Target="media/image150.wmf"/><Relationship Id="rId316" Type="http://schemas.openxmlformats.org/officeDocument/2006/relationships/image" Target="media/image166.wmf"/><Relationship Id="rId337" Type="http://schemas.openxmlformats.org/officeDocument/2006/relationships/oleObject" Target="embeddings/oleObject154.bin"/><Relationship Id="rId34" Type="http://schemas.openxmlformats.org/officeDocument/2006/relationships/oleObject" Target="embeddings/oleObject11.bin"/><Relationship Id="rId55" Type="http://schemas.openxmlformats.org/officeDocument/2006/relationships/oleObject" Target="embeddings/oleObject19.bin"/><Relationship Id="rId76" Type="http://schemas.openxmlformats.org/officeDocument/2006/relationships/image" Target="media/image38.wmf"/><Relationship Id="rId97" Type="http://schemas.openxmlformats.org/officeDocument/2006/relationships/oleObject" Target="embeddings/oleObject40.bin"/><Relationship Id="rId120" Type="http://schemas.openxmlformats.org/officeDocument/2006/relationships/image" Target="media/image60.wmf"/><Relationship Id="rId141" Type="http://schemas.openxmlformats.org/officeDocument/2006/relationships/image" Target="media/image69.png"/><Relationship Id="rId358" Type="http://schemas.openxmlformats.org/officeDocument/2006/relationships/image" Target="media/image179.wmf"/><Relationship Id="rId379" Type="http://schemas.openxmlformats.org/officeDocument/2006/relationships/image" Target="media/image192.png"/><Relationship Id="rId7" Type="http://schemas.openxmlformats.org/officeDocument/2006/relationships/footnotes" Target="footnotes.xml"/><Relationship Id="rId162" Type="http://schemas.openxmlformats.org/officeDocument/2006/relationships/image" Target="media/image80.wmf"/><Relationship Id="rId183" Type="http://schemas.openxmlformats.org/officeDocument/2006/relationships/image" Target="media/image89.png"/><Relationship Id="rId218" Type="http://schemas.openxmlformats.org/officeDocument/2006/relationships/oleObject" Target="embeddings/oleObject97.bin"/><Relationship Id="rId239" Type="http://schemas.openxmlformats.org/officeDocument/2006/relationships/image" Target="media/image129.wmf"/><Relationship Id="rId390" Type="http://schemas.openxmlformats.org/officeDocument/2006/relationships/image" Target="media/image203.png"/><Relationship Id="rId250" Type="http://schemas.openxmlformats.org/officeDocument/2006/relationships/image" Target="media/image135.wmf"/><Relationship Id="rId271" Type="http://schemas.openxmlformats.org/officeDocument/2006/relationships/image" Target="media/image145.wmf"/><Relationship Id="rId292" Type="http://schemas.openxmlformats.org/officeDocument/2006/relationships/oleObject" Target="embeddings/oleObject127.bin"/><Relationship Id="rId306" Type="http://schemas.openxmlformats.org/officeDocument/2006/relationships/oleObject" Target="embeddings/oleObject135.bin"/><Relationship Id="rId24" Type="http://schemas.openxmlformats.org/officeDocument/2006/relationships/oleObject" Target="embeddings/oleObject6.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5.bin"/><Relationship Id="rId110" Type="http://schemas.openxmlformats.org/officeDocument/2006/relationships/image" Target="media/image55.wmf"/><Relationship Id="rId131" Type="http://schemas.openxmlformats.org/officeDocument/2006/relationships/image" Target="media/image65.wmf"/><Relationship Id="rId327" Type="http://schemas.openxmlformats.org/officeDocument/2006/relationships/oleObject" Target="embeddings/oleObject147.bin"/><Relationship Id="rId348" Type="http://schemas.openxmlformats.org/officeDocument/2006/relationships/oleObject" Target="embeddings/oleObject163.bin"/><Relationship Id="rId369" Type="http://schemas.openxmlformats.org/officeDocument/2006/relationships/image" Target="media/image185.png"/><Relationship Id="rId152" Type="http://schemas.openxmlformats.org/officeDocument/2006/relationships/oleObject" Target="embeddings/oleObject67.bin"/><Relationship Id="rId173" Type="http://schemas.openxmlformats.org/officeDocument/2006/relationships/image" Target="media/image85.wmf"/><Relationship Id="rId194" Type="http://schemas.openxmlformats.org/officeDocument/2006/relationships/oleObject" Target="embeddings/oleObject85.bin"/><Relationship Id="rId208" Type="http://schemas.openxmlformats.org/officeDocument/2006/relationships/image" Target="media/image106.png"/><Relationship Id="rId229" Type="http://schemas.openxmlformats.org/officeDocument/2006/relationships/image" Target="media/image121.png"/><Relationship Id="rId380" Type="http://schemas.openxmlformats.org/officeDocument/2006/relationships/image" Target="media/image193.png"/><Relationship Id="rId240" Type="http://schemas.openxmlformats.org/officeDocument/2006/relationships/oleObject" Target="embeddings/oleObject101.bin"/><Relationship Id="rId261" Type="http://schemas.openxmlformats.org/officeDocument/2006/relationships/oleObject" Target="embeddings/oleObject111.bin"/><Relationship Id="rId14" Type="http://schemas.openxmlformats.org/officeDocument/2006/relationships/oleObject" Target="embeddings/oleObject1.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0.bin"/><Relationship Id="rId100" Type="http://schemas.openxmlformats.org/officeDocument/2006/relationships/image" Target="media/image50.wmf"/><Relationship Id="rId282" Type="http://schemas.openxmlformats.org/officeDocument/2006/relationships/oleObject" Target="embeddings/oleObject122.bin"/><Relationship Id="rId317" Type="http://schemas.openxmlformats.org/officeDocument/2006/relationships/oleObject" Target="embeddings/oleObject141.bin"/><Relationship Id="rId338" Type="http://schemas.openxmlformats.org/officeDocument/2006/relationships/image" Target="media/image174.wmf"/><Relationship Id="rId359" Type="http://schemas.openxmlformats.org/officeDocument/2006/relationships/oleObject" Target="embeddings/oleObject170.bin"/><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oleObject" Target="embeddings/oleObject51.bin"/><Relationship Id="rId142" Type="http://schemas.openxmlformats.org/officeDocument/2006/relationships/image" Target="media/image70.wmf"/><Relationship Id="rId163" Type="http://schemas.openxmlformats.org/officeDocument/2006/relationships/oleObject" Target="embeddings/oleObject73.bin"/><Relationship Id="rId184" Type="http://schemas.openxmlformats.org/officeDocument/2006/relationships/image" Target="media/image90.png"/><Relationship Id="rId219" Type="http://schemas.openxmlformats.org/officeDocument/2006/relationships/image" Target="media/image112.png"/><Relationship Id="rId370" Type="http://schemas.openxmlformats.org/officeDocument/2006/relationships/image" Target="media/image186.png"/><Relationship Id="rId391" Type="http://schemas.openxmlformats.org/officeDocument/2006/relationships/image" Target="media/image204.png"/><Relationship Id="rId230" Type="http://schemas.openxmlformats.org/officeDocument/2006/relationships/image" Target="media/image122.png"/><Relationship Id="rId251" Type="http://schemas.openxmlformats.org/officeDocument/2006/relationships/oleObject" Target="embeddings/oleObject106.bin"/><Relationship Id="rId25" Type="http://schemas.openxmlformats.org/officeDocument/2006/relationships/image" Target="media/image10.wmf"/><Relationship Id="rId46" Type="http://schemas.openxmlformats.org/officeDocument/2006/relationships/oleObject" Target="embeddings/oleObject15.bin"/><Relationship Id="rId67" Type="http://schemas.openxmlformats.org/officeDocument/2006/relationships/oleObject" Target="embeddings/oleObject25.bin"/><Relationship Id="rId272" Type="http://schemas.openxmlformats.org/officeDocument/2006/relationships/oleObject" Target="embeddings/oleObject117.bin"/><Relationship Id="rId293" Type="http://schemas.openxmlformats.org/officeDocument/2006/relationships/image" Target="media/image156.wmf"/><Relationship Id="rId307" Type="http://schemas.openxmlformats.org/officeDocument/2006/relationships/oleObject" Target="embeddings/oleObject136.bin"/><Relationship Id="rId328" Type="http://schemas.openxmlformats.org/officeDocument/2006/relationships/image" Target="media/image171.wmf"/><Relationship Id="rId349" Type="http://schemas.openxmlformats.org/officeDocument/2006/relationships/oleObject" Target="embeddings/oleObject164.bin"/><Relationship Id="rId88" Type="http://schemas.openxmlformats.org/officeDocument/2006/relationships/image" Target="media/image44.wmf"/><Relationship Id="rId111" Type="http://schemas.openxmlformats.org/officeDocument/2006/relationships/oleObject" Target="embeddings/oleObject46.bin"/><Relationship Id="rId132" Type="http://schemas.openxmlformats.org/officeDocument/2006/relationships/oleObject" Target="embeddings/oleObject57.bin"/><Relationship Id="rId153" Type="http://schemas.openxmlformats.org/officeDocument/2006/relationships/image" Target="media/image76.wmf"/><Relationship Id="rId174" Type="http://schemas.openxmlformats.org/officeDocument/2006/relationships/oleObject" Target="embeddings/oleObject79.bin"/><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image" Target="media/image180.wmf"/><Relationship Id="rId381" Type="http://schemas.openxmlformats.org/officeDocument/2006/relationships/image" Target="media/image194.png"/><Relationship Id="rId220" Type="http://schemas.openxmlformats.org/officeDocument/2006/relationships/image" Target="media/image113.wmf"/><Relationship Id="rId241" Type="http://schemas.openxmlformats.org/officeDocument/2006/relationships/image" Target="media/image130.wmf"/><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oleObject" Target="embeddings/oleObject20.bin"/><Relationship Id="rId262" Type="http://schemas.openxmlformats.org/officeDocument/2006/relationships/image" Target="media/image141.wmf"/><Relationship Id="rId283" Type="http://schemas.openxmlformats.org/officeDocument/2006/relationships/image" Target="media/image151.wmf"/><Relationship Id="rId318" Type="http://schemas.openxmlformats.org/officeDocument/2006/relationships/image" Target="media/image167.wmf"/><Relationship Id="rId339" Type="http://schemas.openxmlformats.org/officeDocument/2006/relationships/oleObject" Target="embeddings/oleObject155.bin"/><Relationship Id="rId78" Type="http://schemas.openxmlformats.org/officeDocument/2006/relationships/image" Target="media/image39.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1.wmf"/><Relationship Id="rId143" Type="http://schemas.openxmlformats.org/officeDocument/2006/relationships/oleObject" Target="embeddings/oleObject63.bin"/><Relationship Id="rId164" Type="http://schemas.openxmlformats.org/officeDocument/2006/relationships/oleObject" Target="embeddings/oleObject74.bin"/><Relationship Id="rId185" Type="http://schemas.openxmlformats.org/officeDocument/2006/relationships/image" Target="media/image91.png"/><Relationship Id="rId350" Type="http://schemas.openxmlformats.org/officeDocument/2006/relationships/image" Target="media/image176.wmf"/><Relationship Id="rId371" Type="http://schemas.openxmlformats.org/officeDocument/2006/relationships/image" Target="media/image187.png"/><Relationship Id="rId9" Type="http://schemas.openxmlformats.org/officeDocument/2006/relationships/image" Target="media/image1.png"/><Relationship Id="rId210" Type="http://schemas.openxmlformats.org/officeDocument/2006/relationships/oleObject" Target="embeddings/oleObject93.bin"/><Relationship Id="rId392" Type="http://schemas.openxmlformats.org/officeDocument/2006/relationships/image" Target="media/image205.png"/><Relationship Id="rId26" Type="http://schemas.openxmlformats.org/officeDocument/2006/relationships/oleObject" Target="embeddings/oleObject7.bin"/><Relationship Id="rId231" Type="http://schemas.openxmlformats.org/officeDocument/2006/relationships/image" Target="media/image123.png"/><Relationship Id="rId252" Type="http://schemas.openxmlformats.org/officeDocument/2006/relationships/image" Target="media/image136.wmf"/><Relationship Id="rId273" Type="http://schemas.openxmlformats.org/officeDocument/2006/relationships/image" Target="media/image146.wmf"/><Relationship Id="rId294" Type="http://schemas.openxmlformats.org/officeDocument/2006/relationships/oleObject" Target="embeddings/oleObject128.bin"/><Relationship Id="rId308" Type="http://schemas.openxmlformats.org/officeDocument/2006/relationships/image" Target="media/image162.wmf"/><Relationship Id="rId329" Type="http://schemas.openxmlformats.org/officeDocument/2006/relationships/oleObject" Target="embeddings/oleObject148.bin"/><Relationship Id="rId47" Type="http://schemas.openxmlformats.org/officeDocument/2006/relationships/oleObject" Target="embeddings/oleObject16.bin"/><Relationship Id="rId68" Type="http://schemas.openxmlformats.org/officeDocument/2006/relationships/image" Target="media/image34.wmf"/><Relationship Id="rId89" Type="http://schemas.openxmlformats.org/officeDocument/2006/relationships/oleObject" Target="embeddings/oleObject36.bin"/><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68.bin"/><Relationship Id="rId175" Type="http://schemas.openxmlformats.org/officeDocument/2006/relationships/image" Target="media/image86.wmf"/><Relationship Id="rId340" Type="http://schemas.openxmlformats.org/officeDocument/2006/relationships/oleObject" Target="embeddings/oleObject156.bin"/><Relationship Id="rId361" Type="http://schemas.openxmlformats.org/officeDocument/2006/relationships/oleObject" Target="embeddings/oleObject171.bin"/><Relationship Id="rId196" Type="http://schemas.openxmlformats.org/officeDocument/2006/relationships/oleObject" Target="embeddings/oleObject86.bin"/><Relationship Id="rId200" Type="http://schemas.openxmlformats.org/officeDocument/2006/relationships/image" Target="media/image103.wmf"/><Relationship Id="rId382" Type="http://schemas.openxmlformats.org/officeDocument/2006/relationships/image" Target="media/image195.png"/><Relationship Id="rId16" Type="http://schemas.openxmlformats.org/officeDocument/2006/relationships/oleObject" Target="embeddings/oleObject2.bin"/><Relationship Id="rId221" Type="http://schemas.openxmlformats.org/officeDocument/2006/relationships/oleObject" Target="embeddings/oleObject98.bin"/><Relationship Id="rId242" Type="http://schemas.openxmlformats.org/officeDocument/2006/relationships/oleObject" Target="embeddings/oleObject102.bin"/><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2.bin"/><Relationship Id="rId37" Type="http://schemas.openxmlformats.org/officeDocument/2006/relationships/image" Target="media/image16.wmf"/><Relationship Id="rId58" Type="http://schemas.openxmlformats.org/officeDocument/2006/relationships/image" Target="media/image29.wmf"/><Relationship Id="rId79" Type="http://schemas.openxmlformats.org/officeDocument/2006/relationships/oleObject" Target="embeddings/oleObject31.bin"/><Relationship Id="rId102" Type="http://schemas.openxmlformats.org/officeDocument/2006/relationships/image" Target="media/image51.png"/><Relationship Id="rId123" Type="http://schemas.openxmlformats.org/officeDocument/2006/relationships/oleObject" Target="embeddings/oleObject52.bin"/><Relationship Id="rId144" Type="http://schemas.openxmlformats.org/officeDocument/2006/relationships/image" Target="media/image71.wmf"/><Relationship Id="rId330" Type="http://schemas.openxmlformats.org/officeDocument/2006/relationships/oleObject" Target="embeddings/oleObject149.bin"/><Relationship Id="rId90" Type="http://schemas.openxmlformats.org/officeDocument/2006/relationships/image" Target="media/image45.wmf"/><Relationship Id="rId165" Type="http://schemas.openxmlformats.org/officeDocument/2006/relationships/image" Target="media/image81.wmf"/><Relationship Id="rId186" Type="http://schemas.openxmlformats.org/officeDocument/2006/relationships/image" Target="media/image92.png"/><Relationship Id="rId351" Type="http://schemas.openxmlformats.org/officeDocument/2006/relationships/oleObject" Target="embeddings/oleObject165.bin"/><Relationship Id="rId372" Type="http://schemas.openxmlformats.org/officeDocument/2006/relationships/image" Target="media/image188.png"/><Relationship Id="rId393" Type="http://schemas.openxmlformats.org/officeDocument/2006/relationships/image" Target="media/image206.png"/><Relationship Id="rId211" Type="http://schemas.openxmlformats.org/officeDocument/2006/relationships/image" Target="media/image108.png"/><Relationship Id="rId232" Type="http://schemas.openxmlformats.org/officeDocument/2006/relationships/image" Target="media/image124.wmf"/><Relationship Id="rId253" Type="http://schemas.openxmlformats.org/officeDocument/2006/relationships/oleObject" Target="embeddings/oleObject107.bin"/><Relationship Id="rId274" Type="http://schemas.openxmlformats.org/officeDocument/2006/relationships/oleObject" Target="embeddings/oleObject118.bin"/><Relationship Id="rId295" Type="http://schemas.openxmlformats.org/officeDocument/2006/relationships/image" Target="media/image157.wmf"/><Relationship Id="rId309" Type="http://schemas.openxmlformats.org/officeDocument/2006/relationships/oleObject" Target="embeddings/oleObject137.bin"/><Relationship Id="rId27" Type="http://schemas.openxmlformats.org/officeDocument/2006/relationships/image" Target="media/image11.wmf"/><Relationship Id="rId48" Type="http://schemas.openxmlformats.org/officeDocument/2006/relationships/image" Target="media/image23.png"/><Relationship Id="rId69" Type="http://schemas.openxmlformats.org/officeDocument/2006/relationships/oleObject" Target="embeddings/oleObject26.bin"/><Relationship Id="rId113" Type="http://schemas.openxmlformats.org/officeDocument/2006/relationships/oleObject" Target="embeddings/oleObject47.bin"/><Relationship Id="rId134" Type="http://schemas.openxmlformats.org/officeDocument/2006/relationships/oleObject" Target="embeddings/oleObject58.bin"/><Relationship Id="rId320" Type="http://schemas.openxmlformats.org/officeDocument/2006/relationships/image" Target="media/image168.wmf"/><Relationship Id="rId80" Type="http://schemas.openxmlformats.org/officeDocument/2006/relationships/image" Target="media/image40.wmf"/><Relationship Id="rId155" Type="http://schemas.openxmlformats.org/officeDocument/2006/relationships/image" Target="media/image77.wmf"/><Relationship Id="rId176" Type="http://schemas.openxmlformats.org/officeDocument/2006/relationships/oleObject" Target="embeddings/oleObject80.bin"/><Relationship Id="rId197" Type="http://schemas.openxmlformats.org/officeDocument/2006/relationships/image" Target="media/image101.png"/><Relationship Id="rId341" Type="http://schemas.openxmlformats.org/officeDocument/2006/relationships/oleObject" Target="embeddings/oleObject157.bin"/><Relationship Id="rId362" Type="http://schemas.openxmlformats.org/officeDocument/2006/relationships/oleObject" Target="embeddings/oleObject172.bin"/><Relationship Id="rId383" Type="http://schemas.openxmlformats.org/officeDocument/2006/relationships/image" Target="media/image196.png"/><Relationship Id="rId201" Type="http://schemas.openxmlformats.org/officeDocument/2006/relationships/oleObject" Target="embeddings/oleObject88.bin"/><Relationship Id="rId222" Type="http://schemas.openxmlformats.org/officeDocument/2006/relationships/image" Target="media/image114.png"/><Relationship Id="rId243" Type="http://schemas.openxmlformats.org/officeDocument/2006/relationships/image" Target="media/image131.png"/><Relationship Id="rId264" Type="http://schemas.openxmlformats.org/officeDocument/2006/relationships/image" Target="media/image142.wmf"/><Relationship Id="rId285" Type="http://schemas.openxmlformats.org/officeDocument/2006/relationships/image" Target="media/image152.wmf"/><Relationship Id="rId17" Type="http://schemas.openxmlformats.org/officeDocument/2006/relationships/image" Target="media/image6.wmf"/><Relationship Id="rId38" Type="http://schemas.openxmlformats.org/officeDocument/2006/relationships/oleObject" Target="embeddings/oleObject13.bin"/><Relationship Id="rId59" Type="http://schemas.openxmlformats.org/officeDocument/2006/relationships/oleObject" Target="embeddings/oleObject21.bin"/><Relationship Id="rId103" Type="http://schemas.openxmlformats.org/officeDocument/2006/relationships/image" Target="media/image52.png"/><Relationship Id="rId124" Type="http://schemas.openxmlformats.org/officeDocument/2006/relationships/image" Target="media/image62.wmf"/><Relationship Id="rId310" Type="http://schemas.openxmlformats.org/officeDocument/2006/relationships/image" Target="media/image163.wmf"/><Relationship Id="rId70" Type="http://schemas.openxmlformats.org/officeDocument/2006/relationships/image" Target="media/image35.wmf"/><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3.png"/><Relationship Id="rId331" Type="http://schemas.openxmlformats.org/officeDocument/2006/relationships/image" Target="media/image172.wmf"/><Relationship Id="rId352" Type="http://schemas.openxmlformats.org/officeDocument/2006/relationships/image" Target="media/image177.wmf"/><Relationship Id="rId373" Type="http://schemas.openxmlformats.org/officeDocument/2006/relationships/image" Target="media/image189.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9.png"/><Relationship Id="rId233" Type="http://schemas.openxmlformats.org/officeDocument/2006/relationships/oleObject" Target="embeddings/oleObject99.bin"/><Relationship Id="rId254" Type="http://schemas.openxmlformats.org/officeDocument/2006/relationships/image" Target="media/image137.wmf"/><Relationship Id="rId28" Type="http://schemas.openxmlformats.org/officeDocument/2006/relationships/oleObject" Target="embeddings/oleObject8.bin"/><Relationship Id="rId49" Type="http://schemas.openxmlformats.org/officeDocument/2006/relationships/image" Target="media/image24.png"/><Relationship Id="rId114" Type="http://schemas.openxmlformats.org/officeDocument/2006/relationships/image" Target="media/image57.wmf"/><Relationship Id="rId275" Type="http://schemas.openxmlformats.org/officeDocument/2006/relationships/image" Target="media/image147.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image" Target="media/image30.wmf"/><Relationship Id="rId81" Type="http://schemas.openxmlformats.org/officeDocument/2006/relationships/oleObject" Target="embeddings/oleObject32.bin"/><Relationship Id="rId135" Type="http://schemas.openxmlformats.org/officeDocument/2006/relationships/image" Target="media/image67.wmf"/><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image" Target="media/image102.wmf"/><Relationship Id="rId321" Type="http://schemas.openxmlformats.org/officeDocument/2006/relationships/oleObject" Target="embeddings/oleObject143.bin"/><Relationship Id="rId342" Type="http://schemas.openxmlformats.org/officeDocument/2006/relationships/oleObject" Target="embeddings/oleObject158.bin"/><Relationship Id="rId363" Type="http://schemas.openxmlformats.org/officeDocument/2006/relationships/oleObject" Target="embeddings/oleObject173.bin"/><Relationship Id="rId384" Type="http://schemas.openxmlformats.org/officeDocument/2006/relationships/image" Target="media/image197.png"/><Relationship Id="rId202" Type="http://schemas.openxmlformats.org/officeDocument/2006/relationships/oleObject" Target="embeddings/oleObject89.bin"/><Relationship Id="rId223" Type="http://schemas.openxmlformats.org/officeDocument/2006/relationships/image" Target="media/image115.png"/><Relationship Id="rId244" Type="http://schemas.openxmlformats.org/officeDocument/2006/relationships/image" Target="media/image132.wmf"/><Relationship Id="rId18" Type="http://schemas.openxmlformats.org/officeDocument/2006/relationships/oleObject" Target="embeddings/oleObject3.bin"/><Relationship Id="rId39" Type="http://schemas.openxmlformats.org/officeDocument/2006/relationships/image" Target="media/image17.png"/><Relationship Id="rId265" Type="http://schemas.openxmlformats.org/officeDocument/2006/relationships/oleObject" Target="embeddings/oleObject113.bin"/><Relationship Id="rId286" Type="http://schemas.openxmlformats.org/officeDocument/2006/relationships/oleObject" Target="embeddings/oleObject124.bin"/><Relationship Id="rId50" Type="http://schemas.openxmlformats.org/officeDocument/2006/relationships/image" Target="media/image25.png"/><Relationship Id="rId104" Type="http://schemas.openxmlformats.org/officeDocument/2006/relationships/oleObject" Target="embeddings/oleObject43.bin"/><Relationship Id="rId125" Type="http://schemas.openxmlformats.org/officeDocument/2006/relationships/oleObject" Target="embeddings/oleObject53.bin"/><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image" Target="media/image94.png"/><Relationship Id="rId311" Type="http://schemas.openxmlformats.org/officeDocument/2006/relationships/oleObject" Target="embeddings/oleObject138.bin"/><Relationship Id="rId332" Type="http://schemas.openxmlformats.org/officeDocument/2006/relationships/oleObject" Target="embeddings/oleObject150.bin"/><Relationship Id="rId353" Type="http://schemas.openxmlformats.org/officeDocument/2006/relationships/oleObject" Target="embeddings/oleObject166.bin"/><Relationship Id="rId374" Type="http://schemas.openxmlformats.org/officeDocument/2006/relationships/image" Target="media/image190.png"/><Relationship Id="rId395" Type="http://schemas.openxmlformats.org/officeDocument/2006/relationships/image" Target="media/image208.png"/><Relationship Id="rId71" Type="http://schemas.openxmlformats.org/officeDocument/2006/relationships/oleObject" Target="embeddings/oleObject27.bin"/><Relationship Id="rId92" Type="http://schemas.openxmlformats.org/officeDocument/2006/relationships/image" Target="media/image46.wmf"/><Relationship Id="rId213" Type="http://schemas.openxmlformats.org/officeDocument/2006/relationships/oleObject" Target="embeddings/oleObject94.bin"/><Relationship Id="rId234" Type="http://schemas.openxmlformats.org/officeDocument/2006/relationships/image" Target="media/image125.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8.bin"/><Relationship Id="rId276" Type="http://schemas.openxmlformats.org/officeDocument/2006/relationships/oleObject" Target="embeddings/oleObject119.bin"/><Relationship Id="rId297" Type="http://schemas.openxmlformats.org/officeDocument/2006/relationships/image" Target="media/image158.wmf"/><Relationship Id="rId40" Type="http://schemas.openxmlformats.org/officeDocument/2006/relationships/image" Target="media/image18.png"/><Relationship Id="rId115" Type="http://schemas.openxmlformats.org/officeDocument/2006/relationships/oleObject" Target="embeddings/oleObject48.bin"/><Relationship Id="rId136" Type="http://schemas.openxmlformats.org/officeDocument/2006/relationships/oleObject" Target="embeddings/oleObject59.bin"/><Relationship Id="rId157" Type="http://schemas.openxmlformats.org/officeDocument/2006/relationships/image" Target="media/image78.wmf"/><Relationship Id="rId178" Type="http://schemas.openxmlformats.org/officeDocument/2006/relationships/oleObject" Target="embeddings/oleObject82.bin"/><Relationship Id="rId301" Type="http://schemas.openxmlformats.org/officeDocument/2006/relationships/oleObject" Target="embeddings/oleObject132.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image" Target="media/image181.png"/><Relationship Id="rId61" Type="http://schemas.openxmlformats.org/officeDocument/2006/relationships/oleObject" Target="embeddings/oleObject22.bin"/><Relationship Id="rId82" Type="http://schemas.openxmlformats.org/officeDocument/2006/relationships/image" Target="media/image41.wmf"/><Relationship Id="rId199" Type="http://schemas.openxmlformats.org/officeDocument/2006/relationships/oleObject" Target="embeddings/oleObject87.bin"/><Relationship Id="rId203" Type="http://schemas.openxmlformats.org/officeDocument/2006/relationships/image" Target="media/image104.png"/><Relationship Id="rId385" Type="http://schemas.openxmlformats.org/officeDocument/2006/relationships/image" Target="media/image198.png"/><Relationship Id="rId19" Type="http://schemas.openxmlformats.org/officeDocument/2006/relationships/oleObject" Target="embeddings/oleObject4.bin"/><Relationship Id="rId224" Type="http://schemas.openxmlformats.org/officeDocument/2006/relationships/image" Target="media/image116.png"/><Relationship Id="rId245" Type="http://schemas.openxmlformats.org/officeDocument/2006/relationships/oleObject" Target="embeddings/oleObject103.bin"/><Relationship Id="rId266" Type="http://schemas.openxmlformats.org/officeDocument/2006/relationships/image" Target="media/image143.wmf"/><Relationship Id="rId287" Type="http://schemas.openxmlformats.org/officeDocument/2006/relationships/image" Target="media/image153.wmf"/><Relationship Id="rId30" Type="http://schemas.openxmlformats.org/officeDocument/2006/relationships/oleObject" Target="embeddings/oleObject9.bin"/><Relationship Id="rId105" Type="http://schemas.openxmlformats.org/officeDocument/2006/relationships/comments" Target="comments.xml"/><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oleObject" Target="embeddings/oleObject76.bin"/><Relationship Id="rId312" Type="http://schemas.openxmlformats.org/officeDocument/2006/relationships/image" Target="media/image164.wmf"/><Relationship Id="rId333" Type="http://schemas.openxmlformats.org/officeDocument/2006/relationships/oleObject" Target="embeddings/oleObject151.bin"/><Relationship Id="rId354" Type="http://schemas.openxmlformats.org/officeDocument/2006/relationships/oleObject" Target="embeddings/oleObject167.bin"/><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8.bin"/><Relationship Id="rId189" Type="http://schemas.openxmlformats.org/officeDocument/2006/relationships/image" Target="media/image95.png"/><Relationship Id="rId375" Type="http://schemas.openxmlformats.org/officeDocument/2006/relationships/image" Target="media/image191.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0.bin"/><Relationship Id="rId256" Type="http://schemas.openxmlformats.org/officeDocument/2006/relationships/image" Target="media/image138.wmf"/><Relationship Id="rId277" Type="http://schemas.openxmlformats.org/officeDocument/2006/relationships/image" Target="media/image148.wmf"/><Relationship Id="rId298" Type="http://schemas.openxmlformats.org/officeDocument/2006/relationships/oleObject" Target="embeddings/oleObject130.bin"/><Relationship Id="rId116" Type="http://schemas.openxmlformats.org/officeDocument/2006/relationships/image" Target="media/image58.wmf"/><Relationship Id="rId137" Type="http://schemas.openxmlformats.org/officeDocument/2006/relationships/oleObject" Target="embeddings/oleObject60.bin"/><Relationship Id="rId158" Type="http://schemas.openxmlformats.org/officeDocument/2006/relationships/oleObject" Target="embeddings/oleObject70.bin"/><Relationship Id="rId302" Type="http://schemas.openxmlformats.org/officeDocument/2006/relationships/oleObject" Target="embeddings/oleObject133.bin"/><Relationship Id="rId323" Type="http://schemas.openxmlformats.org/officeDocument/2006/relationships/image" Target="media/image169.wmf"/><Relationship Id="rId344" Type="http://schemas.openxmlformats.org/officeDocument/2006/relationships/oleObject" Target="embeddings/oleObject160.bin"/><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image" Target="media/image31.wmf"/><Relationship Id="rId83" Type="http://schemas.openxmlformats.org/officeDocument/2006/relationships/oleObject" Target="embeddings/oleObject33.bin"/><Relationship Id="rId179" Type="http://schemas.openxmlformats.org/officeDocument/2006/relationships/image" Target="media/image87.wmf"/><Relationship Id="rId365" Type="http://schemas.openxmlformats.org/officeDocument/2006/relationships/image" Target="media/image182.png"/><Relationship Id="rId386" Type="http://schemas.openxmlformats.org/officeDocument/2006/relationships/image" Target="media/image199.png"/><Relationship Id="rId190" Type="http://schemas.openxmlformats.org/officeDocument/2006/relationships/image" Target="media/image96.png"/><Relationship Id="rId204" Type="http://schemas.openxmlformats.org/officeDocument/2006/relationships/oleObject" Target="embeddings/oleObject90.bin"/><Relationship Id="rId225" Type="http://schemas.openxmlformats.org/officeDocument/2006/relationships/image" Target="media/image117.png"/><Relationship Id="rId246" Type="http://schemas.openxmlformats.org/officeDocument/2006/relationships/image" Target="media/image133.wmf"/><Relationship Id="rId267" Type="http://schemas.openxmlformats.org/officeDocument/2006/relationships/oleObject" Target="embeddings/oleObject114.bin"/><Relationship Id="rId288" Type="http://schemas.openxmlformats.org/officeDocument/2006/relationships/oleObject" Target="embeddings/oleObject125.bin"/><Relationship Id="rId106" Type="http://schemas.openxmlformats.org/officeDocument/2006/relationships/image" Target="media/image53.wmf"/><Relationship Id="rId127" Type="http://schemas.openxmlformats.org/officeDocument/2006/relationships/image" Target="media/image63.wmf"/><Relationship Id="rId313" Type="http://schemas.openxmlformats.org/officeDocument/2006/relationships/oleObject" Target="embeddings/oleObject139.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17.bin"/><Relationship Id="rId73" Type="http://schemas.openxmlformats.org/officeDocument/2006/relationships/oleObject" Target="embeddings/oleObject28.bin"/><Relationship Id="rId94" Type="http://schemas.openxmlformats.org/officeDocument/2006/relationships/image" Target="media/image47.wmf"/><Relationship Id="rId148" Type="http://schemas.openxmlformats.org/officeDocument/2006/relationships/image" Target="media/image73.png"/><Relationship Id="rId169" Type="http://schemas.openxmlformats.org/officeDocument/2006/relationships/image" Target="media/image83.wmf"/><Relationship Id="rId334" Type="http://schemas.openxmlformats.org/officeDocument/2006/relationships/oleObject" Target="embeddings/oleObject152.bin"/><Relationship Id="rId355" Type="http://schemas.openxmlformats.org/officeDocument/2006/relationships/oleObject" Target="embeddings/oleObject168.bin"/><Relationship Id="rId376" Type="http://schemas.openxmlformats.org/officeDocument/2006/relationships/header" Target="header1.xml"/><Relationship Id="rId397" Type="http://schemas.openxmlformats.org/officeDocument/2006/relationships/theme" Target="theme/theme1.xml"/><Relationship Id="rId4" Type="http://schemas.microsoft.com/office/2007/relationships/stylesWithEffects" Target="stylesWithEffects.xml"/><Relationship Id="rId180" Type="http://schemas.openxmlformats.org/officeDocument/2006/relationships/oleObject" Target="embeddings/oleObject83.bin"/><Relationship Id="rId215" Type="http://schemas.openxmlformats.org/officeDocument/2006/relationships/oleObject" Target="embeddings/oleObject95.bin"/><Relationship Id="rId236" Type="http://schemas.openxmlformats.org/officeDocument/2006/relationships/image" Target="media/image126.png"/><Relationship Id="rId257" Type="http://schemas.openxmlformats.org/officeDocument/2006/relationships/oleObject" Target="embeddings/oleObject109.bin"/><Relationship Id="rId278" Type="http://schemas.openxmlformats.org/officeDocument/2006/relationships/oleObject" Target="embeddings/oleObject120.bin"/><Relationship Id="rId303" Type="http://schemas.openxmlformats.org/officeDocument/2006/relationships/image" Target="media/image160.wmf"/><Relationship Id="rId42" Type="http://schemas.openxmlformats.org/officeDocument/2006/relationships/image" Target="media/image20.png"/><Relationship Id="rId84" Type="http://schemas.openxmlformats.org/officeDocument/2006/relationships/image" Target="media/image42.wmf"/><Relationship Id="rId138" Type="http://schemas.openxmlformats.org/officeDocument/2006/relationships/oleObject" Target="embeddings/oleObject61.bin"/><Relationship Id="rId345" Type="http://schemas.openxmlformats.org/officeDocument/2006/relationships/oleObject" Target="embeddings/oleObject161.bin"/><Relationship Id="rId387" Type="http://schemas.openxmlformats.org/officeDocument/2006/relationships/image" Target="media/image200.png"/><Relationship Id="rId191" Type="http://schemas.openxmlformats.org/officeDocument/2006/relationships/image" Target="media/image97.png"/><Relationship Id="rId205" Type="http://schemas.openxmlformats.org/officeDocument/2006/relationships/oleObject" Target="embeddings/oleObject91.bin"/><Relationship Id="rId247" Type="http://schemas.openxmlformats.org/officeDocument/2006/relationships/oleObject" Target="embeddings/oleObject10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7E3DF-5C9D-4979-8FED-05D21BBE0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107</Pages>
  <Words>21704</Words>
  <Characters>123716</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Ứng dụng mạng Neuron nhân tạo vào công tác dự báo dữ liệu chuỗi thời gian</vt:lpstr>
    </vt:vector>
  </TitlesOfParts>
  <Company/>
  <LinksUpToDate>false</LinksUpToDate>
  <CharactersWithSpaces>145130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Neuron nhân tạo vào công tác dự báo dữ liệu chuỗi thời gian</dc:title>
  <dc:subject/>
  <dc:creator>superchickend</dc:creator>
  <cp:keywords/>
  <dc:description/>
  <cp:lastModifiedBy>superchickend</cp:lastModifiedBy>
  <cp:revision>105</cp:revision>
  <cp:lastPrinted>2012-12-12T07:11:00Z</cp:lastPrinted>
  <dcterms:created xsi:type="dcterms:W3CDTF">2012-12-05T17:08:00Z</dcterms:created>
  <dcterms:modified xsi:type="dcterms:W3CDTF">2012-12-16T08:39:00Z</dcterms:modified>
</cp:coreProperties>
</file>